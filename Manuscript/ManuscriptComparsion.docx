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960518" w14:textId="7E2EE97A" w:rsidR="0087149A" w:rsidRPr="004A20DB" w:rsidRDefault="0076272C">
      <w:pPr>
        <w:spacing w:line="360" w:lineRule="auto"/>
        <w:jc w:val="center"/>
        <w:rPr>
          <w:rFonts w:ascii="Times New Roman" w:eastAsia="Times New Roman" w:hAnsi="Times New Roman" w:cs="Times New Roman"/>
          <w:b/>
          <w:sz w:val="32"/>
          <w:szCs w:val="32"/>
        </w:rPr>
      </w:pPr>
      <w:bookmarkStart w:id="0" w:name="_GoBack"/>
      <w:bookmarkEnd w:id="0"/>
      <w:del w:id="1" w:author="Автор" w:date="2026-05-07T13:24:00Z">
        <w:r>
          <w:rPr>
            <w:rFonts w:ascii="Times New Roman" w:eastAsia="Times New Roman" w:hAnsi="Times New Roman" w:cs="Times New Roman"/>
            <w:b/>
            <w:sz w:val="32"/>
            <w:szCs w:val="32"/>
          </w:rPr>
          <w:delText>Fundamental restriction on epistasis</w:delText>
        </w:r>
      </w:del>
      <w:ins w:id="2" w:author="Автор" w:date="2026-05-07T13:24:00Z">
        <w:r w:rsidR="00C14A46">
          <w:rPr>
            <w:rFonts w:ascii="Times New Roman" w:eastAsia="Times New Roman" w:hAnsi="Times New Roman" w:cs="Times New Roman"/>
            <w:b/>
            <w:sz w:val="32"/>
            <w:szCs w:val="32"/>
          </w:rPr>
          <w:t>E</w:t>
        </w:r>
        <w:r w:rsidRPr="004A20DB">
          <w:rPr>
            <w:rFonts w:ascii="Times New Roman" w:eastAsia="Times New Roman" w:hAnsi="Times New Roman" w:cs="Times New Roman"/>
            <w:b/>
            <w:sz w:val="32"/>
            <w:szCs w:val="32"/>
          </w:rPr>
          <w:t>pistasis</w:t>
        </w:r>
      </w:ins>
      <w:r w:rsidRPr="004A20DB">
        <w:rPr>
          <w:rFonts w:ascii="Times New Roman" w:eastAsia="Times New Roman" w:hAnsi="Times New Roman" w:cs="Times New Roman"/>
          <w:b/>
          <w:sz w:val="32"/>
          <w:szCs w:val="32"/>
        </w:rPr>
        <w:t xml:space="preserve"> detection</w:t>
      </w:r>
      <w:r w:rsidR="008E3312">
        <w:rPr>
          <w:rFonts w:ascii="Times New Roman" w:eastAsia="Times New Roman" w:hAnsi="Times New Roman" w:cs="Times New Roman"/>
          <w:b/>
          <w:sz w:val="32"/>
          <w:szCs w:val="32"/>
        </w:rPr>
        <w:t xml:space="preserve"> </w:t>
      </w:r>
      <w:r w:rsidRPr="004A20DB">
        <w:rPr>
          <w:rFonts w:ascii="Times New Roman" w:eastAsia="Times New Roman" w:hAnsi="Times New Roman" w:cs="Times New Roman"/>
          <w:b/>
          <w:sz w:val="32"/>
          <w:szCs w:val="32"/>
        </w:rPr>
        <w:t xml:space="preserve">and fitness valleys in </w:t>
      </w:r>
      <w:del w:id="3" w:author="Автор" w:date="2026-05-07T13:24:00Z">
        <w:r>
          <w:rPr>
            <w:rFonts w:ascii="Times New Roman" w:eastAsia="Times New Roman" w:hAnsi="Times New Roman" w:cs="Times New Roman"/>
            <w:b/>
            <w:sz w:val="32"/>
            <w:szCs w:val="32"/>
          </w:rPr>
          <w:delText>virus</w:delText>
        </w:r>
      </w:del>
      <w:ins w:id="4" w:author="Автор" w:date="2026-05-07T13:24:00Z">
        <w:r w:rsidR="008E3312">
          <w:rPr>
            <w:rFonts w:ascii="Times New Roman" w:eastAsia="Times New Roman" w:hAnsi="Times New Roman" w:cs="Times New Roman"/>
            <w:b/>
            <w:sz w:val="32"/>
            <w:szCs w:val="32"/>
          </w:rPr>
          <w:t>viral</w:t>
        </w:r>
      </w:ins>
      <w:r w:rsidR="008E3312">
        <w:rPr>
          <w:rFonts w:ascii="Times New Roman" w:eastAsia="Times New Roman" w:hAnsi="Times New Roman" w:cs="Times New Roman"/>
          <w:b/>
          <w:sz w:val="32"/>
          <w:szCs w:val="32"/>
        </w:rPr>
        <w:t xml:space="preserve"> </w:t>
      </w:r>
      <w:r w:rsidRPr="004A20DB">
        <w:rPr>
          <w:rFonts w:ascii="Times New Roman" w:eastAsia="Times New Roman" w:hAnsi="Times New Roman" w:cs="Times New Roman"/>
          <w:b/>
          <w:sz w:val="32"/>
          <w:szCs w:val="32"/>
        </w:rPr>
        <w:t>evolution</w:t>
      </w:r>
    </w:p>
    <w:p w14:paraId="024E4B94" w14:textId="77777777" w:rsidR="0087149A" w:rsidRPr="004A20DB" w:rsidRDefault="0076272C">
      <w:pPr>
        <w:spacing w:line="240" w:lineRule="auto"/>
        <w:jc w:val="center"/>
        <w:rPr>
          <w:rFonts w:ascii="Times New Roman" w:eastAsia="Times New Roman" w:hAnsi="Times New Roman" w:cs="Times New Roman"/>
          <w:sz w:val="24"/>
          <w:szCs w:val="24"/>
        </w:rPr>
      </w:pPr>
      <w:proofErr w:type="spellStart"/>
      <w:r w:rsidRPr="004A20DB">
        <w:rPr>
          <w:rFonts w:ascii="Times New Roman" w:eastAsia="Times New Roman" w:hAnsi="Times New Roman" w:cs="Times New Roman"/>
          <w:sz w:val="24"/>
          <w:szCs w:val="24"/>
        </w:rPr>
        <w:t>Likhachev</w:t>
      </w:r>
      <w:proofErr w:type="spellEnd"/>
      <w:r w:rsidRPr="004A20DB">
        <w:rPr>
          <w:rFonts w:ascii="Times New Roman" w:eastAsia="Times New Roman" w:hAnsi="Times New Roman" w:cs="Times New Roman"/>
          <w:sz w:val="24"/>
          <w:szCs w:val="24"/>
        </w:rPr>
        <w:t xml:space="preserve"> I.V. &amp; </w:t>
      </w:r>
      <w:proofErr w:type="spellStart"/>
      <w:r w:rsidRPr="004A20DB">
        <w:rPr>
          <w:rFonts w:ascii="Times New Roman" w:eastAsia="Times New Roman" w:hAnsi="Times New Roman" w:cs="Times New Roman"/>
          <w:sz w:val="24"/>
          <w:szCs w:val="24"/>
        </w:rPr>
        <w:t>Rouzine</w:t>
      </w:r>
      <w:proofErr w:type="spellEnd"/>
      <w:r w:rsidRPr="004A20DB">
        <w:rPr>
          <w:rFonts w:ascii="Times New Roman" w:eastAsia="Times New Roman" w:hAnsi="Times New Roman" w:cs="Times New Roman"/>
          <w:sz w:val="24"/>
          <w:szCs w:val="24"/>
        </w:rPr>
        <w:t xml:space="preserve"> I.M.*</w:t>
      </w:r>
    </w:p>
    <w:p w14:paraId="10B628C9" w14:textId="77777777" w:rsidR="0087149A" w:rsidRPr="004A20DB" w:rsidRDefault="0076272C">
      <w:pPr>
        <w:spacing w:line="240" w:lineRule="auto"/>
        <w:jc w:val="center"/>
        <w:rPr>
          <w:rFonts w:ascii="Times New Roman" w:eastAsia="Times New Roman" w:hAnsi="Times New Roman" w:cs="Times New Roman"/>
          <w:sz w:val="24"/>
          <w:szCs w:val="24"/>
        </w:rPr>
      </w:pPr>
      <w:proofErr w:type="spellStart"/>
      <w:r w:rsidRPr="004A20DB">
        <w:rPr>
          <w:rFonts w:ascii="Times New Roman" w:eastAsia="Times New Roman" w:hAnsi="Times New Roman" w:cs="Times New Roman"/>
          <w:sz w:val="24"/>
          <w:szCs w:val="24"/>
        </w:rPr>
        <w:t>Sechenov</w:t>
      </w:r>
      <w:proofErr w:type="spellEnd"/>
      <w:r w:rsidRPr="004A20DB">
        <w:rPr>
          <w:rFonts w:ascii="Times New Roman" w:eastAsia="Times New Roman" w:hAnsi="Times New Roman" w:cs="Times New Roman"/>
          <w:sz w:val="24"/>
          <w:szCs w:val="24"/>
        </w:rPr>
        <w:t xml:space="preserve"> Institute of Evolutionary Physiology and Biochemistry</w:t>
      </w:r>
    </w:p>
    <w:p w14:paraId="37476D75" w14:textId="77777777" w:rsidR="0087149A" w:rsidRPr="004A20DB" w:rsidRDefault="0076272C">
      <w:pPr>
        <w:spacing w:line="24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Russian Academy of Sciences, St Petersburg, Russia</w:t>
      </w:r>
    </w:p>
    <w:p w14:paraId="4A3EE218" w14:textId="77777777" w:rsidR="0087149A" w:rsidRPr="004A20DB" w:rsidRDefault="0087149A">
      <w:pPr>
        <w:spacing w:line="360" w:lineRule="auto"/>
        <w:jc w:val="center"/>
        <w:rPr>
          <w:rFonts w:ascii="Times New Roman" w:eastAsia="Times New Roman" w:hAnsi="Times New Roman" w:cs="Times New Roman"/>
          <w:sz w:val="24"/>
          <w:szCs w:val="24"/>
        </w:rPr>
      </w:pPr>
    </w:p>
    <w:p w14:paraId="69747C39"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ABSTRACT</w:t>
      </w:r>
    </w:p>
    <w:p w14:paraId="34CE77D1" w14:textId="64EF3522" w:rsidR="0087149A" w:rsidRPr="004A20DB" w:rsidRDefault="0076272C">
      <w:pPr>
        <w:spacing w:line="360" w:lineRule="auto"/>
        <w:jc w:val="both"/>
        <w:rPr>
          <w:rFonts w:ascii="Times New Roman" w:eastAsia="Times New Roman" w:hAnsi="Times New Roman" w:cs="Times New Roman"/>
          <w:sz w:val="24"/>
          <w:szCs w:val="24"/>
        </w:rPr>
      </w:pPr>
      <w:bookmarkStart w:id="5" w:name="lnsckkfvqiem" w:colFirst="0" w:colLast="0"/>
      <w:bookmarkStart w:id="6" w:name="o1rntmh8698a" w:colFirst="0" w:colLast="0"/>
      <w:bookmarkStart w:id="7" w:name="via2le7xob24" w:colFirst="0" w:colLast="0"/>
      <w:bookmarkStart w:id="8" w:name="wcdjqore1275" w:colFirst="0" w:colLast="0"/>
      <w:bookmarkEnd w:id="5"/>
      <w:bookmarkEnd w:id="6"/>
      <w:bookmarkEnd w:id="7"/>
      <w:bookmarkEnd w:id="8"/>
      <w:r w:rsidRPr="004A20DB">
        <w:rPr>
          <w:rFonts w:ascii="Times New Roman" w:eastAsia="Times New Roman" w:hAnsi="Times New Roman" w:cs="Times New Roman"/>
          <w:sz w:val="24"/>
          <w:szCs w:val="24"/>
        </w:rPr>
        <w:t>Probabilistic prognosis of virus evolution, vital for the design of effective vaccines and antiviral drugs, requires the knowledge of adaptive landscape including epistatic interactions. Although epistatic interactions can, in principle, be inferred from abundant sequencing data</w:t>
      </w:r>
      <w:del w:id="9" w:author="Автор" w:date="2026-05-07T13:24:00Z">
        <w:r w:rsidRPr="0076272C">
          <w:rPr>
            <w:rFonts w:ascii="Times New Roman" w:eastAsia="Times New Roman" w:hAnsi="Times New Roman" w:cs="Times New Roman"/>
            <w:sz w:val="24"/>
            <w:szCs w:val="24"/>
          </w:rPr>
          <w:delText>, fundamental limitations on their detection imposed</w:delText>
        </w:r>
      </w:del>
      <w:r w:rsidR="008E3312">
        <w:rPr>
          <w:rFonts w:ascii="Times New Roman" w:eastAsia="Times New Roman" w:hAnsi="Times New Roman" w:cs="Times New Roman"/>
          <w:sz w:val="24"/>
          <w:szCs w:val="24"/>
        </w:rPr>
        <w:t xml:space="preserve"> by </w:t>
      </w:r>
      <w:ins w:id="10" w:author="Автор" w:date="2026-05-07T13:24:00Z">
        <w:r w:rsidR="008E3312">
          <w:rPr>
            <w:rFonts w:ascii="Times New Roman" w:eastAsia="Times New Roman" w:hAnsi="Times New Roman" w:cs="Times New Roman"/>
            <w:sz w:val="24"/>
            <w:szCs w:val="24"/>
          </w:rPr>
          <w:t>various methods</w:t>
        </w:r>
        <w:r w:rsidRPr="004A20DB">
          <w:rPr>
            <w:rFonts w:ascii="Times New Roman" w:eastAsia="Times New Roman" w:hAnsi="Times New Roman" w:cs="Times New Roman"/>
            <w:sz w:val="24"/>
            <w:szCs w:val="24"/>
          </w:rPr>
          <w:t xml:space="preserve">, </w:t>
        </w:r>
        <w:r w:rsidR="00A14C80">
          <w:rPr>
            <w:rFonts w:ascii="Times New Roman" w:eastAsia="Times New Roman" w:hAnsi="Times New Roman" w:cs="Times New Roman"/>
            <w:sz w:val="24"/>
            <w:szCs w:val="24"/>
          </w:rPr>
          <w:t xml:space="preserve">it has been shown previously that </w:t>
        </w:r>
      </w:ins>
      <w:r w:rsidRPr="004A20DB">
        <w:rPr>
          <w:rFonts w:ascii="Times New Roman" w:eastAsia="Times New Roman" w:hAnsi="Times New Roman" w:cs="Times New Roman"/>
          <w:sz w:val="24"/>
          <w:szCs w:val="24"/>
        </w:rPr>
        <w:t xml:space="preserve">genetic linkage between evolving sites </w:t>
      </w:r>
      <w:del w:id="11" w:author="Автор" w:date="2026-05-07T13:24:00Z">
        <w:r w:rsidRPr="0076272C">
          <w:rPr>
            <w:rFonts w:ascii="Times New Roman" w:eastAsia="Times New Roman" w:hAnsi="Times New Roman" w:cs="Times New Roman"/>
            <w:sz w:val="24"/>
            <w:szCs w:val="24"/>
          </w:rPr>
          <w:delText>obscure</w:delText>
        </w:r>
      </w:del>
      <w:ins w:id="12" w:author="Автор" w:date="2026-05-07T13:24:00Z">
        <w:r w:rsidRPr="004A20DB">
          <w:rPr>
            <w:rFonts w:ascii="Times New Roman" w:eastAsia="Times New Roman" w:hAnsi="Times New Roman" w:cs="Times New Roman"/>
            <w:sz w:val="24"/>
            <w:szCs w:val="24"/>
          </w:rPr>
          <w:t>obscure</w:t>
        </w:r>
        <w:r w:rsidR="00A14C80">
          <w:rPr>
            <w:rFonts w:ascii="Times New Roman" w:eastAsia="Times New Roman" w:hAnsi="Times New Roman" w:cs="Times New Roman"/>
            <w:sz w:val="24"/>
            <w:szCs w:val="24"/>
          </w:rPr>
          <w:t>s</w:t>
        </w:r>
      </w:ins>
      <w:r w:rsidRPr="004A20DB">
        <w:rPr>
          <w:rFonts w:ascii="Times New Roman" w:eastAsia="Times New Roman" w:hAnsi="Times New Roman" w:cs="Times New Roman"/>
          <w:sz w:val="24"/>
          <w:szCs w:val="24"/>
        </w:rPr>
        <w:t xml:space="preserve"> their signature</w:t>
      </w:r>
      <w:r w:rsidR="008E3312">
        <w:rPr>
          <w:rFonts w:ascii="Times New Roman" w:eastAsia="Times New Roman" w:hAnsi="Times New Roman" w:cs="Times New Roman"/>
          <w:sz w:val="24"/>
          <w:szCs w:val="24"/>
        </w:rPr>
        <w:t xml:space="preserve"> and </w:t>
      </w:r>
      <w:del w:id="13" w:author="Автор" w:date="2026-05-07T13:24:00Z">
        <w:r w:rsidRPr="0076272C">
          <w:rPr>
            <w:rFonts w:ascii="Times New Roman" w:eastAsia="Times New Roman" w:hAnsi="Times New Roman" w:cs="Times New Roman"/>
            <w:sz w:val="24"/>
            <w:szCs w:val="24"/>
          </w:rPr>
          <w:delText>require</w:delText>
        </w:r>
      </w:del>
      <w:ins w:id="14" w:author="Автор" w:date="2026-05-07T13:24:00Z">
        <w:r w:rsidR="008E3312">
          <w:rPr>
            <w:rFonts w:ascii="Times New Roman" w:eastAsia="Times New Roman" w:hAnsi="Times New Roman" w:cs="Times New Roman"/>
            <w:sz w:val="24"/>
            <w:szCs w:val="24"/>
          </w:rPr>
          <w:t>requires</w:t>
        </w:r>
      </w:ins>
      <w:r w:rsidR="008E3312">
        <w:rPr>
          <w:rFonts w:ascii="Times New Roman" w:eastAsia="Times New Roman" w:hAnsi="Times New Roman" w:cs="Times New Roman"/>
          <w:sz w:val="24"/>
          <w:szCs w:val="24"/>
        </w:rPr>
        <w:t xml:space="preserve"> averaging over </w:t>
      </w:r>
      <w:del w:id="15" w:author="Автор" w:date="2026-05-07T13:24:00Z">
        <w:r w:rsidRPr="0076272C">
          <w:rPr>
            <w:rFonts w:ascii="Times New Roman" w:eastAsia="Times New Roman" w:hAnsi="Times New Roman" w:cs="Times New Roman"/>
            <w:sz w:val="24"/>
            <w:szCs w:val="24"/>
          </w:rPr>
          <w:delText>many</w:delText>
        </w:r>
      </w:del>
      <w:ins w:id="16" w:author="Автор" w:date="2026-05-07T13:24:00Z">
        <w:r w:rsidR="008E3312">
          <w:rPr>
            <w:rFonts w:ascii="Times New Roman" w:eastAsia="Times New Roman" w:hAnsi="Times New Roman" w:cs="Times New Roman"/>
            <w:sz w:val="24"/>
            <w:szCs w:val="24"/>
          </w:rPr>
          <w:t>several</w:t>
        </w:r>
      </w:ins>
      <w:r w:rsidR="008E3312">
        <w:rPr>
          <w:rFonts w:ascii="Times New Roman" w:eastAsia="Times New Roman" w:hAnsi="Times New Roman" w:cs="Times New Roman"/>
          <w:sz w:val="24"/>
          <w:szCs w:val="24"/>
        </w:rPr>
        <w:t xml:space="preserve"> independent populations</w:t>
      </w:r>
      <w:r w:rsidRPr="004A20DB">
        <w:rPr>
          <w:rFonts w:ascii="Times New Roman" w:eastAsia="Times New Roman" w:hAnsi="Times New Roman" w:cs="Times New Roman"/>
          <w:sz w:val="24"/>
          <w:szCs w:val="24"/>
        </w:rPr>
        <w:t xml:space="preserve">. </w:t>
      </w:r>
      <w:del w:id="17" w:author="Автор" w:date="2026-05-07T13:24:00Z">
        <w:r>
          <w:rPr>
            <w:rFonts w:ascii="Times New Roman" w:eastAsia="Times New Roman" w:hAnsi="Times New Roman" w:cs="Times New Roman"/>
            <w:sz w:val="24"/>
            <w:szCs w:val="24"/>
          </w:rPr>
          <w:delText>We</w:delText>
        </w:r>
      </w:del>
      <w:ins w:id="18" w:author="Автор" w:date="2026-05-07T13:24:00Z">
        <w:r w:rsidR="008E3312">
          <w:rPr>
            <w:rFonts w:ascii="Times New Roman" w:eastAsia="Times New Roman" w:hAnsi="Times New Roman" w:cs="Times New Roman"/>
            <w:sz w:val="24"/>
            <w:szCs w:val="24"/>
          </w:rPr>
          <w:t>Here we</w:t>
        </w:r>
      </w:ins>
      <w:r w:rsidRPr="004A20DB">
        <w:rPr>
          <w:rFonts w:ascii="Times New Roman" w:eastAsia="Times New Roman" w:hAnsi="Times New Roman" w:cs="Times New Roman"/>
          <w:sz w:val="24"/>
          <w:szCs w:val="24"/>
        </w:rPr>
        <w:t xml:space="preserve"> probe the limits of</w:t>
      </w:r>
      <w:ins w:id="19" w:author="Автор" w:date="2026-05-07T13:24:00Z">
        <w:r w:rsidRPr="004A20DB">
          <w:rPr>
            <w:rFonts w:ascii="Times New Roman" w:eastAsia="Times New Roman" w:hAnsi="Times New Roman" w:cs="Times New Roman"/>
            <w:sz w:val="24"/>
            <w:szCs w:val="24"/>
          </w:rPr>
          <w:t xml:space="preserve"> </w:t>
        </w:r>
        <w:r w:rsidR="008E3312">
          <w:rPr>
            <w:rFonts w:ascii="Times New Roman" w:eastAsia="Times New Roman" w:hAnsi="Times New Roman" w:cs="Times New Roman"/>
            <w:sz w:val="24"/>
            <w:szCs w:val="24"/>
          </w:rPr>
          <w:t>epistasis</w:t>
        </w:r>
      </w:ins>
      <w:r w:rsidR="008E3312">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detection based on </w:t>
      </w:r>
      <w:r w:rsidR="00680B1F" w:rsidRPr="004A20DB">
        <w:rPr>
          <w:rFonts w:ascii="Times New Roman" w:eastAsia="Times New Roman" w:hAnsi="Times New Roman" w:cs="Times New Roman"/>
          <w:sz w:val="24"/>
          <w:szCs w:val="24"/>
        </w:rPr>
        <w:t xml:space="preserve">pairwise correlations conditioned on the state of a third site </w:t>
      </w:r>
      <w:r w:rsidRPr="004A20DB">
        <w:rPr>
          <w:rFonts w:ascii="Times New Roman" w:eastAsia="Times New Roman" w:hAnsi="Times New Roman" w:cs="Times New Roman"/>
          <w:sz w:val="24"/>
          <w:szCs w:val="24"/>
        </w:rPr>
        <w:t xml:space="preserve">on synthetic sequences </w:t>
      </w:r>
      <w:r w:rsidR="000E77EB" w:rsidRPr="004A20DB">
        <w:rPr>
          <w:rFonts w:ascii="Times New Roman" w:eastAsia="Times New Roman" w:hAnsi="Times New Roman" w:cs="Times New Roman"/>
          <w:sz w:val="24"/>
          <w:szCs w:val="24"/>
        </w:rPr>
        <w:t>e</w:t>
      </w:r>
      <w:r w:rsidRPr="004A20DB">
        <w:rPr>
          <w:rFonts w:ascii="Times New Roman" w:eastAsia="Times New Roman" w:hAnsi="Times New Roman" w:cs="Times New Roman"/>
          <w:sz w:val="24"/>
          <w:szCs w:val="24"/>
        </w:rPr>
        <w:t xml:space="preserve">volved </w:t>
      </w:r>
      <w:r w:rsidR="00495DC9" w:rsidRPr="004A20DB">
        <w:rPr>
          <w:rFonts w:ascii="Times New Roman" w:eastAsia="Times New Roman" w:hAnsi="Times New Roman" w:cs="Times New Roman"/>
          <w:sz w:val="24"/>
          <w:szCs w:val="24"/>
        </w:rPr>
        <w:t xml:space="preserve">in </w:t>
      </w:r>
      <w:r w:rsidRPr="004A20DB">
        <w:rPr>
          <w:rFonts w:ascii="Times New Roman" w:eastAsia="Times New Roman" w:hAnsi="Times New Roman" w:cs="Times New Roman"/>
          <w:sz w:val="24"/>
          <w:szCs w:val="24"/>
        </w:rPr>
        <w:t>a Monte Carlo algorithm with known epistatic pairs</w:t>
      </w:r>
      <w:del w:id="20" w:author="Автор" w:date="2026-05-07T13:24:00Z">
        <w:r>
          <w:rPr>
            <w:rFonts w:ascii="Times New Roman" w:eastAsia="Times New Roman" w:hAnsi="Times New Roman" w:cs="Times New Roman"/>
            <w:sz w:val="24"/>
            <w:szCs w:val="24"/>
          </w:rPr>
          <w:delText>. Results demonstrate that</w:delText>
        </w:r>
      </w:del>
      <w:ins w:id="21" w:author="Автор" w:date="2026-05-07T13:24:00Z">
        <w:r w:rsidR="00A14C80" w:rsidRPr="00A14C80">
          <w:rPr>
            <w:rFonts w:ascii="Times New Roman" w:eastAsia="Times New Roman" w:hAnsi="Times New Roman" w:cs="Times New Roman"/>
            <w:sz w:val="24"/>
            <w:szCs w:val="24"/>
            <w:lang w:val="en-US"/>
          </w:rPr>
          <w:t xml:space="preserve"> </w:t>
        </w:r>
        <w:r w:rsidR="00A14C80">
          <w:rPr>
            <w:rFonts w:ascii="Times New Roman" w:eastAsia="Times New Roman" w:hAnsi="Times New Roman" w:cs="Times New Roman"/>
            <w:sz w:val="24"/>
            <w:szCs w:val="24"/>
            <w:lang w:val="en-US"/>
          </w:rPr>
          <w:t>in two scenarios: an initially diverse population in the presence of recombination and mutation</w:t>
        </w:r>
        <w:r w:rsidR="008E3312">
          <w:rPr>
            <w:rFonts w:ascii="Times New Roman" w:eastAsia="Times New Roman" w:hAnsi="Times New Roman" w:cs="Times New Roman"/>
            <w:sz w:val="24"/>
            <w:szCs w:val="24"/>
            <w:lang w:val="en-US"/>
          </w:rPr>
          <w:t>, with a uniform epistatic network,</w:t>
        </w:r>
        <w:r w:rsidR="00A14C80">
          <w:rPr>
            <w:rFonts w:ascii="Times New Roman" w:eastAsia="Times New Roman" w:hAnsi="Times New Roman" w:cs="Times New Roman"/>
            <w:sz w:val="24"/>
            <w:szCs w:val="24"/>
            <w:lang w:val="en-US"/>
          </w:rPr>
          <w:t xml:space="preserve"> and an initially–uniform population in the presence of mutation </w:t>
        </w:r>
        <w:r w:rsidR="008E3312">
          <w:rPr>
            <w:rFonts w:ascii="Times New Roman" w:eastAsia="Times New Roman" w:hAnsi="Times New Roman" w:cs="Times New Roman"/>
            <w:sz w:val="24"/>
            <w:szCs w:val="24"/>
            <w:lang w:val="en-US"/>
          </w:rPr>
          <w:t xml:space="preserve">and a </w:t>
        </w:r>
        <w:r w:rsidR="008E3312">
          <w:rPr>
            <w:rFonts w:ascii="Times New Roman" w:eastAsia="Times New Roman" w:hAnsi="Times New Roman" w:cs="Times New Roman"/>
            <w:sz w:val="24"/>
            <w:szCs w:val="24"/>
          </w:rPr>
          <w:t>fitness valley</w:t>
        </w:r>
        <w:r w:rsidRPr="004A20DB">
          <w:rPr>
            <w:rFonts w:ascii="Times New Roman" w:eastAsia="Times New Roman" w:hAnsi="Times New Roman" w:cs="Times New Roman"/>
            <w:sz w:val="24"/>
            <w:szCs w:val="24"/>
          </w:rPr>
          <w:t xml:space="preserve">. </w:t>
        </w:r>
        <w:r w:rsidR="00A14C80">
          <w:rPr>
            <w:rFonts w:ascii="Times New Roman" w:eastAsia="Times New Roman" w:hAnsi="Times New Roman" w:cs="Times New Roman"/>
            <w:sz w:val="24"/>
            <w:szCs w:val="24"/>
          </w:rPr>
          <w:t xml:space="preserve">In </w:t>
        </w:r>
        <w:r w:rsidR="008E3312">
          <w:rPr>
            <w:rFonts w:ascii="Times New Roman" w:eastAsia="Times New Roman" w:hAnsi="Times New Roman" w:cs="Times New Roman"/>
            <w:sz w:val="24"/>
            <w:szCs w:val="24"/>
          </w:rPr>
          <w:t>either</w:t>
        </w:r>
        <w:r w:rsidR="00A14C80">
          <w:rPr>
            <w:rFonts w:ascii="Times New Roman" w:eastAsia="Times New Roman" w:hAnsi="Times New Roman" w:cs="Times New Roman"/>
            <w:sz w:val="24"/>
            <w:szCs w:val="24"/>
          </w:rPr>
          <w:t xml:space="preserve"> scenario,</w:t>
        </w:r>
      </w:ins>
      <w:r w:rsidR="00A14C80">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the detection error decreases with the number of independent populations and increases with the sequence length. </w:t>
      </w:r>
      <w:del w:id="22" w:author="Автор" w:date="2026-05-07T13:24:00Z">
        <w:r>
          <w:rPr>
            <w:rFonts w:ascii="Times New Roman" w:eastAsia="Times New Roman" w:hAnsi="Times New Roman" w:cs="Times New Roman"/>
            <w:sz w:val="24"/>
            <w:szCs w:val="24"/>
          </w:rPr>
          <w:delText>The</w:delText>
        </w:r>
      </w:del>
      <w:ins w:id="23" w:author="Автор" w:date="2026-05-07T13:24:00Z">
        <w:r w:rsidR="008E3312">
          <w:rPr>
            <w:rFonts w:ascii="Times New Roman" w:eastAsia="Times New Roman" w:hAnsi="Times New Roman" w:cs="Times New Roman"/>
            <w:sz w:val="24"/>
            <w:szCs w:val="24"/>
          </w:rPr>
          <w:t>In the first scenario, the</w:t>
        </w:r>
      </w:ins>
      <w:r w:rsidRPr="004A20DB">
        <w:rPr>
          <w:rFonts w:ascii="Times New Roman" w:eastAsia="Times New Roman" w:hAnsi="Times New Roman" w:cs="Times New Roman"/>
          <w:sz w:val="24"/>
          <w:szCs w:val="24"/>
        </w:rPr>
        <w:t xml:space="preserve"> accuracy is enhanced by moderate recombination and is maximal, when epistasis magnitude approaches the point of full compensation. </w:t>
      </w:r>
      <w:ins w:id="24" w:author="Автор" w:date="2026-05-07T13:24:00Z">
        <w:r w:rsidR="00A14C80">
          <w:rPr>
            <w:rFonts w:ascii="Times New Roman" w:eastAsia="Times New Roman" w:hAnsi="Times New Roman" w:cs="Times New Roman"/>
            <w:sz w:val="24"/>
            <w:szCs w:val="24"/>
          </w:rPr>
          <w:t xml:space="preserve">In the second scenario, </w:t>
        </w:r>
        <w:r w:rsidR="008E3312">
          <w:rPr>
            <w:rFonts w:ascii="Times New Roman" w:eastAsia="Times New Roman" w:hAnsi="Times New Roman" w:cs="Times New Roman"/>
            <w:sz w:val="24"/>
            <w:szCs w:val="24"/>
          </w:rPr>
          <w:t xml:space="preserve">simulation predicts the </w:t>
        </w:r>
        <w:r w:rsidR="00A14C80">
          <w:rPr>
            <w:rFonts w:ascii="Times New Roman" w:eastAsia="Times New Roman" w:hAnsi="Times New Roman" w:cs="Times New Roman"/>
            <w:sz w:val="24"/>
            <w:szCs w:val="24"/>
          </w:rPr>
          <w:t>spontaneous crossing</w:t>
        </w:r>
        <w:r w:rsidR="008E3312">
          <w:rPr>
            <w:rFonts w:ascii="Times New Roman" w:eastAsia="Times New Roman" w:hAnsi="Times New Roman" w:cs="Times New Roman"/>
            <w:sz w:val="24"/>
            <w:szCs w:val="24"/>
          </w:rPr>
          <w:t xml:space="preserve"> of a fitness valley and forming a new large </w:t>
        </w:r>
        <w:proofErr w:type="gramStart"/>
        <w:r w:rsidR="008E3312">
          <w:rPr>
            <w:rFonts w:ascii="Times New Roman" w:eastAsia="Times New Roman" w:hAnsi="Times New Roman" w:cs="Times New Roman"/>
            <w:sz w:val="24"/>
            <w:szCs w:val="24"/>
          </w:rPr>
          <w:t>strain..</w:t>
        </w:r>
        <w:proofErr w:type="gramEnd"/>
        <w:r w:rsidR="008E3312">
          <w:rPr>
            <w:rFonts w:ascii="Times New Roman" w:eastAsia="Times New Roman" w:hAnsi="Times New Roman" w:cs="Times New Roman"/>
            <w:sz w:val="24"/>
            <w:szCs w:val="24"/>
          </w:rPr>
          <w:t xml:space="preserve"> </w:t>
        </w:r>
      </w:ins>
      <w:r w:rsidRPr="004A20DB">
        <w:rPr>
          <w:rFonts w:ascii="Times New Roman" w:eastAsia="Times New Roman" w:hAnsi="Times New Roman" w:cs="Times New Roman"/>
          <w:sz w:val="24"/>
          <w:szCs w:val="24"/>
        </w:rPr>
        <w:t xml:space="preserve">The method is </w:t>
      </w:r>
      <w:ins w:id="25" w:author="Автор" w:date="2026-05-07T13:24:00Z">
        <w:r w:rsidR="008E3312">
          <w:rPr>
            <w:rFonts w:ascii="Times New Roman" w:eastAsia="Times New Roman" w:hAnsi="Times New Roman" w:cs="Times New Roman"/>
            <w:sz w:val="24"/>
            <w:szCs w:val="24"/>
          </w:rPr>
          <w:t xml:space="preserve">then </w:t>
        </w:r>
      </w:ins>
      <w:r w:rsidRPr="004A20DB">
        <w:rPr>
          <w:rFonts w:ascii="Times New Roman" w:eastAsia="Times New Roman" w:hAnsi="Times New Roman" w:cs="Times New Roman"/>
          <w:sz w:val="24"/>
          <w:szCs w:val="24"/>
        </w:rPr>
        <w:t>applied to several thousands of sequences of SARS-CoV-2</w:t>
      </w:r>
      <w:del w:id="26" w:author="Автор" w:date="2026-05-07T13:24:00Z">
        <w:r>
          <w:rPr>
            <w:rFonts w:ascii="Times New Roman" w:eastAsia="Times New Roman" w:hAnsi="Times New Roman" w:cs="Times New Roman"/>
            <w:sz w:val="24"/>
            <w:szCs w:val="24"/>
          </w:rPr>
          <w:delText xml:space="preserve"> sampled in three different ways.</w:delText>
        </w:r>
      </w:del>
      <w:ins w:id="27" w:author="Автор" w:date="2026-05-07T13:24:00Z">
        <w:r w:rsidRPr="004A20DB">
          <w:rPr>
            <w:rFonts w:ascii="Times New Roman" w:eastAsia="Times New Roman" w:hAnsi="Times New Roman" w:cs="Times New Roman"/>
            <w:sz w:val="24"/>
            <w:szCs w:val="24"/>
          </w:rPr>
          <w:t>.</w:t>
        </w:r>
      </w:ins>
      <w:r w:rsidRPr="004A20DB">
        <w:rPr>
          <w:rFonts w:ascii="Times New Roman" w:eastAsia="Times New Roman" w:hAnsi="Times New Roman" w:cs="Times New Roman"/>
          <w:sz w:val="24"/>
          <w:szCs w:val="24"/>
        </w:rPr>
        <w:t xml:space="preserve"> Results obtained under equal sampling from world regions </w:t>
      </w:r>
      <w:del w:id="28" w:author="Автор" w:date="2026-05-07T13:24:00Z">
        <w:r>
          <w:rPr>
            <w:rFonts w:ascii="Times New Roman" w:eastAsia="Times New Roman" w:hAnsi="Times New Roman" w:cs="Times New Roman"/>
            <w:sz w:val="24"/>
            <w:szCs w:val="24"/>
          </w:rPr>
          <w:delText>imply</w:delText>
        </w:r>
      </w:del>
      <w:ins w:id="29" w:author="Автор" w:date="2026-05-07T13:24:00Z">
        <w:r w:rsidR="008E3312">
          <w:rPr>
            <w:rFonts w:ascii="Times New Roman" w:eastAsia="Times New Roman" w:hAnsi="Times New Roman" w:cs="Times New Roman"/>
            <w:sz w:val="24"/>
            <w:szCs w:val="24"/>
          </w:rPr>
          <w:t>are consistent with</w:t>
        </w:r>
      </w:ins>
      <w:r w:rsidRPr="004A20DB">
        <w:rPr>
          <w:rFonts w:ascii="Times New Roman" w:eastAsia="Times New Roman" w:hAnsi="Times New Roman" w:cs="Times New Roman"/>
          <w:sz w:val="24"/>
          <w:szCs w:val="24"/>
        </w:rPr>
        <w:t xml:space="preserve"> the existence of fitness valleys connecting groups of viral variants.</w:t>
      </w:r>
    </w:p>
    <w:p w14:paraId="6FD74FFC" w14:textId="77777777" w:rsidR="0087149A" w:rsidRPr="004A20DB" w:rsidRDefault="0087149A">
      <w:pPr>
        <w:spacing w:line="360" w:lineRule="auto"/>
        <w:rPr>
          <w:rFonts w:ascii="Times New Roman" w:eastAsia="Times New Roman" w:hAnsi="Times New Roman" w:cs="Times New Roman"/>
          <w:b/>
          <w:sz w:val="24"/>
          <w:szCs w:val="24"/>
        </w:rPr>
      </w:pPr>
    </w:p>
    <w:p w14:paraId="32246631" w14:textId="77777777" w:rsidR="0087149A" w:rsidRPr="004A20DB" w:rsidRDefault="0076272C">
      <w:pPr>
        <w:spacing w:line="360" w:lineRule="auto"/>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 xml:space="preserve">Keywords: </w:t>
      </w:r>
      <w:r w:rsidRPr="004A20DB">
        <w:rPr>
          <w:rFonts w:ascii="Times New Roman" w:eastAsia="Times New Roman" w:hAnsi="Times New Roman" w:cs="Times New Roman"/>
          <w:sz w:val="24"/>
          <w:szCs w:val="24"/>
        </w:rPr>
        <w:t>epistasis, epistasis detection, genetic linkage, respiratory virus, virus evolution, mathematical model</w:t>
      </w:r>
    </w:p>
    <w:p w14:paraId="39713227" w14:textId="77777777" w:rsidR="0087149A" w:rsidRPr="004A20DB" w:rsidRDefault="0087149A">
      <w:pPr>
        <w:spacing w:line="360" w:lineRule="auto"/>
        <w:rPr>
          <w:rFonts w:ascii="Times New Roman" w:eastAsia="Times New Roman" w:hAnsi="Times New Roman" w:cs="Times New Roman"/>
          <w:sz w:val="24"/>
          <w:szCs w:val="24"/>
        </w:rPr>
      </w:pPr>
    </w:p>
    <w:p w14:paraId="469DDF87" w14:textId="77777777" w:rsidR="0087149A" w:rsidRPr="004A20DB" w:rsidRDefault="0076272C">
      <w:pPr>
        <w:spacing w:line="360" w:lineRule="auto"/>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Correspondence should be addressed to: igor.rouzine@iephb.ru</w:t>
      </w:r>
    </w:p>
    <w:p w14:paraId="31952452" w14:textId="77777777" w:rsidR="0087149A" w:rsidRPr="004A20DB" w:rsidRDefault="0076272C">
      <w:pPr>
        <w:rPr>
          <w:rFonts w:ascii="Times New Roman" w:eastAsia="Times New Roman" w:hAnsi="Times New Roman" w:cs="Times New Roman"/>
          <w:sz w:val="24"/>
          <w:szCs w:val="24"/>
        </w:rPr>
      </w:pPr>
      <w:r w:rsidRPr="004A20DB">
        <w:br w:type="page"/>
      </w:r>
    </w:p>
    <w:p w14:paraId="419F354E"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lastRenderedPageBreak/>
        <w:t xml:space="preserve">SIGNIFICANCE </w:t>
      </w:r>
    </w:p>
    <w:p w14:paraId="13CCD12C" w14:textId="47D63C2F" w:rsidR="0087149A" w:rsidRPr="004A20DB" w:rsidRDefault="0076272C">
      <w:pPr>
        <w:spacing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The few epistatic pairs of genomic sites hide in genomic data among numerous random correlations caused by common phylogenetic history. We test a method of epistasis detection designed to compensate for this noise. The accuracy is tested using synthetic sequences generated by a Monte Carlo algorithm with known epistatic pairs. The method is applied to several thousands of sequences of SARS-CoV-2 sampled in </w:t>
      </w:r>
      <w:del w:id="30" w:author="Автор" w:date="2026-05-07T13:24:00Z">
        <w:r>
          <w:rPr>
            <w:rFonts w:ascii="Times New Roman" w:eastAsia="Times New Roman" w:hAnsi="Times New Roman" w:cs="Times New Roman"/>
            <w:sz w:val="24"/>
            <w:szCs w:val="24"/>
          </w:rPr>
          <w:delText>three</w:delText>
        </w:r>
      </w:del>
      <w:ins w:id="31" w:author="Автор" w:date="2026-05-07T13:24:00Z">
        <w:r w:rsidR="00B06760" w:rsidRPr="004A20DB">
          <w:rPr>
            <w:rFonts w:ascii="Times New Roman" w:eastAsia="Times New Roman" w:hAnsi="Times New Roman" w:cs="Times New Roman"/>
            <w:sz w:val="24"/>
            <w:szCs w:val="24"/>
          </w:rPr>
          <w:t>two</w:t>
        </w:r>
      </w:ins>
      <w:r w:rsidRPr="004A20DB">
        <w:rPr>
          <w:rFonts w:ascii="Times New Roman" w:eastAsia="Times New Roman" w:hAnsi="Times New Roman" w:cs="Times New Roman"/>
          <w:sz w:val="24"/>
          <w:szCs w:val="24"/>
        </w:rPr>
        <w:t xml:space="preserve"> different ways. Results obtained under equal sampling from world regions imply the existence of fitness valleys connecting groups of viral variants.</w:t>
      </w:r>
    </w:p>
    <w:p w14:paraId="338144AD" w14:textId="77777777" w:rsidR="0087149A" w:rsidRPr="004A20DB" w:rsidRDefault="0087149A">
      <w:pPr>
        <w:spacing w:line="360" w:lineRule="auto"/>
        <w:rPr>
          <w:rFonts w:ascii="Times New Roman" w:eastAsia="Times New Roman" w:hAnsi="Times New Roman" w:cs="Times New Roman"/>
          <w:sz w:val="24"/>
          <w:szCs w:val="24"/>
        </w:rPr>
      </w:pPr>
    </w:p>
    <w:p w14:paraId="01346377" w14:textId="77777777" w:rsidR="0087149A" w:rsidRPr="004A20DB" w:rsidRDefault="0087149A">
      <w:pPr>
        <w:spacing w:line="360" w:lineRule="auto"/>
        <w:rPr>
          <w:rFonts w:ascii="Times New Roman" w:eastAsia="Times New Roman" w:hAnsi="Times New Roman" w:cs="Times New Roman"/>
          <w:sz w:val="24"/>
          <w:szCs w:val="24"/>
        </w:rPr>
      </w:pPr>
    </w:p>
    <w:p w14:paraId="51D86BB3" w14:textId="77777777" w:rsidR="0087149A" w:rsidRPr="004A20DB" w:rsidRDefault="0076272C">
      <w:pPr>
        <w:rPr>
          <w:rFonts w:ascii="Times New Roman" w:eastAsia="Times New Roman" w:hAnsi="Times New Roman" w:cs="Times New Roman"/>
          <w:sz w:val="24"/>
          <w:szCs w:val="24"/>
        </w:rPr>
      </w:pPr>
      <w:r w:rsidRPr="004A20DB">
        <w:br w:type="page"/>
      </w:r>
    </w:p>
    <w:p w14:paraId="76A896F4" w14:textId="77777777" w:rsidR="0087149A" w:rsidRPr="004A20DB" w:rsidRDefault="0087149A">
      <w:pPr>
        <w:spacing w:line="360" w:lineRule="auto"/>
        <w:rPr>
          <w:rFonts w:ascii="Times New Roman" w:eastAsia="Times New Roman" w:hAnsi="Times New Roman" w:cs="Times New Roman"/>
          <w:sz w:val="24"/>
          <w:szCs w:val="24"/>
        </w:rPr>
      </w:pPr>
    </w:p>
    <w:p w14:paraId="3CB40DA5"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INTRODUCTION</w:t>
      </w:r>
    </w:p>
    <w:p w14:paraId="627C4848" w14:textId="5A367E5A" w:rsidR="0087149A" w:rsidRPr="004A20DB" w:rsidRDefault="0076272C">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Elucidating the connection between genotype and phenotype </w:t>
      </w:r>
      <w:del w:id="32" w:author="Автор" w:date="2026-05-07T13:24:00Z">
        <w:r>
          <w:rPr>
            <w:rFonts w:ascii="Times New Roman" w:eastAsia="Times New Roman" w:hAnsi="Times New Roman" w:cs="Times New Roman"/>
            <w:sz w:val="24"/>
            <w:szCs w:val="24"/>
          </w:rPr>
          <w:delText xml:space="preserve">(“adaptive landscape”) </w:delText>
        </w:r>
      </w:del>
      <w:r w:rsidRPr="004A20DB">
        <w:rPr>
          <w:rFonts w:ascii="Times New Roman" w:eastAsia="Times New Roman" w:hAnsi="Times New Roman" w:cs="Times New Roman"/>
          <w:sz w:val="24"/>
          <w:szCs w:val="24"/>
        </w:rPr>
        <w:t xml:space="preserve">remains a challenging problem. Most traits in organisms are coded by several genomic sites, whose combined effect on the phenotype is not a sum of their effects, but also includes site-site interaction termed “epistasis”. Epistasis  is responsible for a significant fraction of genetic </w:t>
      </w:r>
      <w:r w:rsidR="002B2E45" w:rsidRPr="004A20DB">
        <w:rPr>
          <w:rFonts w:ascii="Times New Roman" w:eastAsia="Times New Roman" w:hAnsi="Times New Roman" w:cs="Times New Roman"/>
          <w:sz w:val="24"/>
          <w:szCs w:val="24"/>
        </w:rPr>
        <w:t xml:space="preserve">inheritance </w:t>
      </w:r>
      <w:del w:id="33" w:author="Автор" w:date="2026-05-07T13:24:00Z">
        <w:r>
          <w:rPr>
            <w:rFonts w:ascii="Times New Roman" w:eastAsia="Times New Roman" w:hAnsi="Times New Roman" w:cs="Times New Roman"/>
            <w:sz w:val="24"/>
            <w:szCs w:val="24"/>
          </w:rPr>
          <w:delText>(1, 2). Epistatic bonds create fitness valleys in the evolutionary path of a population, when an initial decrease of fitness due to mutation is followed by an increase due to compensatory mutations  (3).</w:delText>
        </w:r>
      </w:del>
      <w:ins w:id="34" w:author="Автор" w:date="2026-05-07T13:24:00Z">
        <w:r w:rsidR="00CD5292">
          <w:rPr>
            <w:rFonts w:ascii="Times New Roman" w:eastAsia="Times New Roman" w:hAnsi="Times New Roman" w:cs="Times New Roman"/>
            <w:sz w:val="24"/>
            <w:szCs w:val="24"/>
          </w:rPr>
          <w:fldChar w:fldCharType="begin">
            <w:fldData xml:space="preserve">PEVuZE5vdGU+PENpdGU+PEF1dGhvcj5DYXJsYm9yZzwvQXV0aG9yPjxZZWFyPjIwMDY8L1llYXI+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</w:fldData>
          </w:fldChar>
        </w:r>
        <w:r w:rsidR="00CD5292">
          <w:rPr>
            <w:rFonts w:ascii="Times New Roman" w:eastAsia="Times New Roman" w:hAnsi="Times New Roman" w:cs="Times New Roman"/>
            <w:sz w:val="24"/>
            <w:szCs w:val="24"/>
          </w:rPr>
          <w:instrText xml:space="preserve"> ADDIN EN.CITE </w:instrText>
        </w:r>
        <w:r w:rsidR="00CD5292">
          <w:rPr>
            <w:rFonts w:ascii="Times New Roman" w:eastAsia="Times New Roman" w:hAnsi="Times New Roman" w:cs="Times New Roman"/>
            <w:sz w:val="24"/>
            <w:szCs w:val="24"/>
          </w:rPr>
          <w:fldChar w:fldCharType="begin">
            <w:fldData xml:space="preserve">PEVuZE5vdGU+PENpdGU+PEF1dGhvcj5DYXJsYm9yZzwvQXV0aG9yPjxZZWFyPjIwMDY8L1llYXI+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</w:fldData>
          </w:fldChar>
        </w:r>
        <w:r w:rsidR="00CD5292">
          <w:rPr>
            <w:rFonts w:ascii="Times New Roman" w:eastAsia="Times New Roman" w:hAnsi="Times New Roman" w:cs="Times New Roman"/>
            <w:sz w:val="24"/>
            <w:szCs w:val="24"/>
          </w:rPr>
          <w:instrText xml:space="preserve"> ADDIN EN.CITE.DATA </w:instrText>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end"/>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[1, 2]</w:t>
        </w:r>
        <w:r w:rsidR="00CD5292">
          <w:rPr>
            <w:rFonts w:ascii="Times New Roman" w:eastAsia="Times New Roman" w:hAnsi="Times New Roman" w:cs="Times New Roman"/>
            <w:sz w:val="24"/>
            <w:szCs w:val="24"/>
          </w:rPr>
          <w:fldChar w:fldCharType="end"/>
        </w:r>
        <w:r w:rsidR="002B2E45" w:rsidRPr="004A20DB">
          <w:rPr>
            <w:rFonts w:ascii="Times New Roman" w:eastAsia="Times New Roman" w:hAnsi="Times New Roman" w:cs="Times New Roman"/>
            <w:sz w:val="24"/>
            <w:szCs w:val="24"/>
          </w:rPr>
          <w:t xml:space="preserve">. </w:t>
        </w:r>
      </w:ins>
      <w:r w:rsidRPr="004A20DB">
        <w:rPr>
          <w:rFonts w:ascii="Times New Roman" w:eastAsia="Times New Roman" w:hAnsi="Times New Roman" w:cs="Times New Roman"/>
          <w:sz w:val="24"/>
          <w:szCs w:val="24"/>
        </w:rPr>
        <w:t xml:space="preserve"> In pathogens, epistasis facilitates the development of drug resistance and immune escape and impedes reversion of drug-resistant mutations </w:t>
      </w:r>
      <w:del w:id="35" w:author="Автор" w:date="2026-05-07T13:24:00Z">
        <w:r>
          <w:rPr>
            <w:rFonts w:ascii="Times New Roman" w:eastAsia="Times New Roman" w:hAnsi="Times New Roman" w:cs="Times New Roman"/>
            <w:sz w:val="24"/>
            <w:szCs w:val="24"/>
          </w:rPr>
          <w:delText>(4-9).</w:delText>
        </w:r>
      </w:del>
      <w:ins w:id="36" w:author="Автор" w:date="2026-05-07T13:24:00Z">
        <w:r w:rsidR="00CD5292">
          <w:rPr>
            <w:rFonts w:ascii="Times New Roman" w:hAnsi="Times New Roman" w:cs="Times New Roman"/>
            <w:bCs/>
            <w:sz w:val="24"/>
            <w:szCs w:val="24"/>
            <w:lang w:val="en-US"/>
          </w:rPr>
          <w:fldChar w:fldCharType="begin">
            <w:fldData xml:space="preserve">PEVuZE5vdGU+PENpdGU+PEF1dGhvcj5Hb256YWxlei1PcnRlZ2E8L0F1dGhvcj48WWVhcj4yMDEx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PEVuZE5vdGU+PENpdGU+PEF1dGhvcj5Hb256YWxlei1PcnRlZ2E8L0F1dGhvcj48WWVhcj4yMDEx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[3-7]</w:t>
        </w:r>
        <w:r w:rsidR="00CD5292">
          <w:rPr>
            <w:rFonts w:ascii="Times New Roman" w:hAnsi="Times New Roman" w:cs="Times New Roman"/>
            <w:bCs/>
            <w:sz w:val="24"/>
            <w:szCs w:val="24"/>
            <w:lang w:val="en-US"/>
          </w:rPr>
          <w:fldChar w:fldCharType="end"/>
        </w:r>
        <w:r w:rsidR="001D21CF" w:rsidRPr="004A20DB">
          <w:rPr>
            <w:rFonts w:ascii="Times New Roman" w:eastAsia="Times New Roman" w:hAnsi="Times New Roman" w:cs="Times New Roman"/>
            <w:sz w:val="24"/>
            <w:szCs w:val="24"/>
          </w:rPr>
          <w:t>.</w:t>
        </w:r>
      </w:ins>
      <w:r w:rsidR="001D21CF"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Mutations in epitopes assisted by epistasis help a pathogen to escape the cytotoxic immune response in the host, when viral replication capacity lowered by an escape mutation is gradually restored later by compensatory mutations </w:t>
      </w:r>
      <w:del w:id="37" w:author="Автор" w:date="2026-05-07T13:24:00Z">
        <w:r>
          <w:rPr>
            <w:rFonts w:ascii="Times New Roman" w:eastAsia="Times New Roman" w:hAnsi="Times New Roman" w:cs="Times New Roman"/>
            <w:sz w:val="24"/>
            <w:szCs w:val="24"/>
          </w:rPr>
          <w:delText>(10-12).</w:delText>
        </w:r>
      </w:del>
      <w:ins w:id="38" w:author="Автор" w:date="2026-05-07T13:24:00Z">
        <w:r w:rsidR="00CD5292">
          <w:rPr>
            <w:rFonts w:ascii="Times New Roman" w:hAnsi="Times New Roman" w:cs="Times New Roman"/>
            <w:bCs/>
            <w:sz w:val="24"/>
            <w:szCs w:val="24"/>
            <w:lang w:val="en-US"/>
          </w:rPr>
          <w:fldChar w:fldCharType="begin">
            <w:fldData xml:space="preserve">PEVuZE5vdGU+PENpdGU+PEF1dGhvcj5XZWlzc21hbjwvQXV0aG9yPjxZZWFyPjIwMDk8L1llYXI+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PEVuZE5vdGU+PENpdGU+PEF1dGhvcj5XZWlzc21hbjwvQXV0aG9yPjxZZWFyPjIwMDk8L1llYXI+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[8-11]</w:t>
        </w:r>
        <w:r w:rsidR="00CD5292">
          <w:rPr>
            <w:rFonts w:ascii="Times New Roman" w:hAnsi="Times New Roman" w:cs="Times New Roman"/>
            <w:bCs/>
            <w:sz w:val="24"/>
            <w:szCs w:val="24"/>
            <w:lang w:val="en-US"/>
          </w:rPr>
          <w:fldChar w:fldCharType="end"/>
        </w:r>
        <w:r w:rsidR="001D21CF" w:rsidRPr="004A20DB">
          <w:rPr>
            <w:rFonts w:ascii="Times New Roman" w:eastAsia="Times New Roman" w:hAnsi="Times New Roman" w:cs="Times New Roman"/>
            <w:sz w:val="24"/>
            <w:szCs w:val="24"/>
          </w:rPr>
          <w:t>.</w:t>
        </w:r>
      </w:ins>
      <w:r w:rsidR="001D21CF"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This process, termed fitness valley, is thought to be responsible for the high diversity and rapid HIV evolution in untreated patients </w:t>
      </w:r>
      <w:del w:id="39" w:author="Автор" w:date="2026-05-07T13:24:00Z">
        <w:r>
          <w:rPr>
            <w:rFonts w:ascii="Times New Roman" w:eastAsia="Times New Roman" w:hAnsi="Times New Roman" w:cs="Times New Roman"/>
            <w:sz w:val="24"/>
            <w:szCs w:val="24"/>
          </w:rPr>
          <w:delText>(13).</w:delText>
        </w:r>
      </w:del>
      <w:ins w:id="40" w:author="Автор" w:date="2026-05-07T13:24:00Z">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&lt;EndNote&gt;&lt;Cite&gt;&lt;Author&gt;Rouzine&lt;/Author&gt;&lt;Year&gt;1999&lt;/Year&gt;&lt;RecNum&gt;1253&lt;/RecNum&gt;&lt;DisplayText&gt;[12]&lt;/DisplayText&gt;&lt;record&gt;&lt;rec-number&gt;1253&lt;/rec-number&gt;&lt;foreign-keys&gt;&lt;key app="EN" db-id="z5v2e0v5r25tt5e00v35f59hst2ra25srwwd" timestamp="1765292521"&gt;1253&lt;/key&gt;&lt;/foreign-keys&gt;&lt;ref-type name="Journal Article"&gt;17&lt;/ref-type&gt;&lt;contributors&gt;&lt;authors&gt;&lt;author&gt;Rouzine, I. M.&lt;/author&gt;&lt;author&gt;Coffin, J. M.&lt;/author&gt;&lt;/authors&gt;&lt;/contributors&gt;&lt;auth-address&gt;Department of Molecular Biology and Microbiology, School of Medicine, Tufts University, Boston, Massachusetts 02111, USA. irouzine@emerald.tufts.edu&lt;/auth-address&gt;&lt;titles&gt;&lt;title&gt;Search for the mechanism of genetic variation in the pro gene of human immunodeficiency virus&lt;/title&gt;&lt;secondary-title&gt;J Virol&lt;/secondary-title&gt;&lt;/titles&gt;&lt;pages&gt;8167-78&lt;/pages&gt;&lt;volume&gt;73&lt;/volume&gt;&lt;number&gt;10&lt;/number&gt;&lt;edition&gt;1999/09/11&lt;/edition&gt;&lt;keywords&gt;&lt;keyword&gt;Base Sequence&lt;/keyword&gt;&lt;keyword&gt;Evolution, Molecular&lt;/keyword&gt;&lt;keyword&gt;*Genes, Viral&lt;/keyword&gt;&lt;keyword&gt;*Genetic Variation&lt;/keyword&gt;&lt;keyword&gt;HIV Protease/*genetics&lt;/keyword&gt;&lt;keyword&gt;HIV-1/*genetics&lt;/keyword&gt;&lt;keyword&gt;Humans&lt;/keyword&gt;&lt;keyword&gt;Models, Genetic&lt;/keyword&gt;&lt;keyword&gt;Molecular Sequence Data&lt;/keyword&gt;&lt;/keywords&gt;&lt;dates&gt;&lt;year&gt;1999&lt;/year&gt;&lt;pub-dates&gt;&lt;date&gt;Oct&lt;/date&gt;&lt;/pub-dates&gt;&lt;/dates&gt;&lt;isbn&gt;0022-538X (Print)&amp;#xD;0022-538X (Linking)&lt;/isbn&gt;&lt;accession-num&gt;10482567&lt;/accession-num&gt;&lt;urls&gt;&lt;related-urls&gt;&lt;url&gt;https://www.ncbi.nlm.nih.gov/pubmed/10482567&lt;/url&gt;&lt;/related-urls&gt;&lt;/urls&gt;&lt;custom2&gt;PMC112834&lt;/custom2&gt;&lt;electronic-resource-num&gt;10.1128/JVI.73.10.8167-8178.1999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[12]</w:t>
        </w:r>
        <w:r w:rsidR="00CD5292">
          <w:rPr>
            <w:rFonts w:ascii="Times New Roman" w:hAnsi="Times New Roman" w:cs="Times New Roman"/>
            <w:bCs/>
            <w:sz w:val="24"/>
            <w:szCs w:val="24"/>
            <w:lang w:val="en-US"/>
          </w:rPr>
          <w:fldChar w:fldCharType="end"/>
        </w:r>
        <w:r w:rsidR="001D21CF" w:rsidRPr="004A20DB">
          <w:rPr>
            <w:rFonts w:ascii="Times New Roman" w:hAnsi="Times New Roman" w:cs="Times New Roman"/>
            <w:bCs/>
            <w:sz w:val="24"/>
            <w:szCs w:val="24"/>
            <w:lang w:val="en-US"/>
          </w:rPr>
          <w:t>.</w:t>
        </w:r>
        <w:r w:rsidR="008D1F85" w:rsidRPr="004A20DB">
          <w:rPr>
            <w:rFonts w:ascii="Times New Roman" w:hAnsi="Times New Roman" w:cs="Times New Roman"/>
            <w:bCs/>
            <w:sz w:val="24"/>
            <w:szCs w:val="24"/>
            <w:lang w:val="en-US"/>
          </w:rPr>
          <w:t xml:space="preserve"> </w:t>
        </w:r>
      </w:ins>
    </w:p>
    <w:p w14:paraId="050B1F31" w14:textId="57EBDDB4" w:rsidR="00191392" w:rsidRPr="004A20DB" w:rsidRDefault="0076272C" w:rsidP="006B3D86">
      <w:pPr>
        <w:spacing w:after="0"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Epistasis is also implicated in the evolution of variants of SARS-CoV-2 </w:t>
      </w:r>
      <w:del w:id="41" w:author="Автор" w:date="2026-05-07T13:24:00Z">
        <w:r>
          <w:rPr>
            <w:rFonts w:ascii="Times New Roman" w:eastAsia="Times New Roman" w:hAnsi="Times New Roman" w:cs="Times New Roman"/>
            <w:sz w:val="24"/>
            <w:szCs w:val="24"/>
          </w:rPr>
          <w:delText>(14).</w:delText>
        </w:r>
      </w:del>
      <w:ins w:id="42" w:author="Автор" w:date="2026-05-07T13:24:00Z">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&lt;EndNote&gt;&lt;Cite&gt;&lt;Author&gt;Rouzine&lt;/Author&gt;&lt;Year&gt;2025&lt;/Year&gt;&lt;RecNum&gt;63&lt;/RecNum&gt;&lt;DisplayText&gt;[13]&lt;/DisplayText&gt;&lt;record&gt;&lt;rec-number&gt;63&lt;/rec-number&gt;&lt;foreign-keys&gt;&lt;key app="EN" db-id="z5v2e0v5r25tt5e00v35f59hst2ra25srwwd" timestamp="1765292193"&gt;63&lt;/key&gt;&lt;/foreign-keys&gt;&lt;ref-type name="Journal Article"&gt;17&lt;/ref-type&gt;&lt;contributors&gt;&lt;authors&gt;&lt;author&gt;Rouzine, I. M.&lt;/author&gt;&lt;/authors&gt;&lt;/contributors&gt;&lt;auth-address&gt;Sechenov Institute of Evolutionary Physiology and Biochemistry, Russian Academy of Sciences, St. Petersburg 194223, Russia.&lt;/auth-address&gt;&lt;titles&gt;&lt;title&gt;Evolutionary Mechanisms of the Emergence of the Variants of Concern of SARS-CoV-2&lt;/title&gt;&lt;secondary-title&gt;Viruses&lt;/secondary-title&gt;&lt;/titles&gt;&lt;volume&gt;17&lt;/volume&gt;&lt;number&gt;2&lt;/number&gt;&lt;edition&gt;20250130&lt;/edition&gt;&lt;keywords&gt;&lt;keyword&gt;Humans&lt;/keyword&gt;&lt;keyword&gt;*SARS-CoV-2/genetics/pathogenicity&lt;/keyword&gt;&lt;keyword&gt;*COVID-19/virology/transmission/epidemiology&lt;/keyword&gt;&lt;keyword&gt;*Evolution, Molecular&lt;/keyword&gt;&lt;keyword&gt;Virulence&lt;/keyword&gt;&lt;keyword&gt;Models, Theoretical&lt;/keyword&gt;&lt;keyword&gt;chronic infection&lt;/keyword&gt;&lt;keyword&gt;compensatory mutation&lt;/keyword&gt;&lt;keyword&gt;immunosuppressed patient&lt;/keyword&gt;&lt;keyword&gt;primary mutation&lt;/keyword&gt;&lt;keyword&gt;recombination&lt;/keyword&gt;&lt;/keywords&gt;&lt;dates&gt;&lt;year&gt;2025&lt;/year&gt;&lt;pub-dates&gt;&lt;date&gt;Jan 30&lt;/date&gt;&lt;/pub-dates&gt;&lt;/dates&gt;&lt;isbn&gt;1999-4915 (Electronic)&amp;#xD;1999-4915 (Linking)&lt;/isbn&gt;&lt;accession-num&gt;40006952&lt;/accession-num&gt;&lt;urls&gt;&lt;related-urls&gt;&lt;url&gt;https://www.ncbi.nlm.nih.gov/pubmed/40006952&lt;/url&gt;&lt;/related-urls&gt;&lt;/urls&gt;&lt;custom1&gt;The author declares no conflict of interests.&lt;/custom1&gt;&lt;custom2&gt;PMC11861269&lt;/custom2&gt;&lt;electronic-resource-num&gt;10.3390/v17020197&lt;/electronic-resource-num&gt;&lt;remote-database-name&gt;Medline&lt;/remote-database-name&gt;&lt;remote-database-provider&gt;NLM&lt;/remote-database-provider&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[13]</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w:t>
        </w:r>
      </w:ins>
      <w:r w:rsidRPr="004A20DB">
        <w:rPr>
          <w:rFonts w:ascii="Times New Roman" w:eastAsia="Times New Roman" w:hAnsi="Times New Roman" w:cs="Times New Roman"/>
          <w:sz w:val="24"/>
          <w:szCs w:val="24"/>
        </w:rPr>
        <w:t xml:space="preserve"> Some mutations in neutralizing antibody-binding regions that help SARS-CoV-2 to escape immune recognition during transmission </w:t>
      </w:r>
      <w:del w:id="43" w:author="Автор" w:date="2026-05-07T13:24:00Z">
        <w:r>
          <w:rPr>
            <w:rFonts w:ascii="Times New Roman" w:eastAsia="Times New Roman" w:hAnsi="Times New Roman" w:cs="Times New Roman"/>
            <w:sz w:val="24"/>
            <w:szCs w:val="24"/>
          </w:rPr>
          <w:delText>(15-19)</w:delText>
        </w:r>
      </w:del>
      <w:ins w:id="44" w:author="Автор" w:date="2026-05-07T13:24:00Z">
        <w:r w:rsidR="00CD5292">
          <w:rPr>
            <w:rFonts w:ascii="Times New Roman" w:hAnsi="Times New Roman" w:cs="Times New Roman"/>
            <w:bCs/>
            <w:sz w:val="24"/>
            <w:szCs w:val="24"/>
            <w:lang w:val="en-US" w:bidi="en-US"/>
          </w:rPr>
          <w:fldChar w:fldCharType="begin">
            <w:fldData xml:space="preserve">PEVuZE5vdGU+PENpdGU+PEF1dGhvcj5DYXJhYmVsbGk8L0F1dGhvcj48WWVhcj4yMDIzPC9ZZWFy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</w:fldData>
          </w:fldChar>
        </w:r>
        <w:r w:rsidR="00CD5292">
          <w:rPr>
            <w:rFonts w:ascii="Times New Roman" w:hAnsi="Times New Roman" w:cs="Times New Roman"/>
            <w:bCs/>
            <w:sz w:val="24"/>
            <w:szCs w:val="24"/>
            <w:lang w:val="en-US" w:bidi="en-US"/>
          </w:rPr>
          <w:instrText xml:space="preserve"> ADDIN EN.CITE </w:instrText>
        </w:r>
        <w:r w:rsidR="00CD5292">
          <w:rPr>
            <w:rFonts w:ascii="Times New Roman" w:hAnsi="Times New Roman" w:cs="Times New Roman"/>
            <w:bCs/>
            <w:sz w:val="24"/>
            <w:szCs w:val="24"/>
            <w:lang w:val="en-US" w:bidi="en-US"/>
          </w:rPr>
          <w:fldChar w:fldCharType="begin">
            <w:fldData xml:space="preserve">PEVuZE5vdGU+PENpdGU+PEF1dGhvcj5DYXJhYmVsbGk8L0F1dGhvcj48WWVhcj4yMDIzPC9ZZWFy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</w:fldData>
          </w:fldChar>
        </w:r>
        <w:r w:rsidR="00CD5292">
          <w:rPr>
            <w:rFonts w:ascii="Times New Roman" w:hAnsi="Times New Roman" w:cs="Times New Roman"/>
            <w:bCs/>
            <w:sz w:val="24"/>
            <w:szCs w:val="24"/>
            <w:lang w:val="en-US" w:bidi="en-US"/>
          </w:rPr>
          <w:instrText xml:space="preserve"> ADDIN EN.CITE.DATA </w:instrText>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end"/>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separate"/>
        </w:r>
        <w:r w:rsidR="00CD5292">
          <w:rPr>
            <w:rFonts w:ascii="Times New Roman" w:hAnsi="Times New Roman" w:cs="Times New Roman"/>
            <w:bCs/>
            <w:noProof/>
            <w:sz w:val="24"/>
            <w:szCs w:val="24"/>
            <w:lang w:val="en-US" w:bidi="en-US"/>
          </w:rPr>
          <w:t>[14-18]</w:t>
        </w:r>
        <w:r w:rsidR="00CD5292">
          <w:rPr>
            <w:rFonts w:ascii="Times New Roman" w:hAnsi="Times New Roman" w:cs="Times New Roman"/>
            <w:bCs/>
            <w:sz w:val="24"/>
            <w:szCs w:val="24"/>
            <w:lang w:val="en-US" w:bidi="en-US"/>
          </w:rPr>
          <w:fldChar w:fldCharType="end"/>
        </w:r>
      </w:ins>
      <w:r w:rsidR="009F5D33" w:rsidRPr="004A20DB">
        <w:rPr>
          <w:rFonts w:ascii="Times New Roman" w:hAnsi="Times New Roman"/>
          <w:sz w:val="24"/>
          <w:lang w:val="en-US"/>
          <w:rPrChange w:id="45" w:author="Автор" w:date="2026-05-07T13:24:00Z">
            <w:rPr>
              <w:rFonts w:ascii="Times New Roman" w:hAnsi="Times New Roman"/>
              <w:sz w:val="24"/>
            </w:rPr>
          </w:rPrChange>
        </w:rPr>
        <w:t xml:space="preserve"> </w:t>
      </w:r>
      <w:r w:rsidRPr="004A20DB">
        <w:rPr>
          <w:rFonts w:ascii="Times New Roman" w:eastAsia="Times New Roman" w:hAnsi="Times New Roman" w:cs="Times New Roman"/>
          <w:sz w:val="24"/>
          <w:szCs w:val="24"/>
        </w:rPr>
        <w:t xml:space="preserve">negatively affect the function of receptor binding, and have to be compensated </w:t>
      </w:r>
      <w:del w:id="46" w:author="Автор" w:date="2026-05-07T13:24:00Z">
        <w:r>
          <w:rPr>
            <w:rFonts w:ascii="Times New Roman" w:eastAsia="Times New Roman" w:hAnsi="Times New Roman" w:cs="Times New Roman"/>
            <w:sz w:val="24"/>
            <w:szCs w:val="24"/>
          </w:rPr>
          <w:delText xml:space="preserve">for </w:delText>
        </w:r>
      </w:del>
      <w:r w:rsidRPr="004A20DB">
        <w:rPr>
          <w:rFonts w:ascii="Times New Roman" w:eastAsia="Times New Roman" w:hAnsi="Times New Roman" w:cs="Times New Roman"/>
          <w:sz w:val="24"/>
          <w:szCs w:val="24"/>
        </w:rPr>
        <w:t xml:space="preserve">elsewhere </w:t>
      </w:r>
      <w:del w:id="47" w:author="Автор" w:date="2026-05-07T13:24:00Z">
        <w:r>
          <w:rPr>
            <w:rFonts w:ascii="Times New Roman" w:eastAsia="Times New Roman" w:hAnsi="Times New Roman" w:cs="Times New Roman"/>
            <w:sz w:val="24"/>
            <w:szCs w:val="24"/>
          </w:rPr>
          <w:delText>(20).</w:delText>
        </w:r>
      </w:del>
      <w:ins w:id="48" w:author="Автор" w:date="2026-05-07T13:24:00Z">
        <w:r w:rsidR="00CD5292">
          <w:rPr>
            <w:rFonts w:ascii="Times New Roman" w:hAnsi="Times New Roman" w:cs="Times New Roman"/>
            <w:bCs/>
            <w:sz w:val="24"/>
            <w:szCs w:val="24"/>
            <w:lang w:val="en-US" w:bidi="en-US"/>
          </w:rPr>
          <w:fldChar w:fldCharType="begin">
            <w:fldData xml:space="preserve">PEVuZE5vdGU+PENpdGU+PEF1dGhvcj5Nb3VsYW5hPC9BdXRob3I+PFllYXI+MjAyMjwvWWVhcj48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</w:fldData>
          </w:fldChar>
        </w:r>
        <w:r w:rsidR="00CD5292">
          <w:rPr>
            <w:rFonts w:ascii="Times New Roman" w:hAnsi="Times New Roman" w:cs="Times New Roman"/>
            <w:bCs/>
            <w:sz w:val="24"/>
            <w:szCs w:val="24"/>
            <w:lang w:val="en-US" w:bidi="en-US"/>
          </w:rPr>
          <w:instrText xml:space="preserve"> ADDIN EN.CITE </w:instrText>
        </w:r>
        <w:r w:rsidR="00CD5292">
          <w:rPr>
            <w:rFonts w:ascii="Times New Roman" w:hAnsi="Times New Roman" w:cs="Times New Roman"/>
            <w:bCs/>
            <w:sz w:val="24"/>
            <w:szCs w:val="24"/>
            <w:lang w:val="en-US" w:bidi="en-US"/>
          </w:rPr>
          <w:fldChar w:fldCharType="begin">
            <w:fldData xml:space="preserve">PEVuZE5vdGU+PENpdGU+PEF1dGhvcj5Nb3VsYW5hPC9BdXRob3I+PFllYXI+MjAyMjwvWWVhcj48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</w:fldData>
          </w:fldChar>
        </w:r>
        <w:r w:rsidR="00CD5292">
          <w:rPr>
            <w:rFonts w:ascii="Times New Roman" w:hAnsi="Times New Roman" w:cs="Times New Roman"/>
            <w:bCs/>
            <w:sz w:val="24"/>
            <w:szCs w:val="24"/>
            <w:lang w:val="en-US" w:bidi="en-US"/>
          </w:rPr>
          <w:instrText xml:space="preserve"> ADDIN EN.CITE.DATA </w:instrText>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end"/>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separate"/>
        </w:r>
        <w:r w:rsidR="00CD5292">
          <w:rPr>
            <w:rFonts w:ascii="Times New Roman" w:hAnsi="Times New Roman" w:cs="Times New Roman"/>
            <w:bCs/>
            <w:noProof/>
            <w:sz w:val="24"/>
            <w:szCs w:val="24"/>
            <w:lang w:val="en-US" w:bidi="en-US"/>
          </w:rPr>
          <w:t>[19]</w:t>
        </w:r>
        <w:r w:rsidR="00CD5292">
          <w:rPr>
            <w:rFonts w:ascii="Times New Roman" w:hAnsi="Times New Roman" w:cs="Times New Roman"/>
            <w:bCs/>
            <w:sz w:val="24"/>
            <w:szCs w:val="24"/>
            <w:lang w:val="en-US" w:bidi="en-US"/>
          </w:rPr>
          <w:fldChar w:fldCharType="end"/>
        </w:r>
        <w:r w:rsidRPr="004A20DB">
          <w:rPr>
            <w:rFonts w:ascii="Times New Roman" w:eastAsia="Times New Roman" w:hAnsi="Times New Roman" w:cs="Times New Roman"/>
            <w:sz w:val="24"/>
            <w:szCs w:val="24"/>
          </w:rPr>
          <w:t>.</w:t>
        </w:r>
      </w:ins>
      <w:r w:rsidRPr="004A20DB">
        <w:rPr>
          <w:rFonts w:ascii="Times New Roman" w:eastAsia="Times New Roman" w:hAnsi="Times New Roman" w:cs="Times New Roman"/>
          <w:sz w:val="24"/>
          <w:szCs w:val="24"/>
        </w:rPr>
        <w:t xml:space="preserve"> The tradeoff between antibody escape and transmissibility has been inferred in immunocompromised patients </w:t>
      </w:r>
      <w:del w:id="49" w:author="Автор" w:date="2026-05-07T13:24:00Z">
        <w:r>
          <w:rPr>
            <w:rFonts w:ascii="Times New Roman" w:eastAsia="Times New Roman" w:hAnsi="Times New Roman" w:cs="Times New Roman"/>
            <w:sz w:val="24"/>
            <w:szCs w:val="24"/>
          </w:rPr>
          <w:delText>(21).</w:delText>
        </w:r>
      </w:del>
      <w:ins w:id="50" w:author="Автор" w:date="2026-05-07T13:24:00Z">
        <w:r w:rsidR="00CD5292">
          <w:rPr>
            <w:rFonts w:ascii="Times New Roman" w:hAnsi="Times New Roman" w:cs="Times New Roman"/>
            <w:bCs/>
            <w:sz w:val="24"/>
            <w:szCs w:val="24"/>
            <w:lang w:val="en-US" w:bidi="en-US"/>
          </w:rPr>
          <w:fldChar w:fldCharType="begin">
            <w:fldData xml:space="preserve">PEVuZE5vdGU+PENpdGU+PEF1dGhvcj5IYXJhcmk8L0F1dGhvcj48WWVhcj4yMDIyPC9ZZWFyPjxS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bidi="en-US"/>
          </w:rPr>
          <w:instrText xml:space="preserve"> ADDIN EN.CITE </w:instrText>
        </w:r>
        <w:r w:rsidR="00CD5292">
          <w:rPr>
            <w:rFonts w:ascii="Times New Roman" w:hAnsi="Times New Roman" w:cs="Times New Roman"/>
            <w:bCs/>
            <w:sz w:val="24"/>
            <w:szCs w:val="24"/>
            <w:lang w:val="en-US" w:bidi="en-US"/>
          </w:rPr>
          <w:fldChar w:fldCharType="begin">
            <w:fldData xml:space="preserve">PEVuZE5vdGU+PENpdGU+PEF1dGhvcj5IYXJhcmk8L0F1dGhvcj48WWVhcj4yMDIyPC9ZZWFyPjxS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bidi="en-US"/>
          </w:rPr>
          <w:instrText xml:space="preserve"> ADDIN EN.CITE.DATA </w:instrText>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end"/>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separate"/>
        </w:r>
        <w:r w:rsidR="00CD5292">
          <w:rPr>
            <w:rFonts w:ascii="Times New Roman" w:hAnsi="Times New Roman" w:cs="Times New Roman"/>
            <w:bCs/>
            <w:noProof/>
            <w:sz w:val="24"/>
            <w:szCs w:val="24"/>
            <w:lang w:val="en-US" w:bidi="en-US"/>
          </w:rPr>
          <w:t>[20]</w:t>
        </w:r>
        <w:r w:rsidR="00CD5292">
          <w:rPr>
            <w:rFonts w:ascii="Times New Roman" w:hAnsi="Times New Roman" w:cs="Times New Roman"/>
            <w:bCs/>
            <w:sz w:val="24"/>
            <w:szCs w:val="24"/>
            <w:lang w:val="en-US" w:bidi="en-US"/>
          </w:rPr>
          <w:fldChar w:fldCharType="end"/>
        </w:r>
        <w:r w:rsidRPr="004A20DB">
          <w:rPr>
            <w:rFonts w:ascii="Times New Roman" w:eastAsia="Times New Roman" w:hAnsi="Times New Roman" w:cs="Times New Roman"/>
            <w:sz w:val="24"/>
            <w:szCs w:val="24"/>
          </w:rPr>
          <w:t>.</w:t>
        </w:r>
      </w:ins>
      <w:r w:rsidRPr="004A20DB">
        <w:rPr>
          <w:rFonts w:ascii="Times New Roman" w:eastAsia="Times New Roman" w:hAnsi="Times New Roman" w:cs="Times New Roman"/>
          <w:sz w:val="24"/>
          <w:szCs w:val="24"/>
        </w:rPr>
        <w:t xml:space="preserve"> The same is likely true for mutations conferring escape from innate responses to SARS-CoV-2 </w:t>
      </w:r>
      <w:del w:id="51" w:author="Автор" w:date="2026-05-07T13:24:00Z">
        <w:r>
          <w:rPr>
            <w:rFonts w:ascii="Times New Roman" w:eastAsia="Times New Roman" w:hAnsi="Times New Roman" w:cs="Times New Roman"/>
            <w:sz w:val="24"/>
            <w:szCs w:val="24"/>
          </w:rPr>
          <w:delText>(22, 23).</w:delText>
        </w:r>
      </w:del>
      <w:ins w:id="52" w:author="Автор" w:date="2026-05-07T13:24:00Z">
        <w:r w:rsidR="00CD5292">
          <w:rPr>
            <w:rFonts w:ascii="Times New Roman" w:hAnsi="Times New Roman" w:cs="Times New Roman"/>
            <w:bCs/>
            <w:sz w:val="24"/>
            <w:szCs w:val="24"/>
            <w:lang w:val="en-US" w:bidi="en-US"/>
          </w:rPr>
          <w:fldChar w:fldCharType="begin">
            <w:fldData xml:space="preserve">PEVuZE5vdGU+PENpdGU+PEF1dGhvcj5SZXVzY2hsPC9BdXRob3I+PFllYXI+MjAyNDwvWWVhcj48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</w:fldData>
          </w:fldChar>
        </w:r>
        <w:r w:rsidR="00CD5292">
          <w:rPr>
            <w:rFonts w:ascii="Times New Roman" w:hAnsi="Times New Roman" w:cs="Times New Roman"/>
            <w:bCs/>
            <w:sz w:val="24"/>
            <w:szCs w:val="24"/>
            <w:lang w:val="en-US" w:bidi="en-US"/>
          </w:rPr>
          <w:instrText xml:space="preserve"> ADDIN EN.CITE </w:instrText>
        </w:r>
        <w:r w:rsidR="00CD5292">
          <w:rPr>
            <w:rFonts w:ascii="Times New Roman" w:hAnsi="Times New Roman" w:cs="Times New Roman"/>
            <w:bCs/>
            <w:sz w:val="24"/>
            <w:szCs w:val="24"/>
            <w:lang w:val="en-US" w:bidi="en-US"/>
          </w:rPr>
          <w:fldChar w:fldCharType="begin">
            <w:fldData xml:space="preserve">PEVuZE5vdGU+PENpdGU+PEF1dGhvcj5SZXVzY2hsPC9BdXRob3I+PFllYXI+MjAyNDwvWWVhcj48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</w:fldData>
          </w:fldChar>
        </w:r>
        <w:r w:rsidR="00CD5292">
          <w:rPr>
            <w:rFonts w:ascii="Times New Roman" w:hAnsi="Times New Roman" w:cs="Times New Roman"/>
            <w:bCs/>
            <w:sz w:val="24"/>
            <w:szCs w:val="24"/>
            <w:lang w:val="en-US" w:bidi="en-US"/>
          </w:rPr>
          <w:instrText xml:space="preserve"> ADDIN EN.CITE.DATA </w:instrText>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end"/>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separate"/>
        </w:r>
        <w:r w:rsidR="00CD5292">
          <w:rPr>
            <w:rFonts w:ascii="Times New Roman" w:hAnsi="Times New Roman" w:cs="Times New Roman"/>
            <w:bCs/>
            <w:noProof/>
            <w:sz w:val="24"/>
            <w:szCs w:val="24"/>
            <w:lang w:val="en-US" w:bidi="en-US"/>
          </w:rPr>
          <w:t>[21, 22]</w:t>
        </w:r>
        <w:r w:rsidR="00CD5292">
          <w:rPr>
            <w:rFonts w:ascii="Times New Roman" w:hAnsi="Times New Roman" w:cs="Times New Roman"/>
            <w:bCs/>
            <w:sz w:val="24"/>
            <w:szCs w:val="24"/>
            <w:lang w:val="en-US" w:bidi="en-US"/>
          </w:rPr>
          <w:fldChar w:fldCharType="end"/>
        </w:r>
        <w:r w:rsidR="00191392" w:rsidRPr="004A20DB">
          <w:rPr>
            <w:rFonts w:ascii="Times New Roman" w:eastAsia="Times New Roman" w:hAnsi="Times New Roman" w:cs="Times New Roman"/>
            <w:sz w:val="24"/>
            <w:szCs w:val="24"/>
          </w:rPr>
          <w:tab/>
        </w:r>
      </w:ins>
    </w:p>
    <w:p w14:paraId="0EA52320" w14:textId="77777777" w:rsidR="0087149A" w:rsidRDefault="0076272C">
      <w:pPr>
        <w:spacing w:after="0" w:line="360" w:lineRule="auto"/>
        <w:jc w:val="both"/>
        <w:rPr>
          <w:del w:id="53" w:author="Автор" w:date="2026-05-07T13:24:00Z"/>
          <w:rFonts w:ascii="Times New Roman" w:eastAsia="Times New Roman" w:hAnsi="Times New Roman" w:cs="Times New Roman"/>
          <w:sz w:val="24"/>
          <w:szCs w:val="24"/>
        </w:rPr>
      </w:pPr>
      <w:del w:id="54" w:author="Автор" w:date="2026-05-07T13:24:00Z">
        <w:r>
          <w:rPr>
            <w:rFonts w:ascii="Times New Roman" w:eastAsia="Times New Roman" w:hAnsi="Times New Roman" w:cs="Times New Roman"/>
            <w:sz w:val="24"/>
            <w:szCs w:val="24"/>
          </w:rPr>
          <w:tab/>
          <w:delText xml:space="preserve">While pairwise epistasis can be measured from the free energy of binding (24) and the fitness gains of virus in culture (25), these results cannot be transferred directly to the biological levels of an organism or population. Therefore, a large number of approaches has been proposed to measure epistasis directly from genomic data (26-29). The problem with all these approaches is that genetic linkage and indirect interactions create strong statistical, random associations between non-interacting pairs of genomic sites, and these “false-positive” pairs are much more numerous than the epistatic pairs. The false-positive links arising due to indirect epistatic interactions can be eliminated based on the approximation of “quasi-linkage equilibrium”, which assumes the limit of strong recombination and large population size and neglects genetic linkage effects  (30-33). However, none of these methods enable reliable measurement of epistasis in asexual populations or in sexual populations at close loci (34). Any attempt to detect epistasis, whether by using covariance measures (Pearson coefficient, mutual entropy, “universal footprint” (35)) or the tree-based methods (36) faces the same problem, the overwhelming linkage effects.  </w:delText>
        </w:r>
      </w:del>
    </w:p>
    <w:p w14:paraId="4CC0ED62" w14:textId="70414934" w:rsidR="006B3D86" w:rsidRPr="00774CDC" w:rsidRDefault="0076272C" w:rsidP="00435B03">
      <w:pPr>
        <w:spacing w:after="0" w:line="360" w:lineRule="auto"/>
        <w:jc w:val="both"/>
        <w:rPr>
          <w:ins w:id="55" w:author="Автор" w:date="2026-05-07T13:24:00Z"/>
          <w:rStyle w:val="apple-converted-space"/>
          <w:rFonts w:ascii="Times New Roman" w:hAnsi="Times New Roman" w:cs="Times New Roman"/>
          <w:color w:val="000000"/>
          <w:sz w:val="24"/>
          <w:szCs w:val="24"/>
          <w:shd w:val="clear" w:color="auto" w:fill="FFFFFF"/>
          <w:lang w:val="en-US"/>
        </w:rPr>
      </w:pPr>
      <w:del w:id="56" w:author="Автор" w:date="2026-05-07T13:24:00Z">
        <w:r>
          <w:rPr>
            <w:rFonts w:ascii="Times New Roman" w:eastAsia="Times New Roman" w:hAnsi="Times New Roman" w:cs="Times New Roman"/>
            <w:sz w:val="24"/>
            <w:szCs w:val="24"/>
          </w:rPr>
          <w:lastRenderedPageBreak/>
          <w:tab/>
          <w:delText xml:space="preserve"> </w:delText>
        </w:r>
      </w:del>
      <w:ins w:id="57" w:author="Автор" w:date="2026-05-07T13:24:00Z">
        <w:r w:rsidR="00435B03" w:rsidRPr="004A20DB">
          <w:rPr>
            <w:rFonts w:ascii="Times New Roman" w:eastAsia="Times New Roman" w:hAnsi="Times New Roman" w:cs="Times New Roman"/>
            <w:sz w:val="24"/>
            <w:szCs w:val="24"/>
          </w:rPr>
          <w:tab/>
        </w:r>
        <w:r w:rsidRPr="004A20DB">
          <w:rPr>
            <w:rFonts w:ascii="Times New Roman" w:eastAsia="Times New Roman" w:hAnsi="Times New Roman" w:cs="Times New Roman"/>
            <w:sz w:val="24"/>
            <w:szCs w:val="24"/>
          </w:rPr>
          <w:t xml:space="preserve">While pairwise epistasis can be measured from the free energy of binding </w:t>
        </w:r>
        <w:r w:rsidR="00CD5292">
          <w:rPr>
            <w:rFonts w:ascii="Times New Roman" w:hAnsi="Times New Roman" w:cs="Times New Roman"/>
            <w:bCs/>
            <w:sz w:val="24"/>
            <w:szCs w:val="24"/>
            <w:lang w:val="en-US"/>
          </w:rPr>
          <w:fldChar w:fldCharType="begin">
            <w:fldData xml:space="preserve">PEVuZE5vdGU+PENpdGU+PEF1dGhvcj5BZGFtczwvQXV0aG9yPjxZZWFyPjIwMTk8L1llYXI+PFJl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PEVuZE5vdGU+PENpdGU+PEF1dGhvcj5BZGFtczwvQXV0aG9yPjxZZWFyPjIwMTk8L1llYXI+PFJl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[23]</w:t>
        </w:r>
        <w:r w:rsidR="00CD5292">
          <w:rPr>
            <w:rFonts w:ascii="Times New Roman" w:hAnsi="Times New Roman" w:cs="Times New Roman"/>
            <w:bCs/>
            <w:sz w:val="24"/>
            <w:szCs w:val="24"/>
            <w:lang w:val="en-US"/>
          </w:rPr>
          <w:fldChar w:fldCharType="end"/>
        </w:r>
        <w:r w:rsidR="006510AC" w:rsidRPr="004A20DB">
          <w:rPr>
            <w:rFonts w:ascii="Times New Roman" w:hAnsi="Times New Roman" w:cs="Times New Roman"/>
            <w:bCs/>
            <w:sz w:val="24"/>
            <w:szCs w:val="24"/>
            <w:lang w:val="en-US"/>
          </w:rPr>
          <w:t xml:space="preserve"> </w:t>
        </w:r>
        <w:r w:rsidR="002E47E3" w:rsidRPr="004A20DB">
          <w:rPr>
            <w:rFonts w:ascii="Times New Roman" w:hAnsi="Times New Roman" w:cs="Times New Roman"/>
            <w:bCs/>
            <w:sz w:val="24"/>
            <w:szCs w:val="24"/>
            <w:lang w:val="en-US"/>
          </w:rPr>
          <w:t xml:space="preserve">and </w:t>
        </w:r>
        <w:r w:rsidRPr="004A20DB">
          <w:rPr>
            <w:rFonts w:ascii="Times New Roman" w:eastAsia="Times New Roman" w:hAnsi="Times New Roman" w:cs="Times New Roman"/>
            <w:sz w:val="24"/>
            <w:szCs w:val="24"/>
          </w:rPr>
          <w:t xml:space="preserve">in culture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&lt;EndNote&gt;&lt;Cite&gt;&lt;Author&gt;Lyons&lt;/Author&gt;&lt;Year&gt;2020&lt;/Year&gt;&lt;RecNum&gt;1825&lt;/RecNum&gt;&lt;DisplayText&gt;[24]&lt;/DisplayText&gt;&lt;record&gt;&lt;rec-number&gt;1825&lt;/rec-number&gt;&lt;foreign-keys&gt;&lt;key app="EN" db-id="z5v2e0v5r25tt5e00v35f59hst2ra25srwwd" timestamp="1765799301"&gt;1825&lt;/key&gt;&lt;/foreign-keys&gt;&lt;ref-type name="Journal Article"&gt;17&lt;/ref-type&gt;&lt;contributors&gt;&lt;authors&gt;&lt;author&gt;Lyons, D. M.&lt;/author&gt;&lt;author&gt;Zou, Z.&lt;/author&gt;&lt;author&gt;Xu, H.&lt;/author&gt;&lt;author&gt;Zhang, J.&lt;/author&gt;&lt;/authors&gt;&lt;/contributors&gt;&lt;auth-address&gt;Department of Ecology and Evolutionary Biology, University of Michigan, Ann Arbor, MI, USA.&amp;#xD;Department of Ecology and Evolutionary Biology, University of Michigan, Ann Arbor, MI, USA. jianzhi@umich.edu.&lt;/auth-address&gt;&lt;titles&gt;&lt;title&gt;Idiosyncratic epistasis creates universals in mutational effects and evolutionary trajectories&lt;/title&gt;&lt;secondary-title&gt;Nat Ecol Evol&lt;/secondary-title&gt;&lt;/titles&gt;&lt;periodical&gt;&lt;full-title&gt;Nat Ecol Evol&lt;/full-title&gt;&lt;/periodical&gt;&lt;pages&gt;1685-1693&lt;/pages&gt;&lt;volume&gt;4&lt;/volume&gt;&lt;number&gt;12&lt;/number&gt;&lt;edition&gt;20200907&lt;/edition&gt;&lt;keywords&gt;&lt;keyword&gt;Biological Evolution&lt;/keyword&gt;&lt;keyword&gt;*Epistasis, Genetic&lt;/keyword&gt;&lt;keyword&gt;*Genetic Fitness&lt;/keyword&gt;&lt;keyword&gt;Genotype&lt;/keyword&gt;&lt;keyword&gt;Mutation&lt;/keyword&gt;&lt;/keywords&gt;&lt;dates&gt;&lt;year&gt;2020&lt;/year&gt;&lt;pub-dates&gt;&lt;date&gt;Dec&lt;/date&gt;&lt;/pub-dates&gt;&lt;/dates&gt;&lt;isbn&gt;2397-334X (Electronic)&amp;#xD;2397-334X (Linking)&lt;/isbn&gt;&lt;accession-num&gt;32895516&lt;/accession-num&gt;&lt;urls&gt;&lt;related-urls&gt;&lt;url&gt;https://www.ncbi.nlm.nih.gov/pubmed/32895516&lt;/url&gt;&lt;/related-urls&gt;&lt;/urls&gt;&lt;custom2&gt;PMC7710555&lt;/custom2&gt;&lt;electronic-resource-num&gt;10.1038/s41559-020-01286-y&lt;/electronic-resource-num&gt;&lt;remote-database-name&gt;Medline&lt;/remote-database-name&gt;&lt;remote-database-provider&gt;NLM&lt;/remote-database-provider&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[24]</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these results cannot be transferred directly to the biological levels of an organism or population</w:t>
        </w:r>
        <w:r w:rsidR="00903C28" w:rsidRPr="004A20DB">
          <w:rPr>
            <w:rFonts w:ascii="Times New Roman" w:eastAsia="Times New Roman" w:hAnsi="Times New Roman" w:cs="Times New Roman"/>
            <w:sz w:val="24"/>
            <w:szCs w:val="24"/>
            <w:lang w:val="en-US"/>
          </w:rPr>
          <w:t xml:space="preserve">, where </w:t>
        </w:r>
        <w:r w:rsidR="00903C28" w:rsidRPr="004A20DB">
          <w:rPr>
            <w:rFonts w:ascii="Times New Roman" w:eastAsia="Times New Roman" w:hAnsi="Times New Roman" w:cs="Times New Roman"/>
            <w:sz w:val="24"/>
            <w:szCs w:val="24"/>
          </w:rPr>
          <w:t>epistasis is defined with respect to fitness, i.e. the reproduction number at the within-host or between</w:t>
        </w:r>
        <w:r w:rsidR="008525E7" w:rsidRPr="004A20DB">
          <w:rPr>
            <w:rFonts w:ascii="Times New Roman" w:eastAsia="Times New Roman" w:hAnsi="Times New Roman" w:cs="Times New Roman"/>
            <w:sz w:val="24"/>
            <w:szCs w:val="24"/>
          </w:rPr>
          <w:t>-</w:t>
        </w:r>
        <w:r w:rsidR="00903C28" w:rsidRPr="004A20DB">
          <w:rPr>
            <w:rFonts w:ascii="Times New Roman" w:eastAsia="Times New Roman" w:hAnsi="Times New Roman" w:cs="Times New Roman"/>
            <w:sz w:val="24"/>
            <w:szCs w:val="24"/>
          </w:rPr>
          <w:t>host level</w:t>
        </w:r>
        <w:r w:rsidR="008525E7" w:rsidRPr="004A20DB">
          <w:rPr>
            <w:rFonts w:ascii="Times New Roman" w:eastAsia="Times New Roman" w:hAnsi="Times New Roman" w:cs="Times New Roman"/>
            <w:sz w:val="24"/>
            <w:szCs w:val="24"/>
          </w:rPr>
          <w:t>s</w:t>
        </w:r>
        <w:r w:rsidR="00903C28" w:rsidRPr="004A20DB">
          <w:rPr>
            <w:rFonts w:ascii="Times New Roman" w:eastAsia="Times New Roman" w:hAnsi="Times New Roman" w:cs="Times New Roman"/>
            <w:sz w:val="24"/>
            <w:szCs w:val="24"/>
          </w:rPr>
          <w:t>.</w:t>
        </w:r>
        <w:r w:rsidR="00903C28" w:rsidRPr="004A20DB">
          <w:rPr>
            <w:rFonts w:ascii="Times New Roman" w:eastAsia="Times New Roman" w:hAnsi="Times New Roman" w:cs="Times New Roman"/>
            <w:sz w:val="24"/>
            <w:szCs w:val="24"/>
            <w:lang w:val="en-US"/>
          </w:rPr>
          <w:t xml:space="preserve"> </w:t>
        </w:r>
        <w:r w:rsidRPr="004A20DB">
          <w:rPr>
            <w:rFonts w:ascii="Times New Roman" w:eastAsia="Times New Roman" w:hAnsi="Times New Roman" w:cs="Times New Roman"/>
            <w:sz w:val="24"/>
            <w:szCs w:val="24"/>
          </w:rPr>
          <w:t xml:space="preserve"> Therefore, a large number of approaches has been proposed to measure epistasis directly from genomic data </w:t>
        </w:r>
        <w:r w:rsidR="00CD5292">
          <w:rPr>
            <w:rFonts w:ascii="Times New Roman" w:hAnsi="Times New Roman" w:cs="Times New Roman"/>
            <w:bCs/>
            <w:sz w:val="24"/>
            <w:szCs w:val="24"/>
            <w:lang w:val="en-US"/>
          </w:rPr>
          <w:fldChar w:fldCharType="begin">
            <w:fldData xml:space="preserve">PEVuZE5vdGU+PENpdGU+PEF1dGhvcj5DaGVuPC9BdXRob3I+PFllYXI+MjAxMTwvWWVhcj48UmVj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PEVuZE5vdGU+PENpdGU+PEF1dGhvcj5DaGVuPC9BdXRob3I+PFllYXI+MjAxMTwvWWVhcj48UmVj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[25-27]</w:t>
        </w:r>
        <w:r w:rsidR="00CD5292">
          <w:rPr>
            <w:rFonts w:ascii="Times New Roman" w:hAnsi="Times New Roman" w:cs="Times New Roman"/>
            <w:bCs/>
            <w:sz w:val="24"/>
            <w:szCs w:val="24"/>
            <w:lang w:val="en-US"/>
          </w:rPr>
          <w:fldChar w:fldCharType="end"/>
        </w:r>
        <w:r w:rsidR="006510AC" w:rsidRPr="004A20DB">
          <w:rPr>
            <w:rFonts w:ascii="Times New Roman" w:eastAsia="Times New Roman" w:hAnsi="Times New Roman" w:cs="Times New Roman"/>
            <w:sz w:val="24"/>
            <w:szCs w:val="24"/>
          </w:rPr>
          <w:t>.</w:t>
        </w:r>
        <w:r w:rsidR="006B3D86" w:rsidRPr="004A20DB">
          <w:rPr>
            <w:rFonts w:ascii="Times New Roman" w:eastAsia="Times New Roman" w:hAnsi="Times New Roman" w:cs="Times New Roman"/>
            <w:sz w:val="24"/>
            <w:szCs w:val="24"/>
          </w:rPr>
          <w:t xml:space="preserve"> </w:t>
        </w:r>
        <w:r w:rsidR="00435B03" w:rsidRPr="004A20DB">
          <w:rPr>
            <w:rFonts w:ascii="Times New Roman" w:eastAsia="Times New Roman" w:hAnsi="Times New Roman" w:cs="Times New Roman"/>
            <w:sz w:val="24"/>
            <w:szCs w:val="24"/>
          </w:rPr>
          <w:t xml:space="preserve">A popular method of </w:t>
        </w:r>
        <w:r w:rsidR="00435B03" w:rsidRPr="004A20DB">
          <w:rPr>
            <w:rStyle w:val="apple-converted-space"/>
            <w:rFonts w:ascii="Times New Roman" w:hAnsi="Times New Roman" w:cs="Times New Roman"/>
            <w:color w:val="000000"/>
            <w:sz w:val="24"/>
            <w:szCs w:val="24"/>
            <w:shd w:val="clear" w:color="auto" w:fill="FFFFFF"/>
            <w:lang w:val="en-US"/>
          </w:rPr>
          <w:t>“quasi-linkage equilibrium</w:t>
        </w:r>
        <w:r w:rsidR="00093E61" w:rsidRPr="004A20DB">
          <w:rPr>
            <w:rStyle w:val="apple-converted-space"/>
            <w:rFonts w:ascii="Times New Roman" w:hAnsi="Times New Roman" w:cs="Times New Roman"/>
            <w:color w:val="000000"/>
            <w:sz w:val="24"/>
            <w:szCs w:val="24"/>
            <w:shd w:val="clear" w:color="auto" w:fill="FFFFFF"/>
            <w:lang w:val="en-US"/>
          </w:rPr>
          <w:t>"</w:t>
        </w:r>
        <w:r w:rsidR="00435B03" w:rsidRPr="004A20DB">
          <w:rPr>
            <w:rStyle w:val="apple-converted-space"/>
            <w:rFonts w:ascii="Times New Roman" w:hAnsi="Times New Roman" w:cs="Times New Roman"/>
            <w:color w:val="000000"/>
            <w:sz w:val="24"/>
            <w:szCs w:val="24"/>
            <w:shd w:val="clear" w:color="auto" w:fill="FFFFFF"/>
            <w:lang w:val="en-US"/>
          </w:rPr>
          <w:t xml:space="preserve"> assumes that recombination is rapid compared to allele frequency changes, and that population is large, so that recombination and the natural selection with epistasis are the dominant evolutionary factors, while the effects of genetic linkage are relatively small</w:t>
        </w:r>
        <w:r w:rsidR="00435B03" w:rsidRPr="004A20DB">
          <w:rPr>
            <w:rFonts w:ascii="Times New Roman" w:eastAsia="Times New Roman" w:hAnsi="Times New Roman" w:cs="Times New Roman"/>
            <w:sz w:val="24"/>
            <w:szCs w:val="24"/>
          </w:rPr>
          <w:t xml:space="preserve">  </w:t>
        </w:r>
        <w:r w:rsidR="00CD5292">
          <w:rPr>
            <w:rFonts w:ascii="Times New Roman" w:hAnsi="Times New Roman" w:cs="Times New Roman"/>
            <w:bCs/>
            <w:sz w:val="24"/>
            <w:szCs w:val="24"/>
            <w:lang w:val="en-US"/>
          </w:rPr>
          <w:fldChar w:fldCharType="begin">
            <w:fldData xml:space="preserve">PEVuZE5vdGU+PENpdGU+PEF1dGhvcj5LaW11cmE8L0F1dGhvcj48WWVhcj4xOTY1PC9ZZWFyPjxS
ZWNOdW0+MzIzPC9SZWNOdW0+PERpc3BsYXlUZXh0PlsyOC0zMV08L0Rpc3BsYXlUZXh0PjxyZWNv
cmQ+PHJlYy1udW1iZXI+MzIzPC9yZWMtbnVtYmVyPjxmb3JlaWduLWtleXM+PGtleSBhcHA9IkVO
IiBkYi1pZD0iejV2MmUwdjVyMjV0dDVlMDB2MzVmNTloc3QycmEyNXNyd3dkIiB0aW1lc3RhbXA9
IjE3NjUyOTIyODkiPjMyMzwva2V5PjwvZm9yZWlnbi1rZXlzPjxyZWYtdHlwZSBuYW1lPSJKb3Vy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ZHJlc3M+PHRpdGxlcz48dGl0bGU+QXR0YWlubWVudCBvZiBRdWFzaSBMaW5rYWdlIEVxdWlsaWJy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PEVuZE5vdGU+PENpdGU+PEF1dGhvcj5LaW11cmE8L0F1dGhvcj48WWVhcj4xOTY1PC9ZZWFyPjxS
ZWNOdW0+MzIzPC9SZWNOdW0+PERpc3BsYXlUZXh0PlsyOC0zMV08L0Rpc3BsYXlUZXh0PjxyZWNv
cmQ+PHJlYy1udW1iZXI+MzIzPC9yZWMtbnVtYmVyPjxmb3JlaWduLWtleXM+PGtleSBhcHA9IkVO
IiBkYi1pZD0iejV2MmUwdjVyMjV0dDVlMDB2MzVmNTloc3QycmEyNXNyd3dkIiB0aW1lc3RhbXA9
IjE3NjUyOTIyODkiPjMyMzwva2V5PjwvZm9yZWlnbi1rZXlzPjxyZWYtdHlwZSBuYW1lPSJKb3Vy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ZHJlc3M+PHRpdGxlcz48dGl0bGU+QXR0YWlubWVudCBvZiBRdWFzaSBMaW5rYWdlIEVxdWlsaWJy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[28-31]</w:t>
        </w:r>
        <w:r w:rsidR="00CD5292">
          <w:rPr>
            <w:rFonts w:ascii="Times New Roman" w:hAnsi="Times New Roman" w:cs="Times New Roman"/>
            <w:bCs/>
            <w:sz w:val="24"/>
            <w:szCs w:val="24"/>
            <w:lang w:val="en-US"/>
          </w:rPr>
          <w:fldChar w:fldCharType="end"/>
        </w:r>
        <w:r w:rsidR="00435B03"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However, none of these methods enable </w:t>
        </w:r>
        <w:r w:rsidRPr="00774CDC">
          <w:rPr>
            <w:rStyle w:val="apple-converted-space"/>
            <w:color w:val="000000"/>
            <w:shd w:val="clear" w:color="auto" w:fill="FFFFFF"/>
            <w:lang w:val="en-US"/>
          </w:rPr>
          <w:t xml:space="preserve">reliable </w:t>
        </w:r>
        <w:r w:rsidRPr="00774CDC">
          <w:rPr>
            <w:rStyle w:val="apple-converted-space"/>
            <w:rFonts w:ascii="Times New Roman" w:hAnsi="Times New Roman" w:cs="Times New Roman"/>
            <w:color w:val="000000"/>
            <w:sz w:val="24"/>
            <w:szCs w:val="24"/>
            <w:shd w:val="clear" w:color="auto" w:fill="FFFFFF"/>
            <w:lang w:val="en-US"/>
          </w:rPr>
          <w:t>measurement of epistasis in asexual populations or in sexual populations at close loci</w:t>
        </w:r>
        <w:r w:rsidR="006B3D86" w:rsidRPr="00774CDC">
          <w:rPr>
            <w:rStyle w:val="apple-converted-space"/>
            <w:rFonts w:ascii="Times New Roman" w:hAnsi="Times New Roman" w:cs="Times New Roman"/>
            <w:color w:val="000000"/>
            <w:sz w:val="24"/>
            <w:szCs w:val="24"/>
            <w:shd w:val="clear" w:color="auto" w:fill="FFFFFF"/>
            <w:lang w:val="en-US"/>
          </w:rPr>
          <w:t xml:space="preserve"> </w:t>
        </w:r>
        <w:r w:rsidR="00CD5292" w:rsidRPr="00774CDC">
          <w:rPr>
            <w:rStyle w:val="apple-converted-space"/>
            <w:rFonts w:ascii="Times New Roman" w:hAnsi="Times New Roman" w:cs="Times New Roman"/>
            <w:color w:val="000000"/>
            <w:sz w:val="24"/>
            <w:szCs w:val="24"/>
            <w:shd w:val="clear" w:color="auto" w:fill="FFFFFF"/>
            <w:lang w:val="en-US"/>
          </w:rPr>
          <w:fldChar w:fldCharType="begin"/>
        </w:r>
        <w:r w:rsidR="00CD5292" w:rsidRPr="00774CDC">
          <w:rPr>
            <w:rStyle w:val="apple-converted-space"/>
            <w:rFonts w:ascii="Times New Roman" w:hAnsi="Times New Roman" w:cs="Times New Roman"/>
            <w:color w:val="000000"/>
            <w:sz w:val="24"/>
            <w:szCs w:val="24"/>
            <w:shd w:val="clear" w:color="auto" w:fill="FFFFFF"/>
            <w:lang w:val="en-US"/>
          </w:rPr>
          <w:instrText xml:space="preserve"> ADDIN EN.CITE &lt;EndNote&gt;&lt;Cite&gt;&lt;Author&gt;Wei&lt;/Author&gt;&lt;Year&gt;2014&lt;/Year&gt;&lt;RecNum&gt;751&lt;/RecNum&gt;&lt;DisplayText&gt;[32]&lt;/DisplayText&gt;&lt;record&gt;&lt;rec-number&gt;751&lt;/rec-number&gt;&lt;foreign-keys&gt;&lt;key app="EN" db-id="z5v2e0v5r25tt5e00v35f59hst2ra25srwwd" timestamp="1765292350"&gt;751&lt;/key&gt;&lt;/foreign-keys&gt;&lt;ref-type name="Journal Article"&gt;17&lt;/ref-type&gt;&lt;contributors&gt;&lt;authors&gt;&lt;author&gt;Wei, Wen-Hua&lt;/author&gt;&lt;author&gt;Hemani, Gibran&lt;/author&gt;&lt;author&gt;Haley, Chris S.&lt;/author&gt;&lt;/authors&gt;&lt;/contributors&gt;&lt;titles&gt;&lt;title&gt;Detecting epistasis in human complex traits&lt;/title&gt;&lt;secondary-title&gt;Nature Reviews Genetics&lt;/secondary-title&gt;&lt;/titles&gt;&lt;pages&gt;722&lt;/pages&gt;&lt;volume&gt;15&lt;/volume&gt;&lt;dates&gt;&lt;year&gt;2014&lt;/year&gt;&lt;pub-dates&gt;&lt;date&gt;09/09/online&lt;/date&gt;&lt;/pub-dates&gt;&lt;/dates&gt;&lt;publisher&gt;Nature Publishing Group, a division of Macmillan Publishers Limited. All Rights Reserved.&lt;/publisher&gt;&lt;work-type&gt;Review Article&lt;/work-type&gt;&lt;urls&gt;&lt;related-urls&gt;&lt;url&gt;http://dx.doi.org/10.1038/nrg3747&lt;/url&gt;&lt;/related-urls&gt;&lt;/urls&gt;&lt;electronic-resource-num&gt;10.1038/nrg3747&amp;#xD;https://www.nature.com/articles/nrg3747#supplementary-information&lt;/electronic-resource-num&gt;&lt;/record&gt;&lt;/Cite&gt;&lt;/EndNote&gt;</w:instrText>
        </w:r>
        <w:r w:rsidR="00CD5292" w:rsidRPr="00774CDC">
          <w:rPr>
            <w:rStyle w:val="apple-converted-space"/>
            <w:rFonts w:ascii="Times New Roman" w:hAnsi="Times New Roman" w:cs="Times New Roman"/>
            <w:color w:val="000000"/>
            <w:sz w:val="24"/>
            <w:szCs w:val="24"/>
            <w:shd w:val="clear" w:color="auto" w:fill="FFFFFF"/>
            <w:lang w:val="en-US"/>
          </w:rPr>
          <w:fldChar w:fldCharType="separate"/>
        </w:r>
        <w:r w:rsidR="00CD5292" w:rsidRPr="00774CDC">
          <w:rPr>
            <w:rStyle w:val="apple-converted-space"/>
            <w:rFonts w:ascii="Times New Roman" w:hAnsi="Times New Roman" w:cs="Times New Roman"/>
            <w:color w:val="000000"/>
            <w:sz w:val="24"/>
            <w:szCs w:val="24"/>
            <w:shd w:val="clear" w:color="auto" w:fill="FFFFFF"/>
            <w:lang w:val="en-US"/>
          </w:rPr>
          <w:t>[32]</w:t>
        </w:r>
        <w:r w:rsidR="00CD5292" w:rsidRPr="00774CDC">
          <w:rPr>
            <w:rStyle w:val="apple-converted-space"/>
            <w:rFonts w:ascii="Times New Roman" w:hAnsi="Times New Roman" w:cs="Times New Roman"/>
            <w:color w:val="000000"/>
            <w:sz w:val="24"/>
            <w:szCs w:val="24"/>
            <w:shd w:val="clear" w:color="auto" w:fill="FFFFFF"/>
            <w:lang w:val="en-US"/>
          </w:rPr>
          <w:fldChar w:fldCharType="end"/>
        </w:r>
        <w:r w:rsidR="006B3D86" w:rsidRPr="00774CDC">
          <w:rPr>
            <w:rStyle w:val="apple-converted-space"/>
            <w:rFonts w:ascii="Times New Roman" w:hAnsi="Times New Roman" w:cs="Times New Roman"/>
            <w:color w:val="000000"/>
            <w:sz w:val="24"/>
            <w:szCs w:val="24"/>
            <w:shd w:val="clear" w:color="auto" w:fill="FFFFFF"/>
            <w:lang w:val="en-US"/>
          </w:rPr>
          <w:t>.</w:t>
        </w:r>
      </w:ins>
    </w:p>
    <w:p w14:paraId="07B9E5B3" w14:textId="13A25424" w:rsidR="00774CDC" w:rsidRPr="00774CDC" w:rsidRDefault="006B3D86" w:rsidP="00774CDC">
      <w:pPr>
        <w:spacing w:after="0" w:line="360" w:lineRule="auto"/>
        <w:jc w:val="both"/>
        <w:rPr>
          <w:ins w:id="58" w:author="Автор" w:date="2026-05-07T13:24:00Z"/>
          <w:rStyle w:val="apple-converted-space"/>
          <w:rFonts w:ascii="Times New Roman" w:hAnsi="Times New Roman" w:cs="Times New Roman"/>
          <w:color w:val="000000"/>
          <w:sz w:val="24"/>
          <w:szCs w:val="24"/>
          <w:shd w:val="clear" w:color="auto" w:fill="FFFFFF"/>
          <w:lang w:val="en-US"/>
        </w:rPr>
      </w:pPr>
      <w:ins w:id="59" w:author="Автор" w:date="2026-05-07T13:24:00Z">
        <w:r w:rsidRPr="00774CDC">
          <w:rPr>
            <w:rStyle w:val="apple-converted-space"/>
            <w:rFonts w:ascii="Times New Roman" w:hAnsi="Times New Roman" w:cs="Times New Roman"/>
            <w:color w:val="000000"/>
            <w:sz w:val="24"/>
            <w:szCs w:val="24"/>
            <w:shd w:val="clear" w:color="auto" w:fill="FFFFFF"/>
            <w:lang w:val="en-US"/>
          </w:rPr>
          <w:tab/>
        </w:r>
      </w:ins>
      <w:r w:rsidR="0076272C" w:rsidRPr="00774CDC">
        <w:rPr>
          <w:rStyle w:val="apple-converted-space"/>
          <w:rFonts w:ascii="Times New Roman" w:hAnsi="Times New Roman"/>
          <w:color w:val="000000"/>
          <w:sz w:val="24"/>
          <w:shd w:val="clear" w:color="auto" w:fill="FFFFFF"/>
          <w:lang w:val="en-US"/>
          <w:rPrChange w:id="60" w:author="Автор" w:date="2026-05-07T13:24:00Z">
            <w:rPr>
              <w:rFonts w:ascii="Times New Roman" w:hAnsi="Times New Roman"/>
              <w:sz w:val="24"/>
            </w:rPr>
          </w:rPrChange>
        </w:rPr>
        <w:t>About a century ago, it was realized that the evolution of a population is strongly affected by the fact that the fates of alleles at different loci are linked unless separated by recombination</w:t>
      </w:r>
      <w:r w:rsidR="00395CF5" w:rsidRPr="00774CDC">
        <w:rPr>
          <w:rStyle w:val="apple-converted-space"/>
          <w:rFonts w:ascii="Times New Roman" w:hAnsi="Times New Roman"/>
          <w:color w:val="000000"/>
          <w:sz w:val="24"/>
          <w:shd w:val="clear" w:color="auto" w:fill="FFFFFF"/>
          <w:lang w:val="en-US"/>
          <w:rPrChange w:id="61" w:author="Автор" w:date="2026-05-07T13:24:00Z">
            <w:rPr>
              <w:rFonts w:ascii="Times New Roman" w:hAnsi="Times New Roman"/>
              <w:sz w:val="24"/>
            </w:rPr>
          </w:rPrChange>
        </w:rPr>
        <w:t xml:space="preserve"> </w:t>
      </w:r>
      <w:del w:id="62" w:author="Автор" w:date="2026-05-07T13:24:00Z">
        <w:r w:rsidR="0076272C">
          <w:rPr>
            <w:rFonts w:ascii="Times New Roman" w:eastAsia="Times New Roman" w:hAnsi="Times New Roman" w:cs="Times New Roman"/>
            <w:sz w:val="24"/>
            <w:szCs w:val="24"/>
          </w:rPr>
          <w:delText xml:space="preserve">(37). </w:delText>
        </w:r>
      </w:del>
      <w:ins w:id="63" w:author="Автор" w:date="2026-05-07T13:24:00Z">
        <w:r w:rsidR="00CD5292" w:rsidRPr="00774CDC">
          <w:rPr>
            <w:rStyle w:val="apple-converted-space"/>
            <w:rFonts w:ascii="Times New Roman" w:hAnsi="Times New Roman" w:cs="Times New Roman"/>
            <w:color w:val="000000"/>
            <w:sz w:val="24"/>
            <w:szCs w:val="24"/>
            <w:shd w:val="clear" w:color="auto" w:fill="FFFFFF"/>
            <w:lang w:val="en-US"/>
          </w:rPr>
          <w:fldChar w:fldCharType="begin"/>
        </w:r>
        <w:r w:rsidR="00CD5292" w:rsidRPr="00774CDC">
          <w:rPr>
            <w:rStyle w:val="apple-converted-space"/>
            <w:rFonts w:ascii="Times New Roman" w:hAnsi="Times New Roman" w:cs="Times New Roman"/>
            <w:color w:val="000000"/>
            <w:sz w:val="24"/>
            <w:szCs w:val="24"/>
            <w:shd w:val="clear" w:color="auto" w:fill="FFFFFF"/>
            <w:lang w:val="en-US"/>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00CD5292" w:rsidRPr="00774CDC">
          <w:rPr>
            <w:rStyle w:val="apple-converted-space"/>
            <w:rFonts w:ascii="Times New Roman" w:hAnsi="Times New Roman" w:cs="Times New Roman"/>
            <w:color w:val="000000"/>
            <w:sz w:val="24"/>
            <w:szCs w:val="24"/>
            <w:shd w:val="clear" w:color="auto" w:fill="FFFFFF"/>
            <w:lang w:val="en-US"/>
          </w:rPr>
          <w:fldChar w:fldCharType="separate"/>
        </w:r>
        <w:r w:rsidR="00CD5292" w:rsidRPr="00774CDC">
          <w:rPr>
            <w:rStyle w:val="apple-converted-space"/>
            <w:rFonts w:ascii="Times New Roman" w:hAnsi="Times New Roman" w:cs="Times New Roman"/>
            <w:color w:val="000000"/>
            <w:sz w:val="24"/>
            <w:szCs w:val="24"/>
            <w:shd w:val="clear" w:color="auto" w:fill="FFFFFF"/>
            <w:lang w:val="en-US"/>
          </w:rPr>
          <w:t>[33]</w:t>
        </w:r>
        <w:r w:rsidR="00CD5292" w:rsidRPr="00774CDC">
          <w:rPr>
            <w:rStyle w:val="apple-converted-space"/>
            <w:rFonts w:ascii="Times New Roman" w:hAnsi="Times New Roman" w:cs="Times New Roman"/>
            <w:color w:val="000000"/>
            <w:sz w:val="24"/>
            <w:szCs w:val="24"/>
            <w:shd w:val="clear" w:color="auto" w:fill="FFFFFF"/>
            <w:lang w:val="en-US"/>
          </w:rPr>
          <w:fldChar w:fldCharType="end"/>
        </w:r>
        <w:r w:rsidR="0076272C" w:rsidRPr="00774CDC">
          <w:rPr>
            <w:rStyle w:val="apple-converted-space"/>
            <w:rFonts w:ascii="Times New Roman" w:hAnsi="Times New Roman" w:cs="Times New Roman"/>
            <w:color w:val="000000"/>
            <w:sz w:val="24"/>
            <w:szCs w:val="24"/>
            <w:shd w:val="clear" w:color="auto" w:fill="FFFFFF"/>
            <w:lang w:val="en-US"/>
          </w:rPr>
          <w:t>.</w:t>
        </w:r>
        <w:r w:rsidR="00B863EF" w:rsidRPr="00774CDC">
          <w:rPr>
            <w:rStyle w:val="apple-converted-space"/>
            <w:rFonts w:ascii="Times New Roman" w:hAnsi="Times New Roman" w:cs="Times New Roman"/>
            <w:color w:val="000000"/>
            <w:sz w:val="24"/>
            <w:szCs w:val="24"/>
            <w:shd w:val="clear" w:color="auto" w:fill="FFFFFF"/>
            <w:lang w:val="en-US"/>
          </w:rPr>
          <w:t xml:space="preserve"> Empirically, the effect of strong linkage between genomic sites has been discovered by Thomas Hunt Morgan who used the inter-dependent segregation of alleles in fruit flies to understand the role of chromosomes and sex</w:t>
        </w:r>
        <w:r w:rsidR="00C704E0" w:rsidRPr="00774CDC">
          <w:rPr>
            <w:rStyle w:val="apple-converted-space"/>
            <w:rFonts w:ascii="Times New Roman" w:hAnsi="Times New Roman" w:cs="Times New Roman"/>
            <w:color w:val="000000"/>
            <w:sz w:val="24"/>
            <w:szCs w:val="24"/>
            <w:shd w:val="clear" w:color="auto" w:fill="FFFFFF"/>
            <w:lang w:val="en-US"/>
          </w:rPr>
          <w:t xml:space="preserve"> in inheritance</w:t>
        </w:r>
        <w:r w:rsidR="00B863EF" w:rsidRPr="00774CDC">
          <w:rPr>
            <w:rStyle w:val="apple-converted-space"/>
            <w:rFonts w:ascii="Times New Roman" w:hAnsi="Times New Roman" w:cs="Times New Roman"/>
            <w:color w:val="000000"/>
            <w:sz w:val="24"/>
            <w:szCs w:val="24"/>
            <w:shd w:val="clear" w:color="auto" w:fill="FFFFFF"/>
            <w:lang w:val="en-US"/>
          </w:rPr>
          <w:t xml:space="preserve">. </w:t>
        </w:r>
        <w:r w:rsidR="00774CDC" w:rsidRPr="00774CDC">
          <w:rPr>
            <w:rStyle w:val="apple-converted-space"/>
            <w:rFonts w:ascii="Times New Roman" w:hAnsi="Times New Roman" w:cs="Times New Roman"/>
            <w:color w:val="000000"/>
            <w:sz w:val="24"/>
            <w:szCs w:val="24"/>
            <w:shd w:val="clear" w:color="auto" w:fill="FFFFFF"/>
            <w:lang w:val="en-US"/>
          </w:rPr>
          <w:t xml:space="preserve">He showed that some pairs of traits of fruit flies segregate in a correlated fashion, and some in independent fashion. He postulated that the first are close on the same chain of genes, so that recombination cannot split them. Later, the nature of this chain was shown to be DNA in chromosomes. </w:t>
        </w:r>
      </w:ins>
    </w:p>
    <w:p w14:paraId="0B0E1689" w14:textId="01ADAAEB" w:rsidR="00B863EF" w:rsidRPr="004A20DB" w:rsidRDefault="00B863EF" w:rsidP="00FC4B93">
      <w:pPr>
        <w:spacing w:after="0" w:line="360" w:lineRule="auto"/>
        <w:jc w:val="both"/>
        <w:rPr>
          <w:ins w:id="64" w:author="Автор" w:date="2026-05-07T13:24:00Z"/>
          <w:rFonts w:ascii="Times New Roman" w:eastAsia="Times New Roman" w:hAnsi="Times New Roman" w:cs="Times New Roman"/>
          <w:sz w:val="24"/>
          <w:szCs w:val="24"/>
        </w:rPr>
      </w:pPr>
      <w:ins w:id="65" w:author="Автор" w:date="2026-05-07T13:24:00Z">
        <w:r w:rsidRPr="004A20DB">
          <w:rPr>
            <w:rFonts w:ascii="Times New Roman" w:eastAsia="Times New Roman" w:hAnsi="Times New Roman" w:cs="Times New Roman"/>
            <w:sz w:val="24"/>
            <w:szCs w:val="24"/>
            <w:lang w:val="en-US"/>
          </w:rPr>
          <w:t xml:space="preserve">Since then, a large body of experiment and modeling demonstrated that linkage changes evolutionary properties drastically. In the absence of recombination, common phylogeny makes all sequences very similar to their MRCA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[34]</w:t>
        </w:r>
        <w:r w:rsidR="00CD5292">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xml:space="preserve">. Moreover, even very frequent recombination does not break up linkage effects in a sufficiently long genome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&lt;EndNote&gt;&lt;Cite&gt;&lt;Author&gt;Rouzine&lt;/Author&gt;&lt;Year&gt;2023&lt;/Year&gt;&lt;RecNum&gt;32&lt;/RecNum&gt;&lt;DisplayText&gt;[35]&lt;/DisplayText&gt;&lt;record&gt;&lt;rec-number&gt;32&lt;/rec-number&gt;&lt;foreign-keys&gt;&lt;key app="EN" db-id="z5v2e0v5r25tt5e00v35f59hst2ra25srwwd" timestamp="1765292078"&gt;32&lt;/key&gt;&lt;/foreign-keys&gt;&lt;ref-type name="Journal Article"&gt;17&lt;/ref-type&gt;&lt;contributors&gt;&lt;authors&gt;&lt;author&gt;Rouzine, I. M.&lt;/author&gt;&lt;/authors&gt;&lt;/contributors&gt;&lt;auth-address&gt;Sechenov Institute of Evolutionary Physiology and Biochemistry, Russian Academy of Sciences, Saint-Petersburg, Russia, 194223. igor.rouzine@iephb.ru.&lt;/auth-address&gt;&lt;titles&gt;&lt;title&gt;Long-range linkage effects in adapting sexual populations&lt;/title&gt;&lt;secondary-title&gt;Sci Rep&lt;/secondary-title&gt;&lt;/titles&gt;&lt;pages&gt;12492&lt;/pages&gt;&lt;volume&gt;13&lt;/volume&gt;&lt;number&gt;1&lt;/number&gt;&lt;edition&gt;20230801&lt;/edition&gt;&lt;keywords&gt;&lt;keyword&gt;Humans&lt;/keyword&gt;&lt;keyword&gt;*covid-19&lt;/keyword&gt;&lt;keyword&gt;SARS-CoV-2&lt;/keyword&gt;&lt;keyword&gt;Genome&lt;/keyword&gt;&lt;keyword&gt;Computer Simulation&lt;/keyword&gt;&lt;keyword&gt;Mutation&lt;/keyword&gt;&lt;/keywords&gt;&lt;dates&gt;&lt;year&gt;2023&lt;/year&gt;&lt;pub-dates&gt;&lt;date&gt;Aug 1&lt;/date&gt;&lt;/pub-dates&gt;&lt;/dates&gt;&lt;isbn&gt;2045-2322 (Electronic)&amp;#xD;2045-2322 (Linking)&lt;/isbn&gt;&lt;accession-num&gt;37528175&lt;/accession-num&gt;&lt;urls&gt;&lt;related-urls&gt;&lt;url&gt;https://www.ncbi.nlm.nih.gov/pubmed/37528175&lt;/url&gt;&lt;/related-urls&gt;&lt;/urls&gt;&lt;custom1&gt;The author declares no competing interests.&lt;/custom1&gt;&lt;custom2&gt;PMC10393966&lt;/custom2&gt;&lt;electronic-resource-num&gt;10.1038/s41598-023-39392-z&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[35]</w:t>
        </w:r>
        <w:r w:rsidR="00CD5292">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xml:space="preserve">. </w:t>
        </w:r>
      </w:ins>
    </w:p>
    <w:p w14:paraId="418C2F57" w14:textId="122C5DB0" w:rsidR="0087149A" w:rsidRPr="004A20DB" w:rsidRDefault="00AD43F8" w:rsidP="00B7138F">
      <w:pPr>
        <w:spacing w:after="0" w:line="360" w:lineRule="auto"/>
        <w:jc w:val="both"/>
        <w:rPr>
          <w:rFonts w:ascii="Times New Roman" w:eastAsia="Times New Roman" w:hAnsi="Times New Roman" w:cs="Times New Roman"/>
          <w:sz w:val="24"/>
          <w:szCs w:val="24"/>
        </w:rPr>
      </w:pPr>
      <w:ins w:id="66" w:author="Автор" w:date="2026-05-07T13:24:00Z">
        <w:r w:rsidRPr="004A20DB">
          <w:rPr>
            <w:rFonts w:ascii="Times New Roman" w:eastAsia="Times New Roman" w:hAnsi="Times New Roman" w:cs="Times New Roman"/>
            <w:sz w:val="24"/>
            <w:szCs w:val="24"/>
          </w:rPr>
          <w:tab/>
        </w:r>
      </w:ins>
      <w:r w:rsidR="0076272C" w:rsidRPr="004A20DB">
        <w:rPr>
          <w:rFonts w:ascii="Times New Roman" w:eastAsia="Times New Roman" w:hAnsi="Times New Roman" w:cs="Times New Roman"/>
          <w:sz w:val="24"/>
          <w:szCs w:val="24"/>
        </w:rPr>
        <w:t xml:space="preserve">The increasingly dominant effect of linkage over epistasis in allelic associations originates from the genetic divergence of independent populations in time. All sequences in a population are similar to their most recent common ancestor, which moves away from the origin along a stochastic trajectory </w:t>
      </w:r>
      <w:del w:id="67" w:author="Автор" w:date="2026-05-07T13:24:00Z">
        <w:r w:rsidR="0076272C">
          <w:rPr>
            <w:rFonts w:ascii="Times New Roman" w:eastAsia="Times New Roman" w:hAnsi="Times New Roman" w:cs="Times New Roman"/>
            <w:sz w:val="24"/>
            <w:szCs w:val="24"/>
          </w:rPr>
          <w:delText>(38). As a result, any measure of co-variance, or even the use of the entire tree, produces strong noise of random sign.</w:delText>
        </w:r>
      </w:del>
      <w:ins w:id="68" w:author="Автор" w:date="2026-05-07T13:24:00Z">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[34]</w:t>
        </w:r>
        <w:r w:rsidR="00CD5292">
          <w:rPr>
            <w:rFonts w:ascii="Times New Roman" w:eastAsia="Times New Roman" w:hAnsi="Times New Roman" w:cs="Times New Roman"/>
            <w:sz w:val="24"/>
            <w:szCs w:val="24"/>
            <w:lang w:val="en-US"/>
          </w:rPr>
          <w:fldChar w:fldCharType="end"/>
        </w:r>
        <w:r w:rsidR="007A71E2" w:rsidRPr="004A20DB">
          <w:rPr>
            <w:rFonts w:ascii="Times New Roman" w:eastAsia="Times New Roman" w:hAnsi="Times New Roman" w:cs="Times New Roman"/>
            <w:sz w:val="24"/>
            <w:szCs w:val="24"/>
            <w:lang w:val="en-US"/>
          </w:rPr>
          <w:t>.</w:t>
        </w:r>
        <w:r w:rsidR="006B3D86" w:rsidRPr="004A20DB">
          <w:rPr>
            <w:rFonts w:ascii="Times New Roman" w:eastAsia="Times New Roman" w:hAnsi="Times New Roman" w:cs="Times New Roman"/>
            <w:sz w:val="24"/>
            <w:szCs w:val="24"/>
          </w:rPr>
          <w:t xml:space="preserve"> </w:t>
        </w:r>
        <w:r w:rsidR="0076272C" w:rsidRPr="004A20DB">
          <w:rPr>
            <w:rFonts w:ascii="Times New Roman" w:eastAsia="Times New Roman" w:hAnsi="Times New Roman" w:cs="Times New Roman"/>
            <w:sz w:val="24"/>
            <w:szCs w:val="24"/>
          </w:rPr>
          <w:t>As a result, any measure of co-variance</w:t>
        </w:r>
        <w:r w:rsidR="006B3D86" w:rsidRPr="004A20DB">
          <w:rPr>
            <w:rFonts w:ascii="Times New Roman" w:eastAsia="Times New Roman" w:hAnsi="Times New Roman" w:cs="Times New Roman"/>
            <w:sz w:val="24"/>
            <w:szCs w:val="24"/>
          </w:rPr>
          <w:t xml:space="preserve"> </w:t>
        </w:r>
        <w:r w:rsidR="0076272C" w:rsidRPr="004A20DB">
          <w:rPr>
            <w:rFonts w:ascii="Times New Roman" w:eastAsia="Times New Roman" w:hAnsi="Times New Roman" w:cs="Times New Roman"/>
            <w:sz w:val="24"/>
            <w:szCs w:val="24"/>
          </w:rPr>
          <w:t xml:space="preserve">produces strong noise of random sign. </w:t>
        </w:r>
        <w:r w:rsidR="006B3D86" w:rsidRPr="004A20DB">
          <w:rPr>
            <w:rFonts w:ascii="Times New Roman" w:eastAsia="Times New Roman" w:hAnsi="Times New Roman" w:cs="Times New Roman"/>
            <w:sz w:val="24"/>
            <w:szCs w:val="24"/>
          </w:rPr>
          <w:t xml:space="preserve">An attempt </w:t>
        </w:r>
        <w:r w:rsidR="00DD3CC6" w:rsidRPr="004A20DB">
          <w:rPr>
            <w:rFonts w:ascii="Times New Roman" w:eastAsia="Times New Roman" w:hAnsi="Times New Roman" w:cs="Times New Roman"/>
            <w:sz w:val="24"/>
            <w:szCs w:val="24"/>
          </w:rPr>
          <w:t>at</w:t>
        </w:r>
        <w:r w:rsidR="006B3D86" w:rsidRPr="004A20DB">
          <w:rPr>
            <w:rFonts w:ascii="Times New Roman" w:eastAsia="Times New Roman" w:hAnsi="Times New Roman" w:cs="Times New Roman"/>
            <w:sz w:val="24"/>
            <w:szCs w:val="24"/>
          </w:rPr>
          <w:t xml:space="preserve"> detect</w:t>
        </w:r>
        <w:r w:rsidR="00DD3CC6" w:rsidRPr="004A20DB">
          <w:rPr>
            <w:rFonts w:ascii="Times New Roman" w:eastAsia="Times New Roman" w:hAnsi="Times New Roman" w:cs="Times New Roman"/>
            <w:sz w:val="24"/>
            <w:szCs w:val="24"/>
          </w:rPr>
          <w:t>ing</w:t>
        </w:r>
        <w:r w:rsidR="006B3D86" w:rsidRPr="004A20DB">
          <w:rPr>
            <w:rFonts w:ascii="Times New Roman" w:eastAsia="Times New Roman" w:hAnsi="Times New Roman" w:cs="Times New Roman"/>
            <w:sz w:val="24"/>
            <w:szCs w:val="24"/>
          </w:rPr>
          <w:t xml:space="preserve"> epistasis, whether by using covariance measures, such as Pearson coefficient, mutual entropy, universal footprint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[36]</w:t>
        </w:r>
        <w:r w:rsidR="00CD5292">
          <w:rPr>
            <w:rFonts w:ascii="Times New Roman" w:hAnsi="Times New Roman" w:cs="Times New Roman"/>
            <w:bCs/>
            <w:sz w:val="24"/>
            <w:szCs w:val="24"/>
            <w:lang w:val="en-US"/>
          </w:rPr>
          <w:fldChar w:fldCharType="end"/>
        </w:r>
        <w:r w:rsidR="006B3D86" w:rsidRPr="004A20DB">
          <w:rPr>
            <w:rFonts w:ascii="Times New Roman" w:eastAsia="Times New Roman" w:hAnsi="Times New Roman" w:cs="Times New Roman"/>
            <w:sz w:val="24"/>
            <w:szCs w:val="24"/>
          </w:rPr>
          <w:t xml:space="preserve">, or </w:t>
        </w:r>
        <w:r w:rsidR="00DD3CC6" w:rsidRPr="004A20DB">
          <w:rPr>
            <w:rFonts w:ascii="Times New Roman" w:eastAsia="Times New Roman" w:hAnsi="Times New Roman" w:cs="Times New Roman"/>
            <w:sz w:val="24"/>
            <w:szCs w:val="24"/>
          </w:rPr>
          <w:t xml:space="preserve">by </w:t>
        </w:r>
        <w:r w:rsidR="006B3D86" w:rsidRPr="004A20DB">
          <w:rPr>
            <w:rFonts w:ascii="Times New Roman" w:eastAsia="Times New Roman" w:hAnsi="Times New Roman" w:cs="Times New Roman"/>
            <w:sz w:val="24"/>
            <w:szCs w:val="24"/>
          </w:rPr>
          <w:t xml:space="preserve">tree-based methods </w: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 </w:instrTex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EN.CITE.DATA </w:instrText>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end"/>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separate"/>
        </w:r>
        <w:r w:rsidR="00CD5292">
          <w:rPr>
            <w:rFonts w:ascii="Times New Roman" w:eastAsia="Times New Roman" w:hAnsi="Times New Roman" w:cs="Times New Roman"/>
            <w:bCs/>
            <w:noProof/>
            <w:sz w:val="24"/>
            <w:szCs w:val="24"/>
            <w:lang w:val="en-US"/>
          </w:rPr>
          <w:t>[37, 38]</w:t>
        </w:r>
        <w:r w:rsidR="00CD5292">
          <w:rPr>
            <w:rFonts w:ascii="Times New Roman" w:eastAsia="Times New Roman" w:hAnsi="Times New Roman" w:cs="Times New Roman"/>
            <w:bCs/>
            <w:sz w:val="24"/>
            <w:szCs w:val="24"/>
            <w:lang w:val="en-US"/>
          </w:rPr>
          <w:fldChar w:fldCharType="end"/>
        </w:r>
        <w:r w:rsidR="006B3D86" w:rsidRPr="004A20DB">
          <w:rPr>
            <w:rFonts w:ascii="Times New Roman" w:eastAsia="Times New Roman" w:hAnsi="Times New Roman" w:cs="Times New Roman"/>
            <w:sz w:val="24"/>
            <w:szCs w:val="24"/>
          </w:rPr>
          <w:t xml:space="preserve"> faces the same problem, the overwhelming genetic linkage effects.</w:t>
        </w:r>
      </w:ins>
      <w:r w:rsidR="006B3D86" w:rsidRPr="004A20DB">
        <w:rPr>
          <w:rFonts w:ascii="Times New Roman" w:eastAsia="Times New Roman" w:hAnsi="Times New Roman" w:cs="Times New Roman"/>
          <w:sz w:val="24"/>
          <w:szCs w:val="24"/>
        </w:rPr>
        <w:t xml:space="preserve"> </w:t>
      </w:r>
      <w:r w:rsidR="0076272C" w:rsidRPr="004A20DB">
        <w:rPr>
          <w:rFonts w:ascii="Times New Roman" w:eastAsia="Times New Roman" w:hAnsi="Times New Roman" w:cs="Times New Roman"/>
          <w:sz w:val="24"/>
          <w:szCs w:val="24"/>
        </w:rPr>
        <w:t xml:space="preserve">The only way to resolve this issue is to average the haplotype frequencies over many independent populations evolving under similar conditions. To decrease the required number of populations, </w:t>
      </w:r>
      <w:del w:id="69" w:author="Автор" w:date="2026-05-07T13:24:00Z">
        <w:r w:rsidR="0076272C">
          <w:rPr>
            <w:rFonts w:ascii="Times New Roman" w:eastAsia="Times New Roman" w:hAnsi="Times New Roman" w:cs="Times New Roman"/>
            <w:sz w:val="24"/>
            <w:szCs w:val="24"/>
          </w:rPr>
          <w:delText>a method of 3-site haplotype samples only sequences with a majority allele at a neighbor site of a measured pair of sites, which interrupts a path along interacting sites that creates a false-positive interaction (39). By filtering sequences in this manner, one splits the genome into independent blocks.</w:delText>
        </w:r>
      </w:del>
      <w:ins w:id="70" w:author="Автор" w:date="2026-05-07T13:24:00Z">
        <w:r w:rsidR="007E68FB" w:rsidRPr="004A20DB">
          <w:rPr>
            <w:rFonts w:ascii="Times New Roman" w:eastAsia="Times New Roman" w:hAnsi="Times New Roman" w:cs="Times New Roman"/>
            <w:sz w:val="24"/>
            <w:szCs w:val="24"/>
          </w:rPr>
          <w:t xml:space="preserve">it was proposed to use </w:t>
        </w:r>
        <w:r w:rsidR="0076272C" w:rsidRPr="004A20DB">
          <w:rPr>
            <w:rFonts w:ascii="Times New Roman" w:eastAsia="Times New Roman" w:hAnsi="Times New Roman" w:cs="Times New Roman"/>
            <w:sz w:val="24"/>
            <w:szCs w:val="24"/>
          </w:rPr>
          <w:t xml:space="preserve">only sequences </w:t>
        </w:r>
        <w:r w:rsidR="0076272C" w:rsidRPr="004A20DB">
          <w:rPr>
            <w:rFonts w:ascii="Times New Roman" w:eastAsia="Times New Roman" w:hAnsi="Times New Roman" w:cs="Times New Roman"/>
            <w:sz w:val="24"/>
            <w:szCs w:val="24"/>
          </w:rPr>
          <w:lastRenderedPageBreak/>
          <w:t xml:space="preserve">with a majority allele at a neighbor site of </w:t>
        </w:r>
        <w:r w:rsidR="007E68FB" w:rsidRPr="004A20DB">
          <w:rPr>
            <w:rFonts w:ascii="Times New Roman" w:eastAsia="Times New Roman" w:hAnsi="Times New Roman" w:cs="Times New Roman"/>
            <w:sz w:val="24"/>
            <w:szCs w:val="24"/>
          </w:rPr>
          <w:t xml:space="preserve">the </w:t>
        </w:r>
        <w:r w:rsidR="0076272C" w:rsidRPr="004A20DB">
          <w:rPr>
            <w:rFonts w:ascii="Times New Roman" w:eastAsia="Times New Roman" w:hAnsi="Times New Roman" w:cs="Times New Roman"/>
            <w:sz w:val="24"/>
            <w:szCs w:val="24"/>
          </w:rPr>
          <w:t xml:space="preserve">measured </w:t>
        </w:r>
        <w:r w:rsidR="007E68FB" w:rsidRPr="004A20DB">
          <w:rPr>
            <w:rFonts w:ascii="Times New Roman" w:eastAsia="Times New Roman" w:hAnsi="Times New Roman" w:cs="Times New Roman"/>
            <w:sz w:val="24"/>
            <w:szCs w:val="24"/>
          </w:rPr>
          <w:t xml:space="preserve">site </w:t>
        </w:r>
        <w:r w:rsidR="0076272C" w:rsidRPr="004A20DB">
          <w:rPr>
            <w:rFonts w:ascii="Times New Roman" w:eastAsia="Times New Roman" w:hAnsi="Times New Roman" w:cs="Times New Roman"/>
            <w:sz w:val="24"/>
            <w:szCs w:val="24"/>
          </w:rPr>
          <w:t>pair</w:t>
        </w:r>
        <w:r w:rsidR="007E68FB" w:rsidRPr="004A20DB">
          <w:rPr>
            <w:rFonts w:ascii="Times New Roman" w:eastAsia="Times New Roman" w:hAnsi="Times New Roman" w:cs="Times New Roman"/>
            <w:sz w:val="24"/>
            <w:szCs w:val="24"/>
          </w:rPr>
          <w:t xml:space="preserve"> to </w:t>
        </w:r>
        <w:r w:rsidR="0076272C" w:rsidRPr="004A20DB">
          <w:rPr>
            <w:rFonts w:ascii="Times New Roman" w:eastAsia="Times New Roman" w:hAnsi="Times New Roman" w:cs="Times New Roman"/>
            <w:sz w:val="24"/>
            <w:szCs w:val="24"/>
          </w:rPr>
          <w:t xml:space="preserve">interrupt a path </w:t>
        </w:r>
        <w:r w:rsidR="00DD3CC6" w:rsidRPr="004A20DB">
          <w:rPr>
            <w:rFonts w:ascii="Times New Roman" w:eastAsia="Times New Roman" w:hAnsi="Times New Roman" w:cs="Times New Roman"/>
            <w:sz w:val="24"/>
            <w:szCs w:val="24"/>
          </w:rPr>
          <w:t xml:space="preserve">along sites </w:t>
        </w:r>
        <w:r w:rsidR="0076272C" w:rsidRPr="004A20DB">
          <w:rPr>
            <w:rFonts w:ascii="Times New Roman" w:eastAsia="Times New Roman" w:hAnsi="Times New Roman" w:cs="Times New Roman"/>
            <w:sz w:val="24"/>
            <w:szCs w:val="24"/>
          </w:rPr>
          <w:t xml:space="preserve">that creates a false-positive interaction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[39]</w:t>
        </w:r>
        <w:r w:rsidR="00CD5292">
          <w:rPr>
            <w:rFonts w:ascii="Times New Roman" w:hAnsi="Times New Roman" w:cs="Times New Roman"/>
            <w:bCs/>
            <w:sz w:val="24"/>
            <w:szCs w:val="24"/>
            <w:lang w:val="en-US"/>
          </w:rPr>
          <w:fldChar w:fldCharType="end"/>
        </w:r>
        <w:r w:rsidR="0076272C" w:rsidRPr="004A20DB">
          <w:rPr>
            <w:rFonts w:ascii="Times New Roman" w:eastAsia="Times New Roman" w:hAnsi="Times New Roman" w:cs="Times New Roman"/>
            <w:sz w:val="24"/>
            <w:szCs w:val="24"/>
          </w:rPr>
          <w:t>.</w:t>
        </w:r>
      </w:ins>
      <w:r w:rsidR="0076272C" w:rsidRPr="004A20DB">
        <w:rPr>
          <w:rFonts w:ascii="Times New Roman" w:eastAsia="Times New Roman" w:hAnsi="Times New Roman" w:cs="Times New Roman"/>
          <w:sz w:val="24"/>
          <w:szCs w:val="24"/>
        </w:rPr>
        <w:t xml:space="preserve"> </w:t>
      </w:r>
    </w:p>
    <w:p w14:paraId="45874FB1" w14:textId="4B12E0E9" w:rsidR="001A35A3" w:rsidRPr="004A20DB" w:rsidRDefault="0076272C" w:rsidP="002C66A8">
      <w:pPr>
        <w:spacing w:after="0" w:line="360" w:lineRule="auto"/>
        <w:jc w:val="both"/>
        <w:rPr>
          <w:rFonts w:ascii="Times New Roman" w:hAnsi="Times New Roman"/>
          <w:sz w:val="24"/>
          <w:lang w:val="en-US"/>
          <w:rPrChange w:id="71" w:author="Автор" w:date="2026-05-07T13:24:00Z">
            <w:rPr>
              <w:rFonts w:ascii="Times New Roman" w:hAnsi="Times New Roman"/>
              <w:sz w:val="24"/>
            </w:rPr>
          </w:rPrChange>
        </w:rPr>
      </w:pPr>
      <w:r w:rsidRPr="004A20DB">
        <w:rPr>
          <w:rFonts w:ascii="Times New Roman" w:eastAsia="Times New Roman" w:hAnsi="Times New Roman" w:cs="Times New Roman"/>
          <w:sz w:val="24"/>
          <w:szCs w:val="24"/>
        </w:rPr>
        <w:tab/>
        <w:t>In the present work, we test</w:t>
      </w:r>
      <w:ins w:id="72" w:author="Автор" w:date="2026-05-07T13:24:00Z">
        <w:r w:rsidRPr="004A20DB">
          <w:rPr>
            <w:rFonts w:ascii="Times New Roman" w:eastAsia="Times New Roman" w:hAnsi="Times New Roman" w:cs="Times New Roman"/>
            <w:sz w:val="24"/>
            <w:szCs w:val="24"/>
          </w:rPr>
          <w:t xml:space="preserve"> </w:t>
        </w:r>
        <w:r w:rsidR="00447911" w:rsidRPr="004A20DB">
          <w:rPr>
            <w:rFonts w:ascii="Times New Roman" w:eastAsia="Times New Roman" w:hAnsi="Times New Roman" w:cs="Times New Roman"/>
            <w:sz w:val="24"/>
            <w:szCs w:val="24"/>
          </w:rPr>
          <w:t>the</w:t>
        </w:r>
      </w:ins>
      <w:r w:rsidR="00447911"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fidelity of this detection technique using Monte-Carlo simulation in a broad range of parameters.  Then, we apply the method to real virus sequences from the adapting world population of SARS–CoV-2 sampled in </w:t>
      </w:r>
      <w:del w:id="73" w:author="Автор" w:date="2026-05-07T13:24:00Z">
        <w:r>
          <w:rPr>
            <w:rFonts w:ascii="Times New Roman" w:eastAsia="Times New Roman" w:hAnsi="Times New Roman" w:cs="Times New Roman"/>
            <w:sz w:val="24"/>
            <w:szCs w:val="24"/>
          </w:rPr>
          <w:delText xml:space="preserve">three different ways to predict the strongest epistatic links. Our findings are compared with the previous studies in </w:delText>
        </w:r>
        <w:r>
          <w:rPr>
            <w:rFonts w:ascii="Times New Roman" w:eastAsia="Times New Roman" w:hAnsi="Times New Roman" w:cs="Times New Roman"/>
            <w:i/>
            <w:sz w:val="24"/>
            <w:szCs w:val="24"/>
          </w:rPr>
          <w:delText>Discussion</w:delText>
        </w:r>
        <w:r>
          <w:rPr>
            <w:rFonts w:ascii="Times New Roman" w:eastAsia="Times New Roman" w:hAnsi="Times New Roman" w:cs="Times New Roman"/>
            <w:sz w:val="24"/>
            <w:szCs w:val="24"/>
          </w:rPr>
          <w:delText>.</w:delText>
        </w:r>
      </w:del>
      <w:ins w:id="74" w:author="Автор" w:date="2026-05-07T13:24:00Z">
        <w:r w:rsidRPr="004A20DB">
          <w:rPr>
            <w:rFonts w:ascii="Times New Roman" w:eastAsia="Times New Roman" w:hAnsi="Times New Roman" w:cs="Times New Roman"/>
            <w:sz w:val="24"/>
            <w:szCs w:val="24"/>
          </w:rPr>
          <w:t>t</w:t>
        </w:r>
        <w:r w:rsidR="00413FAB" w:rsidRPr="004A20DB">
          <w:rPr>
            <w:rFonts w:ascii="Times New Roman" w:eastAsia="Times New Roman" w:hAnsi="Times New Roman" w:cs="Times New Roman"/>
            <w:sz w:val="24"/>
            <w:szCs w:val="24"/>
          </w:rPr>
          <w:t>wo</w:t>
        </w:r>
        <w:r w:rsidRPr="004A20DB">
          <w:rPr>
            <w:rFonts w:ascii="Times New Roman" w:eastAsia="Times New Roman" w:hAnsi="Times New Roman" w:cs="Times New Roman"/>
            <w:sz w:val="24"/>
            <w:szCs w:val="24"/>
          </w:rPr>
          <w:t xml:space="preserve"> different ways to predict the strongest epistatic links. </w:t>
        </w:r>
        <w:r w:rsidR="002C66A8" w:rsidRPr="004A20DB">
          <w:rPr>
            <w:rFonts w:ascii="Times New Roman" w:eastAsia="Times New Roman" w:hAnsi="Times New Roman" w:cs="Times New Roman"/>
            <w:sz w:val="24"/>
            <w:szCs w:val="24"/>
          </w:rPr>
          <w:t>This</w:t>
        </w:r>
        <w:r w:rsidR="00101F13" w:rsidRPr="004A20DB">
          <w:rPr>
            <w:rFonts w:ascii="Times New Roman" w:eastAsia="Times New Roman" w:hAnsi="Times New Roman" w:cs="Times New Roman"/>
            <w:sz w:val="24"/>
            <w:szCs w:val="24"/>
            <w:lang w:val="en-US"/>
          </w:rPr>
          <w:t xml:space="preserve"> approach differs from the </w:t>
        </w:r>
        <w:r w:rsidR="002C66A8" w:rsidRPr="004A20DB">
          <w:rPr>
            <w:rFonts w:ascii="Times New Roman" w:eastAsia="Times New Roman" w:hAnsi="Times New Roman" w:cs="Times New Roman"/>
            <w:sz w:val="24"/>
            <w:szCs w:val="24"/>
            <w:lang w:val="en-US"/>
          </w:rPr>
          <w:t>alternative methods</w:t>
        </w:r>
        <w:r w:rsidR="00101F13" w:rsidRPr="004A20DB">
          <w:rPr>
            <w:rFonts w:ascii="Times New Roman" w:eastAsia="Times New Roman" w:hAnsi="Times New Roman" w:cs="Times New Roman"/>
            <w:sz w:val="24"/>
            <w:szCs w:val="24"/>
            <w:lang w:val="en-US"/>
          </w:rPr>
          <w:t xml:space="preserve"> in the following respects.</w:t>
        </w:r>
        <w:r w:rsidR="001A35A3" w:rsidRPr="004A20DB">
          <w:rPr>
            <w:rFonts w:ascii="Times New Roman" w:eastAsia="Times New Roman" w:hAnsi="Times New Roman" w:cs="Times New Roman"/>
            <w:sz w:val="24"/>
            <w:szCs w:val="24"/>
            <w:lang w:val="en-US"/>
          </w:rPr>
          <w:t xml:space="preserve"> Firstly, it does not make unrealistic assumptions regarding the evolutionary factors at play. Secondly, its accuracy is validated in a broad range of model parameters</w:t>
        </w:r>
        <w:r w:rsidR="00136421" w:rsidRPr="004A20DB">
          <w:rPr>
            <w:rFonts w:ascii="Times New Roman" w:eastAsia="Times New Roman" w:hAnsi="Times New Roman" w:cs="Times New Roman"/>
            <w:sz w:val="24"/>
            <w:szCs w:val="24"/>
            <w:lang w:val="en-US"/>
          </w:rPr>
          <w:t xml:space="preserve"> on simulated sequences</w:t>
        </w:r>
        <w:r w:rsidR="001A35A3" w:rsidRPr="004A20DB">
          <w:rPr>
            <w:rFonts w:ascii="Times New Roman" w:eastAsia="Times New Roman" w:hAnsi="Times New Roman" w:cs="Times New Roman"/>
            <w:sz w:val="24"/>
            <w:szCs w:val="24"/>
            <w:lang w:val="en-US"/>
          </w:rPr>
          <w:t>, using a generic model of population genetics of the Wright Fisher type</w:t>
        </w:r>
        <w:r w:rsidR="00362BBF">
          <w:rPr>
            <w:rFonts w:ascii="Times New Roman" w:eastAsia="Times New Roman" w:hAnsi="Times New Roman" w:cs="Times New Roman"/>
            <w:sz w:val="24"/>
            <w:szCs w:val="24"/>
            <w:lang w:val="en-US"/>
          </w:rPr>
          <w:t xml:space="preserve"> for two scenarios of evolution</w:t>
        </w:r>
        <w:r w:rsidR="001A35A3" w:rsidRPr="004A20DB">
          <w:rPr>
            <w:rFonts w:ascii="Times New Roman" w:eastAsia="Times New Roman" w:hAnsi="Times New Roman" w:cs="Times New Roman"/>
            <w:sz w:val="24"/>
            <w:szCs w:val="24"/>
            <w:lang w:val="en-US"/>
          </w:rPr>
          <w:t xml:space="preserve">. </w:t>
        </w:r>
        <w:r w:rsidR="00A72989" w:rsidRPr="00740D74">
          <w:rPr>
            <w:rFonts w:ascii="Times New Roman" w:eastAsia="Times New Roman" w:hAnsi="Times New Roman" w:cs="Times New Roman"/>
            <w:sz w:val="24"/>
            <w:szCs w:val="24"/>
            <w:lang w:val="en-US"/>
          </w:rPr>
          <w:t xml:space="preserve">We demonstrate the accuracy on simulated sequences under conditions resembling the evolution of SARS CoV-2 including the emergence of variants of concern. </w:t>
        </w:r>
        <w:r w:rsidR="001A35A3" w:rsidRPr="004A20DB">
          <w:rPr>
            <w:rFonts w:ascii="Times New Roman" w:eastAsia="Times New Roman" w:hAnsi="Times New Roman" w:cs="Times New Roman"/>
            <w:sz w:val="24"/>
            <w:szCs w:val="24"/>
            <w:lang w:val="en-US"/>
          </w:rPr>
          <w:t xml:space="preserve">Thirdly, the application to data is focused on well-balanced sampling between sequences related to major variants. </w:t>
        </w:r>
        <w:r w:rsidR="001A35A3" w:rsidRPr="004A20DB">
          <w:rPr>
            <w:rFonts w:ascii="Times New Roman" w:eastAsia="Times New Roman" w:hAnsi="Times New Roman" w:cs="Times New Roman"/>
            <w:bCs/>
            <w:sz w:val="24"/>
            <w:szCs w:val="24"/>
            <w:lang w:val="en-US"/>
          </w:rPr>
          <w:t xml:space="preserve">The fourth </w:t>
        </w:r>
        <w:r w:rsidR="0019511E" w:rsidRPr="004A20DB">
          <w:rPr>
            <w:rFonts w:ascii="Times New Roman" w:eastAsia="Times New Roman" w:hAnsi="Times New Roman" w:cs="Times New Roman"/>
            <w:bCs/>
            <w:sz w:val="24"/>
            <w:szCs w:val="24"/>
            <w:lang w:val="en-US"/>
          </w:rPr>
          <w:t>feature</w:t>
        </w:r>
        <w:r w:rsidR="001A35A3" w:rsidRPr="004A20DB">
          <w:rPr>
            <w:rFonts w:ascii="Times New Roman" w:eastAsia="Times New Roman" w:hAnsi="Times New Roman" w:cs="Times New Roman"/>
            <w:bCs/>
            <w:sz w:val="24"/>
            <w:szCs w:val="24"/>
            <w:lang w:val="en-US"/>
          </w:rPr>
          <w:t xml:space="preserve"> is the use of </w:t>
        </w:r>
        <w:r w:rsidR="00BF15E8" w:rsidRPr="004A20DB">
          <w:rPr>
            <w:rFonts w:ascii="Times New Roman" w:eastAsia="Times New Roman" w:hAnsi="Times New Roman" w:cs="Times New Roman"/>
            <w:bCs/>
            <w:sz w:val="24"/>
            <w:szCs w:val="24"/>
            <w:lang w:val="en-US"/>
          </w:rPr>
          <w:t>the</w:t>
        </w:r>
        <w:r w:rsidR="001A35A3" w:rsidRPr="004A20DB">
          <w:rPr>
            <w:rFonts w:ascii="Times New Roman" w:eastAsia="Times New Roman" w:hAnsi="Times New Roman" w:cs="Times New Roman"/>
            <w:bCs/>
            <w:sz w:val="24"/>
            <w:szCs w:val="24"/>
            <w:lang w:val="en-US"/>
          </w:rPr>
          <w:t xml:space="preserve"> conditional correlator.</w:t>
        </w:r>
        <w:r w:rsidR="0066708E" w:rsidRPr="004A20DB">
          <w:rPr>
            <w:rFonts w:ascii="Times New Roman" w:eastAsia="Times New Roman" w:hAnsi="Times New Roman" w:cs="Times New Roman"/>
            <w:bCs/>
            <w:sz w:val="24"/>
            <w:szCs w:val="24"/>
            <w:lang w:val="en-US"/>
          </w:rPr>
          <w:t xml:space="preserve"> </w:t>
        </w:r>
      </w:ins>
    </w:p>
    <w:p w14:paraId="52CA3BC6" w14:textId="77777777" w:rsidR="0087149A" w:rsidRPr="004A20DB" w:rsidRDefault="0087149A" w:rsidP="00FC4B93">
      <w:pPr>
        <w:spacing w:line="360" w:lineRule="auto"/>
        <w:jc w:val="both"/>
        <w:rPr>
          <w:rFonts w:ascii="Times New Roman" w:eastAsia="Times New Roman" w:hAnsi="Times New Roman" w:cs="Times New Roman"/>
          <w:sz w:val="24"/>
          <w:szCs w:val="24"/>
        </w:rPr>
        <w:pPrChange w:id="75" w:author="Автор" w:date="2026-05-07T13:24:00Z">
          <w:pPr>
            <w:spacing w:line="360" w:lineRule="auto"/>
            <w:ind w:firstLine="708"/>
            <w:jc w:val="both"/>
          </w:pPr>
        </w:pPrChange>
      </w:pPr>
    </w:p>
    <w:p w14:paraId="3363FE83"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RESULTS </w:t>
      </w:r>
    </w:p>
    <w:p w14:paraId="2E4B186C" w14:textId="77777777" w:rsidR="0087149A" w:rsidRDefault="0076272C">
      <w:pPr>
        <w:spacing w:after="0" w:line="360" w:lineRule="auto"/>
        <w:ind w:firstLine="708"/>
        <w:jc w:val="both"/>
        <w:rPr>
          <w:del w:id="76" w:author="Автор" w:date="2026-05-07T13:24:00Z"/>
          <w:rFonts w:ascii="Times New Roman" w:eastAsia="Times New Roman" w:hAnsi="Times New Roman" w:cs="Times New Roman"/>
          <w:b/>
          <w:sz w:val="24"/>
          <w:szCs w:val="24"/>
        </w:rPr>
      </w:pPr>
      <w:del w:id="77" w:author="Автор" w:date="2026-05-07T13:24:00Z">
        <w:r>
          <w:rPr>
            <w:rFonts w:ascii="Times New Roman" w:eastAsia="Times New Roman" w:hAnsi="Times New Roman" w:cs="Times New Roman"/>
            <w:b/>
            <w:sz w:val="24"/>
            <w:szCs w:val="24"/>
          </w:rPr>
          <w:delText xml:space="preserve">Detection method. </w:delText>
        </w:r>
        <w:r>
          <w:rPr>
            <w:rFonts w:ascii="Times New Roman" w:eastAsia="Times New Roman" w:hAnsi="Times New Roman" w:cs="Times New Roman"/>
            <w:sz w:val="24"/>
            <w:szCs w:val="24"/>
          </w:rPr>
          <w:delText xml:space="preserve">The method of detection of epistatic pairs upgraded from (39) consists of three stages, as follows. (i) Based on the binarized sequence data, a paired correlator, such as UFE (35) and Pearson coefficient, is calculated for each pair of genetically-diverse genomic sites (loci). Coefficients thus obtained are filtered using p-value and χ statistics for Pearson’s coefficient and a simple cutoff for UFE. Only locus pairs above this cutoff are left for further analysis, as the candidates for epistatic interaction. (ii) For each candidate pair, a set of new correlation coefficients is calculated, subject to the condition that a locus connected to the pair of interest carries the consensus allele. Based on the comparison between these correlators, one determines whether the candidate pair is epistatic or not, as described in </w:delText>
        </w:r>
        <w:r>
          <w:rPr>
            <w:rFonts w:ascii="Times New Roman" w:eastAsia="Times New Roman" w:hAnsi="Times New Roman" w:cs="Times New Roman"/>
            <w:i/>
            <w:sz w:val="24"/>
            <w:szCs w:val="24"/>
          </w:rPr>
          <w:delText>Methods</w:delText>
        </w:r>
        <w:r>
          <w:rPr>
            <w:rFonts w:ascii="Times New Roman" w:eastAsia="Times New Roman" w:hAnsi="Times New Roman" w:cs="Times New Roman"/>
            <w:sz w:val="24"/>
            <w:szCs w:val="24"/>
          </w:rPr>
          <w:delText>.</w:delText>
        </w:r>
      </w:del>
    </w:p>
    <w:p w14:paraId="55D74CE5" w14:textId="546FC5E1" w:rsidR="003A5E2B" w:rsidRPr="004A20DB" w:rsidRDefault="003A5E2B">
      <w:pPr>
        <w:spacing w:after="0" w:line="360" w:lineRule="auto"/>
        <w:ind w:firstLine="708"/>
        <w:jc w:val="both"/>
        <w:rPr>
          <w:ins w:id="78" w:author="Автор" w:date="2026-05-07T13:24:00Z"/>
          <w:rFonts w:ascii="Times New Roman" w:eastAsia="Times New Roman" w:hAnsi="Times New Roman" w:cs="Times New Roman"/>
          <w:b/>
          <w:sz w:val="24"/>
          <w:szCs w:val="24"/>
          <w:lang w:val="en-US"/>
        </w:rPr>
      </w:pPr>
      <w:ins w:id="79" w:author="Автор" w:date="2026-05-07T13:24:00Z">
        <w:r w:rsidRPr="004A20DB">
          <w:rPr>
            <w:rFonts w:ascii="Times New Roman" w:eastAsia="Times New Roman" w:hAnsi="Times New Roman" w:cs="Times New Roman"/>
            <w:b/>
            <w:sz w:val="24"/>
            <w:szCs w:val="24"/>
          </w:rPr>
          <w:t>Detection method.</w:t>
        </w:r>
        <w:r w:rsidRPr="004A20DB">
          <w:rPr>
            <w:rFonts w:ascii="Times New Roman" w:eastAsia="Times New Roman" w:hAnsi="Times New Roman" w:cs="Times New Roman"/>
            <w:bCs/>
            <w:sz w:val="24"/>
            <w:szCs w:val="24"/>
          </w:rPr>
          <w:t xml:space="preserve">  </w:t>
        </w:r>
        <w:r w:rsidR="00BA65D7" w:rsidRPr="004A20DB">
          <w:rPr>
            <w:rFonts w:ascii="Times New Roman" w:eastAsia="Times New Roman" w:hAnsi="Times New Roman" w:cs="Times New Roman"/>
            <w:bCs/>
            <w:sz w:val="24"/>
            <w:szCs w:val="24"/>
          </w:rPr>
          <w:t>The method is based on the calculation of U</w:t>
        </w:r>
        <w:r w:rsidR="00575CB2" w:rsidRPr="004A20DB">
          <w:rPr>
            <w:rFonts w:ascii="Times New Roman" w:eastAsia="Times New Roman" w:hAnsi="Times New Roman" w:cs="Times New Roman"/>
            <w:bCs/>
            <w:sz w:val="24"/>
            <w:szCs w:val="24"/>
          </w:rPr>
          <w:t>niversal Footprint</w:t>
        </w:r>
        <w:r w:rsidR="00BA65D7" w:rsidRPr="004A20DB">
          <w:rPr>
            <w:rFonts w:ascii="Times New Roman" w:eastAsia="Times New Roman" w:hAnsi="Times New Roman" w:cs="Times New Roman"/>
            <w:bCs/>
            <w:sz w:val="24"/>
            <w:szCs w:val="24"/>
          </w:rPr>
          <w:t xml:space="preserve"> correlator between pairs of loci</w:t>
        </w:r>
        <w:r w:rsidR="00575CB2" w:rsidRPr="004A20DB">
          <w:rPr>
            <w:rFonts w:ascii="Times New Roman" w:eastAsia="Times New Roman" w:hAnsi="Times New Roman" w:cs="Times New Roman"/>
            <w:bCs/>
            <w:sz w:val="24"/>
            <w:szCs w:val="24"/>
          </w:rPr>
          <w:t xml:space="preserve"> </w:t>
        </w:r>
        <w:r w:rsidR="00CD5292">
          <w:rPr>
            <w:rFonts w:ascii="Times New Roman" w:eastAsia="Times New Roman" w:hAnsi="Times New Roman" w:cs="Times New Roman"/>
            <w:bCs/>
            <w:sz w:val="24"/>
            <w:szCs w:val="24"/>
          </w:rPr>
          <w:fldChar w:fldCharType="begin"/>
        </w:r>
        <w:r w:rsidR="00CD5292">
          <w:rPr>
            <w:rFonts w:ascii="Times New Roman" w:eastAsia="Times New Roman" w:hAnsi="Times New Roman" w:cs="Times New Roman"/>
            <w:bCs/>
            <w:sz w:val="24"/>
            <w:szCs w:val="24"/>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eastAsia="Times New Roman" w:hAnsi="Times New Roman" w:cs="Times New Roman"/>
            <w:bCs/>
            <w:sz w:val="24"/>
            <w:szCs w:val="24"/>
          </w:rPr>
          <w:fldChar w:fldCharType="separate"/>
        </w:r>
        <w:r w:rsidR="00CD5292">
          <w:rPr>
            <w:rFonts w:ascii="Times New Roman" w:eastAsia="Times New Roman" w:hAnsi="Times New Roman" w:cs="Times New Roman"/>
            <w:bCs/>
            <w:noProof/>
            <w:sz w:val="24"/>
            <w:szCs w:val="24"/>
          </w:rPr>
          <w:t>[36]</w:t>
        </w:r>
        <w:r w:rsidR="00CD5292">
          <w:rPr>
            <w:rFonts w:ascii="Times New Roman" w:eastAsia="Times New Roman" w:hAnsi="Times New Roman" w:cs="Times New Roman"/>
            <w:bCs/>
            <w:sz w:val="24"/>
            <w:szCs w:val="24"/>
          </w:rPr>
          <w:fldChar w:fldCharType="end"/>
        </w:r>
        <w:r w:rsidR="00BA65D7" w:rsidRPr="004A20DB">
          <w:rPr>
            <w:rFonts w:ascii="Times New Roman" w:eastAsia="Times New Roman" w:hAnsi="Times New Roman" w:cs="Times New Roman"/>
            <w:bCs/>
            <w:sz w:val="24"/>
            <w:szCs w:val="24"/>
          </w:rPr>
          <w:t>. This correlator</w:t>
        </w:r>
        <w:r w:rsidR="0081136A" w:rsidRPr="004A20DB">
          <w:rPr>
            <w:rFonts w:ascii="Times New Roman" w:eastAsia="Times New Roman" w:hAnsi="Times New Roman" w:cs="Times New Roman"/>
            <w:bCs/>
            <w:sz w:val="24"/>
            <w:szCs w:val="24"/>
          </w:rPr>
          <w:t>, expressed in terms of haplotype frequencies</w:t>
        </w:r>
        <w:r w:rsidR="00BA65D7" w:rsidRPr="004A20DB">
          <w:rPr>
            <w:rFonts w:ascii="Times New Roman" w:eastAsia="Times New Roman" w:hAnsi="Times New Roman" w:cs="Times New Roman"/>
            <w:bCs/>
            <w:sz w:val="24"/>
            <w:szCs w:val="24"/>
          </w:rPr>
          <w:t xml:space="preserve"> by applying the second law of thermodynamics to a multi-locus evolutionary model</w:t>
        </w:r>
        <w:r w:rsidR="0081136A" w:rsidRPr="004A20DB">
          <w:rPr>
            <w:rFonts w:ascii="Times New Roman" w:eastAsia="Times New Roman" w:hAnsi="Times New Roman" w:cs="Times New Roman"/>
            <w:bCs/>
            <w:sz w:val="24"/>
            <w:szCs w:val="24"/>
          </w:rPr>
          <w:t>, depends only on epistasis magnitude and its topology, but not on any other evolutionary parameters.</w:t>
        </w:r>
        <w:r w:rsidR="00BA65D7" w:rsidRPr="004A20DB">
          <w:rPr>
            <w:rFonts w:ascii="Times New Roman" w:eastAsia="Times New Roman" w:hAnsi="Times New Roman" w:cs="Times New Roman"/>
            <w:bCs/>
            <w:sz w:val="24"/>
            <w:szCs w:val="24"/>
          </w:rPr>
          <w:t xml:space="preserve"> The method takes a set of binarized sequences as initial data</w:t>
        </w:r>
        <w:r w:rsidR="0081136A" w:rsidRPr="004A20DB">
          <w:rPr>
            <w:rFonts w:ascii="Times New Roman" w:eastAsia="Times New Roman" w:hAnsi="Times New Roman" w:cs="Times New Roman"/>
            <w:bCs/>
            <w:sz w:val="24"/>
            <w:szCs w:val="24"/>
          </w:rPr>
          <w:t xml:space="preserve">. We employ </w:t>
        </w:r>
        <w:r w:rsidR="00BA65D7" w:rsidRPr="004A20DB">
          <w:rPr>
            <w:rFonts w:ascii="Times New Roman" w:eastAsia="Times New Roman" w:hAnsi="Times New Roman" w:cs="Times New Roman"/>
            <w:bCs/>
            <w:sz w:val="24"/>
            <w:szCs w:val="24"/>
          </w:rPr>
          <w:t>parallel computing</w:t>
        </w:r>
        <w:r w:rsidR="0081136A" w:rsidRPr="004A20DB">
          <w:rPr>
            <w:rFonts w:ascii="Times New Roman" w:eastAsia="Times New Roman" w:hAnsi="Times New Roman" w:cs="Times New Roman"/>
            <w:bCs/>
            <w:sz w:val="24"/>
            <w:szCs w:val="24"/>
          </w:rPr>
          <w:t xml:space="preserve"> on </w:t>
        </w:r>
        <w:r w:rsidR="003A0043">
          <w:rPr>
            <w:rFonts w:ascii="Times New Roman" w:eastAsia="Times New Roman" w:hAnsi="Times New Roman" w:cs="Times New Roman"/>
            <w:bCs/>
            <w:sz w:val="24"/>
            <w:szCs w:val="24"/>
          </w:rPr>
          <w:t xml:space="preserve">more than </w:t>
        </w:r>
        <w:r w:rsidR="0081136A" w:rsidRPr="004A20DB">
          <w:rPr>
            <w:rFonts w:ascii="Times New Roman" w:eastAsia="Times New Roman" w:hAnsi="Times New Roman" w:cs="Times New Roman"/>
            <w:bCs/>
            <w:sz w:val="24"/>
            <w:szCs w:val="24"/>
          </w:rPr>
          <w:t>10,000 processors of GPU</w:t>
        </w:r>
        <w:r w:rsidR="00BA65D7" w:rsidRPr="004A20DB">
          <w:rPr>
            <w:rFonts w:ascii="Times New Roman" w:eastAsia="Times New Roman" w:hAnsi="Times New Roman" w:cs="Times New Roman"/>
            <w:bCs/>
            <w:sz w:val="24"/>
            <w:szCs w:val="24"/>
          </w:rPr>
          <w:t xml:space="preserve"> to increase performance. To improve detection accuracy</w:t>
        </w:r>
        <w:r w:rsidR="007600E9" w:rsidRPr="004A20DB">
          <w:rPr>
            <w:rFonts w:ascii="Times New Roman" w:eastAsia="Times New Roman" w:hAnsi="Times New Roman" w:cs="Times New Roman"/>
            <w:bCs/>
            <w:sz w:val="24"/>
            <w:szCs w:val="24"/>
          </w:rPr>
          <w:t xml:space="preserve"> near the point of full compensation</w:t>
        </w:r>
        <w:r w:rsidR="00BA65D7" w:rsidRPr="004A20DB">
          <w:rPr>
            <w:rFonts w:ascii="Times New Roman" w:eastAsia="Times New Roman" w:hAnsi="Times New Roman" w:cs="Times New Roman"/>
            <w:bCs/>
            <w:sz w:val="24"/>
            <w:szCs w:val="24"/>
          </w:rPr>
          <w:t xml:space="preserve">, an additional correlator </w:t>
        </w:r>
        <w:r w:rsidR="007600E9" w:rsidRPr="004A20DB">
          <w:rPr>
            <w:rFonts w:ascii="Times New Roman" w:eastAsia="Times New Roman" w:hAnsi="Times New Roman" w:cs="Times New Roman"/>
            <w:bCs/>
            <w:sz w:val="24"/>
            <w:szCs w:val="24"/>
          </w:rPr>
          <w:t xml:space="preserve">conditioned on an allele at a third locus </w:t>
        </w:r>
        <w:r w:rsidR="00BA65D7" w:rsidRPr="004A20DB">
          <w:rPr>
            <w:rFonts w:ascii="Times New Roman" w:eastAsia="Times New Roman" w:hAnsi="Times New Roman" w:cs="Times New Roman"/>
            <w:bCs/>
            <w:sz w:val="24"/>
            <w:szCs w:val="24"/>
          </w:rPr>
          <w:t xml:space="preserve">is calculated. Based on the relationship between </w:t>
        </w:r>
        <w:r w:rsidR="007600E9" w:rsidRPr="004A20DB">
          <w:rPr>
            <w:rFonts w:ascii="Times New Roman" w:eastAsia="Times New Roman" w:hAnsi="Times New Roman" w:cs="Times New Roman"/>
            <w:bCs/>
            <w:sz w:val="24"/>
            <w:szCs w:val="24"/>
          </w:rPr>
          <w:t>the two correlators, an</w:t>
        </w:r>
        <w:r w:rsidR="00BA65D7" w:rsidRPr="004A20DB">
          <w:rPr>
            <w:rFonts w:ascii="Times New Roman" w:eastAsia="Times New Roman" w:hAnsi="Times New Roman" w:cs="Times New Roman"/>
            <w:bCs/>
            <w:sz w:val="24"/>
            <w:szCs w:val="24"/>
          </w:rPr>
          <w:t xml:space="preserve"> epistatic </w:t>
        </w:r>
        <w:r w:rsidR="007600E9" w:rsidRPr="004A20DB">
          <w:rPr>
            <w:rFonts w:ascii="Times New Roman" w:eastAsia="Times New Roman" w:hAnsi="Times New Roman" w:cs="Times New Roman"/>
            <w:bCs/>
            <w:sz w:val="24"/>
            <w:szCs w:val="24"/>
          </w:rPr>
          <w:t>interaction</w:t>
        </w:r>
        <w:r w:rsidR="00BA65D7" w:rsidRPr="004A20DB">
          <w:rPr>
            <w:rFonts w:ascii="Times New Roman" w:eastAsia="Times New Roman" w:hAnsi="Times New Roman" w:cs="Times New Roman"/>
            <w:bCs/>
            <w:sz w:val="24"/>
            <w:szCs w:val="24"/>
          </w:rPr>
          <w:t xml:space="preserve"> between the two loci is inferred.</w:t>
        </w:r>
        <w:r w:rsidRPr="004A20DB">
          <w:rPr>
            <w:rFonts w:ascii="Times New Roman" w:eastAsia="Times New Roman" w:hAnsi="Times New Roman" w:cs="Times New Roman"/>
            <w:b/>
            <w:sz w:val="24"/>
            <w:szCs w:val="24"/>
            <w:lang w:val="en-US"/>
          </w:rPr>
          <w:t xml:space="preserve"> </w:t>
        </w:r>
        <w:r w:rsidR="00575CB2" w:rsidRPr="004A20DB">
          <w:rPr>
            <w:rFonts w:ascii="Times New Roman" w:eastAsia="Times New Roman" w:hAnsi="Times New Roman" w:cs="Times New Roman"/>
            <w:sz w:val="24"/>
            <w:szCs w:val="24"/>
          </w:rPr>
          <w:t xml:space="preserve">The details are described in </w:t>
        </w:r>
        <w:r w:rsidR="00575CB2" w:rsidRPr="004A20DB">
          <w:rPr>
            <w:rFonts w:ascii="Times New Roman" w:eastAsia="Times New Roman" w:hAnsi="Times New Roman" w:cs="Times New Roman"/>
            <w:i/>
            <w:sz w:val="24"/>
            <w:szCs w:val="24"/>
          </w:rPr>
          <w:t>Methods.</w:t>
        </w:r>
      </w:ins>
    </w:p>
    <w:p w14:paraId="72C1F255" w14:textId="415B6160" w:rsidR="0087149A" w:rsidRPr="004A20DB" w:rsidRDefault="0076272C" w:rsidP="00157A64">
      <w:pPr>
        <w:spacing w:after="0" w:line="360" w:lineRule="auto"/>
        <w:ind w:firstLine="708"/>
        <w:jc w:val="both"/>
        <w:rPr>
          <w:rFonts w:ascii="Times New Roman" w:eastAsia="Times New Roman" w:hAnsi="Times New Roman" w:cs="Times New Roman"/>
          <w:b/>
          <w:sz w:val="24"/>
          <w:szCs w:val="24"/>
        </w:rPr>
      </w:pPr>
      <w:r w:rsidRPr="004A20DB">
        <w:rPr>
          <w:rFonts w:ascii="Times New Roman" w:eastAsia="Times New Roman" w:hAnsi="Times New Roman" w:cs="Times New Roman"/>
          <w:b/>
          <w:sz w:val="24"/>
          <w:szCs w:val="24"/>
        </w:rPr>
        <w:lastRenderedPageBreak/>
        <w:t>Accuracy test</w:t>
      </w:r>
      <w:del w:id="80" w:author="Автор" w:date="2026-05-07T13:24:00Z">
        <w:r>
          <w:rPr>
            <w:rFonts w:ascii="Times New Roman" w:eastAsia="Times New Roman" w:hAnsi="Times New Roman" w:cs="Times New Roman"/>
            <w:b/>
            <w:sz w:val="24"/>
            <w:szCs w:val="24"/>
          </w:rPr>
          <w:delText>.</w:delText>
        </w:r>
      </w:del>
      <w:ins w:id="81" w:author="Автор" w:date="2026-05-07T13:24:00Z">
        <w:r w:rsidR="002C744F" w:rsidRPr="004A20DB">
          <w:rPr>
            <w:rFonts w:ascii="Times New Roman" w:eastAsia="Times New Roman" w:hAnsi="Times New Roman" w:cs="Times New Roman"/>
            <w:b/>
            <w:sz w:val="24"/>
            <w:szCs w:val="24"/>
          </w:rPr>
          <w:t xml:space="preserve"> 1</w:t>
        </w:r>
        <w:r w:rsidR="002C744F" w:rsidRPr="004A20DB">
          <w:rPr>
            <w:rFonts w:ascii="Times New Roman" w:eastAsia="Times New Roman" w:hAnsi="Times New Roman" w:cs="Times New Roman"/>
            <w:b/>
            <w:sz w:val="24"/>
            <w:szCs w:val="24"/>
            <w:lang w:val="en-US"/>
          </w:rPr>
          <w:t>: the case of standing variation.</w:t>
        </w:r>
      </w:ins>
      <w:r w:rsidR="002C744F" w:rsidRPr="004A20DB">
        <w:rPr>
          <w:rFonts w:ascii="Times New Roman" w:hAnsi="Times New Roman"/>
          <w:b/>
          <w:sz w:val="24"/>
          <w:lang w:val="en-US"/>
          <w:rPrChange w:id="82" w:author="Автор" w:date="2026-05-07T13:24:00Z">
            <w:rPr>
              <w:rFonts w:ascii="Times New Roman" w:hAnsi="Times New Roman"/>
              <w:sz w:val="24"/>
            </w:rPr>
          </w:rPrChange>
        </w:rPr>
        <w:t xml:space="preserve"> </w:t>
      </w:r>
      <w:r w:rsidRPr="004A20DB">
        <w:rPr>
          <w:rFonts w:ascii="Times New Roman" w:eastAsia="Times New Roman" w:hAnsi="Times New Roman" w:cs="Times New Roman"/>
          <w:sz w:val="24"/>
          <w:szCs w:val="24"/>
        </w:rPr>
        <w:t xml:space="preserve">To test </w:t>
      </w:r>
      <w:r w:rsidR="002C744F" w:rsidRPr="004A20DB">
        <w:rPr>
          <w:rFonts w:ascii="Times New Roman" w:eastAsia="Times New Roman" w:hAnsi="Times New Roman" w:cs="Times New Roman"/>
          <w:sz w:val="24"/>
          <w:szCs w:val="24"/>
        </w:rPr>
        <w:t>the</w:t>
      </w:r>
      <w:r w:rsidR="00157A64"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accuracy</w:t>
      </w:r>
      <w:r w:rsidR="005F40F7" w:rsidRPr="004A20DB">
        <w:rPr>
          <w:rFonts w:ascii="Times New Roman" w:eastAsia="Times New Roman" w:hAnsi="Times New Roman" w:cs="Times New Roman"/>
          <w:sz w:val="24"/>
          <w:szCs w:val="24"/>
        </w:rPr>
        <w:t xml:space="preserve"> of </w:t>
      </w:r>
      <w:del w:id="83" w:author="Автор" w:date="2026-05-07T13:24:00Z">
        <w:r>
          <w:rPr>
            <w:rFonts w:ascii="Times New Roman" w:eastAsia="Times New Roman" w:hAnsi="Times New Roman" w:cs="Times New Roman"/>
            <w:sz w:val="24"/>
            <w:szCs w:val="24"/>
          </w:rPr>
          <w:delText>this</w:delText>
        </w:r>
      </w:del>
      <w:ins w:id="84" w:author="Автор" w:date="2026-05-07T13:24:00Z">
        <w:r w:rsidR="005F40F7" w:rsidRPr="004A20DB">
          <w:rPr>
            <w:rFonts w:ascii="Times New Roman" w:eastAsia="Times New Roman" w:hAnsi="Times New Roman" w:cs="Times New Roman"/>
            <w:sz w:val="24"/>
            <w:szCs w:val="24"/>
          </w:rPr>
          <w:t>the</w:t>
        </w:r>
      </w:ins>
      <w:r w:rsidR="005F40F7" w:rsidRPr="004A20DB">
        <w:rPr>
          <w:rFonts w:ascii="Times New Roman" w:eastAsia="Times New Roman" w:hAnsi="Times New Roman" w:cs="Times New Roman"/>
          <w:sz w:val="24"/>
          <w:szCs w:val="24"/>
        </w:rPr>
        <w:t xml:space="preserve"> detection method</w:t>
      </w:r>
      <w:r w:rsidRPr="004A20DB">
        <w:rPr>
          <w:rFonts w:ascii="Times New Roman" w:eastAsia="Times New Roman" w:hAnsi="Times New Roman" w:cs="Times New Roman"/>
          <w:sz w:val="24"/>
          <w:szCs w:val="24"/>
        </w:rPr>
        <w:t xml:space="preserve">, artificial genomic sequences are obtained from the simulation of </w:t>
      </w:r>
      <w:ins w:id="85" w:author="Автор" w:date="2026-05-07T13:24:00Z">
        <w:r w:rsidR="005C4B74" w:rsidRPr="004A20DB">
          <w:rPr>
            <w:rFonts w:ascii="Times New Roman" w:eastAsia="Times New Roman" w:hAnsi="Times New Roman" w:cs="Times New Roman"/>
            <w:sz w:val="24"/>
            <w:szCs w:val="24"/>
          </w:rPr>
          <w:t xml:space="preserve">the multi-site </w:t>
        </w:r>
      </w:ins>
      <w:r w:rsidRPr="004A20DB">
        <w:rPr>
          <w:rFonts w:ascii="Times New Roman" w:eastAsia="Times New Roman" w:hAnsi="Times New Roman" w:cs="Times New Roman"/>
          <w:sz w:val="24"/>
          <w:szCs w:val="24"/>
        </w:rPr>
        <w:t>evolution of a</w:t>
      </w:r>
      <w:ins w:id="86" w:author="Автор" w:date="2026-05-07T13:24:00Z">
        <w:r w:rsidRPr="004A20DB">
          <w:rPr>
            <w:rFonts w:ascii="Times New Roman" w:eastAsia="Times New Roman" w:hAnsi="Times New Roman" w:cs="Times New Roman"/>
            <w:sz w:val="24"/>
            <w:szCs w:val="24"/>
          </w:rPr>
          <w:t xml:space="preserve"> </w:t>
        </w:r>
        <w:r w:rsidR="005F40F7" w:rsidRPr="004A20DB">
          <w:rPr>
            <w:rFonts w:ascii="Times New Roman" w:eastAsia="Times New Roman" w:hAnsi="Times New Roman" w:cs="Times New Roman"/>
            <w:sz w:val="24"/>
            <w:szCs w:val="24"/>
          </w:rPr>
          <w:t>genetically-diverse</w:t>
        </w:r>
      </w:ins>
      <w:r w:rsidR="005F40F7"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population by a Monte-Carlo algorithm with a set epistasis network (</w:t>
      </w:r>
      <w:r w:rsidRPr="004A20DB">
        <w:rPr>
          <w:rFonts w:ascii="Times New Roman" w:eastAsia="Times New Roman" w:hAnsi="Times New Roman" w:cs="Times New Roman"/>
          <w:i/>
          <w:sz w:val="24"/>
          <w:szCs w:val="24"/>
        </w:rPr>
        <w:t>Methods</w:t>
      </w:r>
      <w:r w:rsidRPr="004A20DB">
        <w:rPr>
          <w:rFonts w:ascii="Times New Roman" w:eastAsia="Times New Roman" w:hAnsi="Times New Roman" w:cs="Times New Roman"/>
          <w:sz w:val="24"/>
          <w:szCs w:val="24"/>
        </w:rPr>
        <w:t xml:space="preserve">). The input parameters are chosen in a range representative for several viruses (Table 1 in </w:t>
      </w:r>
      <w:r w:rsidRPr="004A20DB">
        <w:rPr>
          <w:rFonts w:ascii="Times New Roman" w:eastAsia="Times New Roman" w:hAnsi="Times New Roman" w:cs="Times New Roman"/>
          <w:i/>
          <w:sz w:val="24"/>
          <w:szCs w:val="24"/>
        </w:rPr>
        <w:t>Methods</w:t>
      </w:r>
      <w:r w:rsidRPr="004A20DB">
        <w:rPr>
          <w:rFonts w:ascii="Times New Roman" w:eastAsia="Times New Roman" w:hAnsi="Times New Roman" w:cs="Times New Roman"/>
          <w:sz w:val="24"/>
          <w:szCs w:val="24"/>
        </w:rPr>
        <w:t>).</w:t>
      </w:r>
      <w:r w:rsidRPr="004A20DB">
        <w:rPr>
          <w:rFonts w:ascii="Times New Roman" w:eastAsia="Times New Roman" w:hAnsi="Times New Roman" w:cs="Times New Roman"/>
          <w:b/>
          <w:sz w:val="24"/>
          <w:szCs w:val="24"/>
        </w:rPr>
        <w:t xml:space="preserve"> </w:t>
      </w:r>
      <w:r w:rsidRPr="004A20DB">
        <w:rPr>
          <w:rFonts w:ascii="Times New Roman" w:eastAsia="Times New Roman" w:hAnsi="Times New Roman" w:cs="Times New Roman"/>
          <w:sz w:val="24"/>
          <w:szCs w:val="24"/>
        </w:rPr>
        <w:t>The predicted links are compared with the true links set in the algorithm. The error of detection is defined as the number of false-positive and false-negative interactions among predicted interactions divided by the number of true interactions. The error is calculated as a function of several parameters: genome length (total locus number), the number of independent populations used for averaging haplotype frequencies</w:t>
      </w:r>
      <w:del w:id="87" w:author="Автор" w:date="2026-05-07T13:24:00Z">
        <w:r>
          <w:rPr>
            <w:rFonts w:ascii="Times New Roman" w:eastAsia="Times New Roman" w:hAnsi="Times New Roman" w:cs="Times New Roman"/>
            <w:sz w:val="24"/>
            <w:szCs w:val="24"/>
          </w:rPr>
          <w:delText xml:space="preserve"> in UFE correlator (35),</w:delText>
        </w:r>
      </w:del>
      <w:ins w:id="88" w:author="Автор" w:date="2026-05-07T13:24:00Z">
        <w:r w:rsidRPr="004A20DB">
          <w:rPr>
            <w:rFonts w:ascii="Times New Roman" w:eastAsia="Times New Roman" w:hAnsi="Times New Roman" w:cs="Times New Roman"/>
            <w:sz w:val="24"/>
            <w:szCs w:val="24"/>
          </w:rPr>
          <w:t>,</w:t>
        </w:r>
      </w:ins>
      <w:r w:rsidRPr="004A20DB">
        <w:rPr>
          <w:rFonts w:ascii="Times New Roman" w:eastAsia="Times New Roman" w:hAnsi="Times New Roman" w:cs="Times New Roman"/>
          <w:sz w:val="24"/>
          <w:szCs w:val="24"/>
        </w:rPr>
        <w:t xml:space="preserve"> the magnitude of epistasis, recombination probability, and the average crossover number (Fig. 1). </w:t>
      </w:r>
    </w:p>
    <w:p w14:paraId="69B38999" w14:textId="77777777" w:rsidR="0087149A" w:rsidRDefault="0076272C">
      <w:pPr>
        <w:pBdr>
          <w:top w:val="nil"/>
          <w:left w:val="nil"/>
          <w:bottom w:val="nil"/>
          <w:right w:val="nil"/>
          <w:between w:val="nil"/>
        </w:pBdr>
        <w:spacing w:after="0" w:line="240" w:lineRule="auto"/>
        <w:rPr>
          <w:del w:id="89" w:author="Автор" w:date="2026-05-07T13:24:00Z"/>
          <w:i/>
          <w:color w:val="000000"/>
        </w:rPr>
      </w:pPr>
      <w:del w:id="90" w:author="Автор" w:date="2026-05-07T13:24:00Z">
        <w:r>
          <w:rPr>
            <w:noProof/>
            <w:color w:val="000000"/>
          </w:rPr>
          <w:drawing>
            <wp:inline distT="0" distB="0" distL="0" distR="0" wp14:anchorId="27B297BD" wp14:editId="0973E962">
              <wp:extent cx="5936615" cy="6183641"/>
              <wp:effectExtent l="9525" t="9525" r="9525" b="9525"/>
              <wp:docPr id="1025" name="shape1025"/>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5936615" cy="6183641"/>
                      </a:xfrm>
                      <a:prstGeom prst="rect">
                        <a:avLst/>
                      </a:prstGeom>
                      <a:ln>
                        <a:solidFill>
                          <a:prstClr val="black"/>
                        </a:solidFill>
                      </a:ln>
                    </pic:spPr>
                  </pic:pic>
                </a:graphicData>
              </a:graphic>
            </wp:inline>
          </w:drawing>
        </w:r>
      </w:del>
    </w:p>
    <w:p w14:paraId="157AA5CF" w14:textId="5DB2A546" w:rsidR="0087149A" w:rsidRPr="004A20DB" w:rsidRDefault="00AC30E2">
      <w:pPr>
        <w:pBdr>
          <w:top w:val="nil"/>
          <w:left w:val="nil"/>
          <w:bottom w:val="nil"/>
          <w:right w:val="nil"/>
          <w:between w:val="nil"/>
        </w:pBdr>
        <w:spacing w:after="0" w:line="240" w:lineRule="auto"/>
        <w:rPr>
          <w:ins w:id="91" w:author="Автор" w:date="2026-05-07T13:24:00Z"/>
          <w:i/>
          <w:color w:val="000000"/>
        </w:rPr>
      </w:pPr>
      <w:ins w:id="92" w:author="Автор" w:date="2026-05-07T13:24:00Z">
        <w:r w:rsidRPr="004A20DB">
          <w:rPr>
            <w:noProof/>
          </w:rPr>
          <w:lastRenderedPageBreak/>
          <w:drawing>
            <wp:inline distT="0" distB="0" distL="0" distR="0" wp14:anchorId="297B4978" wp14:editId="79BE4EAA">
              <wp:extent cx="5936615" cy="6183641"/>
              <wp:effectExtent l="0" t="0" r="0" b="0"/>
              <wp:docPr id="177593579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36615" cy="6183641"/>
                      </a:xfrm>
                      <a:prstGeom prst="rect">
                        <a:avLst/>
                      </a:prstGeom>
                      <a:ln/>
                    </pic:spPr>
                  </pic:pic>
                </a:graphicData>
              </a:graphic>
            </wp:inline>
          </w:drawing>
        </w:r>
      </w:ins>
    </w:p>
    <w:p w14:paraId="1D37C4A7" w14:textId="2BF76F97" w:rsidR="0087149A" w:rsidRPr="004A20DB" w:rsidRDefault="0076272C">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sidRPr="004A20DB">
        <w:rPr>
          <w:rFonts w:ascii="Times New Roman" w:eastAsia="Times New Roman" w:hAnsi="Times New Roman" w:cs="Times New Roman"/>
          <w:b/>
          <w:color w:val="000000"/>
          <w:sz w:val="20"/>
          <w:szCs w:val="20"/>
        </w:rPr>
        <w:t>Figure 1. The error of detection of epistatic interactions</w:t>
      </w:r>
      <w:del w:id="93" w:author="Автор" w:date="2026-05-07T13:24:00Z">
        <w:r>
          <w:rPr>
            <w:rFonts w:ascii="Times New Roman" w:eastAsia="Times New Roman" w:hAnsi="Times New Roman" w:cs="Times New Roman"/>
            <w:b/>
            <w:color w:val="000000"/>
            <w:sz w:val="20"/>
            <w:szCs w:val="20"/>
          </w:rPr>
          <w:delText>.</w:delText>
        </w:r>
      </w:del>
      <w:ins w:id="94" w:author="Автор" w:date="2026-05-07T13:24:00Z">
        <w:r w:rsidR="005F40F7" w:rsidRPr="004A20DB">
          <w:rPr>
            <w:rFonts w:ascii="Times New Roman" w:eastAsia="Times New Roman" w:hAnsi="Times New Roman" w:cs="Times New Roman"/>
            <w:b/>
            <w:color w:val="000000"/>
            <w:sz w:val="20"/>
            <w:szCs w:val="20"/>
          </w:rPr>
          <w:t xml:space="preserve"> for the case of standing variation (Test1)</w:t>
        </w:r>
        <w:r w:rsidRPr="004A20DB">
          <w:rPr>
            <w:rFonts w:ascii="Times New Roman" w:eastAsia="Times New Roman" w:hAnsi="Times New Roman" w:cs="Times New Roman"/>
            <w:b/>
            <w:color w:val="000000"/>
            <w:sz w:val="20"/>
            <w:szCs w:val="20"/>
          </w:rPr>
          <w:t>.</w:t>
        </w:r>
      </w:ins>
      <w:r w:rsidRPr="004A20DB">
        <w:rPr>
          <w:rFonts w:ascii="Times New Roman" w:eastAsia="Times New Roman" w:hAnsi="Times New Roman" w:cs="Times New Roman"/>
          <w:color w:val="000000"/>
          <w:sz w:val="20"/>
          <w:szCs w:val="20"/>
        </w:rPr>
        <w:t xml:space="preserve"> The length of the sequence is plotted on the X–axis, and the number of runs is plotted on the Y-axis of each panel. The values inside the squares defined by color map on the right correspond to the sum of the false positive and false negative interactions divided by the number of true interactions. Detection is carried out using the universal footprint of epistasis (UFE) </w:t>
      </w:r>
      <w:del w:id="95" w:author="Автор" w:date="2026-05-07T13:24:00Z">
        <w:r>
          <w:rPr>
            <w:rFonts w:ascii="Times New Roman" w:eastAsia="Times New Roman" w:hAnsi="Times New Roman" w:cs="Times New Roman"/>
            <w:sz w:val="20"/>
            <w:szCs w:val="20"/>
          </w:rPr>
          <w:delText>(35)</w:delText>
        </w:r>
        <w:r>
          <w:rPr>
            <w:rFonts w:ascii="Times New Roman" w:eastAsia="Times New Roman" w:hAnsi="Times New Roman" w:cs="Times New Roman"/>
            <w:sz w:val="24"/>
            <w:szCs w:val="24"/>
          </w:rPr>
          <w:delText xml:space="preserve"> </w:delText>
        </w:r>
        <w:r>
          <w:rPr>
            <w:rFonts w:ascii="Times New Roman" w:eastAsia="Times New Roman" w:hAnsi="Times New Roman" w:cs="Times New Roman"/>
            <w:color w:val="000000"/>
            <w:sz w:val="20"/>
            <w:szCs w:val="20"/>
          </w:rPr>
          <w:delText>and three-site haplotype method (39) (</w:delText>
        </w:r>
        <w:r>
          <w:rPr>
            <w:rFonts w:ascii="Times New Roman" w:eastAsia="Times New Roman" w:hAnsi="Times New Roman" w:cs="Times New Roman"/>
            <w:i/>
            <w:color w:val="000000"/>
            <w:sz w:val="20"/>
            <w:szCs w:val="20"/>
          </w:rPr>
          <w:delText>Methods</w:delText>
        </w:r>
        <w:r>
          <w:rPr>
            <w:rFonts w:ascii="Times New Roman" w:eastAsia="Times New Roman" w:hAnsi="Times New Roman" w:cs="Times New Roman"/>
            <w:color w:val="000000"/>
            <w:sz w:val="20"/>
            <w:szCs w:val="20"/>
          </w:rPr>
          <w:delText>).</w:delText>
        </w:r>
      </w:del>
      <w:ins w:id="96" w:author="Автор" w:date="2026-05-07T13:24:00Z">
        <w:r w:rsidR="00CD5292">
          <w:rPr>
            <w:rFonts w:ascii="Times New Roman" w:hAnsi="Times New Roman" w:cs="Times New Roman"/>
            <w:sz w:val="20"/>
            <w:szCs w:val="20"/>
            <w:lang w:val="en-US"/>
          </w:rPr>
          <w:fldChar w:fldCharType="begin"/>
        </w:r>
        <w:r w:rsidR="00CD5292">
          <w:rPr>
            <w:rFonts w:ascii="Times New Roman" w:hAnsi="Times New Roman" w:cs="Times New Roman"/>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sz w:val="20"/>
            <w:szCs w:val="20"/>
            <w:lang w:val="en-US"/>
          </w:rPr>
          <w:fldChar w:fldCharType="separate"/>
        </w:r>
        <w:r w:rsidR="00CD5292">
          <w:rPr>
            <w:rFonts w:ascii="Times New Roman" w:hAnsi="Times New Roman" w:cs="Times New Roman"/>
            <w:noProof/>
            <w:sz w:val="20"/>
            <w:szCs w:val="20"/>
            <w:lang w:val="en-US"/>
          </w:rPr>
          <w:t>[36]</w:t>
        </w:r>
        <w:r w:rsidR="00CD5292">
          <w:rPr>
            <w:rFonts w:ascii="Times New Roman" w:hAnsi="Times New Roman" w:cs="Times New Roman"/>
            <w:sz w:val="20"/>
            <w:szCs w:val="20"/>
            <w:lang w:val="en-US"/>
          </w:rPr>
          <w:fldChar w:fldCharType="end"/>
        </w:r>
        <w:r w:rsidR="002502EA" w:rsidRPr="004A20DB" w:rsidDel="002502EA">
          <w:rPr>
            <w:rFonts w:ascii="Times New Roman" w:hAnsi="Times New Roman" w:cs="Times New Roman"/>
            <w:sz w:val="20"/>
            <w:szCs w:val="20"/>
            <w:lang w:val="en-US"/>
          </w:rPr>
          <w:t xml:space="preserve"> </w:t>
        </w:r>
        <w:r w:rsidRPr="004A20DB">
          <w:rPr>
            <w:rFonts w:ascii="Times New Roman" w:eastAsia="Times New Roman" w:hAnsi="Times New Roman" w:cs="Times New Roman"/>
            <w:color w:val="000000"/>
            <w:sz w:val="20"/>
            <w:szCs w:val="20"/>
          </w:rPr>
          <w:t xml:space="preserve">and three-site haplotype method </w:t>
        </w:r>
        <w:r w:rsidR="00CD5292">
          <w:rPr>
            <w:rFonts w:ascii="Times New Roman" w:eastAsia="Times New Roman" w:hAnsi="Times New Roman" w:cs="Times New Roman"/>
            <w:color w:val="000000"/>
            <w:sz w:val="20"/>
            <w:szCs w:val="20"/>
          </w:rPr>
          <w:fldChar w:fldCharType="begin"/>
        </w:r>
        <w:r w:rsidR="00CD5292">
          <w:rPr>
            <w:rFonts w:ascii="Times New Roman" w:eastAsia="Times New Roman" w:hAnsi="Times New Roman" w:cs="Times New Roman"/>
            <w:color w:val="000000"/>
            <w:sz w:val="20"/>
            <w:szCs w:val="20"/>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rFonts w:ascii="Times New Roman" w:eastAsia="Times New Roman" w:hAnsi="Times New Roman" w:cs="Times New Roman"/>
            <w:color w:val="000000"/>
            <w:sz w:val="20"/>
            <w:szCs w:val="20"/>
          </w:rPr>
          <w:fldChar w:fldCharType="separate"/>
        </w:r>
        <w:r w:rsidR="00CD5292">
          <w:rPr>
            <w:rFonts w:ascii="Times New Roman" w:eastAsia="Times New Roman" w:hAnsi="Times New Roman" w:cs="Times New Roman"/>
            <w:noProof/>
            <w:color w:val="000000"/>
            <w:sz w:val="20"/>
            <w:szCs w:val="20"/>
          </w:rPr>
          <w:t>[39]</w:t>
        </w:r>
        <w:r w:rsidR="00CD5292">
          <w:rPr>
            <w:rFonts w:ascii="Times New Roman" w:eastAsia="Times New Roman" w:hAnsi="Times New Roman" w:cs="Times New Roman"/>
            <w:color w:val="000000"/>
            <w:sz w:val="20"/>
            <w:szCs w:val="20"/>
          </w:rPr>
          <w:fldChar w:fldCharType="end"/>
        </w:r>
        <w:r w:rsidR="002502EA" w:rsidRPr="004A20DB" w:rsidDel="002502EA">
          <w:rPr>
            <w:rFonts w:ascii="Times New Roman" w:eastAsia="Times New Roman" w:hAnsi="Times New Roman" w:cs="Times New Roman"/>
            <w:color w:val="000000"/>
            <w:sz w:val="20"/>
            <w:szCs w:val="20"/>
          </w:rPr>
          <w:t xml:space="preserve"> </w:t>
        </w:r>
        <w:r w:rsidRPr="004A20DB">
          <w:rPr>
            <w:rFonts w:ascii="Times New Roman" w:eastAsia="Times New Roman" w:hAnsi="Times New Roman" w:cs="Times New Roman"/>
            <w:color w:val="000000"/>
            <w:sz w:val="20"/>
            <w:szCs w:val="20"/>
          </w:rPr>
          <w:t>(</w:t>
        </w:r>
        <w:r w:rsidRPr="004A20DB">
          <w:rPr>
            <w:rFonts w:ascii="Times New Roman" w:eastAsia="Times New Roman" w:hAnsi="Times New Roman" w:cs="Times New Roman"/>
            <w:i/>
            <w:color w:val="000000"/>
            <w:sz w:val="20"/>
            <w:szCs w:val="20"/>
          </w:rPr>
          <w:t>Methods</w:t>
        </w:r>
        <w:r w:rsidRPr="004A20DB">
          <w:rPr>
            <w:rFonts w:ascii="Times New Roman" w:eastAsia="Times New Roman" w:hAnsi="Times New Roman" w:cs="Times New Roman"/>
            <w:color w:val="000000"/>
            <w:sz w:val="20"/>
            <w:szCs w:val="20"/>
          </w:rPr>
          <w:t>).</w:t>
        </w:r>
      </w:ins>
      <w:r w:rsidRPr="004A20DB">
        <w:rPr>
          <w:rFonts w:ascii="Times New Roman" w:eastAsia="Times New Roman" w:hAnsi="Times New Roman" w:cs="Times New Roman"/>
          <w:color w:val="000000"/>
          <w:sz w:val="20"/>
          <w:szCs w:val="20"/>
        </w:rPr>
        <w:t xml:space="preserve"> All values greater than 1 are set to have the same red color as values equal to 1.</w:t>
      </w:r>
      <w:r w:rsidRPr="004A20DB">
        <w:rPr>
          <w:color w:val="000000"/>
        </w:rPr>
        <w:t xml:space="preserve"> </w:t>
      </w:r>
      <w:r w:rsidRPr="004A20DB">
        <w:rPr>
          <w:rFonts w:ascii="Times New Roman" w:eastAsia="Times New Roman" w:hAnsi="Times New Roman" w:cs="Times New Roman"/>
          <w:color w:val="000000"/>
          <w:sz w:val="20"/>
          <w:szCs w:val="20"/>
        </w:rPr>
        <w:t>Testing of the method was conducted on the sequences generated by Monte Carlo simulation (</w:t>
      </w:r>
      <w:r w:rsidRPr="004A20DB">
        <w:rPr>
          <w:rFonts w:ascii="Times New Roman" w:eastAsia="Times New Roman" w:hAnsi="Times New Roman" w:cs="Times New Roman"/>
          <w:i/>
          <w:color w:val="000000"/>
          <w:sz w:val="20"/>
          <w:szCs w:val="20"/>
        </w:rPr>
        <w:t>Methods</w:t>
      </w:r>
      <w:r w:rsidRPr="004A20DB">
        <w:rPr>
          <w:rFonts w:ascii="Times New Roman" w:eastAsia="Times New Roman" w:hAnsi="Times New Roman" w:cs="Times New Roman"/>
          <w:color w:val="000000"/>
          <w:sz w:val="20"/>
          <w:szCs w:val="20"/>
        </w:rPr>
        <w:t xml:space="preserve">) with variable parameters (shown): probability of recombination </w:t>
      </w:r>
      <m:oMath>
        <m:r>
          <w:rPr>
            <w:rFonts w:ascii="Cambria Math" w:eastAsia="Cambria Math" w:hAnsi="Cambria Math" w:cs="Cambria Math"/>
            <w:color w:val="000000"/>
            <w:sz w:val="20"/>
            <w:szCs w:val="20"/>
          </w:rPr>
          <m:t>r</m:t>
        </m:r>
      </m:oMath>
      <w:r w:rsidRPr="004A20DB">
        <w:rPr>
          <w:rFonts w:ascii="Times New Roman" w:eastAsia="Times New Roman" w:hAnsi="Times New Roman" w:cs="Times New Roman"/>
          <w:color w:val="000000"/>
          <w:sz w:val="20"/>
          <w:szCs w:val="20"/>
        </w:rPr>
        <w:t>, number of c</w:t>
      </w:r>
      <w:proofErr w:type="spellStart"/>
      <w:r w:rsidRPr="004A20DB">
        <w:rPr>
          <w:rFonts w:ascii="Times New Roman" w:eastAsia="Times New Roman" w:hAnsi="Times New Roman" w:cs="Times New Roman"/>
          <w:color w:val="000000"/>
          <w:sz w:val="20"/>
          <w:szCs w:val="20"/>
        </w:rPr>
        <w:t>rossovers</w:t>
      </w:r>
      <w:proofErr w:type="spellEnd"/>
      <w:r w:rsidRPr="004A20DB">
        <w:rPr>
          <w:rFonts w:ascii="Times New Roman" w:eastAsia="Times New Roman" w:hAnsi="Times New Roman" w:cs="Times New Roman"/>
          <w:color w:val="000000"/>
          <w:sz w:val="20"/>
          <w:szCs w:val="20"/>
        </w:rPr>
        <w:t xml:space="preserve"> </w:t>
      </w:r>
      <m:oMath>
        <m:r>
          <w:rPr>
            <w:rFonts w:ascii="Cambria Math" w:eastAsia="Cambria Math" w:hAnsi="Cambria Math" w:cs="Cambria Math"/>
            <w:color w:val="000000"/>
            <w:sz w:val="20"/>
            <w:szCs w:val="20"/>
          </w:rPr>
          <m:t>M</m:t>
        </m:r>
      </m:oMath>
      <w:r w:rsidRPr="004A20DB">
        <w:rPr>
          <w:rFonts w:ascii="Times New Roman" w:eastAsia="Times New Roman" w:hAnsi="Times New Roman" w:cs="Times New Roman"/>
          <w:color w:val="000000"/>
          <w:sz w:val="20"/>
          <w:szCs w:val="20"/>
        </w:rPr>
        <w:t xml:space="preserve">, strength of the epistatic interaction </w:t>
      </w:r>
      <m:oMath>
        <m:r>
          <w:rPr>
            <w:rFonts w:ascii="Cambria Math" w:eastAsia="Cambria Math" w:hAnsi="Cambria Math" w:cs="Cambria Math"/>
            <w:color w:val="000000"/>
            <w:sz w:val="20"/>
            <w:szCs w:val="20"/>
          </w:rPr>
          <m:t>E</m:t>
        </m:r>
      </m:oMath>
      <w:r w:rsidRPr="004A20DB">
        <w:rPr>
          <w:rFonts w:ascii="Times New Roman" w:eastAsia="Times New Roman" w:hAnsi="Times New Roman" w:cs="Times New Roman"/>
          <w:color w:val="000000"/>
          <w:sz w:val="20"/>
          <w:szCs w:val="20"/>
        </w:rPr>
        <w:t xml:space="preserve">. </w:t>
      </w:r>
      <w:del w:id="97" w:author="Автор" w:date="2026-05-07T13:24:00Z">
        <w:r>
          <w:rPr>
            <w:rFonts w:ascii="Times New Roman" w:eastAsia="Times New Roman" w:hAnsi="Times New Roman" w:cs="Times New Roman"/>
            <w:color w:val="000000"/>
            <w:sz w:val="20"/>
            <w:szCs w:val="20"/>
          </w:rPr>
          <w:delText xml:space="preserve">The topology of the epistatic bonds comprises isolated double arches, for which </w:delText>
        </w:r>
        <m:oMath>
          <m:r>
            <w:rPr>
              <w:rFonts w:ascii="Cambria Math" w:eastAsia="Cambria Math" w:hAnsi="Cambria Math" w:cs="Cambria Math"/>
              <w:color w:val="000000"/>
              <w:sz w:val="20"/>
              <w:szCs w:val="20"/>
            </w:rPr>
            <m:t>E=0.75</m:t>
          </m:r>
        </m:oMath>
        <w:r>
          <w:rPr>
            <w:rFonts w:ascii="Times New Roman" w:eastAsia="Times New Roman" w:hAnsi="Times New Roman" w:cs="Times New Roman"/>
            <w:color w:val="000000"/>
            <w:sz w:val="20"/>
            <w:szCs w:val="20"/>
          </w:rPr>
          <w:delText xml:space="preserve"> is the threshold value of full compensation  </w:delText>
        </w:r>
        <w:r>
          <w:rPr>
            <w:rFonts w:ascii="Times New Roman" w:eastAsia="Times New Roman" w:hAnsi="Times New Roman" w:cs="Times New Roman"/>
            <w:sz w:val="20"/>
            <w:szCs w:val="20"/>
          </w:rPr>
          <w:delText>(35)</w:delText>
        </w:r>
        <w:r>
          <w:rPr>
            <w:rFonts w:ascii="Times New Roman" w:eastAsia="Times New Roman" w:hAnsi="Times New Roman" w:cs="Times New Roman"/>
            <w:color w:val="000000"/>
            <w:sz w:val="20"/>
            <w:szCs w:val="20"/>
          </w:rPr>
          <w:delText>.</w:delText>
        </w:r>
      </w:del>
      <w:ins w:id="98" w:author="Автор" w:date="2026-05-07T13:24:00Z">
        <w:r w:rsidRPr="004A20DB">
          <w:rPr>
            <w:rFonts w:ascii="Times New Roman" w:eastAsia="Times New Roman" w:hAnsi="Times New Roman" w:cs="Times New Roman"/>
            <w:color w:val="000000"/>
            <w:sz w:val="20"/>
            <w:szCs w:val="20"/>
          </w:rPr>
          <w:t xml:space="preserve">The topology of the epistatic </w:t>
        </w:r>
        <w:r w:rsidR="004D4EEA" w:rsidRPr="004A20DB">
          <w:rPr>
            <w:rFonts w:ascii="Times New Roman" w:eastAsia="Times New Roman" w:hAnsi="Times New Roman" w:cs="Times New Roman"/>
            <w:color w:val="000000"/>
            <w:sz w:val="20"/>
            <w:szCs w:val="20"/>
          </w:rPr>
          <w:t xml:space="preserve">links </w:t>
        </w:r>
        <w:r w:rsidR="00750649" w:rsidRPr="004A20DB">
          <w:rPr>
            <w:rFonts w:ascii="Times New Roman" w:eastAsia="Times New Roman" w:hAnsi="Times New Roman" w:cs="Times New Roman"/>
            <w:color w:val="000000"/>
            <w:sz w:val="20"/>
            <w:szCs w:val="20"/>
          </w:rPr>
          <w:t xml:space="preserve">(interactions) </w:t>
        </w:r>
        <w:r w:rsidRPr="004A20DB">
          <w:rPr>
            <w:rFonts w:ascii="Times New Roman" w:eastAsia="Times New Roman" w:hAnsi="Times New Roman" w:cs="Times New Roman"/>
            <w:color w:val="000000"/>
            <w:sz w:val="20"/>
            <w:szCs w:val="20"/>
          </w:rPr>
          <w:t xml:space="preserve">comprises isolated double arches, for which </w:t>
        </w:r>
        <m:oMath>
          <m:r>
            <w:rPr>
              <w:rFonts w:ascii="Cambria Math" w:eastAsia="Cambria Math" w:hAnsi="Cambria Math" w:cs="Cambria Math"/>
              <w:color w:val="000000"/>
              <w:sz w:val="20"/>
              <w:szCs w:val="20"/>
            </w:rPr>
            <m:t>E=0.75</m:t>
          </m:r>
        </m:oMath>
        <w:r w:rsidRPr="004A20DB">
          <w:rPr>
            <w:rFonts w:ascii="Times New Roman" w:eastAsia="Times New Roman" w:hAnsi="Times New Roman" w:cs="Times New Roman"/>
            <w:color w:val="000000"/>
            <w:sz w:val="20"/>
            <w:szCs w:val="20"/>
          </w:rPr>
          <w:t xml:space="preserve"> is the threshold value of full compensation </w:t>
        </w:r>
        <w:r w:rsidR="00CD5292">
          <w:rPr>
            <w:rFonts w:ascii="Times New Roman" w:hAnsi="Times New Roman" w:cs="Times New Roman"/>
            <w:sz w:val="20"/>
            <w:szCs w:val="20"/>
            <w:lang w:val="en-US"/>
          </w:rPr>
          <w:fldChar w:fldCharType="begin"/>
        </w:r>
        <w:r w:rsidR="00CD5292">
          <w:rPr>
            <w:rFonts w:ascii="Times New Roman" w:hAnsi="Times New Roman" w:cs="Times New Roman"/>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sz w:val="20"/>
            <w:szCs w:val="20"/>
            <w:lang w:val="en-US"/>
          </w:rPr>
          <w:fldChar w:fldCharType="separate"/>
        </w:r>
        <w:r w:rsidR="00CD5292">
          <w:rPr>
            <w:rFonts w:ascii="Times New Roman" w:hAnsi="Times New Roman" w:cs="Times New Roman"/>
            <w:noProof/>
            <w:sz w:val="20"/>
            <w:szCs w:val="20"/>
            <w:lang w:val="en-US"/>
          </w:rPr>
          <w:t>[36]</w:t>
        </w:r>
        <w:r w:rsidR="00CD5292">
          <w:rPr>
            <w:rFonts w:ascii="Times New Roman" w:hAnsi="Times New Roman" w:cs="Times New Roman"/>
            <w:sz w:val="20"/>
            <w:szCs w:val="20"/>
            <w:lang w:val="en-US"/>
          </w:rPr>
          <w:fldChar w:fldCharType="end"/>
        </w:r>
        <w:r w:rsidRPr="004A20DB">
          <w:rPr>
            <w:rFonts w:ascii="Times New Roman" w:eastAsia="Times New Roman" w:hAnsi="Times New Roman" w:cs="Times New Roman"/>
            <w:color w:val="000000"/>
            <w:sz w:val="20"/>
            <w:szCs w:val="20"/>
          </w:rPr>
          <w:t>.</w:t>
        </w:r>
      </w:ins>
      <w:r w:rsidRPr="004A20DB">
        <w:rPr>
          <w:rFonts w:ascii="Times New Roman" w:eastAsia="Times New Roman" w:hAnsi="Times New Roman" w:cs="Times New Roman"/>
          <w:color w:val="000000"/>
          <w:sz w:val="20"/>
          <w:szCs w:val="20"/>
        </w:rPr>
        <w:t xml:space="preserve"> Fixed parameters: initial allele frequency </w:t>
      </w:r>
      <m:oMath>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0</m:t>
            </m:r>
          </m:sub>
        </m:sSub>
        <m:r>
          <w:rPr>
            <w:rFonts w:ascii="Cambria Math" w:eastAsia="Cambria Math" w:hAnsi="Cambria Math" w:cs="Cambria Math"/>
            <w:color w:val="000000"/>
            <w:sz w:val="20"/>
            <w:szCs w:val="20"/>
          </w:rPr>
          <m:t>= 0.45</m:t>
        </m:r>
      </m:oMath>
      <w:r w:rsidRPr="004A20DB">
        <w:rPr>
          <w:rFonts w:ascii="Times New Roman" w:eastAsia="Times New Roman" w:hAnsi="Times New Roman" w:cs="Times New Roman"/>
          <w:color w:val="000000"/>
          <w:sz w:val="20"/>
          <w:szCs w:val="20"/>
        </w:rPr>
        <w:t xml:space="preserve">, population size </w:t>
      </w:r>
      <m:oMath>
        <m:r>
          <w:rPr>
            <w:rFonts w:ascii="Cambria Math" w:eastAsia="Cambria Math" w:hAnsi="Cambria Math" w:cs="Cambria Math"/>
            <w:color w:val="000000"/>
            <w:sz w:val="20"/>
            <w:szCs w:val="20"/>
          </w:rPr>
          <m:t>N = 1000</m:t>
        </m:r>
      </m:oMath>
      <w:r w:rsidRPr="004A20DB">
        <w:rPr>
          <w:rFonts w:ascii="Times New Roman" w:eastAsia="Times New Roman" w:hAnsi="Times New Roman" w:cs="Times New Roman"/>
          <w:color w:val="000000"/>
          <w:sz w:val="20"/>
          <w:szCs w:val="20"/>
        </w:rPr>
        <w:t xml:space="preserve">, mutation rate per genome </w:t>
      </w:r>
      <m:oMath>
        <m:r>
          <w:rPr>
            <w:rFonts w:ascii="Cambria Math" w:eastAsia="Cambria Math" w:hAnsi="Cambria Math" w:cs="Cambria Math"/>
            <w:color w:val="000000"/>
            <w:sz w:val="20"/>
            <w:szCs w:val="20"/>
          </w:rPr>
          <m:t>μL = 0.07</m:t>
        </m:r>
      </m:oMath>
      <w:r w:rsidRPr="004A20DB">
        <w:rPr>
          <w:rFonts w:ascii="Times New Roman" w:eastAsia="Times New Roman" w:hAnsi="Times New Roman" w:cs="Times New Roman"/>
          <w:color w:val="000000"/>
          <w:sz w:val="20"/>
          <w:szCs w:val="20"/>
        </w:rPr>
        <w:t xml:space="preserve">, simulation time in generations </w:t>
      </w:r>
      <m:oMath>
        <m:r>
          <w:rPr>
            <w:rFonts w:ascii="Cambria Math" w:eastAsia="Cambria Math" w:hAnsi="Cambria Math" w:cs="Cambria Math"/>
            <w:color w:val="000000"/>
            <w:sz w:val="20"/>
            <w:szCs w:val="20"/>
          </w:rPr>
          <m:t>t = 30</m:t>
        </m:r>
      </m:oMath>
      <w:r w:rsidRPr="004A20DB">
        <w:rPr>
          <w:rFonts w:ascii="Times New Roman" w:eastAsia="Times New Roman" w:hAnsi="Times New Roman" w:cs="Times New Roman"/>
          <w:color w:val="000000"/>
          <w:sz w:val="20"/>
          <w:szCs w:val="20"/>
        </w:rPr>
        <w:t xml:space="preserve">, selection coefficient </w:t>
      </w:r>
      <m:oMath>
        <m:r>
          <w:rPr>
            <w:rFonts w:ascii="Cambria Math" w:eastAsia="Cambria Math" w:hAnsi="Cambria Math" w:cs="Cambria Math"/>
            <w:color w:val="000000"/>
            <w:sz w:val="20"/>
            <w:szCs w:val="20"/>
          </w:rPr>
          <m:t>s = 0.1</m:t>
        </m:r>
      </m:oMath>
      <w:r w:rsidRPr="004A20DB">
        <w:rPr>
          <w:rFonts w:ascii="Times New Roman" w:eastAsia="Times New Roman" w:hAnsi="Times New Roman" w:cs="Times New Roman"/>
          <w:color w:val="000000"/>
          <w:sz w:val="20"/>
          <w:szCs w:val="20"/>
        </w:rPr>
        <w:t xml:space="preserve">. Results for </w:t>
      </w:r>
      <m:oMath>
        <m:r>
          <w:rPr>
            <w:rFonts w:ascii="Cambria Math" w:eastAsia="Cambria Math" w:hAnsi="Cambria Math" w:cs="Cambria Math"/>
            <w:color w:val="000000"/>
            <w:sz w:val="20"/>
            <w:szCs w:val="20"/>
          </w:rPr>
          <m:t>M=1</m:t>
        </m:r>
      </m:oMath>
      <w:r w:rsidRPr="004A20DB">
        <w:rPr>
          <w:rFonts w:ascii="Times New Roman" w:eastAsia="Times New Roman" w:hAnsi="Times New Roman" w:cs="Times New Roman"/>
          <w:color w:val="000000"/>
          <w:sz w:val="20"/>
          <w:szCs w:val="20"/>
        </w:rPr>
        <w:t xml:space="preserve"> are shown in Figure S1. Variant without recombination is shown in Figure S2.  Results using Pearson coefficient, with and without recombination, are in Figs. S3 and S4.            </w:t>
      </w:r>
    </w:p>
    <w:p w14:paraId="7F7FF4F5" w14:textId="77777777" w:rsidR="0087149A" w:rsidRPr="004A20DB" w:rsidRDefault="0087149A">
      <w:pPr>
        <w:spacing w:after="0" w:line="360" w:lineRule="auto"/>
        <w:ind w:firstLine="1"/>
        <w:jc w:val="both"/>
        <w:rPr>
          <w:rFonts w:ascii="Times New Roman" w:eastAsia="Times New Roman" w:hAnsi="Times New Roman" w:cs="Times New Roman"/>
          <w:sz w:val="24"/>
          <w:szCs w:val="24"/>
        </w:rPr>
      </w:pPr>
    </w:p>
    <w:p w14:paraId="6AE56758" w14:textId="4E80BBDC" w:rsidR="0087149A" w:rsidRPr="004A20DB" w:rsidRDefault="0076272C">
      <w:pPr>
        <w:spacing w:after="0"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As expected, the accuracy of epistasis detection increases with the number of independent populations used for averaging and the magnitude of epistasis, and decreases with the genome length, </w:t>
      </w:r>
      <w:r w:rsidRPr="004A20DB">
        <w:rPr>
          <w:rFonts w:ascii="Times New Roman" w:eastAsia="Times New Roman" w:hAnsi="Times New Roman" w:cs="Times New Roman"/>
          <w:sz w:val="24"/>
          <w:szCs w:val="24"/>
        </w:rPr>
        <w:lastRenderedPageBreak/>
        <w:t xml:space="preserve">as long as recombination is infrequent or absent. While modest recombination significantly improves the accuracy of detection by compensating linkage effects eclipsing epistasis, very frequent recombination counteracts associations of alleles caused by epistasis and so impairs detection (Fig. 1). </w:t>
      </w:r>
      <w:del w:id="99" w:author="Автор" w:date="2026-05-07T13:24:00Z">
        <w:r>
          <w:rPr>
            <w:rFonts w:ascii="Times New Roman" w:eastAsia="Times New Roman" w:hAnsi="Times New Roman" w:cs="Times New Roman"/>
            <w:sz w:val="24"/>
            <w:szCs w:val="24"/>
          </w:rPr>
          <w:delText>Analogous procedure was carried out using Pearson coefficient or UFE in the absence of recombination (</w:delText>
        </w:r>
        <w:r>
          <w:rPr>
            <w:rFonts w:ascii="Times New Roman" w:eastAsia="Times New Roman" w:hAnsi="Times New Roman" w:cs="Times New Roman"/>
            <w:i/>
            <w:sz w:val="24"/>
            <w:szCs w:val="24"/>
          </w:rPr>
          <w:delText xml:space="preserve">Supplement, </w:delText>
        </w:r>
        <w:r>
          <w:rPr>
            <w:rFonts w:ascii="Times New Roman" w:eastAsia="Times New Roman" w:hAnsi="Times New Roman" w:cs="Times New Roman"/>
            <w:sz w:val="24"/>
            <w:szCs w:val="24"/>
          </w:rPr>
          <w:delText>Figs.</w:delText>
        </w:r>
      </w:del>
      <w:ins w:id="100" w:author="Автор" w:date="2026-05-07T13:24:00Z">
        <w:r w:rsidRPr="004A20DB">
          <w:rPr>
            <w:rFonts w:ascii="Times New Roman" w:eastAsia="Times New Roman" w:hAnsi="Times New Roman" w:cs="Times New Roman"/>
            <w:sz w:val="24"/>
            <w:szCs w:val="24"/>
          </w:rPr>
          <w:t xml:space="preserve">Analogous procedure was carried out using Pearson coefficient </w:t>
        </w:r>
        <w:r w:rsidR="009827A8" w:rsidRPr="004A20DB">
          <w:rPr>
            <w:rFonts w:ascii="Times New Roman" w:eastAsia="Times New Roman" w:hAnsi="Times New Roman" w:cs="Times New Roman"/>
            <w:sz w:val="24"/>
            <w:szCs w:val="24"/>
          </w:rPr>
          <w:t xml:space="preserve">and </w:t>
        </w:r>
        <w:r w:rsidRPr="004A20DB">
          <w:rPr>
            <w:rFonts w:ascii="Times New Roman" w:eastAsia="Times New Roman" w:hAnsi="Times New Roman" w:cs="Times New Roman"/>
            <w:sz w:val="24"/>
            <w:szCs w:val="24"/>
          </w:rPr>
          <w:t>UFE</w:t>
        </w:r>
        <w:r w:rsidR="009827A8" w:rsidRPr="004A20DB">
          <w:rPr>
            <w:rFonts w:ascii="Times New Roman" w:eastAsia="Times New Roman" w:hAnsi="Times New Roman" w:cs="Times New Roman"/>
            <w:sz w:val="24"/>
            <w:szCs w:val="24"/>
          </w:rPr>
          <w:t xml:space="preserve"> </w:t>
        </w:r>
        <w:r w:rsidR="00CD5292">
          <w:rPr>
            <w:rFonts w:ascii="Times New Roman" w:hAnsi="Times New Roman" w:cs="Times New Roman"/>
            <w:sz w:val="24"/>
            <w:szCs w:val="24"/>
            <w:lang w:val="en-US"/>
          </w:rPr>
          <w:fldChar w:fldCharType="begin"/>
        </w:r>
        <w:r w:rsidR="00CD5292">
          <w:rPr>
            <w:rFonts w:ascii="Times New Roman" w:hAnsi="Times New Roman" w:cs="Times New Roman"/>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sz w:val="24"/>
            <w:szCs w:val="24"/>
            <w:lang w:val="en-US"/>
          </w:rPr>
          <w:fldChar w:fldCharType="separate"/>
        </w:r>
        <w:r w:rsidR="00CD5292">
          <w:rPr>
            <w:rFonts w:ascii="Times New Roman" w:hAnsi="Times New Roman" w:cs="Times New Roman"/>
            <w:noProof/>
            <w:sz w:val="24"/>
            <w:szCs w:val="24"/>
            <w:lang w:val="en-US"/>
          </w:rPr>
          <w:t>[36]</w:t>
        </w:r>
        <w:r w:rsidR="00CD5292">
          <w:rPr>
            <w:rFonts w:ascii="Times New Roman" w:hAnsi="Times New Roman" w:cs="Times New Roman"/>
            <w:sz w:val="24"/>
            <w:szCs w:val="24"/>
            <w:lang w:val="en-US"/>
          </w:rPr>
          <w:fldChar w:fldCharType="end"/>
        </w:r>
        <w:r w:rsidR="004D4EEA" w:rsidRPr="004A20DB">
          <w:rPr>
            <w:rFonts w:ascii="Times New Roman" w:hAnsi="Times New Roman" w:cs="Times New Roman"/>
            <w:sz w:val="24"/>
            <w:szCs w:val="24"/>
            <w:lang w:val="en-US"/>
          </w:rPr>
          <w:t xml:space="preserve"> </w:t>
        </w:r>
        <w:r w:rsidRPr="004A20DB">
          <w:rPr>
            <w:rFonts w:ascii="Times New Roman" w:eastAsia="Times New Roman" w:hAnsi="Times New Roman" w:cs="Times New Roman"/>
            <w:sz w:val="24"/>
            <w:szCs w:val="24"/>
          </w:rPr>
          <w:t>in the absence of recombination (</w:t>
        </w:r>
        <w:r w:rsidRPr="004A20DB">
          <w:rPr>
            <w:rFonts w:ascii="Times New Roman" w:eastAsia="Times New Roman" w:hAnsi="Times New Roman" w:cs="Times New Roman"/>
            <w:i/>
            <w:sz w:val="24"/>
            <w:szCs w:val="24"/>
          </w:rPr>
          <w:t xml:space="preserve">Supplement, </w:t>
        </w:r>
        <w:r w:rsidRPr="004A20DB">
          <w:rPr>
            <w:rFonts w:ascii="Times New Roman" w:eastAsia="Times New Roman" w:hAnsi="Times New Roman" w:cs="Times New Roman"/>
            <w:sz w:val="24"/>
            <w:szCs w:val="24"/>
          </w:rPr>
          <w:t>Figs.</w:t>
        </w:r>
      </w:ins>
      <w:r w:rsidRPr="004A20DB">
        <w:rPr>
          <w:rFonts w:ascii="Times New Roman" w:eastAsia="Times New Roman" w:hAnsi="Times New Roman" w:cs="Times New Roman"/>
          <w:sz w:val="24"/>
          <w:szCs w:val="24"/>
        </w:rPr>
        <w:t xml:space="preserve"> S2-S4).</w:t>
      </w:r>
    </w:p>
    <w:p w14:paraId="38AF0FC6" w14:textId="55531658" w:rsidR="000237D1" w:rsidRPr="004A20DB" w:rsidRDefault="008F60D5" w:rsidP="00742F5B">
      <w:pPr>
        <w:spacing w:after="0" w:line="360" w:lineRule="auto"/>
        <w:jc w:val="both"/>
        <w:rPr>
          <w:ins w:id="101" w:author="Автор" w:date="2026-05-07T13:24:00Z"/>
          <w:rFonts w:ascii="Times New Roman" w:eastAsia="Times New Roman" w:hAnsi="Times New Roman" w:cs="Times New Roman"/>
          <w:sz w:val="24"/>
          <w:szCs w:val="24"/>
        </w:rPr>
      </w:pPr>
      <w:ins w:id="102" w:author="Автор" w:date="2026-05-07T13:24:00Z">
        <w:r w:rsidRPr="004A20DB">
          <w:rPr>
            <w:rFonts w:ascii="Times New Roman" w:eastAsia="Times New Roman" w:hAnsi="Times New Roman" w:cs="Times New Roman"/>
            <w:sz w:val="24"/>
            <w:szCs w:val="24"/>
          </w:rPr>
          <w:tab/>
        </w:r>
        <w:r w:rsidR="002C744F" w:rsidRPr="004A20DB">
          <w:rPr>
            <w:rFonts w:ascii="Times New Roman" w:eastAsia="Times New Roman" w:hAnsi="Times New Roman" w:cs="Times New Roman"/>
            <w:b/>
            <w:sz w:val="24"/>
            <w:szCs w:val="24"/>
          </w:rPr>
          <w:t>Accuracy</w:t>
        </w:r>
        <w:r w:rsidRPr="004A20DB">
          <w:rPr>
            <w:rFonts w:ascii="Times New Roman" w:eastAsia="Times New Roman" w:hAnsi="Times New Roman" w:cs="Times New Roman"/>
            <w:b/>
            <w:sz w:val="24"/>
            <w:szCs w:val="24"/>
          </w:rPr>
          <w:t xml:space="preserve"> test</w:t>
        </w:r>
        <w:r w:rsidR="002C744F" w:rsidRPr="004A20DB">
          <w:rPr>
            <w:rFonts w:ascii="Times New Roman" w:eastAsia="Times New Roman" w:hAnsi="Times New Roman" w:cs="Times New Roman"/>
            <w:b/>
            <w:sz w:val="24"/>
            <w:szCs w:val="24"/>
          </w:rPr>
          <w:t xml:space="preserve"> 2:</w:t>
        </w:r>
        <w:r w:rsidRPr="004A20DB">
          <w:rPr>
            <w:rFonts w:ascii="Times New Roman" w:eastAsia="Times New Roman" w:hAnsi="Times New Roman" w:cs="Times New Roman"/>
            <w:b/>
            <w:sz w:val="24"/>
            <w:szCs w:val="24"/>
          </w:rPr>
          <w:t xml:space="preserve"> </w:t>
        </w:r>
        <w:r w:rsidR="002C744F" w:rsidRPr="004A20DB">
          <w:rPr>
            <w:rFonts w:ascii="Times New Roman" w:eastAsia="Times New Roman" w:hAnsi="Times New Roman" w:cs="Times New Roman"/>
            <w:b/>
            <w:sz w:val="24"/>
            <w:szCs w:val="24"/>
          </w:rPr>
          <w:t>initial</w:t>
        </w:r>
        <w:r w:rsidR="005F40F7" w:rsidRPr="004A20DB">
          <w:rPr>
            <w:rFonts w:ascii="Times New Roman" w:eastAsia="Times New Roman" w:hAnsi="Times New Roman" w:cs="Times New Roman"/>
            <w:b/>
            <w:sz w:val="24"/>
            <w:szCs w:val="24"/>
          </w:rPr>
          <w:t>ly</w:t>
        </w:r>
        <w:r w:rsidR="002C744F" w:rsidRPr="004A20DB">
          <w:rPr>
            <w:rFonts w:ascii="Times New Roman" w:eastAsia="Times New Roman" w:hAnsi="Times New Roman" w:cs="Times New Roman"/>
            <w:b/>
            <w:sz w:val="24"/>
            <w:szCs w:val="24"/>
          </w:rPr>
          <w:t xml:space="preserve"> </w:t>
        </w:r>
        <w:proofErr w:type="spellStart"/>
        <w:r w:rsidRPr="004A20DB">
          <w:rPr>
            <w:rFonts w:ascii="Times New Roman" w:eastAsia="Times New Roman" w:hAnsi="Times New Roman" w:cs="Times New Roman"/>
            <w:b/>
            <w:sz w:val="24"/>
            <w:szCs w:val="24"/>
          </w:rPr>
          <w:t>monomorphous</w:t>
        </w:r>
        <w:proofErr w:type="spellEnd"/>
        <w:r w:rsidRPr="004A20DB">
          <w:rPr>
            <w:rFonts w:ascii="Times New Roman" w:eastAsia="Times New Roman" w:hAnsi="Times New Roman" w:cs="Times New Roman"/>
            <w:b/>
            <w:sz w:val="24"/>
            <w:szCs w:val="24"/>
          </w:rPr>
          <w:t xml:space="preserve"> population</w:t>
        </w:r>
        <w:r w:rsidR="002C744F" w:rsidRPr="004A20DB">
          <w:rPr>
            <w:rFonts w:ascii="Times New Roman" w:eastAsia="Times New Roman" w:hAnsi="Times New Roman" w:cs="Times New Roman"/>
            <w:b/>
            <w:sz w:val="24"/>
            <w:szCs w:val="24"/>
          </w:rPr>
          <w:t xml:space="preserve"> with fitness valley</w:t>
        </w:r>
        <w:r w:rsidR="002C4707" w:rsidRPr="004A20DB">
          <w:rPr>
            <w:rFonts w:ascii="Times New Roman" w:eastAsia="Times New Roman" w:hAnsi="Times New Roman" w:cs="Times New Roman"/>
            <w:b/>
            <w:sz w:val="24"/>
            <w:szCs w:val="24"/>
          </w:rPr>
          <w:t xml:space="preserve">. </w:t>
        </w:r>
        <w:r w:rsidR="005F40F7" w:rsidRPr="004A20DB">
          <w:rPr>
            <w:rFonts w:ascii="Times New Roman" w:eastAsia="Times New Roman" w:hAnsi="Times New Roman" w:cs="Times New Roman"/>
            <w:sz w:val="24"/>
            <w:szCs w:val="24"/>
          </w:rPr>
          <w:t>I</w:t>
        </w:r>
        <w:r w:rsidR="002C4707" w:rsidRPr="004A20DB">
          <w:rPr>
            <w:rFonts w:ascii="Times New Roman" w:eastAsia="Times New Roman" w:hAnsi="Times New Roman" w:cs="Times New Roman"/>
            <w:sz w:val="24"/>
            <w:szCs w:val="24"/>
          </w:rPr>
          <w:t>n real world</w:t>
        </w:r>
        <w:r w:rsidR="005F40F7" w:rsidRPr="004A20DB">
          <w:rPr>
            <w:rFonts w:ascii="Times New Roman" w:eastAsia="Times New Roman" w:hAnsi="Times New Roman" w:cs="Times New Roman"/>
            <w:sz w:val="24"/>
            <w:szCs w:val="24"/>
          </w:rPr>
          <w:t>,</w:t>
        </w:r>
        <w:r w:rsidR="002C4707" w:rsidRPr="004A20DB">
          <w:rPr>
            <w:rFonts w:ascii="Times New Roman" w:eastAsia="Times New Roman" w:hAnsi="Times New Roman" w:cs="Times New Roman"/>
            <w:sz w:val="24"/>
            <w:szCs w:val="24"/>
          </w:rPr>
          <w:t xml:space="preserve"> not all populations </w:t>
        </w:r>
        <w:r w:rsidR="000237D1" w:rsidRPr="004A20DB">
          <w:rPr>
            <w:rFonts w:ascii="Times New Roman" w:eastAsia="Times New Roman" w:hAnsi="Times New Roman" w:cs="Times New Roman"/>
            <w:sz w:val="24"/>
            <w:szCs w:val="24"/>
          </w:rPr>
          <w:t>are</w:t>
        </w:r>
        <w:r w:rsidR="002C4707" w:rsidRPr="004A20DB">
          <w:rPr>
            <w:rFonts w:ascii="Times New Roman" w:eastAsia="Times New Roman" w:hAnsi="Times New Roman" w:cs="Times New Roman"/>
            <w:sz w:val="24"/>
            <w:szCs w:val="24"/>
          </w:rPr>
          <w:t xml:space="preserve"> polymorphous</w:t>
        </w:r>
        <w:r w:rsidR="000237D1" w:rsidRPr="004A20DB">
          <w:rPr>
            <w:rFonts w:ascii="Times New Roman" w:eastAsia="Times New Roman" w:hAnsi="Times New Roman" w:cs="Times New Roman"/>
            <w:sz w:val="24"/>
            <w:szCs w:val="24"/>
          </w:rPr>
          <w:t xml:space="preserve"> in the beginning of evolution. Therefore,</w:t>
        </w:r>
        <w:r w:rsidR="002C4707" w:rsidRPr="004A20DB">
          <w:rPr>
            <w:rFonts w:ascii="Times New Roman" w:eastAsia="Times New Roman" w:hAnsi="Times New Roman" w:cs="Times New Roman"/>
            <w:sz w:val="24"/>
            <w:szCs w:val="24"/>
          </w:rPr>
          <w:t xml:space="preserve"> we </w:t>
        </w:r>
        <w:r w:rsidR="000237D1" w:rsidRPr="004A20DB">
          <w:rPr>
            <w:rFonts w:ascii="Times New Roman" w:eastAsia="Times New Roman" w:hAnsi="Times New Roman" w:cs="Times New Roman"/>
            <w:sz w:val="24"/>
            <w:szCs w:val="24"/>
          </w:rPr>
          <w:t xml:space="preserve">carried out an </w:t>
        </w:r>
        <w:r w:rsidR="002C4707" w:rsidRPr="004A20DB">
          <w:rPr>
            <w:rFonts w:ascii="Times New Roman" w:eastAsia="Times New Roman" w:hAnsi="Times New Roman" w:cs="Times New Roman"/>
            <w:sz w:val="24"/>
            <w:szCs w:val="24"/>
          </w:rPr>
          <w:t>additional simulation</w:t>
        </w:r>
        <w:r w:rsidR="000237D1" w:rsidRPr="004A20DB">
          <w:rPr>
            <w:rFonts w:ascii="Times New Roman" w:eastAsia="Times New Roman" w:hAnsi="Times New Roman" w:cs="Times New Roman"/>
            <w:sz w:val="24"/>
            <w:szCs w:val="24"/>
          </w:rPr>
          <w:t xml:space="preserve"> test with </w:t>
        </w:r>
        <w:r w:rsidR="002C4707" w:rsidRPr="004A20DB">
          <w:rPr>
            <w:rFonts w:ascii="Times New Roman" w:eastAsia="Times New Roman" w:hAnsi="Times New Roman" w:cs="Times New Roman"/>
            <w:sz w:val="24"/>
            <w:szCs w:val="24"/>
          </w:rPr>
          <w:t>initial allel</w:t>
        </w:r>
        <w:r w:rsidR="000237D1" w:rsidRPr="004A20DB">
          <w:rPr>
            <w:rFonts w:ascii="Times New Roman" w:eastAsia="Times New Roman" w:hAnsi="Times New Roman" w:cs="Times New Roman"/>
            <w:sz w:val="24"/>
            <w:szCs w:val="24"/>
          </w:rPr>
          <w:t>ic</w:t>
        </w:r>
        <w:r w:rsidR="002C4707" w:rsidRPr="004A20DB">
          <w:rPr>
            <w:rFonts w:ascii="Times New Roman" w:eastAsia="Times New Roman" w:hAnsi="Times New Roman" w:cs="Times New Roman"/>
            <w:sz w:val="24"/>
            <w:szCs w:val="24"/>
          </w:rPr>
          <w:t xml:space="preserve"> frequency</w:t>
        </w:r>
        <w:r w:rsidR="000237D1" w:rsidRPr="004A20DB">
          <w:rPr>
            <w:rFonts w:ascii="Times New Roman" w:eastAsia="Times New Roman" w:hAnsi="Times New Roman" w:cs="Times New Roman"/>
            <w:sz w:val="24"/>
            <w:szCs w:val="24"/>
          </w:rPr>
          <w:t xml:space="preserve"> at each locus</w:t>
        </w:r>
        <w:r w:rsidR="002C4707" w:rsidRPr="004A20DB">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=0</m:t>
          </m:r>
        </m:oMath>
        <w:r w:rsidR="000237D1" w:rsidRPr="004A20DB">
          <w:rPr>
            <w:rFonts w:ascii="Times New Roman" w:eastAsia="Times New Roman" w:hAnsi="Times New Roman" w:cs="Times New Roman"/>
            <w:sz w:val="24"/>
            <w:szCs w:val="24"/>
          </w:rPr>
          <w:t>. The</w:t>
        </w:r>
        <w:r w:rsidR="002C4707" w:rsidRPr="004A20DB">
          <w:rPr>
            <w:rFonts w:ascii="Times New Roman" w:eastAsia="Times New Roman" w:hAnsi="Times New Roman" w:cs="Times New Roman"/>
            <w:sz w:val="24"/>
            <w:szCs w:val="24"/>
          </w:rPr>
          <w:t xml:space="preserve"> epistatic network </w:t>
        </w:r>
        <w:r w:rsidR="000237D1" w:rsidRPr="004A20DB">
          <w:rPr>
            <w:rFonts w:ascii="Times New Roman" w:eastAsia="Times New Roman" w:hAnsi="Times New Roman" w:cs="Times New Roman"/>
            <w:sz w:val="24"/>
            <w:szCs w:val="24"/>
          </w:rPr>
          <w:t>was changed</w:t>
        </w:r>
        <w:r w:rsidR="002C4707" w:rsidRPr="004A20DB">
          <w:rPr>
            <w:rFonts w:ascii="Times New Roman" w:eastAsia="Times New Roman" w:hAnsi="Times New Roman" w:cs="Times New Roman"/>
            <w:sz w:val="24"/>
            <w:szCs w:val="24"/>
          </w:rPr>
          <w:t xml:space="preserve"> from </w:t>
        </w:r>
        <w:r w:rsidR="000237D1" w:rsidRPr="004A20DB">
          <w:rPr>
            <w:rFonts w:ascii="Times New Roman" w:eastAsia="Times New Roman" w:hAnsi="Times New Roman" w:cs="Times New Roman"/>
            <w:sz w:val="24"/>
            <w:szCs w:val="24"/>
          </w:rPr>
          <w:t xml:space="preserve">the </w:t>
        </w:r>
        <w:r w:rsidR="002C4707" w:rsidRPr="004A20DB">
          <w:rPr>
            <w:rFonts w:ascii="Times New Roman" w:eastAsia="Times New Roman" w:hAnsi="Times New Roman" w:cs="Times New Roman"/>
            <w:sz w:val="24"/>
            <w:szCs w:val="24"/>
          </w:rPr>
          <w:t xml:space="preserve">isolated double arcs to a </w:t>
        </w:r>
        <w:r w:rsidR="00114B32" w:rsidRPr="004A20DB">
          <w:rPr>
            <w:rFonts w:ascii="Times New Roman" w:eastAsia="Times New Roman" w:hAnsi="Times New Roman" w:cs="Times New Roman"/>
            <w:sz w:val="24"/>
            <w:szCs w:val="24"/>
          </w:rPr>
          <w:t xml:space="preserve">single </w:t>
        </w:r>
        <w:r w:rsidR="002C4707" w:rsidRPr="004A20DB">
          <w:rPr>
            <w:rFonts w:ascii="Times New Roman" w:eastAsia="Times New Roman" w:hAnsi="Times New Roman" w:cs="Times New Roman"/>
            <w:sz w:val="24"/>
            <w:szCs w:val="24"/>
          </w:rPr>
          <w:t xml:space="preserve">star </w:t>
        </w:r>
        <w:r w:rsidR="00114B32" w:rsidRPr="004A20DB">
          <w:rPr>
            <w:rFonts w:ascii="Times New Roman" w:eastAsia="Times New Roman" w:hAnsi="Times New Roman" w:cs="Times New Roman"/>
            <w:sz w:val="24"/>
            <w:szCs w:val="24"/>
          </w:rPr>
          <w:t xml:space="preserve">comprising one deleterious allele </w:t>
        </w:r>
        <w:proofErr w:type="gramStart"/>
        <w:r w:rsidR="00114B32" w:rsidRPr="004A20DB">
          <w:rPr>
            <w:rFonts w:ascii="Times New Roman" w:eastAsia="Times New Roman" w:hAnsi="Times New Roman" w:cs="Times New Roman"/>
            <w:sz w:val="24"/>
            <w:szCs w:val="24"/>
          </w:rPr>
          <w:t xml:space="preserve">and  </w:t>
        </w:r>
        <w:r w:rsidR="002C4707" w:rsidRPr="004A20DB">
          <w:rPr>
            <w:rFonts w:ascii="Times New Roman" w:eastAsia="Times New Roman" w:hAnsi="Times New Roman" w:cs="Times New Roman"/>
            <w:sz w:val="24"/>
            <w:szCs w:val="24"/>
          </w:rPr>
          <w:t>10</w:t>
        </w:r>
        <w:proofErr w:type="gramEnd"/>
        <w:r w:rsidR="002C4707" w:rsidRPr="004A20DB">
          <w:rPr>
            <w:rFonts w:ascii="Times New Roman" w:eastAsia="Times New Roman" w:hAnsi="Times New Roman" w:cs="Times New Roman"/>
            <w:sz w:val="24"/>
            <w:szCs w:val="24"/>
          </w:rPr>
          <w:t xml:space="preserve"> rays</w:t>
        </w:r>
        <w:r w:rsidR="00114B32" w:rsidRPr="004A20DB">
          <w:rPr>
            <w:rFonts w:ascii="Times New Roman" w:eastAsia="Times New Roman" w:hAnsi="Times New Roman" w:cs="Times New Roman"/>
            <w:sz w:val="24"/>
            <w:szCs w:val="24"/>
          </w:rPr>
          <w:t xml:space="preserve"> with comp</w:t>
        </w:r>
        <w:r w:rsidR="007E5406" w:rsidRPr="004A20DB">
          <w:rPr>
            <w:rFonts w:ascii="Times New Roman" w:eastAsia="Times New Roman" w:hAnsi="Times New Roman" w:cs="Times New Roman"/>
            <w:sz w:val="24"/>
            <w:szCs w:val="24"/>
          </w:rPr>
          <w:t>en</w:t>
        </w:r>
        <w:r w:rsidR="00114B32" w:rsidRPr="004A20DB">
          <w:rPr>
            <w:rFonts w:ascii="Times New Roman" w:eastAsia="Times New Roman" w:hAnsi="Times New Roman" w:cs="Times New Roman"/>
            <w:sz w:val="24"/>
            <w:szCs w:val="24"/>
          </w:rPr>
          <w:t>satory alleles</w:t>
        </w:r>
        <w:r w:rsidR="002C4707" w:rsidRPr="004A20DB">
          <w:rPr>
            <w:rFonts w:ascii="Times New Roman" w:eastAsia="Times New Roman" w:hAnsi="Times New Roman" w:cs="Times New Roman"/>
            <w:sz w:val="24"/>
            <w:szCs w:val="24"/>
          </w:rPr>
          <w:t xml:space="preserve">. </w:t>
        </w:r>
        <w:r w:rsidR="000237D1" w:rsidRPr="004A20DB">
          <w:rPr>
            <w:rFonts w:ascii="Times New Roman" w:eastAsia="Times New Roman" w:hAnsi="Times New Roman" w:cs="Times New Roman"/>
            <w:sz w:val="24"/>
            <w:szCs w:val="24"/>
          </w:rPr>
          <w:t>Recombination is absent.</w:t>
        </w:r>
        <w:r w:rsidR="002C4707" w:rsidRPr="004A20DB">
          <w:rPr>
            <w:rFonts w:ascii="Times New Roman" w:eastAsia="Times New Roman" w:hAnsi="Times New Roman" w:cs="Times New Roman"/>
            <w:sz w:val="24"/>
            <w:szCs w:val="24"/>
          </w:rPr>
          <w:t xml:space="preserve"> </w:t>
        </w:r>
      </w:ins>
    </w:p>
    <w:p w14:paraId="26F1B8FE" w14:textId="29F731A3" w:rsidR="004144AC" w:rsidRPr="004A20DB" w:rsidRDefault="004144AC" w:rsidP="00B7138F">
      <w:pPr>
        <w:spacing w:after="0" w:line="360" w:lineRule="auto"/>
        <w:jc w:val="center"/>
        <w:rPr>
          <w:ins w:id="103" w:author="Автор" w:date="2026-05-07T13:24:00Z"/>
          <w:rFonts w:ascii="Times New Roman" w:eastAsia="Times New Roman" w:hAnsi="Times New Roman" w:cs="Times New Roman"/>
          <w:noProof/>
          <w:sz w:val="24"/>
          <w:szCs w:val="24"/>
        </w:rPr>
      </w:pPr>
      <w:ins w:id="104" w:author="Автор" w:date="2026-05-07T13:24:00Z">
        <w:r w:rsidRPr="004A20DB">
          <w:rPr>
            <w:rFonts w:ascii="Times New Roman" w:eastAsia="Times New Roman" w:hAnsi="Times New Roman" w:cs="Times New Roman"/>
            <w:noProof/>
            <w:sz w:val="24"/>
            <w:szCs w:val="24"/>
          </w:rPr>
          <w:drawing>
            <wp:inline distT="0" distB="0" distL="0" distR="0" wp14:anchorId="61BF421B" wp14:editId="7627DA53">
              <wp:extent cx="5181598" cy="3886199"/>
              <wp:effectExtent l="0" t="0" r="635" b="6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181598" cy="3886199"/>
                      </a:xfrm>
                      <a:prstGeom prst="rect">
                        <a:avLst/>
                      </a:prstGeom>
                      <a:noFill/>
                      <a:ln>
                        <a:noFill/>
                      </a:ln>
                    </pic:spPr>
                  </pic:pic>
                </a:graphicData>
              </a:graphic>
            </wp:inline>
          </w:drawing>
        </w:r>
      </w:ins>
    </w:p>
    <w:p w14:paraId="546517E4" w14:textId="6ED6ECBA" w:rsidR="004144AC" w:rsidRPr="004A20DB" w:rsidRDefault="004144AC" w:rsidP="00C066BD">
      <w:pPr>
        <w:spacing w:after="0" w:line="240" w:lineRule="auto"/>
        <w:jc w:val="both"/>
        <w:rPr>
          <w:ins w:id="105" w:author="Автор" w:date="2026-05-07T13:24:00Z"/>
          <w:rFonts w:ascii="Times New Roman" w:eastAsia="Times New Roman" w:hAnsi="Times New Roman" w:cs="Times New Roman"/>
          <w:sz w:val="20"/>
          <w:szCs w:val="20"/>
        </w:rPr>
      </w:pPr>
      <w:ins w:id="106" w:author="Автор" w:date="2026-05-07T13:24:00Z">
        <w:r w:rsidRPr="004A20DB">
          <w:rPr>
            <w:rFonts w:ascii="Times New Roman" w:eastAsia="Times New Roman" w:hAnsi="Times New Roman" w:cs="Times New Roman"/>
            <w:sz w:val="20"/>
            <w:szCs w:val="20"/>
          </w:rPr>
          <w:t xml:space="preserve">Figure </w:t>
        </w:r>
        <w:r w:rsidR="00A66571" w:rsidRPr="004A20DB">
          <w:rPr>
            <w:rFonts w:ascii="Times New Roman" w:eastAsia="Times New Roman" w:hAnsi="Times New Roman" w:cs="Times New Roman"/>
            <w:sz w:val="20"/>
            <w:szCs w:val="20"/>
          </w:rPr>
          <w:t>2</w:t>
        </w:r>
        <w:r w:rsidRPr="004A20DB">
          <w:rPr>
            <w:rFonts w:ascii="Times New Roman" w:eastAsia="Times New Roman" w:hAnsi="Times New Roman" w:cs="Times New Roman"/>
            <w:sz w:val="20"/>
            <w:szCs w:val="20"/>
          </w:rPr>
          <w:t xml:space="preserve">. </w:t>
        </w:r>
        <w:r w:rsidR="006219B0" w:rsidRPr="004A20DB">
          <w:rPr>
            <w:rFonts w:ascii="Times New Roman" w:eastAsia="Times New Roman" w:hAnsi="Times New Roman" w:cs="Times New Roman"/>
            <w:b/>
            <w:sz w:val="20"/>
            <w:szCs w:val="20"/>
          </w:rPr>
          <w:t>Monte Carlo simulation of the evolutionary dynamics of a population with a fitness valley.</w:t>
        </w:r>
        <w:r w:rsidR="006219B0" w:rsidRPr="004A20DB">
          <w:rPr>
            <w:rFonts w:ascii="Times New Roman" w:eastAsia="Times New Roman" w:hAnsi="Times New Roman" w:cs="Times New Roman"/>
            <w:sz w:val="20"/>
            <w:szCs w:val="20"/>
          </w:rPr>
          <w:t xml:space="preserve"> X-axis: Time in generations.</w:t>
        </w:r>
        <w:r w:rsidRPr="004A20DB">
          <w:rPr>
            <w:rFonts w:ascii="Times New Roman" w:eastAsia="Times New Roman" w:hAnsi="Times New Roman" w:cs="Times New Roman"/>
            <w:sz w:val="20"/>
            <w:szCs w:val="20"/>
          </w:rPr>
          <w:t xml:space="preserve"> </w:t>
        </w:r>
        <w:r w:rsidR="006219B0" w:rsidRPr="004A20DB">
          <w:rPr>
            <w:rFonts w:ascii="Times New Roman" w:eastAsia="Times New Roman" w:hAnsi="Times New Roman" w:cs="Times New Roman"/>
            <w:sz w:val="20"/>
            <w:szCs w:val="20"/>
          </w:rPr>
          <w:t>Y axis: Average numbers of the alleles of different classes (shown) per genome. P</w:t>
        </w:r>
        <w:r w:rsidRPr="004A20DB">
          <w:rPr>
            <w:rFonts w:ascii="Times New Roman" w:eastAsia="Times New Roman" w:hAnsi="Times New Roman" w:cs="Times New Roman"/>
            <w:sz w:val="20"/>
            <w:szCs w:val="20"/>
          </w:rPr>
          <w:t>arameters:</w:t>
        </w:r>
        <w:r w:rsidRPr="004A20DB">
          <w:rPr>
            <w:rFonts w:ascii="Times New Roman" w:eastAsia="Times New Roman" w:hAnsi="Times New Roman" w:cs="Times New Roman"/>
            <w:color w:val="000000"/>
            <w:sz w:val="20"/>
            <w:szCs w:val="20"/>
          </w:rPr>
          <w:t xml:space="preserve"> initial allele frequency </w:t>
        </w:r>
        <m:oMath>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0</m:t>
              </m:r>
            </m:sub>
          </m:sSub>
          <m:r>
            <w:rPr>
              <w:rFonts w:ascii="Cambria Math" w:eastAsia="Cambria Math" w:hAnsi="Cambria Math" w:cs="Cambria Math"/>
              <w:color w:val="000000"/>
              <w:sz w:val="20"/>
              <w:szCs w:val="20"/>
            </w:rPr>
            <m:t>= 0</m:t>
          </m:r>
        </m:oMath>
        <w:r w:rsidRPr="004A20DB">
          <w:rPr>
            <w:rFonts w:ascii="Times New Roman" w:eastAsia="Times New Roman" w:hAnsi="Times New Roman" w:cs="Times New Roman"/>
            <w:color w:val="000000"/>
            <w:sz w:val="20"/>
            <w:szCs w:val="20"/>
          </w:rPr>
          <w:t xml:space="preserve">, population size </w:t>
        </w:r>
        <m:oMath>
          <m:r>
            <w:rPr>
              <w:rFonts w:ascii="Cambria Math" w:eastAsia="Cambria Math" w:hAnsi="Cambria Math" w:cs="Cambria Math"/>
              <w:color w:val="000000"/>
              <w:sz w:val="20"/>
              <w:szCs w:val="20"/>
            </w:rPr>
            <m:t>N = 1000</m:t>
          </m:r>
        </m:oMath>
        <w:r w:rsidRPr="004A20DB">
          <w:rPr>
            <w:rFonts w:ascii="Times New Roman" w:eastAsia="Times New Roman" w:hAnsi="Times New Roman" w:cs="Times New Roman"/>
            <w:color w:val="000000"/>
            <w:sz w:val="20"/>
            <w:szCs w:val="20"/>
          </w:rPr>
          <w:t xml:space="preserve">, mutation rate per genome </w:t>
        </w:r>
        <m:oMath>
          <m:r>
            <w:rPr>
              <w:rFonts w:ascii="Cambria Math" w:eastAsia="Cambria Math" w:hAnsi="Cambria Math" w:cs="Cambria Math"/>
              <w:color w:val="000000"/>
              <w:sz w:val="20"/>
              <w:szCs w:val="20"/>
            </w:rPr>
            <m:t>μL = 0.1</m:t>
          </m:r>
        </m:oMath>
        <w:r w:rsidR="00B7138F" w:rsidRPr="004A20DB">
          <w:rPr>
            <w:rFonts w:ascii="Times New Roman" w:eastAsia="Times New Roman" w:hAnsi="Times New Roman" w:cs="Times New Roman"/>
            <w:color w:val="000000"/>
            <w:sz w:val="20"/>
            <w:szCs w:val="20"/>
          </w:rPr>
          <w:t xml:space="preserve">,10% of the alleles are </w:t>
        </w:r>
        <w:r w:rsidR="00A27D66" w:rsidRPr="004A20DB">
          <w:rPr>
            <w:rFonts w:ascii="Times New Roman" w:eastAsia="Times New Roman" w:hAnsi="Times New Roman" w:cs="Times New Roman"/>
            <w:color w:val="000000"/>
            <w:sz w:val="20"/>
            <w:szCs w:val="20"/>
          </w:rPr>
          <w:t>beneficial</w:t>
        </w:r>
        <w:r w:rsidR="00E130A8" w:rsidRPr="004A20DB">
          <w:rPr>
            <w:rFonts w:ascii="Times New Roman" w:eastAsia="Times New Roman" w:hAnsi="Times New Roman" w:cs="Times New Roman"/>
            <w:color w:val="000000"/>
            <w:sz w:val="20"/>
            <w:szCs w:val="20"/>
          </w:rPr>
          <w:t>,</w:t>
        </w:r>
        <w:r w:rsidR="00B7138F" w:rsidRPr="004A20DB">
          <w:rPr>
            <w:rFonts w:ascii="Times New Roman" w:eastAsia="Times New Roman" w:hAnsi="Times New Roman" w:cs="Times New Roman"/>
            <w:color w:val="000000"/>
            <w:sz w:val="20"/>
            <w:szCs w:val="20"/>
          </w:rPr>
          <w:t xml:space="preserve"> 90% are deleterious</w:t>
        </w:r>
        <w:r w:rsidRPr="004A20DB">
          <w:rPr>
            <w:rFonts w:ascii="Times New Roman" w:eastAsia="Times New Roman" w:hAnsi="Times New Roman" w:cs="Times New Roman"/>
            <w:color w:val="000000"/>
            <w:sz w:val="20"/>
            <w:szCs w:val="20"/>
          </w:rPr>
          <w:t xml:space="preserve"> </w:t>
        </w:r>
        <w:r w:rsidR="00B7138F" w:rsidRPr="004A20DB">
          <w:rPr>
            <w:rFonts w:ascii="Times New Roman" w:eastAsia="Times New Roman" w:hAnsi="Times New Roman" w:cs="Times New Roman"/>
            <w:color w:val="000000"/>
            <w:sz w:val="20"/>
            <w:szCs w:val="20"/>
          </w:rPr>
          <w:t xml:space="preserve">with </w:t>
        </w:r>
        <w:r w:rsidRPr="004A20DB">
          <w:rPr>
            <w:rFonts w:ascii="Times New Roman" w:eastAsia="Times New Roman" w:hAnsi="Times New Roman" w:cs="Times New Roman"/>
            <w:color w:val="000000"/>
            <w:sz w:val="20"/>
            <w:szCs w:val="20"/>
          </w:rPr>
          <w:t xml:space="preserve">selection coefficient </w:t>
        </w:r>
        <m:oMath>
          <m:r>
            <w:rPr>
              <w:rFonts w:ascii="Cambria Math" w:eastAsia="Cambria Math" w:hAnsi="Cambria Math" w:cs="Cambria Math"/>
              <w:color w:val="000000"/>
              <w:sz w:val="20"/>
              <w:szCs w:val="20"/>
            </w:rPr>
            <m:t>s = 0.1</m:t>
          </m:r>
        </m:oMath>
        <w:r w:rsidRPr="004A20DB">
          <w:rPr>
            <w:rFonts w:ascii="Times New Roman" w:eastAsia="Times New Roman" w:hAnsi="Times New Roman" w:cs="Times New Roman"/>
            <w:color w:val="000000"/>
            <w:sz w:val="20"/>
            <w:szCs w:val="20"/>
          </w:rPr>
          <w:t xml:space="preserve"> </w:t>
        </w:r>
        <w:r w:rsidRPr="004A20DB">
          <w:rPr>
            <w:rFonts w:ascii="Times New Roman" w:eastAsia="Times New Roman" w:hAnsi="Times New Roman" w:cs="Times New Roman"/>
            <w:sz w:val="20"/>
            <w:szCs w:val="20"/>
          </w:rPr>
          <w:t>. Epistati</w:t>
        </w:r>
        <w:r w:rsidR="006219B0" w:rsidRPr="004A20DB">
          <w:rPr>
            <w:rFonts w:ascii="Times New Roman" w:eastAsia="Times New Roman" w:hAnsi="Times New Roman" w:cs="Times New Roman"/>
            <w:sz w:val="20"/>
            <w:szCs w:val="20"/>
          </w:rPr>
          <w:t>c</w:t>
        </w:r>
        <w:r w:rsidRPr="004A20DB">
          <w:rPr>
            <w:rFonts w:ascii="Times New Roman" w:eastAsia="Times New Roman" w:hAnsi="Times New Roman" w:cs="Times New Roman"/>
            <w:sz w:val="20"/>
            <w:szCs w:val="20"/>
          </w:rPr>
          <w:t xml:space="preserve"> network represents a</w:t>
        </w:r>
        <w:r w:rsidR="00B7138F"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sz w:val="20"/>
            <w:szCs w:val="20"/>
          </w:rPr>
          <w:t>sta</w:t>
        </w:r>
        <w:r w:rsidR="00B7138F" w:rsidRPr="004A20DB">
          <w:rPr>
            <w:rFonts w:ascii="Times New Roman" w:eastAsia="Times New Roman" w:hAnsi="Times New Roman" w:cs="Times New Roman"/>
            <w:sz w:val="20"/>
            <w:szCs w:val="20"/>
          </w:rPr>
          <w:t xml:space="preserve">r with </w:t>
        </w:r>
        <w:r w:rsidR="00A27D66" w:rsidRPr="004A20DB">
          <w:rPr>
            <w:rFonts w:ascii="Times New Roman" w:eastAsia="Times New Roman" w:hAnsi="Times New Roman" w:cs="Times New Roman"/>
            <w:sz w:val="20"/>
            <w:szCs w:val="20"/>
          </w:rPr>
          <w:t>the</w:t>
        </w:r>
        <w:r w:rsidR="00B7138F" w:rsidRPr="004A20DB">
          <w:rPr>
            <w:rFonts w:ascii="Times New Roman" w:eastAsia="Times New Roman" w:hAnsi="Times New Roman" w:cs="Times New Roman"/>
            <w:sz w:val="20"/>
            <w:szCs w:val="20"/>
          </w:rPr>
          <w:t xml:space="preserve"> primary </w:t>
        </w:r>
        <w:r w:rsidR="00A27D66" w:rsidRPr="004A20DB">
          <w:rPr>
            <w:rFonts w:ascii="Times New Roman" w:eastAsia="Times New Roman" w:hAnsi="Times New Roman" w:cs="Times New Roman"/>
            <w:sz w:val="20"/>
            <w:szCs w:val="20"/>
          </w:rPr>
          <w:t>allele</w:t>
        </w:r>
        <w:r w:rsidR="00B7138F" w:rsidRPr="004A20DB">
          <w:rPr>
            <w:rFonts w:ascii="Times New Roman" w:eastAsia="Times New Roman" w:hAnsi="Times New Roman" w:cs="Times New Roman"/>
            <w:sz w:val="20"/>
            <w:szCs w:val="20"/>
          </w:rPr>
          <w:t xml:space="preserve"> </w:t>
        </w:r>
        <w:r w:rsidR="00A27D66" w:rsidRPr="004A20DB">
          <w:rPr>
            <w:rFonts w:ascii="Times New Roman" w:eastAsia="Times New Roman" w:hAnsi="Times New Roman" w:cs="Times New Roman"/>
            <w:sz w:val="20"/>
            <w:szCs w:val="20"/>
          </w:rPr>
          <w:t>in the center</w:t>
        </w:r>
        <w:r w:rsidR="00B313E7" w:rsidRPr="004A20DB">
          <w:rPr>
            <w:rFonts w:ascii="Times New Roman" w:eastAsia="Times New Roman" w:hAnsi="Times New Roman" w:cs="Times New Roman"/>
            <w:sz w:val="20"/>
            <w:szCs w:val="20"/>
          </w:rPr>
          <w:t xml:space="preserve"> and ten compensatory mutations as </w:t>
        </w:r>
        <w:r w:rsidR="00A27D66" w:rsidRPr="004A20DB">
          <w:rPr>
            <w:rFonts w:ascii="Times New Roman" w:eastAsia="Times New Roman" w:hAnsi="Times New Roman" w:cs="Times New Roman"/>
            <w:sz w:val="20"/>
            <w:szCs w:val="20"/>
          </w:rPr>
          <w:t>the</w:t>
        </w:r>
        <w:r w:rsidR="00B313E7" w:rsidRPr="004A20DB">
          <w:rPr>
            <w:rFonts w:ascii="Times New Roman" w:eastAsia="Times New Roman" w:hAnsi="Times New Roman" w:cs="Times New Roman"/>
            <w:sz w:val="20"/>
            <w:szCs w:val="20"/>
          </w:rPr>
          <w:t xml:space="preserve"> rays, all of </w:t>
        </w:r>
        <w:r w:rsidR="00A27D66" w:rsidRPr="004A20DB">
          <w:rPr>
            <w:rFonts w:ascii="Times New Roman" w:eastAsia="Times New Roman" w:hAnsi="Times New Roman" w:cs="Times New Roman"/>
            <w:sz w:val="20"/>
            <w:szCs w:val="20"/>
          </w:rPr>
          <w:t xml:space="preserve">which are </w:t>
        </w:r>
        <w:proofErr w:type="gramStart"/>
        <w:r w:rsidR="00B313E7" w:rsidRPr="004A20DB">
          <w:rPr>
            <w:rFonts w:ascii="Times New Roman" w:eastAsia="Times New Roman" w:hAnsi="Times New Roman" w:cs="Times New Roman"/>
            <w:sz w:val="20"/>
            <w:szCs w:val="20"/>
          </w:rPr>
          <w:t xml:space="preserve">deleterious </w:t>
        </w:r>
        <w:r w:rsidR="00A27D66" w:rsidRPr="004A20DB">
          <w:rPr>
            <w:rFonts w:ascii="Times New Roman" w:eastAsia="Times New Roman" w:hAnsi="Times New Roman" w:cs="Times New Roman"/>
            <w:sz w:val="20"/>
            <w:szCs w:val="20"/>
          </w:rPr>
          <w:t xml:space="preserve"> as</w:t>
        </w:r>
        <w:proofErr w:type="gramEnd"/>
        <w:r w:rsidR="00A27D66" w:rsidRPr="004A20DB">
          <w:rPr>
            <w:rFonts w:ascii="Times New Roman" w:eastAsia="Times New Roman" w:hAnsi="Times New Roman" w:cs="Times New Roman"/>
            <w:sz w:val="20"/>
            <w:szCs w:val="20"/>
          </w:rPr>
          <w:t xml:space="preserve"> single alleles. </w:t>
        </w:r>
        <w:r w:rsidR="004D7072" w:rsidRPr="004A20DB">
          <w:rPr>
            <w:rFonts w:ascii="Times New Roman" w:eastAsia="Times New Roman" w:hAnsi="Times New Roman" w:cs="Times New Roman"/>
            <w:sz w:val="20"/>
            <w:szCs w:val="20"/>
          </w:rPr>
          <w:t xml:space="preserve">Epistatic parameters are given in </w:t>
        </w:r>
        <w:r w:rsidR="004D7072" w:rsidRPr="004A20DB">
          <w:rPr>
            <w:rFonts w:ascii="Times New Roman" w:eastAsia="Times New Roman" w:hAnsi="Times New Roman" w:cs="Times New Roman"/>
            <w:i/>
            <w:iCs/>
            <w:sz w:val="20"/>
            <w:szCs w:val="20"/>
          </w:rPr>
          <w:t>Methods</w:t>
        </w:r>
        <w:r w:rsidRPr="004A20DB">
          <w:rPr>
            <w:rFonts w:ascii="Times New Roman" w:eastAsia="Times New Roman" w:hAnsi="Times New Roman" w:cs="Times New Roman"/>
            <w:sz w:val="20"/>
            <w:szCs w:val="20"/>
          </w:rPr>
          <w:t xml:space="preserve"> Recombination is absent</w:t>
        </w:r>
        <w:r w:rsidR="006219B0" w:rsidRPr="004A20DB">
          <w:rPr>
            <w:rFonts w:ascii="Times New Roman" w:eastAsia="Times New Roman" w:hAnsi="Times New Roman" w:cs="Times New Roman"/>
            <w:sz w:val="20"/>
            <w:szCs w:val="20"/>
          </w:rPr>
          <w:t>.</w:t>
        </w:r>
        <w:r w:rsidRPr="004A20DB">
          <w:rPr>
            <w:rFonts w:ascii="Times New Roman" w:eastAsia="Times New Roman" w:hAnsi="Times New Roman" w:cs="Times New Roman"/>
            <w:sz w:val="20"/>
            <w:szCs w:val="20"/>
          </w:rPr>
          <w:t xml:space="preserve">  </w:t>
        </w:r>
      </w:ins>
    </w:p>
    <w:p w14:paraId="5AC1BD8D" w14:textId="77777777" w:rsidR="007600E9" w:rsidRPr="004A20DB" w:rsidRDefault="007600E9" w:rsidP="00742F5B">
      <w:pPr>
        <w:spacing w:after="0" w:line="360" w:lineRule="auto"/>
        <w:jc w:val="both"/>
        <w:rPr>
          <w:ins w:id="107" w:author="Автор" w:date="2026-05-07T13:24:00Z"/>
          <w:rFonts w:ascii="Times New Roman" w:eastAsia="Times New Roman" w:hAnsi="Times New Roman" w:cs="Times New Roman"/>
          <w:sz w:val="20"/>
          <w:szCs w:val="20"/>
        </w:rPr>
      </w:pPr>
    </w:p>
    <w:p w14:paraId="61A1D329" w14:textId="13D4145A" w:rsidR="007600E9" w:rsidRPr="004A20DB" w:rsidRDefault="00E65540" w:rsidP="00742F5B">
      <w:pPr>
        <w:spacing w:after="0" w:line="360" w:lineRule="auto"/>
        <w:jc w:val="both"/>
        <w:rPr>
          <w:ins w:id="108" w:author="Автор" w:date="2026-05-07T13:24:00Z"/>
          <w:rFonts w:ascii="Times New Roman" w:hAnsi="Times New Roman" w:cs="Times New Roman"/>
          <w:sz w:val="24"/>
          <w:szCs w:val="24"/>
          <w:lang w:val="en-US"/>
        </w:rPr>
      </w:pPr>
      <w:ins w:id="109" w:author="Автор" w:date="2026-05-07T13:24:00Z">
        <w:r w:rsidRPr="004A20DB">
          <w:rPr>
            <w:rFonts w:ascii="Times New Roman" w:hAnsi="Times New Roman" w:cs="Times New Roman"/>
            <w:sz w:val="24"/>
            <w:szCs w:val="24"/>
            <w:lang w:val="en-US"/>
          </w:rPr>
          <w:t xml:space="preserve">Initially, </w:t>
        </w:r>
        <w:r w:rsidR="00A97F32" w:rsidRPr="004A20DB">
          <w:rPr>
            <w:rFonts w:ascii="Times New Roman" w:hAnsi="Times New Roman" w:cs="Times New Roman"/>
            <w:sz w:val="24"/>
            <w:szCs w:val="24"/>
            <w:lang w:val="en-US"/>
          </w:rPr>
          <w:t xml:space="preserve">population is </w:t>
        </w:r>
        <w:proofErr w:type="spellStart"/>
        <w:r w:rsidR="00A97F32" w:rsidRPr="004A20DB">
          <w:rPr>
            <w:rFonts w:ascii="Times New Roman" w:hAnsi="Times New Roman" w:cs="Times New Roman"/>
            <w:sz w:val="24"/>
            <w:szCs w:val="24"/>
            <w:lang w:val="en-US"/>
          </w:rPr>
          <w:t>monomorphous</w:t>
        </w:r>
        <w:proofErr w:type="spellEnd"/>
        <w:r w:rsidR="00A97F32" w:rsidRPr="004A20DB">
          <w:rPr>
            <w:rFonts w:ascii="Times New Roman" w:hAnsi="Times New Roman" w:cs="Times New Roman"/>
            <w:sz w:val="24"/>
            <w:szCs w:val="24"/>
            <w:lang w:val="en-US"/>
          </w:rPr>
          <w:t>. T</w:t>
        </w:r>
        <w:r w:rsidRPr="004A20DB">
          <w:rPr>
            <w:rFonts w:ascii="Times New Roman" w:hAnsi="Times New Roman" w:cs="Times New Roman"/>
            <w:sz w:val="24"/>
            <w:szCs w:val="24"/>
            <w:lang w:val="en-US"/>
          </w:rPr>
          <w:t xml:space="preserve">hen a gradual accumulation of </w:t>
        </w:r>
        <w:r w:rsidR="00A97F32" w:rsidRPr="004A20DB">
          <w:rPr>
            <w:rFonts w:ascii="Times New Roman" w:hAnsi="Times New Roman" w:cs="Times New Roman"/>
            <w:sz w:val="24"/>
            <w:szCs w:val="24"/>
            <w:lang w:val="en-US"/>
          </w:rPr>
          <w:t>beneficial</w:t>
        </w:r>
        <w:r w:rsidRPr="004A20DB">
          <w:rPr>
            <w:rFonts w:ascii="Times New Roman" w:hAnsi="Times New Roman" w:cs="Times New Roman"/>
            <w:sz w:val="24"/>
            <w:szCs w:val="24"/>
            <w:lang w:val="en-US"/>
          </w:rPr>
          <w:t xml:space="preserve"> </w:t>
        </w:r>
        <w:r w:rsidR="00A97F32" w:rsidRPr="004A20DB">
          <w:rPr>
            <w:rFonts w:ascii="Times New Roman" w:hAnsi="Times New Roman" w:cs="Times New Roman"/>
            <w:sz w:val="24"/>
            <w:szCs w:val="24"/>
            <w:lang w:val="en-US"/>
          </w:rPr>
          <w:t>al</w:t>
        </w:r>
        <w:r w:rsidR="00A82F67" w:rsidRPr="004A20DB">
          <w:rPr>
            <w:rFonts w:ascii="Times New Roman" w:hAnsi="Times New Roman" w:cs="Times New Roman"/>
            <w:sz w:val="24"/>
            <w:szCs w:val="24"/>
            <w:lang w:val="en-US"/>
          </w:rPr>
          <w:t>l</w:t>
        </w:r>
        <w:r w:rsidR="00A97F32" w:rsidRPr="004A20DB">
          <w:rPr>
            <w:rFonts w:ascii="Times New Roman" w:hAnsi="Times New Roman" w:cs="Times New Roman"/>
            <w:sz w:val="24"/>
            <w:szCs w:val="24"/>
            <w:lang w:val="en-US"/>
          </w:rPr>
          <w:t>eles</w:t>
        </w:r>
        <w:r w:rsidRPr="004A20DB">
          <w:rPr>
            <w:rFonts w:ascii="Times New Roman" w:hAnsi="Times New Roman" w:cs="Times New Roman"/>
            <w:sz w:val="24"/>
            <w:szCs w:val="24"/>
            <w:lang w:val="en-US"/>
          </w:rPr>
          <w:t xml:space="preserve"> occurs</w:t>
        </w:r>
        <w:r w:rsidR="00A97F32" w:rsidRPr="004A20DB">
          <w:rPr>
            <w:rFonts w:ascii="Times New Roman" w:hAnsi="Times New Roman" w:cs="Times New Roman"/>
            <w:sz w:val="24"/>
            <w:szCs w:val="24"/>
            <w:lang w:val="en-US"/>
          </w:rPr>
          <w:t>, which are assumed to take 10% of loci</w:t>
        </w:r>
        <w:r w:rsidRPr="004A20DB">
          <w:rPr>
            <w:rFonts w:ascii="Times New Roman" w:hAnsi="Times New Roman" w:cs="Times New Roman"/>
            <w:sz w:val="24"/>
            <w:szCs w:val="24"/>
            <w:lang w:val="en-US"/>
          </w:rPr>
          <w:t xml:space="preserve">. </w:t>
        </w:r>
        <w:r w:rsidR="00A97F32" w:rsidRPr="004A20DB">
          <w:rPr>
            <w:rFonts w:ascii="Times New Roman" w:hAnsi="Times New Roman" w:cs="Times New Roman"/>
            <w:sz w:val="24"/>
            <w:szCs w:val="24"/>
            <w:lang w:val="en-US"/>
          </w:rPr>
          <w:t>Deleterious</w:t>
        </w:r>
        <w:r w:rsidRPr="004A20DB">
          <w:rPr>
            <w:rFonts w:ascii="Times New Roman" w:hAnsi="Times New Roman" w:cs="Times New Roman"/>
            <w:sz w:val="24"/>
            <w:szCs w:val="24"/>
            <w:lang w:val="en-US"/>
          </w:rPr>
          <w:t xml:space="preserve"> </w:t>
        </w:r>
        <w:r w:rsidR="00A97F32" w:rsidRPr="004A20DB">
          <w:rPr>
            <w:rFonts w:ascii="Times New Roman" w:hAnsi="Times New Roman" w:cs="Times New Roman"/>
            <w:sz w:val="24"/>
            <w:szCs w:val="24"/>
            <w:lang w:val="en-US"/>
          </w:rPr>
          <w:t>al</w:t>
        </w:r>
        <w:r w:rsidR="00461F65" w:rsidRPr="004A20DB">
          <w:rPr>
            <w:rFonts w:ascii="Times New Roman" w:hAnsi="Times New Roman" w:cs="Times New Roman"/>
            <w:sz w:val="24"/>
            <w:szCs w:val="24"/>
            <w:lang w:val="en-US"/>
          </w:rPr>
          <w:t>l</w:t>
        </w:r>
        <w:r w:rsidR="00A97F32" w:rsidRPr="004A20DB">
          <w:rPr>
            <w:rFonts w:ascii="Times New Roman" w:hAnsi="Times New Roman" w:cs="Times New Roman"/>
            <w:sz w:val="24"/>
            <w:szCs w:val="24"/>
            <w:lang w:val="en-US"/>
          </w:rPr>
          <w:t>eles</w:t>
        </w:r>
        <w:r w:rsidRPr="004A20DB">
          <w:rPr>
            <w:rFonts w:ascii="Times New Roman" w:hAnsi="Times New Roman" w:cs="Times New Roman"/>
            <w:sz w:val="24"/>
            <w:szCs w:val="24"/>
            <w:lang w:val="en-US"/>
          </w:rPr>
          <w:t xml:space="preserve"> </w:t>
        </w:r>
        <w:r w:rsidR="00260AD4" w:rsidRPr="004A20DB">
          <w:rPr>
            <w:rFonts w:ascii="Times New Roman" w:hAnsi="Times New Roman" w:cs="Times New Roman"/>
            <w:sz w:val="24"/>
            <w:szCs w:val="24"/>
            <w:lang w:val="en-US"/>
          </w:rPr>
          <w:t xml:space="preserve">also </w:t>
        </w:r>
        <w:r w:rsidRPr="004A20DB">
          <w:rPr>
            <w:rFonts w:ascii="Times New Roman" w:hAnsi="Times New Roman" w:cs="Times New Roman"/>
            <w:sz w:val="24"/>
            <w:szCs w:val="24"/>
            <w:lang w:val="en-US"/>
          </w:rPr>
          <w:t>accumulate</w:t>
        </w:r>
        <w:r w:rsidR="00A97F32" w:rsidRPr="004A20DB">
          <w:rPr>
            <w:rFonts w:ascii="Times New Roman" w:hAnsi="Times New Roman" w:cs="Times New Roman"/>
            <w:sz w:val="24"/>
            <w:szCs w:val="24"/>
            <w:lang w:val="en-US"/>
          </w:rPr>
          <w:t xml:space="preserve"> at </w:t>
        </w:r>
        <w:r w:rsidR="00461F65" w:rsidRPr="004A20DB">
          <w:rPr>
            <w:rFonts w:ascii="Times New Roman" w:hAnsi="Times New Roman" w:cs="Times New Roman"/>
            <w:sz w:val="24"/>
            <w:szCs w:val="24"/>
            <w:lang w:val="en-US"/>
          </w:rPr>
          <w:t xml:space="preserve">the </w:t>
        </w:r>
        <w:r w:rsidR="00A97F32" w:rsidRPr="004A20DB">
          <w:rPr>
            <w:rFonts w:ascii="Times New Roman" w:hAnsi="Times New Roman" w:cs="Times New Roman"/>
            <w:sz w:val="24"/>
            <w:szCs w:val="24"/>
            <w:lang w:val="en-US"/>
          </w:rPr>
          <w:t>remaining 90% of loc</w:t>
        </w:r>
        <w:r w:rsidR="00260AD4" w:rsidRPr="004A20DB">
          <w:rPr>
            <w:rFonts w:ascii="Times New Roman" w:hAnsi="Times New Roman" w:cs="Times New Roman"/>
            <w:sz w:val="24"/>
            <w:szCs w:val="24"/>
            <w:lang w:val="en-US"/>
          </w:rPr>
          <w:t>i</w:t>
        </w:r>
        <w:r w:rsidRPr="004A20DB">
          <w:rPr>
            <w:rFonts w:ascii="Times New Roman" w:hAnsi="Times New Roman" w:cs="Times New Roman"/>
            <w:sz w:val="24"/>
            <w:szCs w:val="24"/>
            <w:lang w:val="en-US"/>
          </w:rPr>
          <w:t xml:space="preserve"> due to the hitchhiking effect</w:t>
        </w:r>
        <w:r w:rsidR="00A97F32" w:rsidRPr="004A20DB">
          <w:rPr>
            <w:rFonts w:ascii="Times New Roman" w:hAnsi="Times New Roman" w:cs="Times New Roman"/>
            <w:sz w:val="24"/>
            <w:szCs w:val="24"/>
            <w:lang w:val="en-US"/>
          </w:rPr>
          <w:t>, i.e., genetic linkage with the beneficial alleles</w:t>
        </w:r>
        <w:r w:rsidR="00260AD4" w:rsidRPr="004A20DB">
          <w:rPr>
            <w:rFonts w:ascii="Times New Roman" w:hAnsi="Times New Roman" w:cs="Times New Roman"/>
            <w:sz w:val="24"/>
            <w:szCs w:val="24"/>
            <w:lang w:val="en-US"/>
          </w:rPr>
          <w:t>, although more slowly than beneficial alleles</w:t>
        </w:r>
        <w:r w:rsidRPr="004A20DB">
          <w:rPr>
            <w:rFonts w:ascii="Times New Roman" w:hAnsi="Times New Roman" w:cs="Times New Roman"/>
            <w:sz w:val="24"/>
            <w:szCs w:val="24"/>
            <w:lang w:val="en-US"/>
          </w:rPr>
          <w:t xml:space="preserve">. Among </w:t>
        </w:r>
        <w:r w:rsidR="00461F65" w:rsidRPr="004A20DB">
          <w:rPr>
            <w:rFonts w:ascii="Times New Roman" w:hAnsi="Times New Roman" w:cs="Times New Roman"/>
            <w:sz w:val="24"/>
            <w:szCs w:val="24"/>
            <w:lang w:val="en-US"/>
          </w:rPr>
          <w:t>deleterious alleles</w:t>
        </w:r>
        <w:r w:rsidRPr="004A20DB">
          <w:rPr>
            <w:rFonts w:ascii="Times New Roman" w:hAnsi="Times New Roman" w:cs="Times New Roman"/>
            <w:sz w:val="24"/>
            <w:szCs w:val="24"/>
            <w:lang w:val="en-US"/>
          </w:rPr>
          <w:t xml:space="preserve">, one </w:t>
        </w:r>
        <w:r w:rsidR="00461F65" w:rsidRPr="004A20DB">
          <w:rPr>
            <w:rFonts w:ascii="Times New Roman" w:hAnsi="Times New Roman" w:cs="Times New Roman"/>
            <w:sz w:val="24"/>
            <w:szCs w:val="24"/>
            <w:lang w:val="en-US"/>
          </w:rPr>
          <w:t xml:space="preserve">is set to be the </w:t>
        </w:r>
        <w:r w:rsidRPr="004A20DB">
          <w:rPr>
            <w:rFonts w:ascii="Times New Roman" w:hAnsi="Times New Roman" w:cs="Times New Roman"/>
            <w:sz w:val="24"/>
            <w:szCs w:val="24"/>
            <w:lang w:val="en-US"/>
          </w:rPr>
          <w:t>primary mutation</w:t>
        </w:r>
        <w:r w:rsidR="00461F65" w:rsidRPr="004A20DB">
          <w:rPr>
            <w:rFonts w:ascii="Times New Roman" w:hAnsi="Times New Roman" w:cs="Times New Roman"/>
            <w:sz w:val="24"/>
            <w:szCs w:val="24"/>
            <w:lang w:val="en-US"/>
          </w:rPr>
          <w:t xml:space="preserve"> of fitness valley</w:t>
        </w:r>
        <w:r w:rsidRPr="004A20DB">
          <w:rPr>
            <w:rFonts w:ascii="Times New Roman" w:hAnsi="Times New Roman" w:cs="Times New Roman"/>
            <w:sz w:val="24"/>
            <w:szCs w:val="24"/>
            <w:lang w:val="en-US"/>
          </w:rPr>
          <w:t xml:space="preserve"> and 10 </w:t>
        </w:r>
        <w:r w:rsidR="00461F65" w:rsidRPr="004A20DB">
          <w:rPr>
            <w:rFonts w:ascii="Times New Roman" w:hAnsi="Times New Roman" w:cs="Times New Roman"/>
            <w:sz w:val="24"/>
            <w:szCs w:val="24"/>
            <w:lang w:val="en-US"/>
          </w:rPr>
          <w:t xml:space="preserve">are set to be compensatory </w:t>
        </w:r>
        <w:r w:rsidRPr="004A20DB">
          <w:rPr>
            <w:rFonts w:ascii="Times New Roman" w:hAnsi="Times New Roman" w:cs="Times New Roman"/>
            <w:sz w:val="24"/>
            <w:szCs w:val="24"/>
            <w:lang w:val="en-US"/>
          </w:rPr>
          <w:t xml:space="preserve">mutations </w:t>
        </w:r>
        <w:r w:rsidR="00461F65" w:rsidRPr="004A20DB">
          <w:rPr>
            <w:rFonts w:ascii="Times New Roman" w:hAnsi="Times New Roman" w:cs="Times New Roman"/>
            <w:sz w:val="24"/>
            <w:szCs w:val="24"/>
            <w:lang w:val="en-US"/>
          </w:rPr>
          <w:t xml:space="preserve">with the degrees of compensation ranging from </w:t>
        </w:r>
        <w:r w:rsidR="00A30012" w:rsidRPr="004A20DB">
          <w:rPr>
            <w:rFonts w:ascii="Times New Roman" w:hAnsi="Times New Roman" w:cs="Times New Roman"/>
            <w:sz w:val="24"/>
            <w:szCs w:val="24"/>
            <w:lang w:val="en-US"/>
          </w:rPr>
          <w:lastRenderedPageBreak/>
          <w:t>8</w:t>
        </w:r>
        <w:r w:rsidR="00B7138F" w:rsidRPr="004A20DB">
          <w:rPr>
            <w:rFonts w:ascii="Times New Roman" w:hAnsi="Times New Roman" w:cs="Times New Roman"/>
            <w:sz w:val="24"/>
            <w:szCs w:val="24"/>
            <w:lang w:val="en-US"/>
          </w:rPr>
          <w:t>0</w:t>
        </w:r>
        <w:r w:rsidR="00461F65" w:rsidRPr="004A20DB">
          <w:rPr>
            <w:rFonts w:ascii="Times New Roman" w:hAnsi="Times New Roman" w:cs="Times New Roman"/>
            <w:sz w:val="24"/>
            <w:szCs w:val="24"/>
            <w:lang w:val="en-US"/>
          </w:rPr>
          <w:t xml:space="preserve"> to </w:t>
        </w:r>
        <w:r w:rsidR="00A30012" w:rsidRPr="004A20DB">
          <w:rPr>
            <w:rFonts w:ascii="Times New Roman" w:hAnsi="Times New Roman" w:cs="Times New Roman"/>
            <w:sz w:val="24"/>
            <w:szCs w:val="24"/>
            <w:lang w:val="en-US"/>
          </w:rPr>
          <w:t>8</w:t>
        </w:r>
        <w:r w:rsidR="00B7138F" w:rsidRPr="004A20DB">
          <w:rPr>
            <w:rFonts w:ascii="Times New Roman" w:hAnsi="Times New Roman" w:cs="Times New Roman"/>
            <w:sz w:val="24"/>
            <w:szCs w:val="24"/>
            <w:lang w:val="en-US"/>
          </w:rPr>
          <w:t>00</w:t>
        </w:r>
        <w:r w:rsidR="00461F65" w:rsidRPr="004A20DB">
          <w:rPr>
            <w:rFonts w:ascii="Times New Roman" w:hAnsi="Times New Roman" w:cs="Times New Roman"/>
            <w:sz w:val="24"/>
            <w:szCs w:val="24"/>
            <w:lang w:val="en-US"/>
          </w:rPr>
          <w:t>%</w:t>
        </w:r>
        <w:r w:rsidRPr="004A20DB">
          <w:rPr>
            <w:rFonts w:ascii="Times New Roman" w:hAnsi="Times New Roman" w:cs="Times New Roman"/>
            <w:sz w:val="24"/>
            <w:szCs w:val="24"/>
            <w:lang w:val="en-US"/>
          </w:rPr>
          <w:t xml:space="preserve">. </w:t>
        </w:r>
        <w:r w:rsidR="00A82F67" w:rsidRPr="004A20DB">
          <w:rPr>
            <w:rFonts w:ascii="Times New Roman" w:hAnsi="Times New Roman" w:cs="Times New Roman"/>
            <w:sz w:val="24"/>
            <w:szCs w:val="24"/>
            <w:lang w:val="en-US"/>
          </w:rPr>
          <w:t>These</w:t>
        </w:r>
        <w:r w:rsidR="00461F65" w:rsidRPr="004A20DB">
          <w:rPr>
            <w:rFonts w:ascii="Times New Roman" w:hAnsi="Times New Roman" w:cs="Times New Roman"/>
            <w:sz w:val="24"/>
            <w:szCs w:val="24"/>
            <w:lang w:val="en-US"/>
          </w:rPr>
          <w:t xml:space="preserve"> </w:t>
        </w:r>
        <w:r w:rsidRPr="004A20DB">
          <w:rPr>
            <w:rFonts w:ascii="Times New Roman" w:hAnsi="Times New Roman" w:cs="Times New Roman"/>
            <w:sz w:val="24"/>
            <w:szCs w:val="24"/>
            <w:lang w:val="en-US"/>
          </w:rPr>
          <w:t xml:space="preserve">mutations are </w:t>
        </w:r>
        <w:r w:rsidR="00461F65" w:rsidRPr="004A20DB">
          <w:rPr>
            <w:rFonts w:ascii="Times New Roman" w:hAnsi="Times New Roman" w:cs="Times New Roman"/>
            <w:sz w:val="24"/>
            <w:szCs w:val="24"/>
            <w:lang w:val="en-US"/>
          </w:rPr>
          <w:t>deleterious</w:t>
        </w:r>
        <w:r w:rsidR="00A82F67" w:rsidRPr="004A20DB">
          <w:rPr>
            <w:rFonts w:ascii="Times New Roman" w:hAnsi="Times New Roman" w:cs="Times New Roman"/>
            <w:sz w:val="24"/>
            <w:szCs w:val="24"/>
            <w:lang w:val="en-US"/>
          </w:rPr>
          <w:t xml:space="preserve"> separately</w:t>
        </w:r>
        <w:r w:rsidRPr="004A20DB">
          <w:rPr>
            <w:rFonts w:ascii="Times New Roman" w:hAnsi="Times New Roman" w:cs="Times New Roman"/>
            <w:sz w:val="24"/>
            <w:szCs w:val="24"/>
            <w:lang w:val="en-US"/>
          </w:rPr>
          <w:t xml:space="preserve">, but the combination of the primary </w:t>
        </w:r>
        <w:r w:rsidR="00A82F67" w:rsidRPr="004A20DB">
          <w:rPr>
            <w:rFonts w:ascii="Times New Roman" w:hAnsi="Times New Roman" w:cs="Times New Roman"/>
            <w:sz w:val="24"/>
            <w:szCs w:val="24"/>
            <w:lang w:val="en-US"/>
          </w:rPr>
          <w:t>allele with the</w:t>
        </w:r>
        <w:r w:rsidRPr="004A20DB">
          <w:rPr>
            <w:rFonts w:ascii="Times New Roman" w:hAnsi="Times New Roman" w:cs="Times New Roman"/>
            <w:sz w:val="24"/>
            <w:szCs w:val="24"/>
            <w:lang w:val="en-US"/>
          </w:rPr>
          <w:t xml:space="preserve"> </w:t>
        </w:r>
        <w:r w:rsidR="00461F65" w:rsidRPr="004A20DB">
          <w:rPr>
            <w:rFonts w:ascii="Times New Roman" w:hAnsi="Times New Roman" w:cs="Times New Roman"/>
            <w:sz w:val="24"/>
            <w:szCs w:val="24"/>
            <w:lang w:val="en-US"/>
          </w:rPr>
          <w:t>compensatory</w:t>
        </w:r>
        <w:r w:rsidR="00A82F67" w:rsidRPr="004A20DB">
          <w:rPr>
            <w:rFonts w:ascii="Times New Roman" w:hAnsi="Times New Roman" w:cs="Times New Roman"/>
            <w:sz w:val="24"/>
            <w:szCs w:val="24"/>
            <w:lang w:val="en-US"/>
          </w:rPr>
          <w:t xml:space="preserve"> </w:t>
        </w:r>
        <w:r w:rsidR="00B7138F" w:rsidRPr="004A20DB">
          <w:rPr>
            <w:rFonts w:ascii="Times New Roman" w:hAnsi="Times New Roman" w:cs="Times New Roman"/>
            <w:sz w:val="24"/>
            <w:szCs w:val="24"/>
            <w:lang w:val="en-US"/>
          </w:rPr>
          <w:t>alleles</w:t>
        </w:r>
        <w:r w:rsidRPr="004A20DB">
          <w:rPr>
            <w:rFonts w:ascii="Times New Roman" w:hAnsi="Times New Roman" w:cs="Times New Roman"/>
            <w:sz w:val="24"/>
            <w:szCs w:val="24"/>
            <w:lang w:val="en-US"/>
          </w:rPr>
          <w:t xml:space="preserve"> </w:t>
        </w:r>
        <w:proofErr w:type="gramStart"/>
        <w:r w:rsidR="00A82F67" w:rsidRPr="004A20DB">
          <w:rPr>
            <w:rFonts w:ascii="Times New Roman" w:hAnsi="Times New Roman" w:cs="Times New Roman"/>
            <w:sz w:val="24"/>
            <w:szCs w:val="24"/>
            <w:lang w:val="en-US"/>
          </w:rPr>
          <w:t xml:space="preserve">is  </w:t>
        </w:r>
        <w:r w:rsidRPr="004A20DB">
          <w:rPr>
            <w:rFonts w:ascii="Times New Roman" w:hAnsi="Times New Roman" w:cs="Times New Roman"/>
            <w:sz w:val="24"/>
            <w:szCs w:val="24"/>
            <w:lang w:val="en-US"/>
          </w:rPr>
          <w:t>advantageous</w:t>
        </w:r>
        <w:proofErr w:type="gramEnd"/>
        <w:r w:rsidRPr="004A20DB">
          <w:rPr>
            <w:rFonts w:ascii="Times New Roman" w:hAnsi="Times New Roman" w:cs="Times New Roman"/>
            <w:sz w:val="24"/>
            <w:szCs w:val="24"/>
            <w:lang w:val="en-US"/>
          </w:rPr>
          <w:t xml:space="preserve">. </w:t>
        </w:r>
        <w:r w:rsidR="00A82F67" w:rsidRPr="004A20DB">
          <w:rPr>
            <w:rFonts w:ascii="Times New Roman" w:hAnsi="Times New Roman" w:cs="Times New Roman"/>
            <w:sz w:val="24"/>
            <w:szCs w:val="24"/>
            <w:lang w:val="en-US"/>
          </w:rPr>
          <w:t xml:space="preserve">Sooner or later, </w:t>
        </w:r>
        <w:r w:rsidR="007F5365" w:rsidRPr="004A20DB">
          <w:rPr>
            <w:rFonts w:ascii="Times New Roman" w:hAnsi="Times New Roman" w:cs="Times New Roman"/>
            <w:sz w:val="24"/>
            <w:szCs w:val="24"/>
            <w:lang w:val="en-US"/>
          </w:rPr>
          <w:t xml:space="preserve">deleterious </w:t>
        </w:r>
        <w:r w:rsidR="00A82F67" w:rsidRPr="004A20DB">
          <w:rPr>
            <w:rFonts w:ascii="Times New Roman" w:hAnsi="Times New Roman" w:cs="Times New Roman"/>
            <w:sz w:val="24"/>
            <w:szCs w:val="24"/>
            <w:lang w:val="en-US"/>
          </w:rPr>
          <w:t xml:space="preserve">primary mutation </w:t>
        </w:r>
        <w:r w:rsidR="007F5365" w:rsidRPr="004A20DB">
          <w:rPr>
            <w:rFonts w:ascii="Times New Roman" w:hAnsi="Times New Roman" w:cs="Times New Roman"/>
            <w:sz w:val="24"/>
            <w:szCs w:val="24"/>
            <w:lang w:val="en-US"/>
          </w:rPr>
          <w:t>becomes abundant</w:t>
        </w:r>
        <w:r w:rsidR="00A82F67" w:rsidRPr="004A20DB">
          <w:rPr>
            <w:rFonts w:ascii="Times New Roman" w:hAnsi="Times New Roman" w:cs="Times New Roman"/>
            <w:sz w:val="24"/>
            <w:szCs w:val="24"/>
            <w:lang w:val="en-US"/>
          </w:rPr>
          <w:t xml:space="preserve"> in a population due to </w:t>
        </w:r>
        <w:r w:rsidR="007F5365" w:rsidRPr="004A20DB">
          <w:rPr>
            <w:rFonts w:ascii="Times New Roman" w:hAnsi="Times New Roman" w:cs="Times New Roman"/>
            <w:sz w:val="24"/>
            <w:szCs w:val="24"/>
            <w:lang w:val="en-US"/>
          </w:rPr>
          <w:t xml:space="preserve">the </w:t>
        </w:r>
        <w:r w:rsidR="00A82F67" w:rsidRPr="004A20DB">
          <w:rPr>
            <w:rFonts w:ascii="Times New Roman" w:hAnsi="Times New Roman" w:cs="Times New Roman"/>
            <w:sz w:val="24"/>
            <w:szCs w:val="24"/>
            <w:lang w:val="en-US"/>
          </w:rPr>
          <w:t xml:space="preserve">hitchhiking effect. Then compensatory alleles become advantageous, and start rapid accumulation, </w:t>
        </w:r>
        <w:r w:rsidRPr="004A20DB">
          <w:rPr>
            <w:rFonts w:ascii="Times New Roman" w:hAnsi="Times New Roman" w:cs="Times New Roman"/>
            <w:sz w:val="24"/>
            <w:szCs w:val="24"/>
            <w:lang w:val="en-US"/>
          </w:rPr>
          <w:t>lead</w:t>
        </w:r>
        <w:r w:rsidR="007F5365" w:rsidRPr="004A20DB">
          <w:rPr>
            <w:rFonts w:ascii="Times New Roman" w:hAnsi="Times New Roman" w:cs="Times New Roman"/>
            <w:sz w:val="24"/>
            <w:szCs w:val="24"/>
            <w:lang w:val="en-US"/>
          </w:rPr>
          <w:t>ing</w:t>
        </w:r>
        <w:r w:rsidRPr="004A20DB">
          <w:rPr>
            <w:rFonts w:ascii="Times New Roman" w:hAnsi="Times New Roman" w:cs="Times New Roman"/>
            <w:sz w:val="24"/>
            <w:szCs w:val="24"/>
            <w:lang w:val="en-US"/>
          </w:rPr>
          <w:t xml:space="preserve"> to a jump in the curve</w:t>
        </w:r>
        <w:r w:rsidR="00A82F67" w:rsidRPr="004A20DB">
          <w:rPr>
            <w:rFonts w:ascii="Times New Roman" w:hAnsi="Times New Roman" w:cs="Times New Roman"/>
            <w:sz w:val="24"/>
            <w:szCs w:val="24"/>
            <w:lang w:val="en-US"/>
          </w:rPr>
          <w:t xml:space="preserve"> (</w:t>
        </w:r>
        <w:r w:rsidRPr="004A20DB">
          <w:rPr>
            <w:rFonts w:ascii="Times New Roman" w:hAnsi="Times New Roman" w:cs="Times New Roman"/>
            <w:sz w:val="24"/>
            <w:szCs w:val="24"/>
            <w:lang w:val="en-US"/>
          </w:rPr>
          <w:t>Fig</w:t>
        </w:r>
        <w:r w:rsidR="00A82F67" w:rsidRPr="004A20DB">
          <w:rPr>
            <w:rFonts w:ascii="Times New Roman" w:hAnsi="Times New Roman" w:cs="Times New Roman"/>
            <w:sz w:val="24"/>
            <w:szCs w:val="24"/>
            <w:lang w:val="en-US"/>
          </w:rPr>
          <w:t>.</w:t>
        </w:r>
        <w:r w:rsidRPr="004A20DB">
          <w:rPr>
            <w:rFonts w:ascii="Times New Roman" w:hAnsi="Times New Roman" w:cs="Times New Roman"/>
            <w:sz w:val="24"/>
            <w:szCs w:val="24"/>
            <w:lang w:val="en-US"/>
          </w:rPr>
          <w:t xml:space="preserve"> </w:t>
        </w:r>
        <w:r w:rsidR="00A66571" w:rsidRPr="004A20DB">
          <w:rPr>
            <w:rFonts w:ascii="Times New Roman" w:hAnsi="Times New Roman" w:cs="Times New Roman"/>
            <w:sz w:val="24"/>
            <w:szCs w:val="24"/>
            <w:lang w:val="en-US"/>
          </w:rPr>
          <w:t>2</w:t>
        </w:r>
        <w:r w:rsidR="00A82F67" w:rsidRPr="004A20DB">
          <w:rPr>
            <w:rFonts w:ascii="Times New Roman" w:hAnsi="Times New Roman" w:cs="Times New Roman"/>
            <w:sz w:val="24"/>
            <w:szCs w:val="24"/>
            <w:lang w:val="en-US"/>
          </w:rPr>
          <w:t>)</w:t>
        </w:r>
        <w:r w:rsidR="007F5365" w:rsidRPr="004A20DB">
          <w:rPr>
            <w:rFonts w:ascii="Times New Roman" w:hAnsi="Times New Roman" w:cs="Times New Roman"/>
            <w:sz w:val="24"/>
            <w:szCs w:val="24"/>
            <w:lang w:val="en-US"/>
          </w:rPr>
          <w:t xml:space="preserve">. </w:t>
        </w:r>
        <w:r w:rsidR="006019E7" w:rsidRPr="004A20DB">
          <w:rPr>
            <w:rFonts w:ascii="Times New Roman" w:hAnsi="Times New Roman" w:cs="Times New Roman"/>
            <w:sz w:val="24"/>
            <w:szCs w:val="24"/>
            <w:lang w:val="en-US"/>
          </w:rPr>
          <w:t xml:space="preserve">This marks </w:t>
        </w:r>
        <w:r w:rsidR="009A1A23" w:rsidRPr="004A20DB">
          <w:rPr>
            <w:rFonts w:ascii="Times New Roman" w:hAnsi="Times New Roman" w:cs="Times New Roman"/>
            <w:sz w:val="24"/>
            <w:szCs w:val="24"/>
            <w:lang w:val="en-US"/>
          </w:rPr>
          <w:t xml:space="preserve">passing the fitness valley and </w:t>
        </w:r>
        <w:r w:rsidR="006019E7" w:rsidRPr="004A20DB">
          <w:rPr>
            <w:rFonts w:ascii="Times New Roman" w:hAnsi="Times New Roman" w:cs="Times New Roman"/>
            <w:sz w:val="24"/>
            <w:szCs w:val="24"/>
            <w:lang w:val="en-US"/>
          </w:rPr>
          <w:t>the emergence of a new group of virus variants</w:t>
        </w:r>
        <w:r w:rsidR="009A1A23" w:rsidRPr="004A20DB">
          <w:rPr>
            <w:rFonts w:ascii="Times New Roman" w:hAnsi="Times New Roman" w:cs="Times New Roman"/>
            <w:sz w:val="24"/>
            <w:szCs w:val="24"/>
            <w:lang w:val="en-US"/>
          </w:rPr>
          <w:t xml:space="preserve"> on the end of fitness </w:t>
        </w:r>
        <w:r w:rsidR="00B7138F" w:rsidRPr="004A20DB">
          <w:rPr>
            <w:rFonts w:ascii="Times New Roman" w:hAnsi="Times New Roman" w:cs="Times New Roman"/>
            <w:sz w:val="24"/>
            <w:szCs w:val="24"/>
            <w:lang w:val="en-US"/>
          </w:rPr>
          <w:t>valley</w:t>
        </w:r>
        <w:r w:rsidR="006019E7" w:rsidRPr="004A20DB">
          <w:rPr>
            <w:rFonts w:ascii="Times New Roman" w:hAnsi="Times New Roman" w:cs="Times New Roman"/>
            <w:sz w:val="24"/>
            <w:szCs w:val="24"/>
            <w:lang w:val="en-US"/>
          </w:rPr>
          <w:t>.</w:t>
        </w:r>
      </w:ins>
    </w:p>
    <w:p w14:paraId="0CB2B425" w14:textId="26CAD4C5" w:rsidR="002C4707" w:rsidRPr="004A20DB" w:rsidRDefault="002C4707" w:rsidP="00742F5B">
      <w:pPr>
        <w:spacing w:after="0" w:line="360" w:lineRule="auto"/>
        <w:jc w:val="both"/>
        <w:rPr>
          <w:ins w:id="110" w:author="Автор" w:date="2026-05-07T13:24:00Z"/>
          <w:rFonts w:ascii="Times New Roman" w:eastAsia="Times New Roman" w:hAnsi="Times New Roman" w:cs="Times New Roman"/>
          <w:sz w:val="24"/>
          <w:szCs w:val="24"/>
          <w:lang w:val="ru-RU"/>
        </w:rPr>
      </w:pPr>
      <w:ins w:id="111" w:author="Автор" w:date="2026-05-07T13:24:00Z">
        <w:r w:rsidRPr="004A20DB">
          <w:rPr>
            <w:rFonts w:ascii="Times New Roman" w:eastAsia="Times New Roman" w:hAnsi="Times New Roman" w:cs="Times New Roman"/>
            <w:noProof/>
            <w:sz w:val="24"/>
            <w:szCs w:val="24"/>
          </w:rPr>
          <w:drawing>
            <wp:inline distT="0" distB="0" distL="0" distR="0" wp14:anchorId="07F4408D" wp14:editId="02013851">
              <wp:extent cx="5848349" cy="4386261"/>
              <wp:effectExtent l="0" t="0" r="63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848349" cy="4386261"/>
                      </a:xfrm>
                      <a:prstGeom prst="rect">
                        <a:avLst/>
                      </a:prstGeom>
                      <a:noFill/>
                      <a:ln>
                        <a:noFill/>
                      </a:ln>
                    </pic:spPr>
                  </pic:pic>
                </a:graphicData>
              </a:graphic>
            </wp:inline>
          </w:drawing>
        </w:r>
      </w:ins>
    </w:p>
    <w:p w14:paraId="4E5144E9" w14:textId="33A1B094" w:rsidR="000018A6" w:rsidRPr="004A20DB" w:rsidRDefault="000018A6" w:rsidP="00C066BD">
      <w:pPr>
        <w:spacing w:after="0" w:line="240" w:lineRule="auto"/>
        <w:jc w:val="both"/>
        <w:rPr>
          <w:ins w:id="112" w:author="Автор" w:date="2026-05-07T13:24:00Z"/>
          <w:rFonts w:ascii="Times New Roman" w:eastAsia="Times New Roman" w:hAnsi="Times New Roman" w:cs="Times New Roman"/>
          <w:sz w:val="20"/>
          <w:szCs w:val="20"/>
        </w:rPr>
      </w:pPr>
      <w:ins w:id="113" w:author="Автор" w:date="2026-05-07T13:24:00Z">
        <w:r w:rsidRPr="004A20DB">
          <w:rPr>
            <w:rFonts w:ascii="Times New Roman" w:eastAsia="Times New Roman" w:hAnsi="Times New Roman" w:cs="Times New Roman"/>
            <w:sz w:val="20"/>
            <w:szCs w:val="20"/>
          </w:rPr>
          <w:t xml:space="preserve">Figure </w:t>
        </w:r>
        <w:proofErr w:type="gramStart"/>
        <w:r w:rsidR="00A66571" w:rsidRPr="004A20DB">
          <w:rPr>
            <w:rFonts w:ascii="Times New Roman" w:eastAsia="Times New Roman" w:hAnsi="Times New Roman" w:cs="Times New Roman"/>
            <w:sz w:val="20"/>
            <w:szCs w:val="20"/>
          </w:rPr>
          <w:t>3</w:t>
        </w:r>
        <w:r w:rsidRPr="004A20DB">
          <w:rPr>
            <w:rFonts w:ascii="Times New Roman" w:eastAsia="Times New Roman" w:hAnsi="Times New Roman" w:cs="Times New Roman"/>
            <w:sz w:val="20"/>
            <w:szCs w:val="20"/>
          </w:rPr>
          <w:t xml:space="preserve"> .</w:t>
        </w:r>
        <w:proofErr w:type="gramEnd"/>
        <w:r w:rsidRPr="004A20DB">
          <w:rPr>
            <w:rFonts w:ascii="Times New Roman" w:eastAsia="Times New Roman" w:hAnsi="Times New Roman" w:cs="Times New Roman"/>
            <w:b/>
            <w:sz w:val="20"/>
            <w:szCs w:val="20"/>
          </w:rPr>
          <w:t xml:space="preserve"> Mutational spectrum </w:t>
        </w:r>
        <w:r w:rsidR="000237D1" w:rsidRPr="004A20DB">
          <w:rPr>
            <w:rFonts w:ascii="Times New Roman" w:eastAsia="Times New Roman" w:hAnsi="Times New Roman" w:cs="Times New Roman"/>
            <w:b/>
            <w:sz w:val="20"/>
            <w:szCs w:val="20"/>
          </w:rPr>
          <w:t>for</w:t>
        </w:r>
        <w:r w:rsidR="00CB7C57" w:rsidRPr="004A20DB">
          <w:rPr>
            <w:rFonts w:ascii="Times New Roman" w:eastAsia="Times New Roman" w:hAnsi="Times New Roman" w:cs="Times New Roman"/>
            <w:b/>
            <w:sz w:val="20"/>
            <w:szCs w:val="20"/>
          </w:rPr>
          <w:t xml:space="preserve"> six</w:t>
        </w:r>
        <w:r w:rsidR="00047A8A" w:rsidRPr="004A20DB">
          <w:rPr>
            <w:rFonts w:ascii="Times New Roman" w:eastAsia="Times New Roman" w:hAnsi="Times New Roman" w:cs="Times New Roman"/>
            <w:b/>
            <w:sz w:val="20"/>
            <w:szCs w:val="20"/>
          </w:rPr>
          <w:t xml:space="preserve"> simulated populations, initial state is </w:t>
        </w:r>
        <w:proofErr w:type="spellStart"/>
        <w:r w:rsidR="00047A8A" w:rsidRPr="004A20DB">
          <w:rPr>
            <w:rFonts w:ascii="Times New Roman" w:eastAsia="Times New Roman" w:hAnsi="Times New Roman" w:cs="Times New Roman"/>
            <w:b/>
            <w:sz w:val="20"/>
            <w:szCs w:val="20"/>
          </w:rPr>
          <w:t>monomorphous</w:t>
        </w:r>
        <w:proofErr w:type="spellEnd"/>
        <w:r w:rsidRPr="004A20DB">
          <w:rPr>
            <w:rFonts w:ascii="Times New Roman" w:eastAsia="Times New Roman" w:hAnsi="Times New Roman" w:cs="Times New Roman"/>
            <w:b/>
            <w:sz w:val="20"/>
            <w:szCs w:val="20"/>
          </w:rPr>
          <w:t>.</w:t>
        </w:r>
        <w:r w:rsidRPr="004A20DB">
          <w:rPr>
            <w:rFonts w:ascii="Times New Roman" w:eastAsia="Times New Roman" w:hAnsi="Times New Roman" w:cs="Times New Roman"/>
            <w:sz w:val="20"/>
            <w:szCs w:val="20"/>
          </w:rPr>
          <w:t xml:space="preserve"> Y–axis: number of sequences with a number of </w:t>
        </w:r>
        <w:r w:rsidR="00B47637" w:rsidRPr="004A20DB">
          <w:rPr>
            <w:rFonts w:ascii="Times New Roman" w:eastAsia="Times New Roman" w:hAnsi="Times New Roman" w:cs="Times New Roman"/>
            <w:sz w:val="20"/>
            <w:szCs w:val="20"/>
          </w:rPr>
          <w:t>replacements</w:t>
        </w:r>
        <w:r w:rsidR="00CB7C57" w:rsidRPr="004A20DB">
          <w:rPr>
            <w:rFonts w:ascii="Times New Roman" w:eastAsia="Times New Roman" w:hAnsi="Times New Roman" w:cs="Times New Roman"/>
            <w:sz w:val="20"/>
            <w:szCs w:val="20"/>
          </w:rPr>
          <w:t xml:space="preserve"> shown in X–axis</w:t>
        </w:r>
        <w:r w:rsidRPr="004A20DB">
          <w:rPr>
            <w:rFonts w:ascii="Times New Roman" w:eastAsia="Times New Roman" w:hAnsi="Times New Roman" w:cs="Times New Roman"/>
            <w:sz w:val="20"/>
            <w:szCs w:val="20"/>
          </w:rPr>
          <w:t>.</w:t>
        </w:r>
        <w:r w:rsidR="001F2438" w:rsidRPr="004A20DB">
          <w:rPr>
            <w:rFonts w:ascii="Times New Roman" w:eastAsia="Times New Roman" w:hAnsi="Times New Roman" w:cs="Times New Roman"/>
            <w:sz w:val="20"/>
            <w:szCs w:val="20"/>
          </w:rPr>
          <w:t xml:space="preserve"> </w:t>
        </w:r>
        <w:r w:rsidR="00260AD4" w:rsidRPr="004A20DB">
          <w:rPr>
            <w:rFonts w:ascii="Times New Roman" w:eastAsia="Times New Roman" w:hAnsi="Times New Roman" w:cs="Times New Roman"/>
            <w:sz w:val="20"/>
            <w:szCs w:val="20"/>
          </w:rPr>
          <w:t>Gray</w:t>
        </w:r>
        <w:r w:rsidR="001F2438" w:rsidRPr="004A20DB">
          <w:rPr>
            <w:rFonts w:ascii="Times New Roman" w:eastAsia="Times New Roman" w:hAnsi="Times New Roman" w:cs="Times New Roman"/>
            <w:sz w:val="20"/>
            <w:szCs w:val="20"/>
          </w:rPr>
          <w:t xml:space="preserve"> lines at ​​​​6 and 22 </w:t>
        </w:r>
        <w:r w:rsidR="00B47637" w:rsidRPr="004A20DB">
          <w:rPr>
            <w:rFonts w:ascii="Times New Roman" w:eastAsia="Times New Roman" w:hAnsi="Times New Roman" w:cs="Times New Roman"/>
            <w:sz w:val="20"/>
            <w:szCs w:val="20"/>
          </w:rPr>
          <w:t>replacements</w:t>
        </w:r>
        <w:r w:rsidR="001F2438" w:rsidRPr="004A20DB">
          <w:rPr>
            <w:rFonts w:ascii="Times New Roman" w:eastAsia="Times New Roman" w:hAnsi="Times New Roman" w:cs="Times New Roman"/>
            <w:sz w:val="20"/>
            <w:szCs w:val="20"/>
          </w:rPr>
          <w:t xml:space="preserve"> divide the two groups of sequences numbered by Roman numerals</w:t>
        </w:r>
        <w:r w:rsidR="00B47637" w:rsidRPr="004A20DB">
          <w:rPr>
            <w:rFonts w:ascii="Times New Roman" w:eastAsia="Times New Roman" w:hAnsi="Times New Roman" w:cs="Times New Roman"/>
            <w:sz w:val="20"/>
            <w:szCs w:val="20"/>
          </w:rPr>
          <w:t>.</w:t>
        </w:r>
        <w:r w:rsidRPr="004A20DB">
          <w:rPr>
            <w:rFonts w:ascii="Times New Roman" w:eastAsia="Times New Roman" w:hAnsi="Times New Roman" w:cs="Times New Roman"/>
            <w:sz w:val="20"/>
            <w:szCs w:val="20"/>
          </w:rPr>
          <w:t xml:space="preserve"> Simulation parameters</w:t>
        </w:r>
        <w:r w:rsidR="004144AC" w:rsidRPr="004A20DB">
          <w:rPr>
            <w:rFonts w:ascii="Times New Roman" w:eastAsia="Times New Roman" w:hAnsi="Times New Roman" w:cs="Times New Roman"/>
            <w:color w:val="000000"/>
            <w:sz w:val="20"/>
            <w:szCs w:val="20"/>
          </w:rPr>
          <w:t xml:space="preserve"> are as in Figure </w:t>
        </w:r>
        <w:r w:rsidR="00A66571" w:rsidRPr="004A20DB">
          <w:rPr>
            <w:rFonts w:ascii="Times New Roman" w:eastAsia="Times New Roman" w:hAnsi="Times New Roman" w:cs="Times New Roman"/>
            <w:color w:val="000000"/>
            <w:sz w:val="20"/>
            <w:szCs w:val="20"/>
          </w:rPr>
          <w:t>2</w:t>
        </w:r>
        <w:r w:rsidR="00CB7C57" w:rsidRPr="004A20DB">
          <w:rPr>
            <w:rFonts w:ascii="Times New Roman" w:eastAsia="Times New Roman" w:hAnsi="Times New Roman" w:cs="Times New Roman"/>
            <w:color w:val="000000"/>
            <w:sz w:val="20"/>
            <w:szCs w:val="20"/>
          </w:rPr>
          <w:t xml:space="preserve">. </w:t>
        </w:r>
        <w:r w:rsidR="006019E7" w:rsidRPr="004A20DB">
          <w:rPr>
            <w:rFonts w:ascii="Times New Roman" w:eastAsia="Times New Roman" w:hAnsi="Times New Roman" w:cs="Times New Roman"/>
            <w:color w:val="000000"/>
            <w:sz w:val="20"/>
            <w:szCs w:val="20"/>
          </w:rPr>
          <w:t xml:space="preserve"> </w:t>
        </w:r>
        <w:r w:rsidR="00CB7C57" w:rsidRPr="004A20DB">
          <w:rPr>
            <w:rFonts w:ascii="Times New Roman" w:eastAsia="Times New Roman" w:hAnsi="Times New Roman" w:cs="Times New Roman"/>
            <w:color w:val="000000"/>
            <w:sz w:val="20"/>
            <w:szCs w:val="20"/>
          </w:rPr>
          <w:t>Six</w:t>
        </w:r>
        <w:r w:rsidR="006019E7" w:rsidRPr="004A20DB">
          <w:rPr>
            <w:rFonts w:ascii="Times New Roman" w:eastAsia="Times New Roman" w:hAnsi="Times New Roman" w:cs="Times New Roman"/>
            <w:color w:val="000000"/>
            <w:sz w:val="20"/>
            <w:szCs w:val="20"/>
          </w:rPr>
          <w:t xml:space="preserve"> Monte Carlo runs </w:t>
        </w:r>
        <w:r w:rsidR="00B47637" w:rsidRPr="004A20DB">
          <w:rPr>
            <w:rFonts w:ascii="Times New Roman" w:eastAsia="Times New Roman" w:hAnsi="Times New Roman" w:cs="Times New Roman"/>
            <w:color w:val="000000"/>
            <w:sz w:val="20"/>
            <w:szCs w:val="20"/>
          </w:rPr>
          <w:t>at</w:t>
        </w:r>
        <w:r w:rsidR="002A5C35" w:rsidRPr="004A20DB">
          <w:rPr>
            <w:rFonts w:ascii="Times New Roman" w:eastAsia="Times New Roman" w:hAnsi="Times New Roman" w:cs="Times New Roman"/>
            <w:color w:val="000000"/>
            <w:sz w:val="20"/>
            <w:szCs w:val="20"/>
          </w:rPr>
          <w:t xml:space="preserve"> timepoint</w:t>
        </w:r>
        <w:r w:rsidR="00B47637" w:rsidRPr="004A20DB">
          <w:rPr>
            <w:rFonts w:ascii="Times New Roman" w:eastAsia="Times New Roman" w:hAnsi="Times New Roman" w:cs="Times New Roman"/>
            <w:color w:val="000000"/>
            <w:sz w:val="20"/>
            <w:szCs w:val="20"/>
          </w:rPr>
          <w:t>s multiple of 10</w:t>
        </w:r>
        <w:r w:rsidR="002A5C35" w:rsidRPr="004A20DB">
          <w:rPr>
            <w:rFonts w:ascii="Times New Roman" w:eastAsia="Times New Roman" w:hAnsi="Times New Roman" w:cs="Times New Roman"/>
            <w:color w:val="000000"/>
            <w:sz w:val="20"/>
            <w:szCs w:val="20"/>
          </w:rPr>
          <w:t xml:space="preserve"> </w:t>
        </w:r>
        <w:r w:rsidR="00B47637" w:rsidRPr="004A20DB">
          <w:rPr>
            <w:rFonts w:ascii="Times New Roman" w:eastAsia="Times New Roman" w:hAnsi="Times New Roman" w:cs="Times New Roman"/>
            <w:color w:val="000000"/>
            <w:sz w:val="20"/>
            <w:szCs w:val="20"/>
          </w:rPr>
          <w:t>until time</w:t>
        </w:r>
        <m:oMath>
          <m:r>
            <w:rPr>
              <w:rFonts w:ascii="Cambria Math" w:eastAsia="Times New Roman" w:hAnsi="Cambria Math" w:cs="Times New Roman"/>
              <w:color w:val="000000"/>
              <w:sz w:val="20"/>
              <w:szCs w:val="20"/>
            </w:rPr>
            <m:t xml:space="preserve"> 150 </m:t>
          </m:r>
        </m:oMath>
        <w:r w:rsidR="006019E7" w:rsidRPr="004A20DB">
          <w:rPr>
            <w:rFonts w:ascii="Times New Roman" w:eastAsia="Times New Roman" w:hAnsi="Times New Roman" w:cs="Times New Roman"/>
            <w:color w:val="000000"/>
            <w:sz w:val="20"/>
            <w:szCs w:val="20"/>
          </w:rPr>
          <w:t>are used</w:t>
        </w:r>
        <w:r w:rsidR="00CB7C57" w:rsidRPr="004A20DB">
          <w:rPr>
            <w:rFonts w:ascii="Times New Roman" w:eastAsia="Times New Roman" w:hAnsi="Times New Roman" w:cs="Times New Roman"/>
            <w:color w:val="000000"/>
            <w:sz w:val="20"/>
            <w:szCs w:val="20"/>
          </w:rPr>
          <w:t xml:space="preserve"> for sampling</w:t>
        </w:r>
        <w:r w:rsidR="006019E7" w:rsidRPr="004A20DB">
          <w:rPr>
            <w:rFonts w:ascii="Times New Roman" w:eastAsia="Times New Roman" w:hAnsi="Times New Roman" w:cs="Times New Roman"/>
            <w:color w:val="000000"/>
            <w:sz w:val="20"/>
            <w:szCs w:val="20"/>
          </w:rPr>
          <w:t>.</w:t>
        </w:r>
      </w:ins>
    </w:p>
    <w:p w14:paraId="7C0365A4" w14:textId="77777777" w:rsidR="000237D1" w:rsidRPr="004A20DB" w:rsidRDefault="000237D1" w:rsidP="00742F5B">
      <w:pPr>
        <w:spacing w:after="0" w:line="360" w:lineRule="auto"/>
        <w:jc w:val="both"/>
        <w:rPr>
          <w:ins w:id="114" w:author="Автор" w:date="2026-05-07T13:24:00Z"/>
          <w:rFonts w:ascii="Times New Roman" w:eastAsia="Times New Roman" w:hAnsi="Times New Roman" w:cs="Times New Roman"/>
          <w:sz w:val="20"/>
          <w:szCs w:val="20"/>
        </w:rPr>
      </w:pPr>
    </w:p>
    <w:p w14:paraId="04E6BB1E" w14:textId="5CFFDB94" w:rsidR="00A863A5" w:rsidRPr="004A20DB" w:rsidRDefault="007E5406" w:rsidP="003A5E2B">
      <w:pPr>
        <w:spacing w:after="0" w:line="360" w:lineRule="auto"/>
        <w:ind w:firstLine="720"/>
        <w:jc w:val="both"/>
        <w:rPr>
          <w:ins w:id="115" w:author="Автор" w:date="2026-05-07T13:24:00Z"/>
          <w:rFonts w:ascii="Times New Roman" w:eastAsia="Times New Roman" w:hAnsi="Times New Roman" w:cs="Times New Roman"/>
          <w:sz w:val="24"/>
          <w:szCs w:val="24"/>
        </w:rPr>
      </w:pPr>
      <w:ins w:id="116" w:author="Автор" w:date="2026-05-07T13:24:00Z">
        <w:r w:rsidRPr="004A20DB">
          <w:rPr>
            <w:rFonts w:ascii="Times New Roman" w:eastAsia="Times New Roman" w:hAnsi="Times New Roman" w:cs="Times New Roman"/>
            <w:sz w:val="24"/>
            <w:szCs w:val="24"/>
          </w:rPr>
          <w:t>As a result of</w:t>
        </w:r>
        <w:r w:rsidR="009A1A23" w:rsidRPr="004A20DB">
          <w:rPr>
            <w:rFonts w:ascii="Times New Roman" w:eastAsia="Times New Roman" w:hAnsi="Times New Roman" w:cs="Times New Roman"/>
            <w:sz w:val="24"/>
            <w:szCs w:val="24"/>
          </w:rPr>
          <w:t xml:space="preserve"> virus passing the fitness valley</w:t>
        </w:r>
        <w:r w:rsidRPr="004A20DB">
          <w:rPr>
            <w:rFonts w:ascii="Times New Roman" w:eastAsia="Times New Roman" w:hAnsi="Times New Roman" w:cs="Times New Roman"/>
            <w:sz w:val="24"/>
            <w:szCs w:val="24"/>
          </w:rPr>
          <w:t xml:space="preserve">, the mutational spectrum averaged over 6 populations at 150 generational steps had two maxima (Fig. </w:t>
        </w:r>
        <w:r w:rsidR="00A66571" w:rsidRPr="004A20DB">
          <w:rPr>
            <w:rFonts w:ascii="Times New Roman" w:eastAsia="Times New Roman" w:hAnsi="Times New Roman" w:cs="Times New Roman"/>
            <w:sz w:val="24"/>
            <w:szCs w:val="24"/>
          </w:rPr>
          <w:t>3</w:t>
        </w:r>
        <w:r w:rsidRPr="004A20DB">
          <w:rPr>
            <w:rFonts w:ascii="Times New Roman" w:eastAsia="Times New Roman" w:hAnsi="Times New Roman" w:cs="Times New Roman"/>
            <w:sz w:val="24"/>
            <w:szCs w:val="24"/>
          </w:rPr>
          <w:t xml:space="preserve">). </w:t>
        </w:r>
        <w:r w:rsidR="00C93F5D" w:rsidRPr="004A20DB">
          <w:rPr>
            <w:rFonts w:ascii="Times New Roman" w:eastAsia="Times New Roman" w:hAnsi="Times New Roman" w:cs="Times New Roman"/>
            <w:sz w:val="24"/>
            <w:szCs w:val="24"/>
          </w:rPr>
          <w:t>The</w:t>
        </w:r>
        <w:r w:rsidR="009A1A23" w:rsidRPr="004A20DB">
          <w:rPr>
            <w:rFonts w:ascii="Times New Roman" w:eastAsia="Times New Roman" w:hAnsi="Times New Roman" w:cs="Times New Roman"/>
            <w:sz w:val="24"/>
            <w:szCs w:val="24"/>
          </w:rPr>
          <w:t xml:space="preserve"> s</w:t>
        </w:r>
        <w:r w:rsidRPr="004A20DB">
          <w:rPr>
            <w:rFonts w:ascii="Times New Roman" w:eastAsia="Times New Roman" w:hAnsi="Times New Roman" w:cs="Times New Roman"/>
            <w:sz w:val="24"/>
            <w:szCs w:val="24"/>
          </w:rPr>
          <w:t>equences</w:t>
        </w:r>
        <w:r w:rsidR="00C93F5D" w:rsidRPr="004A20DB">
          <w:rPr>
            <w:rFonts w:ascii="Times New Roman" w:eastAsia="Times New Roman" w:hAnsi="Times New Roman" w:cs="Times New Roman"/>
            <w:sz w:val="24"/>
            <w:szCs w:val="24"/>
          </w:rPr>
          <w:t xml:space="preserve"> were divided between the two peaks</w:t>
        </w:r>
        <w:r w:rsidRPr="004A20DB">
          <w:rPr>
            <w:rFonts w:ascii="Times New Roman" w:eastAsia="Times New Roman" w:hAnsi="Times New Roman" w:cs="Times New Roman"/>
            <w:sz w:val="24"/>
            <w:szCs w:val="24"/>
          </w:rPr>
          <w:t xml:space="preserve"> </w:t>
        </w:r>
        <w:r w:rsidR="000018A6" w:rsidRPr="004A20DB">
          <w:rPr>
            <w:rFonts w:ascii="Times New Roman" w:eastAsia="Times New Roman" w:hAnsi="Times New Roman" w:cs="Times New Roman"/>
            <w:sz w:val="24"/>
            <w:szCs w:val="24"/>
          </w:rPr>
          <w:t>with bo</w:t>
        </w:r>
        <w:r w:rsidRPr="004A20DB">
          <w:rPr>
            <w:rFonts w:ascii="Times New Roman" w:eastAsia="Times New Roman" w:hAnsi="Times New Roman" w:cs="Times New Roman"/>
            <w:sz w:val="24"/>
            <w:szCs w:val="24"/>
          </w:rPr>
          <w:t>rders</w:t>
        </w:r>
        <w:r w:rsidR="000018A6"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chosen at</w:t>
        </w:r>
        <w:r w:rsidR="000018A6" w:rsidRPr="004A20DB">
          <w:rPr>
            <w:rFonts w:ascii="Times New Roman" w:eastAsia="Times New Roman" w:hAnsi="Times New Roman" w:cs="Times New Roman"/>
            <w:sz w:val="24"/>
            <w:szCs w:val="24"/>
          </w:rPr>
          <w:t xml:space="preserve"> 6 </w:t>
        </w:r>
        <w:r w:rsidRPr="004A20DB">
          <w:rPr>
            <w:rFonts w:ascii="Times New Roman" w:eastAsia="Times New Roman" w:hAnsi="Times New Roman" w:cs="Times New Roman"/>
            <w:sz w:val="24"/>
            <w:szCs w:val="24"/>
          </w:rPr>
          <w:t xml:space="preserve">(the local minimum) </w:t>
        </w:r>
        <w:r w:rsidR="000018A6" w:rsidRPr="004A20DB">
          <w:rPr>
            <w:rFonts w:ascii="Times New Roman" w:eastAsia="Times New Roman" w:hAnsi="Times New Roman" w:cs="Times New Roman"/>
            <w:sz w:val="24"/>
            <w:szCs w:val="24"/>
          </w:rPr>
          <w:t xml:space="preserve">and 22 </w:t>
        </w:r>
        <w:r w:rsidR="00A863A5" w:rsidRPr="004A20DB">
          <w:rPr>
            <w:rFonts w:ascii="Times New Roman" w:eastAsia="Times New Roman" w:hAnsi="Times New Roman" w:cs="Times New Roman"/>
            <w:sz w:val="24"/>
            <w:szCs w:val="24"/>
          </w:rPr>
          <w:t xml:space="preserve">new </w:t>
        </w:r>
        <w:r w:rsidR="009A1A23" w:rsidRPr="004A20DB">
          <w:rPr>
            <w:rFonts w:ascii="Times New Roman" w:eastAsia="Times New Roman" w:hAnsi="Times New Roman" w:cs="Times New Roman"/>
            <w:sz w:val="24"/>
            <w:szCs w:val="24"/>
          </w:rPr>
          <w:t xml:space="preserve">alleles </w:t>
        </w:r>
        <w:r w:rsidRPr="004A20DB">
          <w:rPr>
            <w:rFonts w:ascii="Times New Roman" w:eastAsia="Times New Roman" w:hAnsi="Times New Roman" w:cs="Times New Roman"/>
            <w:sz w:val="24"/>
            <w:szCs w:val="24"/>
          </w:rPr>
          <w:t>(upper cutoff)</w:t>
        </w:r>
        <w:r w:rsidR="000018A6" w:rsidRPr="004A20DB">
          <w:rPr>
            <w:rFonts w:ascii="Times New Roman" w:eastAsia="Times New Roman" w:hAnsi="Times New Roman" w:cs="Times New Roman"/>
            <w:sz w:val="24"/>
            <w:szCs w:val="24"/>
          </w:rPr>
          <w:t xml:space="preserve">. </w:t>
        </w:r>
        <w:r w:rsidR="003A5E2B" w:rsidRPr="004A20DB">
          <w:rPr>
            <w:rFonts w:ascii="Times New Roman" w:eastAsia="Times New Roman" w:hAnsi="Times New Roman" w:cs="Times New Roman"/>
            <w:sz w:val="24"/>
            <w:szCs w:val="24"/>
          </w:rPr>
          <w:t>Then we conducted bootstrapping procedure, in which sequences from each peak were oversampled many times with replacement and rep</w:t>
        </w:r>
        <w:r w:rsidR="009A1A23" w:rsidRPr="004A20DB">
          <w:rPr>
            <w:rFonts w:ascii="Times New Roman" w:eastAsia="Times New Roman" w:hAnsi="Times New Roman" w:cs="Times New Roman"/>
            <w:sz w:val="24"/>
            <w:szCs w:val="24"/>
          </w:rPr>
          <w:t>e</w:t>
        </w:r>
        <w:r w:rsidR="003A5E2B" w:rsidRPr="004A20DB">
          <w:rPr>
            <w:rFonts w:ascii="Times New Roman" w:eastAsia="Times New Roman" w:hAnsi="Times New Roman" w:cs="Times New Roman"/>
            <w:sz w:val="24"/>
            <w:szCs w:val="24"/>
          </w:rPr>
          <w:t>tition</w:t>
        </w:r>
        <w:r w:rsidR="009A1A23" w:rsidRPr="004A20DB">
          <w:rPr>
            <w:rFonts w:ascii="Times New Roman" w:eastAsia="Times New Roman" w:hAnsi="Times New Roman" w:cs="Times New Roman"/>
            <w:sz w:val="24"/>
            <w:szCs w:val="24"/>
          </w:rPr>
          <w:t xml:space="preserve">. The resulting samples were </w:t>
        </w:r>
        <w:r w:rsidR="003A5E2B" w:rsidRPr="004A20DB">
          <w:rPr>
            <w:rFonts w:ascii="Times New Roman" w:eastAsia="Times New Roman" w:hAnsi="Times New Roman" w:cs="Times New Roman"/>
            <w:sz w:val="24"/>
            <w:szCs w:val="24"/>
          </w:rPr>
          <w:t>used for the</w:t>
        </w:r>
        <w:r w:rsidR="009A1A23" w:rsidRPr="004A20DB">
          <w:rPr>
            <w:rFonts w:ascii="Times New Roman" w:eastAsia="Times New Roman" w:hAnsi="Times New Roman" w:cs="Times New Roman"/>
            <w:sz w:val="24"/>
            <w:szCs w:val="24"/>
          </w:rPr>
          <w:t xml:space="preserve"> </w:t>
        </w:r>
        <w:proofErr w:type="gramStart"/>
        <w:r w:rsidR="009A1A23" w:rsidRPr="004A20DB">
          <w:rPr>
            <w:rFonts w:ascii="Times New Roman" w:eastAsia="Times New Roman" w:hAnsi="Times New Roman" w:cs="Times New Roman"/>
            <w:sz w:val="24"/>
            <w:szCs w:val="24"/>
          </w:rPr>
          <w:t xml:space="preserve">epistasis </w:t>
        </w:r>
        <w:r w:rsidR="003A5E2B" w:rsidRPr="004A20DB">
          <w:rPr>
            <w:rFonts w:ascii="Times New Roman" w:eastAsia="Times New Roman" w:hAnsi="Times New Roman" w:cs="Times New Roman"/>
            <w:sz w:val="24"/>
            <w:szCs w:val="24"/>
          </w:rPr>
          <w:t xml:space="preserve"> detection</w:t>
        </w:r>
        <w:proofErr w:type="gramEnd"/>
        <w:r w:rsidR="003A5E2B" w:rsidRPr="004A20DB">
          <w:rPr>
            <w:rFonts w:ascii="Times New Roman" w:eastAsia="Times New Roman" w:hAnsi="Times New Roman" w:cs="Times New Roman"/>
            <w:sz w:val="24"/>
            <w:szCs w:val="24"/>
          </w:rPr>
          <w:t xml:space="preserve"> </w:t>
        </w:r>
        <w:r w:rsidR="009A1A23" w:rsidRPr="004A20DB">
          <w:rPr>
            <w:rFonts w:ascii="Times New Roman" w:eastAsia="Times New Roman" w:hAnsi="Times New Roman" w:cs="Times New Roman"/>
            <w:sz w:val="24"/>
            <w:szCs w:val="24"/>
          </w:rPr>
          <w:t>method described above.</w:t>
        </w:r>
      </w:ins>
    </w:p>
    <w:p w14:paraId="2BABED1A" w14:textId="5E97B759" w:rsidR="00D82124" w:rsidRPr="004A20DB" w:rsidRDefault="00A863A5" w:rsidP="00D82124">
      <w:pPr>
        <w:spacing w:after="0" w:line="360" w:lineRule="auto"/>
        <w:ind w:firstLine="720"/>
        <w:jc w:val="both"/>
        <w:rPr>
          <w:ins w:id="117" w:author="Автор" w:date="2026-05-07T13:24:00Z"/>
          <w:rFonts w:ascii="Times New Roman" w:eastAsia="Times New Roman" w:hAnsi="Times New Roman" w:cs="Times New Roman"/>
          <w:sz w:val="24"/>
          <w:szCs w:val="24"/>
        </w:rPr>
      </w:pPr>
      <w:ins w:id="118" w:author="Автор" w:date="2026-05-07T13:24:00Z">
        <w:r w:rsidRPr="004A20DB">
          <w:rPr>
            <w:rFonts w:ascii="Times New Roman" w:eastAsia="Times New Roman" w:hAnsi="Times New Roman" w:cs="Times New Roman"/>
            <w:sz w:val="24"/>
            <w:szCs w:val="24"/>
          </w:rPr>
          <w:t>The resulting</w:t>
        </w:r>
        <w:r w:rsidR="000018A6" w:rsidRPr="004A20DB">
          <w:rPr>
            <w:rFonts w:ascii="Times New Roman" w:eastAsia="Times New Roman" w:hAnsi="Times New Roman" w:cs="Times New Roman"/>
            <w:sz w:val="24"/>
            <w:szCs w:val="24"/>
          </w:rPr>
          <w:t xml:space="preserve"> </w:t>
        </w:r>
        <w:r w:rsidR="00DC293B" w:rsidRPr="004A20DB">
          <w:rPr>
            <w:rFonts w:ascii="Times New Roman" w:eastAsia="Times New Roman" w:hAnsi="Times New Roman" w:cs="Times New Roman"/>
            <w:sz w:val="24"/>
            <w:szCs w:val="24"/>
          </w:rPr>
          <w:t xml:space="preserve">detection </w:t>
        </w:r>
        <w:r w:rsidR="000018A6" w:rsidRPr="004A20DB">
          <w:rPr>
            <w:rFonts w:ascii="Times New Roman" w:eastAsia="Times New Roman" w:hAnsi="Times New Roman" w:cs="Times New Roman"/>
            <w:sz w:val="24"/>
            <w:szCs w:val="24"/>
          </w:rPr>
          <w:t xml:space="preserve">error </w:t>
        </w:r>
        <w:r w:rsidR="00DC293B" w:rsidRPr="004A20DB">
          <w:rPr>
            <w:rFonts w:ascii="Times New Roman" w:eastAsia="Times New Roman" w:hAnsi="Times New Roman" w:cs="Times New Roman"/>
            <w:sz w:val="24"/>
            <w:szCs w:val="24"/>
          </w:rPr>
          <w:t xml:space="preserve">is </w:t>
        </w:r>
        <w:r w:rsidRPr="004A20DB">
          <w:rPr>
            <w:rFonts w:ascii="Times New Roman" w:eastAsia="Times New Roman" w:hAnsi="Times New Roman" w:cs="Times New Roman"/>
            <w:sz w:val="24"/>
            <w:szCs w:val="24"/>
          </w:rPr>
          <w:t xml:space="preserve">calculated as </w:t>
        </w:r>
        <w:r w:rsidR="00DC293B" w:rsidRPr="004A20DB">
          <w:rPr>
            <w:rFonts w:ascii="Times New Roman" w:eastAsia="Times New Roman" w:hAnsi="Times New Roman" w:cs="Times New Roman"/>
            <w:sz w:val="24"/>
            <w:szCs w:val="24"/>
          </w:rPr>
          <w:t>the sum of false positive and false negative epistatic interactions</w:t>
        </w:r>
        <w:r w:rsidR="008F5971" w:rsidRPr="004A20DB">
          <w:rPr>
            <w:rFonts w:ascii="Times New Roman" w:eastAsia="Times New Roman" w:hAnsi="Times New Roman" w:cs="Times New Roman"/>
            <w:sz w:val="24"/>
            <w:szCs w:val="24"/>
          </w:rPr>
          <w:t xml:space="preserve"> out of 10 possible</w:t>
        </w:r>
        <w:r w:rsidR="00DC293B" w:rsidRPr="004A20DB">
          <w:rPr>
            <w:rFonts w:ascii="Times New Roman" w:eastAsia="Times New Roman" w:hAnsi="Times New Roman" w:cs="Times New Roman"/>
            <w:sz w:val="24"/>
            <w:szCs w:val="24"/>
          </w:rPr>
          <w:t xml:space="preserve"> (Fig.</w:t>
        </w:r>
        <w:r w:rsidR="00D82124" w:rsidRPr="004A20DB">
          <w:rPr>
            <w:rFonts w:ascii="Times New Roman" w:eastAsia="Times New Roman" w:hAnsi="Times New Roman" w:cs="Times New Roman"/>
            <w:sz w:val="24"/>
            <w:szCs w:val="24"/>
          </w:rPr>
          <w:t xml:space="preserve"> </w:t>
        </w:r>
        <w:r w:rsidR="00A66571" w:rsidRPr="004A20DB">
          <w:rPr>
            <w:rFonts w:ascii="Times New Roman" w:eastAsia="Times New Roman" w:hAnsi="Times New Roman" w:cs="Times New Roman"/>
            <w:sz w:val="24"/>
            <w:szCs w:val="24"/>
          </w:rPr>
          <w:t>4</w:t>
        </w:r>
        <w:r w:rsidR="00DC293B" w:rsidRPr="004A20DB">
          <w:rPr>
            <w:rFonts w:ascii="Times New Roman" w:eastAsia="Times New Roman" w:hAnsi="Times New Roman" w:cs="Times New Roman"/>
            <w:sz w:val="24"/>
            <w:szCs w:val="24"/>
          </w:rPr>
          <w:t>)</w:t>
        </w:r>
        <w:r w:rsidR="00C93F5D" w:rsidRPr="004A20DB">
          <w:rPr>
            <w:rFonts w:ascii="Times New Roman" w:eastAsia="Times New Roman" w:hAnsi="Times New Roman" w:cs="Times New Roman"/>
            <w:sz w:val="24"/>
            <w:szCs w:val="24"/>
          </w:rPr>
          <w:t>,</w:t>
        </w:r>
        <w:r w:rsidR="00DC293B" w:rsidRPr="004A20DB">
          <w:rPr>
            <w:rFonts w:ascii="Times New Roman" w:eastAsia="Times New Roman" w:hAnsi="Times New Roman" w:cs="Times New Roman"/>
            <w:sz w:val="24"/>
            <w:szCs w:val="24"/>
          </w:rPr>
          <w:t xml:space="preserve"> as a function </w:t>
        </w:r>
        <w:r w:rsidR="00C93F5D" w:rsidRPr="004A20DB">
          <w:rPr>
            <w:rFonts w:ascii="Times New Roman" w:eastAsia="Times New Roman" w:hAnsi="Times New Roman" w:cs="Times New Roman"/>
            <w:sz w:val="24"/>
            <w:szCs w:val="24"/>
          </w:rPr>
          <w:t xml:space="preserve">of </w:t>
        </w:r>
        <w:r w:rsidR="003A5E2B" w:rsidRPr="004A20DB">
          <w:rPr>
            <w:rFonts w:ascii="Times New Roman" w:eastAsia="Times New Roman" w:hAnsi="Times New Roman" w:cs="Times New Roman"/>
            <w:sz w:val="24"/>
            <w:szCs w:val="24"/>
          </w:rPr>
          <w:t xml:space="preserve">numbers of sequences </w:t>
        </w:r>
        <w:r w:rsidR="00C93F5D" w:rsidRPr="004A20DB">
          <w:rPr>
            <w:rFonts w:ascii="Times New Roman" w:eastAsia="Times New Roman" w:hAnsi="Times New Roman" w:cs="Times New Roman"/>
            <w:sz w:val="24"/>
            <w:szCs w:val="24"/>
          </w:rPr>
          <w:t xml:space="preserve">sampled </w:t>
        </w:r>
        <w:r w:rsidR="003A5E2B" w:rsidRPr="004A20DB">
          <w:rPr>
            <w:rFonts w:ascii="Times New Roman" w:eastAsia="Times New Roman" w:hAnsi="Times New Roman" w:cs="Times New Roman"/>
            <w:sz w:val="24"/>
            <w:szCs w:val="24"/>
          </w:rPr>
          <w:t xml:space="preserve">from </w:t>
        </w:r>
        <w:r w:rsidR="003A5E2B" w:rsidRPr="004A20DB">
          <w:rPr>
            <w:rFonts w:ascii="Times New Roman" w:eastAsia="Times New Roman" w:hAnsi="Times New Roman" w:cs="Times New Roman"/>
            <w:sz w:val="24"/>
            <w:szCs w:val="24"/>
          </w:rPr>
          <w:lastRenderedPageBreak/>
          <w:t>peak 1 and 2</w:t>
        </w:r>
        <w:r w:rsidR="00C93F5D" w:rsidRPr="004A20DB">
          <w:rPr>
            <w:rFonts w:ascii="Times New Roman" w:eastAsia="Times New Roman" w:hAnsi="Times New Roman" w:cs="Times New Roman"/>
            <w:sz w:val="24"/>
            <w:szCs w:val="24"/>
          </w:rPr>
          <w:t>, normalized to the sequence number of each peak</w:t>
        </w:r>
        <w:r w:rsidR="00DC293B" w:rsidRPr="004A20DB">
          <w:rPr>
            <w:rFonts w:ascii="Times New Roman" w:eastAsia="Times New Roman" w:hAnsi="Times New Roman" w:cs="Times New Roman"/>
            <w:sz w:val="24"/>
            <w:szCs w:val="24"/>
          </w:rPr>
          <w:t xml:space="preserve">. </w:t>
        </w:r>
        <w:r w:rsidR="00D82124" w:rsidRPr="004A20DB">
          <w:rPr>
            <w:rFonts w:ascii="Times New Roman" w:eastAsia="Times New Roman" w:hAnsi="Times New Roman" w:cs="Times New Roman"/>
            <w:sz w:val="24"/>
            <w:szCs w:val="24"/>
          </w:rPr>
          <w:t>Thus, about a half of weaker interactions is not detected.</w:t>
        </w:r>
      </w:ins>
    </w:p>
    <w:p w14:paraId="0637C8D4" w14:textId="7DB3B6B7" w:rsidR="00DC293B" w:rsidRPr="004A20DB" w:rsidRDefault="00DC293B" w:rsidP="00FC4B93">
      <w:pPr>
        <w:spacing w:after="0" w:line="360" w:lineRule="auto"/>
        <w:ind w:firstLine="720"/>
        <w:jc w:val="both"/>
        <w:rPr>
          <w:ins w:id="119" w:author="Автор" w:date="2026-05-07T13:24:00Z"/>
          <w:rFonts w:ascii="Times New Roman" w:eastAsia="Times New Roman" w:hAnsi="Times New Roman" w:cs="Times New Roman"/>
          <w:sz w:val="24"/>
          <w:szCs w:val="24"/>
        </w:rPr>
      </w:pPr>
      <w:ins w:id="120" w:author="Автор" w:date="2026-05-07T13:24:00Z">
        <w:r w:rsidRPr="004A20DB">
          <w:rPr>
            <w:rFonts w:ascii="Times New Roman" w:eastAsia="Times New Roman" w:hAnsi="Times New Roman" w:cs="Times New Roman"/>
            <w:sz w:val="24"/>
            <w:szCs w:val="24"/>
          </w:rPr>
          <w:t xml:space="preserve">The number of false </w:t>
        </w:r>
        <w:r w:rsidR="00C93F5D" w:rsidRPr="004A20DB">
          <w:rPr>
            <w:rFonts w:ascii="Times New Roman" w:eastAsia="Times New Roman" w:hAnsi="Times New Roman" w:cs="Times New Roman"/>
            <w:sz w:val="24"/>
            <w:szCs w:val="24"/>
          </w:rPr>
          <w:t>positive interactions remained</w:t>
        </w:r>
        <w:r w:rsidRPr="004A20DB">
          <w:rPr>
            <w:rFonts w:ascii="Times New Roman" w:eastAsia="Times New Roman" w:hAnsi="Times New Roman" w:cs="Times New Roman"/>
            <w:sz w:val="24"/>
            <w:szCs w:val="24"/>
          </w:rPr>
          <w:t xml:space="preserve"> zero, so that the </w:t>
        </w:r>
        <w:r w:rsidR="008F5971" w:rsidRPr="004A20DB">
          <w:rPr>
            <w:rFonts w:ascii="Times New Roman" w:eastAsia="Times New Roman" w:hAnsi="Times New Roman" w:cs="Times New Roman"/>
            <w:sz w:val="24"/>
            <w:szCs w:val="24"/>
          </w:rPr>
          <w:t xml:space="preserve">total </w:t>
        </w:r>
        <w:r w:rsidRPr="004A20DB">
          <w:rPr>
            <w:rFonts w:ascii="Times New Roman" w:eastAsia="Times New Roman" w:hAnsi="Times New Roman" w:cs="Times New Roman"/>
            <w:sz w:val="24"/>
            <w:szCs w:val="24"/>
          </w:rPr>
          <w:t xml:space="preserve">error </w:t>
        </w:r>
        <w:r w:rsidR="00C93F5D" w:rsidRPr="004A20DB">
          <w:rPr>
            <w:rFonts w:ascii="Times New Roman" w:eastAsia="Times New Roman" w:hAnsi="Times New Roman" w:cs="Times New Roman"/>
            <w:sz w:val="24"/>
            <w:szCs w:val="24"/>
          </w:rPr>
          <w:t xml:space="preserve">was </w:t>
        </w:r>
        <w:r w:rsidRPr="004A20DB">
          <w:rPr>
            <w:rFonts w:ascii="Times New Roman" w:eastAsia="Times New Roman" w:hAnsi="Times New Roman" w:cs="Times New Roman"/>
            <w:sz w:val="24"/>
            <w:szCs w:val="24"/>
          </w:rPr>
          <w:t xml:space="preserve">given by false </w:t>
        </w:r>
        <w:r w:rsidR="00FE28DE" w:rsidRPr="004A20DB">
          <w:rPr>
            <w:rFonts w:ascii="Times New Roman" w:eastAsia="Times New Roman" w:hAnsi="Times New Roman" w:cs="Times New Roman"/>
            <w:sz w:val="24"/>
            <w:szCs w:val="24"/>
          </w:rPr>
          <w:t>negative</w:t>
        </w:r>
        <w:r w:rsidR="00C93F5D" w:rsidRPr="004A20DB">
          <w:rPr>
            <w:rFonts w:ascii="Times New Roman" w:eastAsia="Times New Roman" w:hAnsi="Times New Roman" w:cs="Times New Roman"/>
            <w:sz w:val="24"/>
            <w:szCs w:val="24"/>
          </w:rPr>
          <w:t xml:space="preserve">s </w:t>
        </w:r>
        <w:proofErr w:type="gramStart"/>
        <w:r w:rsidR="00C93F5D" w:rsidRPr="004A20DB">
          <w:rPr>
            <w:rFonts w:ascii="Times New Roman" w:eastAsia="Times New Roman" w:hAnsi="Times New Roman" w:cs="Times New Roman"/>
            <w:sz w:val="24"/>
            <w:szCs w:val="24"/>
          </w:rPr>
          <w:t xml:space="preserve">only </w:t>
        </w:r>
        <w:r w:rsidRPr="004A20DB">
          <w:rPr>
            <w:rFonts w:ascii="Times New Roman" w:eastAsia="Times New Roman" w:hAnsi="Times New Roman" w:cs="Times New Roman"/>
            <w:sz w:val="24"/>
            <w:szCs w:val="24"/>
          </w:rPr>
          <w:t>.</w:t>
        </w:r>
        <w:proofErr w:type="gramEnd"/>
        <w:r w:rsidRPr="004A20DB">
          <w:rPr>
            <w:rFonts w:ascii="Times New Roman" w:eastAsia="Times New Roman" w:hAnsi="Times New Roman" w:cs="Times New Roman"/>
            <w:sz w:val="24"/>
            <w:szCs w:val="24"/>
          </w:rPr>
          <w:t xml:space="preserve"> </w:t>
        </w:r>
        <w:proofErr w:type="gramStart"/>
        <w:r w:rsidR="00FE28DE" w:rsidRPr="004A20DB">
          <w:rPr>
            <w:rFonts w:ascii="Times New Roman" w:eastAsia="Times New Roman" w:hAnsi="Times New Roman" w:cs="Times New Roman"/>
            <w:sz w:val="24"/>
            <w:szCs w:val="24"/>
          </w:rPr>
          <w:t>Therefore</w:t>
        </w:r>
        <w:proofErr w:type="gramEnd"/>
        <w:r w:rsidR="00FE28DE" w:rsidRPr="004A20DB">
          <w:rPr>
            <w:rFonts w:ascii="Times New Roman" w:eastAsia="Times New Roman" w:hAnsi="Times New Roman" w:cs="Times New Roman"/>
            <w:sz w:val="24"/>
            <w:szCs w:val="24"/>
          </w:rPr>
          <w:t xml:space="preserve"> this method is highly accurate, but only in the conservative direction. </w:t>
        </w:r>
        <w:r w:rsidR="000D6E6E" w:rsidRPr="004A20DB">
          <w:rPr>
            <w:rFonts w:ascii="Times New Roman" w:eastAsia="Times New Roman" w:hAnsi="Times New Roman" w:cs="Times New Roman"/>
            <w:sz w:val="24"/>
            <w:szCs w:val="24"/>
          </w:rPr>
          <w:t xml:space="preserve">Our </w:t>
        </w:r>
        <w:r w:rsidR="00FE28DE" w:rsidRPr="004A20DB">
          <w:rPr>
            <w:rFonts w:ascii="Times New Roman" w:eastAsia="Times New Roman" w:hAnsi="Times New Roman" w:cs="Times New Roman"/>
            <w:sz w:val="24"/>
            <w:szCs w:val="24"/>
          </w:rPr>
          <w:t xml:space="preserve">results suggest </w:t>
        </w:r>
        <w:r w:rsidR="000D6E6E" w:rsidRPr="004A20DB">
          <w:rPr>
            <w:rFonts w:ascii="Times New Roman" w:eastAsia="Times New Roman" w:hAnsi="Times New Roman" w:cs="Times New Roman"/>
            <w:sz w:val="24"/>
            <w:szCs w:val="24"/>
          </w:rPr>
          <w:t>the</w:t>
        </w:r>
        <w:r w:rsidR="00FE28DE" w:rsidRPr="004A20DB">
          <w:rPr>
            <w:rFonts w:ascii="Times New Roman" w:eastAsia="Times New Roman" w:hAnsi="Times New Roman" w:cs="Times New Roman"/>
            <w:sz w:val="24"/>
            <w:szCs w:val="24"/>
          </w:rPr>
          <w:t xml:space="preserve"> need to take either equal sampling from </w:t>
        </w:r>
        <w:r w:rsidR="000D6E6E" w:rsidRPr="004A20DB">
          <w:rPr>
            <w:rFonts w:ascii="Times New Roman" w:eastAsia="Times New Roman" w:hAnsi="Times New Roman" w:cs="Times New Roman"/>
            <w:sz w:val="24"/>
            <w:szCs w:val="24"/>
          </w:rPr>
          <w:t xml:space="preserve">the two </w:t>
        </w:r>
        <w:r w:rsidR="00FE28DE" w:rsidRPr="004A20DB">
          <w:rPr>
            <w:rFonts w:ascii="Times New Roman" w:eastAsia="Times New Roman" w:hAnsi="Times New Roman" w:cs="Times New Roman"/>
            <w:sz w:val="24"/>
            <w:szCs w:val="24"/>
          </w:rPr>
          <w:t xml:space="preserve">peaks or somewhat smaller sampling from </w:t>
        </w:r>
        <w:r w:rsidR="000D6E6E" w:rsidRPr="004A20DB">
          <w:rPr>
            <w:rFonts w:ascii="Times New Roman" w:eastAsia="Times New Roman" w:hAnsi="Times New Roman" w:cs="Times New Roman"/>
            <w:sz w:val="24"/>
            <w:szCs w:val="24"/>
          </w:rPr>
          <w:t xml:space="preserve">the </w:t>
        </w:r>
        <w:r w:rsidR="00FE28DE" w:rsidRPr="004A20DB">
          <w:rPr>
            <w:rFonts w:ascii="Times New Roman" w:eastAsia="Times New Roman" w:hAnsi="Times New Roman" w:cs="Times New Roman"/>
            <w:sz w:val="24"/>
            <w:szCs w:val="24"/>
          </w:rPr>
          <w:t>earlier peak</w:t>
        </w:r>
        <w:r w:rsidR="000D6E6E" w:rsidRPr="004A20DB">
          <w:rPr>
            <w:rFonts w:ascii="Times New Roman" w:eastAsia="Times New Roman" w:hAnsi="Times New Roman" w:cs="Times New Roman"/>
            <w:sz w:val="24"/>
            <w:szCs w:val="24"/>
          </w:rPr>
          <w:t xml:space="preserve"> (Peak I)</w:t>
        </w:r>
        <w:r w:rsidR="00FE28DE" w:rsidRPr="004A20DB">
          <w:rPr>
            <w:rFonts w:ascii="Times New Roman" w:eastAsia="Times New Roman" w:hAnsi="Times New Roman" w:cs="Times New Roman"/>
            <w:sz w:val="24"/>
            <w:szCs w:val="24"/>
          </w:rPr>
          <w:t xml:space="preserve">, </w:t>
        </w:r>
        <w:r w:rsidR="000D6E6E" w:rsidRPr="004A20DB">
          <w:rPr>
            <w:rFonts w:ascii="Times New Roman" w:eastAsia="Times New Roman" w:hAnsi="Times New Roman" w:cs="Times New Roman"/>
            <w:sz w:val="24"/>
            <w:szCs w:val="24"/>
          </w:rPr>
          <w:t xml:space="preserve">as long as </w:t>
        </w:r>
        <w:r w:rsidR="00FE28DE" w:rsidRPr="004A20DB">
          <w:rPr>
            <w:rFonts w:ascii="Times New Roman" w:eastAsia="Times New Roman" w:hAnsi="Times New Roman" w:cs="Times New Roman"/>
            <w:sz w:val="24"/>
            <w:szCs w:val="24"/>
          </w:rPr>
          <w:t>they are approximately equal in size</w:t>
        </w:r>
        <w:r w:rsidR="000D6E6E" w:rsidRPr="004A20DB">
          <w:rPr>
            <w:rFonts w:ascii="Times New Roman" w:eastAsia="Times New Roman" w:hAnsi="Times New Roman" w:cs="Times New Roman"/>
            <w:sz w:val="24"/>
            <w:szCs w:val="24"/>
          </w:rPr>
          <w:t>, as in our example</w:t>
        </w:r>
        <w:r w:rsidR="00FE28DE" w:rsidRPr="004A20DB">
          <w:rPr>
            <w:rFonts w:ascii="Times New Roman" w:eastAsia="Times New Roman" w:hAnsi="Times New Roman" w:cs="Times New Roman"/>
            <w:sz w:val="24"/>
            <w:szCs w:val="24"/>
          </w:rPr>
          <w:t>.</w:t>
        </w:r>
        <w:r w:rsidR="00D82124" w:rsidRPr="004A20DB">
          <w:rPr>
            <w:rFonts w:ascii="Times New Roman" w:eastAsia="Times New Roman" w:hAnsi="Times New Roman" w:cs="Times New Roman"/>
            <w:sz w:val="24"/>
            <w:szCs w:val="24"/>
          </w:rPr>
          <w:t xml:space="preserve"> </w:t>
        </w:r>
      </w:ins>
    </w:p>
    <w:p w14:paraId="6AAF9B90" w14:textId="25FD29E0" w:rsidR="000018A6" w:rsidRPr="004A20DB" w:rsidRDefault="000018A6" w:rsidP="00742F5B">
      <w:pPr>
        <w:spacing w:after="0" w:line="360" w:lineRule="auto"/>
        <w:jc w:val="both"/>
        <w:rPr>
          <w:ins w:id="121" w:author="Автор" w:date="2026-05-07T13:24:00Z"/>
          <w:rFonts w:ascii="Times New Roman" w:eastAsia="Times New Roman" w:hAnsi="Times New Roman" w:cs="Times New Roman"/>
          <w:sz w:val="24"/>
          <w:szCs w:val="24"/>
        </w:rPr>
      </w:pPr>
      <w:ins w:id="122" w:author="Автор" w:date="2026-05-07T13:24:00Z">
        <w:r w:rsidRPr="004A20DB">
          <w:rPr>
            <w:rFonts w:ascii="Times New Roman" w:eastAsia="Times New Roman" w:hAnsi="Times New Roman" w:cs="Times New Roman"/>
            <w:noProof/>
            <w:sz w:val="24"/>
            <w:szCs w:val="24"/>
          </w:rPr>
          <w:drawing>
            <wp:inline distT="0" distB="0" distL="0" distR="0" wp14:anchorId="101E9EB8" wp14:editId="06A29FF9">
              <wp:extent cx="5848349" cy="4386262"/>
              <wp:effectExtent l="0" t="0" r="63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848349" cy="4386262"/>
                      </a:xfrm>
                      <a:prstGeom prst="rect">
                        <a:avLst/>
                      </a:prstGeom>
                      <a:noFill/>
                      <a:ln>
                        <a:noFill/>
                      </a:ln>
                    </pic:spPr>
                  </pic:pic>
                </a:graphicData>
              </a:graphic>
            </wp:inline>
          </w:drawing>
        </w:r>
      </w:ins>
    </w:p>
    <w:p w14:paraId="7C3C4D97" w14:textId="733EE7A1" w:rsidR="005620C4" w:rsidRPr="004A20DB" w:rsidRDefault="005620C4" w:rsidP="00C066BD">
      <w:pPr>
        <w:spacing w:after="0" w:line="240" w:lineRule="auto"/>
        <w:jc w:val="both"/>
        <w:rPr>
          <w:ins w:id="123" w:author="Автор" w:date="2026-05-07T13:24:00Z"/>
          <w:rFonts w:ascii="Times New Roman" w:eastAsia="Times New Roman" w:hAnsi="Times New Roman" w:cs="Times New Roman"/>
          <w:sz w:val="20"/>
          <w:szCs w:val="20"/>
        </w:rPr>
      </w:pPr>
      <w:ins w:id="124" w:author="Автор" w:date="2026-05-07T13:24:00Z">
        <w:r w:rsidRPr="004A20DB">
          <w:rPr>
            <w:rFonts w:ascii="Times New Roman" w:eastAsia="Times New Roman" w:hAnsi="Times New Roman" w:cs="Times New Roman"/>
            <w:sz w:val="20"/>
            <w:szCs w:val="20"/>
          </w:rPr>
          <w:t>Figure</w:t>
        </w:r>
        <w:r w:rsidR="00A863A5" w:rsidRPr="004A20DB">
          <w:rPr>
            <w:rFonts w:ascii="Times New Roman" w:eastAsia="Times New Roman" w:hAnsi="Times New Roman" w:cs="Times New Roman"/>
            <w:sz w:val="20"/>
            <w:szCs w:val="20"/>
          </w:rPr>
          <w:t xml:space="preserve"> </w:t>
        </w:r>
        <w:proofErr w:type="gramStart"/>
        <w:r w:rsidR="00A66571" w:rsidRPr="004A20DB">
          <w:rPr>
            <w:rFonts w:ascii="Times New Roman" w:eastAsia="Times New Roman" w:hAnsi="Times New Roman" w:cs="Times New Roman"/>
            <w:sz w:val="20"/>
            <w:szCs w:val="20"/>
          </w:rPr>
          <w:t>4</w:t>
        </w:r>
        <w:r w:rsidRPr="004A20DB">
          <w:rPr>
            <w:rFonts w:ascii="Times New Roman" w:eastAsia="Times New Roman" w:hAnsi="Times New Roman" w:cs="Times New Roman"/>
            <w:sz w:val="20"/>
            <w:szCs w:val="20"/>
          </w:rPr>
          <w:t xml:space="preserve"> .</w:t>
        </w:r>
        <w:proofErr w:type="gramEnd"/>
        <w:r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b/>
            <w:sz w:val="20"/>
            <w:szCs w:val="20"/>
          </w:rPr>
          <w:t xml:space="preserve">Error </w:t>
        </w:r>
        <w:r w:rsidR="00A863A5" w:rsidRPr="004A20DB">
          <w:rPr>
            <w:rFonts w:ascii="Times New Roman" w:eastAsia="Times New Roman" w:hAnsi="Times New Roman" w:cs="Times New Roman"/>
            <w:b/>
            <w:sz w:val="20"/>
            <w:szCs w:val="20"/>
          </w:rPr>
          <w:t xml:space="preserve">of epistatic detection for </w:t>
        </w:r>
        <w:r w:rsidR="00CB7C57" w:rsidRPr="004A20DB">
          <w:rPr>
            <w:rFonts w:ascii="Times New Roman" w:eastAsia="Times New Roman" w:hAnsi="Times New Roman" w:cs="Times New Roman"/>
            <w:b/>
            <w:sz w:val="20"/>
            <w:szCs w:val="20"/>
          </w:rPr>
          <w:t>six</w:t>
        </w:r>
        <w:r w:rsidR="00047A8A" w:rsidRPr="004A20DB">
          <w:rPr>
            <w:rFonts w:ascii="Times New Roman" w:eastAsia="Times New Roman" w:hAnsi="Times New Roman" w:cs="Times New Roman"/>
            <w:b/>
            <w:sz w:val="20"/>
            <w:szCs w:val="20"/>
          </w:rPr>
          <w:t xml:space="preserve"> simulated populations</w:t>
        </w:r>
        <w:r w:rsidR="00B47637" w:rsidRPr="004A20DB">
          <w:rPr>
            <w:rFonts w:ascii="Times New Roman" w:eastAsia="Times New Roman" w:hAnsi="Times New Roman" w:cs="Times New Roman"/>
            <w:b/>
            <w:sz w:val="20"/>
            <w:szCs w:val="20"/>
          </w:rPr>
          <w:t xml:space="preserve"> that are</w:t>
        </w:r>
        <w:r w:rsidR="00047A8A" w:rsidRPr="004A20DB">
          <w:rPr>
            <w:rFonts w:ascii="Times New Roman" w:eastAsia="Times New Roman" w:hAnsi="Times New Roman" w:cs="Times New Roman"/>
            <w:b/>
            <w:sz w:val="20"/>
            <w:szCs w:val="20"/>
          </w:rPr>
          <w:t xml:space="preserve"> initial</w:t>
        </w:r>
        <w:r w:rsidR="00B47637" w:rsidRPr="004A20DB">
          <w:rPr>
            <w:rFonts w:ascii="Times New Roman" w:eastAsia="Times New Roman" w:hAnsi="Times New Roman" w:cs="Times New Roman"/>
            <w:b/>
            <w:sz w:val="20"/>
            <w:szCs w:val="20"/>
          </w:rPr>
          <w:t>ly</w:t>
        </w:r>
        <w:r w:rsidR="00047A8A" w:rsidRPr="004A20DB">
          <w:rPr>
            <w:rFonts w:ascii="Times New Roman" w:eastAsia="Times New Roman" w:hAnsi="Times New Roman" w:cs="Times New Roman"/>
            <w:b/>
            <w:sz w:val="20"/>
            <w:szCs w:val="20"/>
          </w:rPr>
          <w:t xml:space="preserve"> </w:t>
        </w:r>
        <w:proofErr w:type="spellStart"/>
        <w:r w:rsidR="00B47637" w:rsidRPr="004A20DB">
          <w:rPr>
            <w:rFonts w:ascii="Times New Roman" w:eastAsia="Times New Roman" w:hAnsi="Times New Roman" w:cs="Times New Roman"/>
            <w:b/>
            <w:sz w:val="20"/>
            <w:szCs w:val="20"/>
          </w:rPr>
          <w:t>monomorphous</w:t>
        </w:r>
        <w:proofErr w:type="spellEnd"/>
        <w:r w:rsidR="00A863A5" w:rsidRPr="004A20DB">
          <w:rPr>
            <w:rFonts w:ascii="Times New Roman" w:eastAsia="Times New Roman" w:hAnsi="Times New Roman" w:cs="Times New Roman"/>
            <w:b/>
            <w:sz w:val="20"/>
            <w:szCs w:val="20"/>
          </w:rPr>
          <w:t xml:space="preserve">. </w:t>
        </w:r>
        <w:r w:rsidR="00DC293B" w:rsidRPr="004A20DB">
          <w:rPr>
            <w:rFonts w:ascii="Times New Roman" w:eastAsia="Times New Roman" w:hAnsi="Times New Roman" w:cs="Times New Roman"/>
            <w:sz w:val="20"/>
            <w:szCs w:val="20"/>
          </w:rPr>
          <w:t xml:space="preserve">Axes X and Y show the </w:t>
        </w:r>
        <w:r w:rsidR="00B47637" w:rsidRPr="004A20DB">
          <w:rPr>
            <w:rFonts w:ascii="Times New Roman" w:eastAsia="Times New Roman" w:hAnsi="Times New Roman" w:cs="Times New Roman"/>
            <w:sz w:val="20"/>
            <w:szCs w:val="20"/>
          </w:rPr>
          <w:t xml:space="preserve">rescaled </w:t>
        </w:r>
        <w:r w:rsidR="00DC293B" w:rsidRPr="004A20DB">
          <w:rPr>
            <w:rFonts w:ascii="Times New Roman" w:eastAsia="Times New Roman" w:hAnsi="Times New Roman" w:cs="Times New Roman"/>
            <w:sz w:val="20"/>
            <w:szCs w:val="20"/>
          </w:rPr>
          <w:t>numbers of sequences sampled from</w:t>
        </w:r>
        <w:r w:rsidR="00CB7C57" w:rsidRPr="004A20DB">
          <w:rPr>
            <w:rFonts w:ascii="Times New Roman" w:eastAsia="Times New Roman" w:hAnsi="Times New Roman" w:cs="Times New Roman"/>
            <w:sz w:val="20"/>
            <w:szCs w:val="20"/>
          </w:rPr>
          <w:t xml:space="preserve"> parts</w:t>
        </w:r>
        <w:r w:rsidR="00DC293B" w:rsidRPr="004A20DB">
          <w:rPr>
            <w:rFonts w:ascii="Times New Roman" w:eastAsia="Times New Roman" w:hAnsi="Times New Roman" w:cs="Times New Roman"/>
            <w:sz w:val="20"/>
            <w:szCs w:val="20"/>
          </w:rPr>
          <w:t xml:space="preserve"> </w:t>
        </w:r>
        <w:r w:rsidR="00CB7C57" w:rsidRPr="004A20DB">
          <w:rPr>
            <w:rFonts w:ascii="Times New Roman" w:eastAsia="Times New Roman" w:hAnsi="Times New Roman" w:cs="Times New Roman"/>
            <w:sz w:val="20"/>
            <w:szCs w:val="20"/>
          </w:rPr>
          <w:t>I</w:t>
        </w:r>
        <w:r w:rsidR="00DC293B" w:rsidRPr="004A20DB">
          <w:rPr>
            <w:rFonts w:ascii="Times New Roman" w:eastAsia="Times New Roman" w:hAnsi="Times New Roman" w:cs="Times New Roman"/>
            <w:sz w:val="20"/>
            <w:szCs w:val="20"/>
          </w:rPr>
          <w:t xml:space="preserve"> and </w:t>
        </w:r>
        <w:r w:rsidR="00CB7C57" w:rsidRPr="004A20DB">
          <w:rPr>
            <w:rFonts w:ascii="Times New Roman" w:eastAsia="Times New Roman" w:hAnsi="Times New Roman" w:cs="Times New Roman"/>
            <w:sz w:val="20"/>
            <w:szCs w:val="20"/>
          </w:rPr>
          <w:t>II</w:t>
        </w:r>
        <w:r w:rsidR="00DC293B" w:rsidRPr="004A20DB">
          <w:rPr>
            <w:rFonts w:ascii="Times New Roman" w:eastAsia="Times New Roman" w:hAnsi="Times New Roman" w:cs="Times New Roman"/>
            <w:sz w:val="20"/>
            <w:szCs w:val="20"/>
          </w:rPr>
          <w:t xml:space="preserve"> </w:t>
        </w:r>
        <w:r w:rsidR="00CB7C57" w:rsidRPr="004A20DB">
          <w:rPr>
            <w:rFonts w:ascii="Times New Roman" w:eastAsia="Times New Roman" w:hAnsi="Times New Roman" w:cs="Times New Roman"/>
            <w:sz w:val="20"/>
            <w:szCs w:val="20"/>
          </w:rPr>
          <w:t>of</w:t>
        </w:r>
        <w:r w:rsidR="00380A3A" w:rsidRPr="004A20DB">
          <w:rPr>
            <w:rFonts w:ascii="Times New Roman" w:eastAsia="Times New Roman" w:hAnsi="Times New Roman" w:cs="Times New Roman"/>
            <w:sz w:val="20"/>
            <w:szCs w:val="20"/>
          </w:rPr>
          <w:t xml:space="preserve"> the</w:t>
        </w:r>
        <w:r w:rsidR="00CB7C57" w:rsidRPr="004A20DB">
          <w:rPr>
            <w:rFonts w:ascii="Times New Roman" w:eastAsia="Times New Roman" w:hAnsi="Times New Roman" w:cs="Times New Roman"/>
            <w:sz w:val="20"/>
            <w:szCs w:val="20"/>
          </w:rPr>
          <w:t xml:space="preserve"> </w:t>
        </w:r>
        <w:r w:rsidR="00380A3A" w:rsidRPr="004A20DB">
          <w:rPr>
            <w:rFonts w:ascii="Times New Roman" w:eastAsia="Times New Roman" w:hAnsi="Times New Roman" w:cs="Times New Roman"/>
            <w:sz w:val="20"/>
            <w:szCs w:val="20"/>
          </w:rPr>
          <w:t xml:space="preserve">dataset </w:t>
        </w:r>
        <w:r w:rsidR="00DC293B" w:rsidRPr="004A20DB">
          <w:rPr>
            <w:rFonts w:ascii="Times New Roman" w:eastAsia="Times New Roman" w:hAnsi="Times New Roman" w:cs="Times New Roman"/>
            <w:sz w:val="20"/>
            <w:szCs w:val="20"/>
          </w:rPr>
          <w:t xml:space="preserve">in Fig. </w:t>
        </w:r>
        <w:r w:rsidR="00A66571" w:rsidRPr="004A20DB">
          <w:rPr>
            <w:rFonts w:ascii="Times New Roman" w:eastAsia="Times New Roman" w:hAnsi="Times New Roman" w:cs="Times New Roman"/>
            <w:sz w:val="20"/>
            <w:szCs w:val="20"/>
          </w:rPr>
          <w:t>3</w:t>
        </w:r>
        <w:r w:rsidR="00DC293B" w:rsidRPr="004A20DB">
          <w:rPr>
            <w:rFonts w:ascii="Times New Roman" w:eastAsia="Times New Roman" w:hAnsi="Times New Roman" w:cs="Times New Roman"/>
            <w:sz w:val="20"/>
            <w:szCs w:val="20"/>
          </w:rPr>
          <w:t xml:space="preserve">, respectively, relative to </w:t>
        </w:r>
        <w:r w:rsidR="000D6E6E" w:rsidRPr="004A20DB">
          <w:rPr>
            <w:rFonts w:ascii="Times New Roman" w:eastAsia="Times New Roman" w:hAnsi="Times New Roman" w:cs="Times New Roman"/>
            <w:sz w:val="20"/>
            <w:szCs w:val="20"/>
          </w:rPr>
          <w:t xml:space="preserve">the </w:t>
        </w:r>
        <w:r w:rsidR="00380A3A" w:rsidRPr="004A20DB">
          <w:rPr>
            <w:rFonts w:ascii="Times New Roman" w:eastAsia="Times New Roman" w:hAnsi="Times New Roman" w:cs="Times New Roman"/>
            <w:sz w:val="20"/>
            <w:szCs w:val="20"/>
          </w:rPr>
          <w:t>total number of sequences in each part</w:t>
        </w:r>
        <w:r w:rsidR="000D6E6E" w:rsidRPr="004A20DB">
          <w:rPr>
            <w:rFonts w:ascii="Times New Roman" w:eastAsia="Times New Roman" w:hAnsi="Times New Roman" w:cs="Times New Roman"/>
            <w:sz w:val="20"/>
            <w:szCs w:val="20"/>
          </w:rPr>
          <w:t>.</w:t>
        </w:r>
        <w:r w:rsidRPr="004A20DB">
          <w:rPr>
            <w:rFonts w:ascii="Times New Roman" w:eastAsia="Times New Roman" w:hAnsi="Times New Roman" w:cs="Times New Roman"/>
            <w:sz w:val="20"/>
            <w:szCs w:val="20"/>
          </w:rPr>
          <w:t xml:space="preserve"> Numbers in </w:t>
        </w:r>
        <w:r w:rsidR="000D6E6E" w:rsidRPr="004A20DB">
          <w:rPr>
            <w:rFonts w:ascii="Times New Roman" w:eastAsia="Times New Roman" w:hAnsi="Times New Roman" w:cs="Times New Roman"/>
            <w:sz w:val="20"/>
            <w:szCs w:val="20"/>
          </w:rPr>
          <w:t xml:space="preserve">cells </w:t>
        </w:r>
        <w:r w:rsidRPr="004A20DB">
          <w:rPr>
            <w:rFonts w:ascii="Times New Roman" w:eastAsia="Times New Roman" w:hAnsi="Times New Roman" w:cs="Times New Roman"/>
            <w:sz w:val="20"/>
            <w:szCs w:val="20"/>
          </w:rPr>
          <w:t xml:space="preserve">show </w:t>
        </w:r>
        <w:r w:rsidR="00A863A5" w:rsidRPr="004A20DB">
          <w:rPr>
            <w:rFonts w:ascii="Times New Roman" w:eastAsia="Times New Roman" w:hAnsi="Times New Roman" w:cs="Times New Roman"/>
            <w:sz w:val="20"/>
            <w:szCs w:val="20"/>
          </w:rPr>
          <w:t xml:space="preserve">the </w:t>
        </w:r>
        <w:r w:rsidR="00E42A92" w:rsidRPr="004A20DB">
          <w:rPr>
            <w:rFonts w:ascii="Times New Roman" w:eastAsia="Times New Roman" w:hAnsi="Times New Roman" w:cs="Times New Roman"/>
            <w:sz w:val="20"/>
            <w:szCs w:val="20"/>
          </w:rPr>
          <w:t>number of</w:t>
        </w:r>
        <w:r w:rsidR="00A863A5"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sz w:val="20"/>
            <w:szCs w:val="20"/>
          </w:rPr>
          <w:t>false</w:t>
        </w:r>
        <w:r w:rsidR="00B47637" w:rsidRPr="004A20DB">
          <w:rPr>
            <w:rFonts w:ascii="Times New Roman" w:eastAsia="Times New Roman" w:hAnsi="Times New Roman" w:cs="Times New Roman"/>
            <w:sz w:val="20"/>
            <w:szCs w:val="20"/>
          </w:rPr>
          <w:t>-</w:t>
        </w:r>
        <w:r w:rsidRPr="004A20DB">
          <w:rPr>
            <w:rFonts w:ascii="Times New Roman" w:eastAsia="Times New Roman" w:hAnsi="Times New Roman" w:cs="Times New Roman"/>
            <w:sz w:val="20"/>
            <w:szCs w:val="20"/>
          </w:rPr>
          <w:t>negative</w:t>
        </w:r>
        <w:r w:rsidR="00A863A5" w:rsidRPr="004A20DB">
          <w:rPr>
            <w:rFonts w:ascii="Times New Roman" w:eastAsia="Times New Roman" w:hAnsi="Times New Roman" w:cs="Times New Roman"/>
            <w:sz w:val="20"/>
            <w:szCs w:val="20"/>
          </w:rPr>
          <w:t xml:space="preserve"> epistatic interactions</w:t>
        </w:r>
        <w:r w:rsidR="008F5971" w:rsidRPr="004A20DB">
          <w:rPr>
            <w:rFonts w:ascii="Times New Roman" w:eastAsia="Times New Roman" w:hAnsi="Times New Roman" w:cs="Times New Roman"/>
            <w:sz w:val="20"/>
            <w:szCs w:val="20"/>
          </w:rPr>
          <w:t xml:space="preserve"> out of 10 possible</w:t>
        </w:r>
        <w:r w:rsidR="00DC293B" w:rsidRPr="004A20DB">
          <w:rPr>
            <w:rFonts w:ascii="Times New Roman" w:eastAsia="Times New Roman" w:hAnsi="Times New Roman" w:cs="Times New Roman"/>
            <w:sz w:val="20"/>
            <w:szCs w:val="20"/>
          </w:rPr>
          <w:t xml:space="preserve">. </w:t>
        </w:r>
        <w:r w:rsidR="00CB7C57" w:rsidRPr="004A20DB">
          <w:rPr>
            <w:rFonts w:ascii="Times New Roman" w:eastAsia="Times New Roman" w:hAnsi="Times New Roman" w:cs="Times New Roman"/>
            <w:sz w:val="20"/>
            <w:szCs w:val="20"/>
          </w:rPr>
          <w:t>T</w:t>
        </w:r>
        <w:r w:rsidR="00DC293B" w:rsidRPr="004A20DB">
          <w:rPr>
            <w:rFonts w:ascii="Times New Roman" w:eastAsia="Times New Roman" w:hAnsi="Times New Roman" w:cs="Times New Roman"/>
            <w:sz w:val="20"/>
            <w:szCs w:val="20"/>
          </w:rPr>
          <w:t xml:space="preserve">he </w:t>
        </w:r>
        <w:r w:rsidR="00E42A92" w:rsidRPr="004A20DB">
          <w:rPr>
            <w:rFonts w:ascii="Times New Roman" w:eastAsia="Times New Roman" w:hAnsi="Times New Roman" w:cs="Times New Roman"/>
            <w:sz w:val="20"/>
            <w:szCs w:val="20"/>
          </w:rPr>
          <w:t xml:space="preserve">measured </w:t>
        </w:r>
        <w:r w:rsidR="00DC293B" w:rsidRPr="004A20DB">
          <w:rPr>
            <w:rFonts w:ascii="Times New Roman" w:eastAsia="Times New Roman" w:hAnsi="Times New Roman" w:cs="Times New Roman"/>
            <w:sz w:val="20"/>
            <w:szCs w:val="20"/>
          </w:rPr>
          <w:t>number of false</w:t>
        </w:r>
        <w:r w:rsidR="00CB7C57" w:rsidRPr="004A20DB">
          <w:rPr>
            <w:rFonts w:ascii="Times New Roman" w:eastAsia="Times New Roman" w:hAnsi="Times New Roman" w:cs="Times New Roman"/>
            <w:sz w:val="20"/>
            <w:szCs w:val="20"/>
          </w:rPr>
          <w:t>–</w:t>
        </w:r>
        <w:r w:rsidR="00DC293B" w:rsidRPr="004A20DB">
          <w:rPr>
            <w:rFonts w:ascii="Times New Roman" w:eastAsia="Times New Roman" w:hAnsi="Times New Roman" w:cs="Times New Roman"/>
            <w:sz w:val="20"/>
            <w:szCs w:val="20"/>
          </w:rPr>
          <w:t xml:space="preserve">positives is </w:t>
        </w:r>
        <w:r w:rsidR="00CB7C57" w:rsidRPr="004A20DB">
          <w:rPr>
            <w:rFonts w:ascii="Times New Roman" w:eastAsia="Times New Roman" w:hAnsi="Times New Roman" w:cs="Times New Roman"/>
            <w:sz w:val="20"/>
            <w:szCs w:val="20"/>
          </w:rPr>
          <w:t xml:space="preserve">always </w:t>
        </w:r>
        <w:r w:rsidR="00DC293B" w:rsidRPr="004A20DB">
          <w:rPr>
            <w:rFonts w:ascii="Times New Roman" w:eastAsia="Times New Roman" w:hAnsi="Times New Roman" w:cs="Times New Roman"/>
            <w:sz w:val="20"/>
            <w:szCs w:val="20"/>
          </w:rPr>
          <w:t xml:space="preserve">zero. </w:t>
        </w:r>
        <w:r w:rsidR="000D6E6E" w:rsidRPr="004A20DB">
          <w:rPr>
            <w:rFonts w:ascii="Times New Roman" w:eastAsia="Times New Roman" w:hAnsi="Times New Roman" w:cs="Times New Roman"/>
            <w:sz w:val="20"/>
            <w:szCs w:val="20"/>
          </w:rPr>
          <w:t>Parameters are as in Figure</w:t>
        </w:r>
        <w:r w:rsidR="00CB7C57" w:rsidRPr="004A20DB">
          <w:rPr>
            <w:rFonts w:ascii="Times New Roman" w:eastAsia="Times New Roman" w:hAnsi="Times New Roman" w:cs="Times New Roman"/>
            <w:sz w:val="20"/>
            <w:szCs w:val="20"/>
          </w:rPr>
          <w:t xml:space="preserve"> </w:t>
        </w:r>
        <w:r w:rsidR="00A66571" w:rsidRPr="004A20DB">
          <w:rPr>
            <w:rFonts w:ascii="Times New Roman" w:eastAsia="Times New Roman" w:hAnsi="Times New Roman" w:cs="Times New Roman"/>
            <w:sz w:val="20"/>
            <w:szCs w:val="20"/>
          </w:rPr>
          <w:t>2</w:t>
        </w:r>
        <w:r w:rsidR="000D6E6E" w:rsidRPr="004A20DB">
          <w:rPr>
            <w:rFonts w:ascii="Times New Roman" w:eastAsia="Times New Roman" w:hAnsi="Times New Roman" w:cs="Times New Roman"/>
            <w:sz w:val="20"/>
            <w:szCs w:val="20"/>
          </w:rPr>
          <w:t>.</w:t>
        </w:r>
      </w:ins>
    </w:p>
    <w:p w14:paraId="7C68B505" w14:textId="77777777" w:rsidR="00DC293B" w:rsidRPr="004A20DB" w:rsidRDefault="00DC293B" w:rsidP="00B7138F">
      <w:pPr>
        <w:spacing w:after="0" w:line="360" w:lineRule="auto"/>
        <w:jc w:val="both"/>
        <w:rPr>
          <w:ins w:id="125" w:author="Автор" w:date="2026-05-07T13:24:00Z"/>
          <w:rFonts w:ascii="Times New Roman" w:eastAsia="Times New Roman" w:hAnsi="Times New Roman" w:cs="Times New Roman"/>
          <w:sz w:val="20"/>
          <w:szCs w:val="20"/>
        </w:rPr>
      </w:pPr>
    </w:p>
    <w:p w14:paraId="7DBA7D0C" w14:textId="3BB3D61E" w:rsidR="0087149A" w:rsidRPr="004A20DB" w:rsidRDefault="0076272C">
      <w:pPr>
        <w:spacing w:after="0" w:line="360" w:lineRule="auto"/>
        <w:ind w:firstLine="709"/>
        <w:jc w:val="both"/>
      </w:pPr>
      <w:r w:rsidRPr="004A20DB">
        <w:rPr>
          <w:rFonts w:ascii="Times New Roman" w:eastAsia="Times New Roman" w:hAnsi="Times New Roman" w:cs="Times New Roman"/>
          <w:b/>
          <w:sz w:val="24"/>
          <w:szCs w:val="24"/>
        </w:rPr>
        <w:t>Results on epistasis detection</w:t>
      </w:r>
      <w:r w:rsidR="008F5971" w:rsidRPr="004A20DB">
        <w:rPr>
          <w:rFonts w:ascii="Times New Roman" w:eastAsia="Times New Roman" w:hAnsi="Times New Roman" w:cs="Times New Roman"/>
          <w:b/>
          <w:sz w:val="24"/>
          <w:szCs w:val="24"/>
        </w:rPr>
        <w:t xml:space="preserve"> </w:t>
      </w:r>
      <w:ins w:id="126" w:author="Автор" w:date="2026-05-07T13:24:00Z">
        <w:r w:rsidR="008F5971" w:rsidRPr="004A20DB">
          <w:rPr>
            <w:rFonts w:ascii="Times New Roman" w:eastAsia="Times New Roman" w:hAnsi="Times New Roman" w:cs="Times New Roman"/>
            <w:b/>
            <w:sz w:val="24"/>
            <w:szCs w:val="24"/>
          </w:rPr>
          <w:t>in genomic data for SARS CoV-2</w:t>
        </w:r>
        <w:r w:rsidRPr="004A20DB">
          <w:rPr>
            <w:rFonts w:ascii="Times New Roman" w:eastAsia="Times New Roman" w:hAnsi="Times New Roman" w:cs="Times New Roman"/>
            <w:b/>
            <w:sz w:val="24"/>
            <w:szCs w:val="24"/>
          </w:rPr>
          <w:t xml:space="preserve"> </w:t>
        </w:r>
      </w:ins>
      <w:r w:rsidRPr="004A20DB">
        <w:rPr>
          <w:rFonts w:ascii="Times New Roman" w:eastAsia="Times New Roman" w:hAnsi="Times New Roman" w:cs="Times New Roman"/>
          <w:b/>
          <w:sz w:val="24"/>
          <w:szCs w:val="24"/>
        </w:rPr>
        <w:t xml:space="preserve">are consistent with fitness valleys. </w:t>
      </w:r>
      <w:r w:rsidRPr="004A20DB">
        <w:rPr>
          <w:rFonts w:ascii="Times New Roman" w:eastAsia="Times New Roman" w:hAnsi="Times New Roman" w:cs="Times New Roman"/>
          <w:sz w:val="24"/>
          <w:szCs w:val="24"/>
        </w:rPr>
        <w:t xml:space="preserve">After testing the method on simulated sequences, we applied it to sequence data on SARS-CoV-2 for </w:t>
      </w:r>
      <w:del w:id="127" w:author="Автор" w:date="2026-05-07T13:24:00Z">
        <w:r>
          <w:rPr>
            <w:rFonts w:ascii="Times New Roman" w:eastAsia="Times New Roman" w:hAnsi="Times New Roman" w:cs="Times New Roman"/>
            <w:sz w:val="24"/>
            <w:szCs w:val="24"/>
          </w:rPr>
          <w:delText>three</w:delText>
        </w:r>
      </w:del>
      <w:ins w:id="128" w:author="Автор" w:date="2026-05-07T13:24:00Z">
        <w:r w:rsidRPr="004A20DB">
          <w:rPr>
            <w:rFonts w:ascii="Times New Roman" w:eastAsia="Times New Roman" w:hAnsi="Times New Roman" w:cs="Times New Roman"/>
            <w:sz w:val="24"/>
            <w:szCs w:val="24"/>
          </w:rPr>
          <w:t>t</w:t>
        </w:r>
        <w:r w:rsidR="00390237" w:rsidRPr="004A20DB">
          <w:rPr>
            <w:rFonts w:ascii="Times New Roman" w:eastAsia="Times New Roman" w:hAnsi="Times New Roman" w:cs="Times New Roman"/>
            <w:sz w:val="24"/>
            <w:szCs w:val="24"/>
          </w:rPr>
          <w:t>wo</w:t>
        </w:r>
      </w:ins>
      <w:r w:rsidRPr="004A20DB">
        <w:rPr>
          <w:rFonts w:ascii="Times New Roman" w:eastAsia="Times New Roman" w:hAnsi="Times New Roman" w:cs="Times New Roman"/>
          <w:sz w:val="24"/>
          <w:szCs w:val="24"/>
        </w:rPr>
        <w:t xml:space="preserve"> different data sets, as follows. </w:t>
      </w:r>
    </w:p>
    <w:p w14:paraId="7D2A05A7" w14:textId="77777777" w:rsidR="0087149A" w:rsidRDefault="0076272C">
      <w:pPr>
        <w:spacing w:after="0" w:line="360" w:lineRule="auto"/>
        <w:ind w:firstLine="709"/>
        <w:jc w:val="center"/>
        <w:rPr>
          <w:del w:id="129" w:author="Автор" w:date="2026-05-07T13:24:00Z"/>
          <w:rFonts w:ascii="Times New Roman" w:eastAsia="Times New Roman" w:hAnsi="Times New Roman" w:cs="Times New Roman"/>
          <w:b/>
          <w:sz w:val="24"/>
          <w:szCs w:val="24"/>
        </w:rPr>
      </w:pPr>
      <w:del w:id="130" w:author="Автор" w:date="2026-05-07T13:24:00Z">
        <w:r>
          <w:rPr>
            <w:rFonts w:ascii="Times New Roman" w:eastAsia="Times New Roman" w:hAnsi="Times New Roman" w:cs="Times New Roman"/>
            <w:noProof/>
            <w:sz w:val="20"/>
            <w:szCs w:val="20"/>
          </w:rPr>
          <w:lastRenderedPageBreak/>
          <w:drawing>
            <wp:inline distT="0" distB="0" distL="0" distR="0" wp14:anchorId="5027BFD1" wp14:editId="1FF6A159">
              <wp:extent cx="4468696" cy="3114121"/>
              <wp:effectExtent l="9525" t="9525" r="9525" b="9525"/>
              <wp:docPr id="1026" name="shape1026"/>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12">
                        <a:extLst>
                          <a:ext uri="{28A0092B-C50C-407E-A947-70E740481C1C}">
                            <a14:useLocalDpi xmlns:a14="http://schemas.microsoft.com/office/drawing/2010/main" val="0"/>
                          </a:ext>
                        </a:extLst>
                      </a:blip>
                      <a:srcRect/>
                      <a:stretch>
                        <a:fillRect/>
                      </a:stretch>
                    </pic:blipFill>
                    <pic:spPr>
                      <a:xfrm>
                        <a:off x="0" y="0"/>
                        <a:ext cx="4468696" cy="3114121"/>
                      </a:xfrm>
                      <a:prstGeom prst="rect">
                        <a:avLst/>
                      </a:prstGeom>
                      <a:ln>
                        <a:solidFill>
                          <a:prstClr val="black"/>
                        </a:solidFill>
                      </a:ln>
                    </pic:spPr>
                  </pic:pic>
                </a:graphicData>
              </a:graphic>
            </wp:inline>
          </w:drawing>
        </w:r>
      </w:del>
    </w:p>
    <w:p w14:paraId="765C2CB8" w14:textId="7DE82B42" w:rsidR="0087149A" w:rsidRPr="004A20DB" w:rsidRDefault="00AC30E2">
      <w:pPr>
        <w:spacing w:after="0" w:line="360" w:lineRule="auto"/>
        <w:ind w:firstLine="709"/>
        <w:jc w:val="center"/>
        <w:rPr>
          <w:ins w:id="131" w:author="Автор" w:date="2026-05-07T13:24:00Z"/>
          <w:rFonts w:ascii="Times New Roman" w:eastAsia="Times New Roman" w:hAnsi="Times New Roman" w:cs="Times New Roman"/>
          <w:b/>
          <w:sz w:val="24"/>
          <w:szCs w:val="24"/>
        </w:rPr>
      </w:pPr>
      <w:ins w:id="132" w:author="Автор" w:date="2026-05-07T13:24:00Z">
        <w:r w:rsidRPr="004A20DB">
          <w:rPr>
            <w:rFonts w:ascii="Times New Roman" w:eastAsia="Times New Roman" w:hAnsi="Times New Roman" w:cs="Times New Roman"/>
            <w:noProof/>
            <w:sz w:val="20"/>
            <w:szCs w:val="20"/>
          </w:rPr>
          <w:drawing>
            <wp:inline distT="0" distB="0" distL="0" distR="0" wp14:anchorId="4ED08713" wp14:editId="699BB9DF">
              <wp:extent cx="4152162" cy="3114121"/>
              <wp:effectExtent l="0" t="0" r="1270" b="0"/>
              <wp:docPr id="27861384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extLst>
                          <a:ext uri="{28A0092B-C50C-407E-A947-70E740481C1C}">
                            <a14:useLocalDpi xmlns:a14="http://schemas.microsoft.com/office/drawing/2010/main" val="0"/>
                          </a:ext>
                        </a:extLst>
                      </a:blip>
                      <a:stretch>
                        <a:fillRect/>
                      </a:stretch>
                    </pic:blipFill>
                    <pic:spPr>
                      <a:xfrm>
                        <a:off x="0" y="0"/>
                        <a:ext cx="4152162" cy="3114121"/>
                      </a:xfrm>
                      <a:prstGeom prst="rect">
                        <a:avLst/>
                      </a:prstGeom>
                      <a:ln/>
                    </pic:spPr>
                  </pic:pic>
                </a:graphicData>
              </a:graphic>
            </wp:inline>
          </w:drawing>
        </w:r>
      </w:ins>
    </w:p>
    <w:p w14:paraId="492C7652" w14:textId="0C6DA43C" w:rsidR="0087149A" w:rsidRPr="004A20DB" w:rsidRDefault="0076272C" w:rsidP="00C066BD">
      <w:pPr>
        <w:spacing w:after="0" w:line="240" w:lineRule="auto"/>
        <w:jc w:val="both"/>
        <w:rPr>
          <w:rFonts w:ascii="Times New Roman" w:eastAsia="Times New Roman" w:hAnsi="Times New Roman" w:cs="Times New Roman"/>
          <w:sz w:val="20"/>
          <w:szCs w:val="20"/>
        </w:rPr>
        <w:pPrChange w:id="133" w:author="Автор" w:date="2026-05-07T13:24:00Z">
          <w:pPr>
            <w:spacing w:after="0" w:line="276" w:lineRule="auto"/>
            <w:ind w:firstLine="709"/>
            <w:jc w:val="both"/>
          </w:pPr>
        </w:pPrChange>
      </w:pPr>
      <w:r w:rsidRPr="004A20DB">
        <w:rPr>
          <w:rFonts w:ascii="Times New Roman" w:eastAsia="Times New Roman" w:hAnsi="Times New Roman" w:cs="Times New Roman"/>
          <w:b/>
          <w:sz w:val="20"/>
          <w:szCs w:val="20"/>
        </w:rPr>
        <w:t xml:space="preserve">Figure </w:t>
      </w:r>
      <w:del w:id="134" w:author="Автор" w:date="2026-05-07T13:24:00Z">
        <w:r>
          <w:rPr>
            <w:rFonts w:ascii="Times New Roman" w:eastAsia="Times New Roman" w:hAnsi="Times New Roman" w:cs="Times New Roman"/>
            <w:b/>
            <w:sz w:val="20"/>
            <w:szCs w:val="20"/>
          </w:rPr>
          <w:delText>2</w:delText>
        </w:r>
      </w:del>
      <w:ins w:id="135" w:author="Автор" w:date="2026-05-07T13:24:00Z">
        <w:r w:rsidR="00A7528A" w:rsidRPr="004A20DB">
          <w:rPr>
            <w:rFonts w:ascii="Times New Roman" w:eastAsia="Times New Roman" w:hAnsi="Times New Roman" w:cs="Times New Roman"/>
            <w:b/>
            <w:sz w:val="20"/>
            <w:szCs w:val="20"/>
          </w:rPr>
          <w:t>5</w:t>
        </w:r>
      </w:ins>
      <w:r w:rsidRPr="004A20DB">
        <w:rPr>
          <w:rFonts w:ascii="Times New Roman" w:eastAsia="Times New Roman" w:hAnsi="Times New Roman" w:cs="Times New Roman"/>
          <w:b/>
          <w:sz w:val="20"/>
          <w:szCs w:val="20"/>
        </w:rPr>
        <w:t>. Mutational spectrum for Dataset 1.</w:t>
      </w:r>
      <w:r w:rsidRPr="004A20DB">
        <w:rPr>
          <w:rFonts w:ascii="Times New Roman" w:eastAsia="Times New Roman" w:hAnsi="Times New Roman" w:cs="Times New Roman"/>
          <w:sz w:val="20"/>
          <w:szCs w:val="20"/>
        </w:rPr>
        <w:t xml:space="preserve"> Y–axis: number of sequences with </w:t>
      </w:r>
      <w:del w:id="136" w:author="Автор" w:date="2026-05-07T13:24:00Z">
        <w:r>
          <w:rPr>
            <w:rFonts w:ascii="Times New Roman" w:eastAsia="Times New Roman" w:hAnsi="Times New Roman" w:cs="Times New Roman"/>
            <w:sz w:val="20"/>
            <w:szCs w:val="20"/>
          </w:rPr>
          <w:delText>a given</w:delText>
        </w:r>
      </w:del>
      <w:ins w:id="137" w:author="Автор" w:date="2026-05-07T13:24:00Z">
        <w:r w:rsidR="00E42A92" w:rsidRPr="004A20DB">
          <w:rPr>
            <w:rFonts w:ascii="Times New Roman" w:eastAsia="Times New Roman" w:hAnsi="Times New Roman" w:cs="Times New Roman"/>
            <w:sz w:val="20"/>
            <w:szCs w:val="20"/>
          </w:rPr>
          <w:t>the</w:t>
        </w:r>
      </w:ins>
      <w:r w:rsidRPr="004A20DB">
        <w:rPr>
          <w:rFonts w:ascii="Times New Roman" w:eastAsia="Times New Roman" w:hAnsi="Times New Roman" w:cs="Times New Roman"/>
          <w:sz w:val="20"/>
          <w:szCs w:val="20"/>
        </w:rPr>
        <w:t xml:space="preserve"> number of differences </w:t>
      </w:r>
      <w:del w:id="138" w:author="Автор" w:date="2026-05-07T13:24:00Z">
        <w:r>
          <w:rPr>
            <w:rFonts w:ascii="Times New Roman" w:eastAsia="Times New Roman" w:hAnsi="Times New Roman" w:cs="Times New Roman"/>
            <w:sz w:val="20"/>
            <w:szCs w:val="20"/>
          </w:rPr>
          <w:delText>(</w:delText>
        </w:r>
      </w:del>
      <w:ins w:id="139" w:author="Автор" w:date="2026-05-07T13:24:00Z">
        <w:r w:rsidR="00E42A92" w:rsidRPr="004A20DB">
          <w:rPr>
            <w:rFonts w:ascii="Times New Roman" w:eastAsia="Times New Roman" w:hAnsi="Times New Roman" w:cs="Times New Roman"/>
            <w:sz w:val="20"/>
            <w:szCs w:val="20"/>
          </w:rPr>
          <w:t xml:space="preserve">shown in </w:t>
        </w:r>
      </w:ins>
      <w:r w:rsidRPr="004A20DB">
        <w:rPr>
          <w:rFonts w:ascii="Times New Roman" w:eastAsia="Times New Roman" w:hAnsi="Times New Roman" w:cs="Times New Roman"/>
          <w:sz w:val="20"/>
          <w:szCs w:val="20"/>
        </w:rPr>
        <w:t>X–axis</w:t>
      </w:r>
      <w:del w:id="140" w:author="Автор" w:date="2026-05-07T13:24:00Z">
        <w:r>
          <w:rPr>
            <w:rFonts w:ascii="Times New Roman" w:eastAsia="Times New Roman" w:hAnsi="Times New Roman" w:cs="Times New Roman"/>
            <w:sz w:val="20"/>
            <w:szCs w:val="20"/>
          </w:rPr>
          <w:delText>)</w:delText>
        </w:r>
      </w:del>
      <w:r w:rsidRPr="004A20DB">
        <w:rPr>
          <w:rFonts w:ascii="Times New Roman" w:eastAsia="Times New Roman" w:hAnsi="Times New Roman" w:cs="Times New Roman"/>
          <w:sz w:val="20"/>
          <w:szCs w:val="20"/>
        </w:rPr>
        <w:t xml:space="preserve"> from the consensus sequence</w:t>
      </w:r>
      <w:del w:id="141" w:author="Автор" w:date="2026-05-07T13:24:00Z">
        <w:r>
          <w:rPr>
            <w:rFonts w:ascii="Times New Roman" w:eastAsia="Times New Roman" w:hAnsi="Times New Roman" w:cs="Times New Roman"/>
            <w:sz w:val="20"/>
            <w:szCs w:val="20"/>
          </w:rPr>
          <w:delText xml:space="preserve"> of the entire dataset. Red</w:delText>
        </w:r>
      </w:del>
      <w:ins w:id="142" w:author="Автор" w:date="2026-05-07T13:24:00Z">
        <w:r w:rsidR="00E42A92" w:rsidRPr="004A20DB">
          <w:rPr>
            <w:rFonts w:ascii="Times New Roman" w:eastAsia="Times New Roman" w:hAnsi="Times New Roman" w:cs="Times New Roman"/>
            <w:sz w:val="20"/>
            <w:szCs w:val="20"/>
          </w:rPr>
          <w:t xml:space="preserve">, defined as </w:t>
        </w:r>
        <w:r w:rsidR="00390237" w:rsidRPr="004A20DB">
          <w:rPr>
            <w:rFonts w:ascii="Times New Roman" w:eastAsia="Times New Roman" w:hAnsi="Times New Roman" w:cs="Times New Roman"/>
            <w:sz w:val="20"/>
            <w:szCs w:val="20"/>
          </w:rPr>
          <w:t>Wuhan variant</w:t>
        </w:r>
        <w:r w:rsidRPr="004A20DB">
          <w:rPr>
            <w:rFonts w:ascii="Times New Roman" w:eastAsia="Times New Roman" w:hAnsi="Times New Roman" w:cs="Times New Roman"/>
            <w:sz w:val="20"/>
            <w:szCs w:val="20"/>
          </w:rPr>
          <w:t xml:space="preserve">. </w:t>
        </w:r>
        <w:r w:rsidR="00E42A92" w:rsidRPr="004A20DB">
          <w:rPr>
            <w:rFonts w:ascii="Times New Roman" w:eastAsia="Times New Roman" w:hAnsi="Times New Roman" w:cs="Times New Roman"/>
            <w:sz w:val="20"/>
            <w:szCs w:val="20"/>
          </w:rPr>
          <w:t>Gray</w:t>
        </w:r>
      </w:ins>
      <w:r w:rsidRPr="004A20DB">
        <w:rPr>
          <w:rFonts w:ascii="Times New Roman" w:eastAsia="Times New Roman" w:hAnsi="Times New Roman" w:cs="Times New Roman"/>
          <w:sz w:val="20"/>
          <w:szCs w:val="20"/>
        </w:rPr>
        <w:t xml:space="preserve"> lines at ​​​​20</w:t>
      </w:r>
      <w:ins w:id="143" w:author="Автор" w:date="2026-05-07T13:24:00Z">
        <w:r w:rsidR="001F2438" w:rsidRPr="004A20DB">
          <w:rPr>
            <w:rFonts w:ascii="Times New Roman" w:eastAsia="Times New Roman" w:hAnsi="Times New Roman" w:cs="Times New Roman"/>
            <w:sz w:val="20"/>
            <w:szCs w:val="20"/>
          </w:rPr>
          <w:t>,</w:t>
        </w:r>
        <w:r w:rsidR="00380A3A" w:rsidRPr="004A20DB">
          <w:rPr>
            <w:rFonts w:ascii="Times New Roman" w:eastAsia="Times New Roman" w:hAnsi="Times New Roman" w:cs="Times New Roman"/>
            <w:sz w:val="20"/>
            <w:szCs w:val="20"/>
          </w:rPr>
          <w:t xml:space="preserve"> </w:t>
        </w:r>
        <w:r w:rsidR="001F2438" w:rsidRPr="004A20DB">
          <w:rPr>
            <w:rFonts w:ascii="Times New Roman" w:eastAsia="Times New Roman" w:hAnsi="Times New Roman" w:cs="Times New Roman"/>
            <w:sz w:val="20"/>
            <w:szCs w:val="20"/>
          </w:rPr>
          <w:t>4</w:t>
        </w:r>
        <w:r w:rsidR="00D44B7B" w:rsidRPr="004A20DB">
          <w:rPr>
            <w:rFonts w:ascii="Times New Roman" w:eastAsia="Times New Roman" w:hAnsi="Times New Roman" w:cs="Times New Roman"/>
            <w:sz w:val="20"/>
            <w:szCs w:val="20"/>
          </w:rPr>
          <w:t>4</w:t>
        </w:r>
        <w:r w:rsidRPr="004A20DB">
          <w:rPr>
            <w:rFonts w:ascii="Times New Roman" w:eastAsia="Times New Roman" w:hAnsi="Times New Roman" w:cs="Times New Roman"/>
            <w:sz w:val="20"/>
            <w:szCs w:val="20"/>
          </w:rPr>
          <w:t>0</w:t>
        </w:r>
      </w:ins>
      <w:r w:rsidR="001F2438" w:rsidRPr="004A20DB">
        <w:rPr>
          <w:rFonts w:ascii="Times New Roman" w:eastAsia="Times New Roman" w:hAnsi="Times New Roman" w:cs="Times New Roman"/>
          <w:sz w:val="20"/>
          <w:szCs w:val="20"/>
        </w:rPr>
        <w:t xml:space="preserve"> and </w:t>
      </w:r>
      <w:del w:id="144" w:author="Автор" w:date="2026-05-07T13:24:00Z">
        <w:r>
          <w:rPr>
            <w:rFonts w:ascii="Times New Roman" w:eastAsia="Times New Roman" w:hAnsi="Times New Roman" w:cs="Times New Roman"/>
            <w:sz w:val="20"/>
            <w:szCs w:val="20"/>
          </w:rPr>
          <w:delText>50</w:delText>
        </w:r>
      </w:del>
      <w:ins w:id="145" w:author="Автор" w:date="2026-05-07T13:24:00Z">
        <w:r w:rsidR="001F2438" w:rsidRPr="004A20DB">
          <w:rPr>
            <w:rFonts w:ascii="Times New Roman" w:eastAsia="Times New Roman" w:hAnsi="Times New Roman" w:cs="Times New Roman"/>
            <w:sz w:val="20"/>
            <w:szCs w:val="20"/>
          </w:rPr>
          <w:t>60</w:t>
        </w:r>
      </w:ins>
      <w:r w:rsidRPr="004A20DB">
        <w:rPr>
          <w:rFonts w:ascii="Times New Roman" w:eastAsia="Times New Roman" w:hAnsi="Times New Roman" w:cs="Times New Roman"/>
          <w:sz w:val="20"/>
          <w:szCs w:val="20"/>
        </w:rPr>
        <w:t xml:space="preserve"> divide the three groups of sequences numbered by </w:t>
      </w:r>
      <w:ins w:id="146" w:author="Автор" w:date="2026-05-07T13:24:00Z">
        <w:r w:rsidR="00E42A92" w:rsidRPr="004A20DB">
          <w:rPr>
            <w:rFonts w:ascii="Times New Roman" w:eastAsia="Times New Roman" w:hAnsi="Times New Roman" w:cs="Times New Roman"/>
            <w:sz w:val="20"/>
            <w:szCs w:val="20"/>
          </w:rPr>
          <w:t xml:space="preserve">the </w:t>
        </w:r>
      </w:ins>
      <w:r w:rsidRPr="004A20DB">
        <w:rPr>
          <w:rFonts w:ascii="Times New Roman" w:eastAsia="Times New Roman" w:hAnsi="Times New Roman" w:cs="Times New Roman"/>
          <w:sz w:val="20"/>
          <w:szCs w:val="20"/>
        </w:rPr>
        <w:t xml:space="preserve">Roman numerals. </w:t>
      </w:r>
      <w:del w:id="147" w:author="Автор" w:date="2026-05-07T13:24:00Z">
        <w:r>
          <w:rPr>
            <w:rFonts w:ascii="Times New Roman" w:eastAsia="Times New Roman" w:hAnsi="Times New Roman" w:cs="Times New Roman"/>
            <w:sz w:val="20"/>
            <w:szCs w:val="20"/>
          </w:rPr>
          <w:delText xml:space="preserve">See </w:delText>
        </w:r>
        <w:r>
          <w:rPr>
            <w:rFonts w:ascii="Times New Roman" w:eastAsia="Times New Roman" w:hAnsi="Times New Roman" w:cs="Times New Roman"/>
            <w:i/>
            <w:sz w:val="20"/>
            <w:szCs w:val="20"/>
          </w:rPr>
          <w:delText>Methods</w:delText>
        </w:r>
        <w:r>
          <w:rPr>
            <w:rFonts w:ascii="Times New Roman" w:eastAsia="Times New Roman" w:hAnsi="Times New Roman" w:cs="Times New Roman"/>
            <w:sz w:val="20"/>
            <w:szCs w:val="20"/>
          </w:rPr>
          <w:delText xml:space="preserve"> for details.</w:delText>
        </w:r>
      </w:del>
    </w:p>
    <w:p w14:paraId="49C3FBC9" w14:textId="77777777" w:rsidR="0087149A" w:rsidRPr="004A20DB" w:rsidRDefault="0087149A">
      <w:pPr>
        <w:spacing w:after="0" w:line="276" w:lineRule="auto"/>
        <w:ind w:firstLine="709"/>
        <w:jc w:val="both"/>
        <w:rPr>
          <w:rFonts w:ascii="Times New Roman" w:eastAsia="Times New Roman" w:hAnsi="Times New Roman" w:cs="Times New Roman"/>
          <w:sz w:val="20"/>
          <w:szCs w:val="20"/>
        </w:rPr>
      </w:pPr>
    </w:p>
    <w:p w14:paraId="7E9F193E" w14:textId="6CF41DB0" w:rsidR="0087149A" w:rsidRPr="004A20DB" w:rsidRDefault="0076272C">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Dataset 1 includes 6000 sequences from 6 regions</w:t>
      </w:r>
      <w:ins w:id="148" w:author="Автор" w:date="2026-05-07T13:24:00Z">
        <w:r w:rsidR="001D360D" w:rsidRPr="004A20DB">
          <w:rPr>
            <w:rFonts w:ascii="Times New Roman" w:eastAsia="Times New Roman" w:hAnsi="Times New Roman" w:cs="Times New Roman"/>
            <w:color w:val="000000"/>
            <w:sz w:val="24"/>
            <w:szCs w:val="24"/>
          </w:rPr>
          <w:t xml:space="preserve">, 1000 </w:t>
        </w:r>
        <w:r w:rsidR="0078018E" w:rsidRPr="004A20DB">
          <w:rPr>
            <w:rFonts w:ascii="Times New Roman" w:eastAsia="Times New Roman" w:hAnsi="Times New Roman" w:cs="Times New Roman"/>
            <w:color w:val="000000"/>
            <w:sz w:val="24"/>
            <w:szCs w:val="24"/>
          </w:rPr>
          <w:t>from e</w:t>
        </w:r>
        <w:r w:rsidR="001D360D" w:rsidRPr="004A20DB">
          <w:rPr>
            <w:rFonts w:ascii="Times New Roman" w:eastAsia="Times New Roman" w:hAnsi="Times New Roman" w:cs="Times New Roman"/>
            <w:color w:val="000000"/>
            <w:sz w:val="24"/>
            <w:szCs w:val="24"/>
          </w:rPr>
          <w:t>ach</w:t>
        </w:r>
      </w:ins>
      <w:r w:rsidRPr="004A20DB">
        <w:rPr>
          <w:rFonts w:ascii="Times New Roman" w:eastAsia="Times New Roman" w:hAnsi="Times New Roman" w:cs="Times New Roman"/>
          <w:color w:val="000000"/>
          <w:sz w:val="24"/>
          <w:szCs w:val="24"/>
        </w:rPr>
        <w:t xml:space="preserve">: Africa, Asia, North America, Oceania, South America, for the period </w:t>
      </w:r>
      <w:del w:id="149" w:author="Автор" w:date="2026-05-07T13:24:00Z">
        <w:r>
          <w:rPr>
            <w:rFonts w:ascii="Times New Roman" w:eastAsia="Times New Roman" w:hAnsi="Times New Roman" w:cs="Times New Roman"/>
            <w:color w:val="000000"/>
            <w:sz w:val="24"/>
            <w:szCs w:val="24"/>
          </w:rPr>
          <w:delText>from</w:delText>
        </w:r>
      </w:del>
      <w:ins w:id="150" w:author="Автор" w:date="2026-05-07T13:24:00Z">
        <w:r w:rsidR="0078018E" w:rsidRPr="004A20DB">
          <w:rPr>
            <w:rFonts w:ascii="Times New Roman" w:eastAsia="Times New Roman" w:hAnsi="Times New Roman" w:cs="Times New Roman"/>
            <w:color w:val="000000"/>
            <w:sz w:val="24"/>
            <w:szCs w:val="24"/>
          </w:rPr>
          <w:t>of one year,</w:t>
        </w:r>
      </w:ins>
      <w:r w:rsidR="0078018E" w:rsidRPr="004A20DB">
        <w:rPr>
          <w:rFonts w:ascii="Times New Roman" w:eastAsia="Times New Roman" w:hAnsi="Times New Roman" w:cs="Times New Roman"/>
          <w:color w:val="000000"/>
          <w:sz w:val="24"/>
          <w:szCs w:val="24"/>
        </w:rPr>
        <w:t xml:space="preserve"> </w:t>
      </w:r>
      <w:r w:rsidRPr="004A20DB">
        <w:rPr>
          <w:rFonts w:ascii="Times New Roman" w:eastAsia="Times New Roman" w:hAnsi="Times New Roman" w:cs="Times New Roman"/>
          <w:color w:val="000000"/>
          <w:sz w:val="24"/>
          <w:szCs w:val="24"/>
        </w:rPr>
        <w:t>09/24/2020 to 09/25/2021</w:t>
      </w:r>
      <w:r w:rsidRPr="004A20DB">
        <w:rPr>
          <w:color w:val="000000"/>
        </w:rPr>
        <w:t xml:space="preserve">. </w:t>
      </w:r>
      <w:r w:rsidRPr="004A20DB">
        <w:rPr>
          <w:rFonts w:ascii="Times New Roman" w:eastAsia="Times New Roman" w:hAnsi="Times New Roman" w:cs="Times New Roman"/>
          <w:color w:val="000000"/>
          <w:sz w:val="24"/>
          <w:szCs w:val="24"/>
        </w:rPr>
        <w:t xml:space="preserve">When each sequence is compared to </w:t>
      </w:r>
      <w:del w:id="151" w:author="Автор" w:date="2026-05-07T13:24:00Z">
        <w:r>
          <w:rPr>
            <w:rFonts w:ascii="Times New Roman" w:eastAsia="Times New Roman" w:hAnsi="Times New Roman" w:cs="Times New Roman"/>
            <w:color w:val="000000"/>
            <w:sz w:val="24"/>
            <w:szCs w:val="24"/>
          </w:rPr>
          <w:delText>the common consensus sequence of the dataset</w:delText>
        </w:r>
      </w:del>
      <w:ins w:id="152" w:author="Автор" w:date="2026-05-07T13:24:00Z">
        <w:r w:rsidR="00230733">
          <w:rPr>
            <w:rFonts w:ascii="Times New Roman" w:eastAsia="Times New Roman" w:hAnsi="Times New Roman" w:cs="Times New Roman"/>
            <w:color w:val="000000"/>
            <w:sz w:val="24"/>
            <w:szCs w:val="24"/>
          </w:rPr>
          <w:t>Wuhan variant</w:t>
        </w:r>
      </w:ins>
      <w:r w:rsidRPr="004A20DB">
        <w:rPr>
          <w:rFonts w:ascii="Times New Roman" w:eastAsia="Times New Roman" w:hAnsi="Times New Roman" w:cs="Times New Roman"/>
          <w:color w:val="000000"/>
          <w:sz w:val="24"/>
          <w:szCs w:val="24"/>
        </w:rPr>
        <w:t xml:space="preserve">, a mutation spectrum is obtained, where sequences segregate naturally into three groups, with gaps between them (Fig. </w:t>
      </w:r>
      <w:del w:id="153" w:author="Автор" w:date="2026-05-07T13:24:00Z">
        <w:r>
          <w:rPr>
            <w:rFonts w:ascii="Times New Roman" w:eastAsia="Times New Roman" w:hAnsi="Times New Roman" w:cs="Times New Roman"/>
            <w:color w:val="000000"/>
            <w:sz w:val="24"/>
            <w:szCs w:val="24"/>
          </w:rPr>
          <w:delText>2).  Random sets of different size were resampled 200 times from groups I and II in Fig. 2</w:delText>
        </w:r>
      </w:del>
      <w:ins w:id="154" w:author="Автор" w:date="2026-05-07T13:24:00Z">
        <w:r w:rsidR="00A66571" w:rsidRPr="004A20DB">
          <w:rPr>
            <w:rFonts w:ascii="Times New Roman" w:eastAsia="Times New Roman" w:hAnsi="Times New Roman" w:cs="Times New Roman"/>
            <w:color w:val="000000"/>
            <w:sz w:val="24"/>
            <w:szCs w:val="24"/>
          </w:rPr>
          <w:t>5</w:t>
        </w:r>
        <w:r w:rsidRPr="004A20DB">
          <w:rPr>
            <w:rFonts w:ascii="Times New Roman" w:eastAsia="Times New Roman" w:hAnsi="Times New Roman" w:cs="Times New Roman"/>
            <w:color w:val="000000"/>
            <w:sz w:val="24"/>
            <w:szCs w:val="24"/>
          </w:rPr>
          <w:t xml:space="preserve">).  </w:t>
        </w:r>
      </w:ins>
      <w:r w:rsidRPr="004A20DB">
        <w:rPr>
          <w:rFonts w:ascii="Times New Roman" w:eastAsia="Times New Roman" w:hAnsi="Times New Roman" w:cs="Times New Roman"/>
          <w:color w:val="000000"/>
          <w:sz w:val="24"/>
          <w:szCs w:val="24"/>
        </w:rPr>
        <w:t>.</w:t>
      </w:r>
    </w:p>
    <w:p w14:paraId="38986DD0" w14:textId="24AEAC18" w:rsidR="0087149A" w:rsidRPr="004A20DB" w:rsidRDefault="0076272C">
      <w:pPr>
        <w:spacing w:after="0" w:line="360" w:lineRule="auto"/>
        <w:ind w:firstLine="709"/>
        <w:jc w:val="both"/>
        <w:rPr>
          <w:ins w:id="155" w:author="Автор" w:date="2026-05-07T13:24:00Z"/>
          <w:rFonts w:ascii="Times New Roman" w:eastAsia="Times New Roman" w:hAnsi="Times New Roman" w:cs="Times New Roman"/>
          <w:sz w:val="24"/>
          <w:szCs w:val="24"/>
        </w:rPr>
      </w:pPr>
      <w:moveToRangeStart w:id="156" w:author="Автор" w:date="2026-05-07T13:24:00Z" w:name="move229052664"/>
      <w:moveTo w:id="157" w:author="Автор" w:date="2026-05-07T13:24:00Z">
        <w:r w:rsidRPr="004A20DB">
          <w:rPr>
            <w:rFonts w:ascii="Times New Roman" w:eastAsia="Times New Roman" w:hAnsi="Times New Roman" w:cs="Times New Roman"/>
            <w:sz w:val="24"/>
            <w:szCs w:val="24"/>
          </w:rPr>
          <w:t xml:space="preserve">Fig. </w:t>
        </w:r>
      </w:moveTo>
      <w:moveToRangeEnd w:id="156"/>
      <w:ins w:id="158" w:author="Автор" w:date="2026-05-07T13:24:00Z">
        <w:r w:rsidR="00A66571" w:rsidRPr="004A20DB">
          <w:rPr>
            <w:rFonts w:ascii="Times New Roman" w:eastAsia="Times New Roman" w:hAnsi="Times New Roman" w:cs="Times New Roman"/>
            <w:sz w:val="24"/>
            <w:szCs w:val="24"/>
          </w:rPr>
          <w:t>6</w:t>
        </w:r>
        <w:r w:rsidRPr="004A20DB">
          <w:rPr>
            <w:rFonts w:ascii="Times New Roman" w:eastAsia="Times New Roman" w:hAnsi="Times New Roman" w:cs="Times New Roman"/>
            <w:sz w:val="24"/>
            <w:szCs w:val="24"/>
          </w:rPr>
          <w:t xml:space="preserve"> </w:t>
        </w:r>
        <w:r w:rsidR="00D97080" w:rsidRPr="004A20DB">
          <w:rPr>
            <w:rFonts w:ascii="Times New Roman" w:eastAsia="Times New Roman" w:hAnsi="Times New Roman" w:cs="Times New Roman"/>
            <w:sz w:val="24"/>
            <w:szCs w:val="24"/>
          </w:rPr>
          <w:t xml:space="preserve">shows </w:t>
        </w:r>
        <w:r w:rsidR="00230733">
          <w:rPr>
            <w:rFonts w:ascii="Times New Roman" w:eastAsia="Times New Roman" w:hAnsi="Times New Roman" w:cs="Times New Roman"/>
            <w:sz w:val="24"/>
            <w:szCs w:val="24"/>
          </w:rPr>
          <w:t xml:space="preserve">the inferred </w:t>
        </w:r>
        <w:r w:rsidR="00D97080" w:rsidRPr="004A20DB">
          <w:rPr>
            <w:rFonts w:ascii="Times New Roman" w:eastAsia="Times New Roman" w:hAnsi="Times New Roman" w:cs="Times New Roman"/>
            <w:sz w:val="24"/>
            <w:szCs w:val="24"/>
          </w:rPr>
          <w:t>epistatic network</w:t>
        </w:r>
        <w:r w:rsidR="00230733">
          <w:rPr>
            <w:rFonts w:ascii="Times New Roman" w:eastAsia="Times New Roman" w:hAnsi="Times New Roman" w:cs="Times New Roman"/>
            <w:sz w:val="24"/>
            <w:szCs w:val="24"/>
          </w:rPr>
          <w:t xml:space="preserve"> from groups I and II</w:t>
        </w:r>
        <w:r w:rsidR="00D97080" w:rsidRPr="004A20DB">
          <w:rPr>
            <w:rFonts w:ascii="Times New Roman" w:eastAsia="Times New Roman" w:hAnsi="Times New Roman" w:cs="Times New Roman"/>
            <w:sz w:val="24"/>
            <w:szCs w:val="24"/>
          </w:rPr>
          <w:t xml:space="preserve">. To obtain this diagram </w:t>
        </w:r>
        <w:r w:rsidR="00D97080" w:rsidRPr="004A20DB">
          <w:rPr>
            <w:rFonts w:ascii="Times New Roman" w:eastAsia="Times New Roman" w:hAnsi="Times New Roman" w:cs="Times New Roman"/>
            <w:color w:val="000000"/>
            <w:sz w:val="24"/>
            <w:szCs w:val="24"/>
          </w:rPr>
          <w:t>groups I and II</w:t>
        </w:r>
        <w:r w:rsidR="00D16D35" w:rsidRPr="004A20DB">
          <w:rPr>
            <w:rFonts w:ascii="Times New Roman" w:eastAsia="Times New Roman" w:hAnsi="Times New Roman" w:cs="Times New Roman"/>
            <w:color w:val="000000"/>
            <w:sz w:val="24"/>
            <w:szCs w:val="24"/>
          </w:rPr>
          <w:t xml:space="preserve"> were oversampled</w:t>
        </w:r>
        <w:r w:rsidR="00D97080" w:rsidRPr="004A20DB">
          <w:rPr>
            <w:rFonts w:ascii="Times New Roman" w:eastAsia="Times New Roman" w:hAnsi="Times New Roman" w:cs="Times New Roman"/>
            <w:color w:val="000000"/>
            <w:sz w:val="24"/>
            <w:szCs w:val="24"/>
          </w:rPr>
          <w:t xml:space="preserve"> </w:t>
        </w:r>
        <w:r w:rsidR="00D16D35" w:rsidRPr="004A20DB">
          <w:rPr>
            <w:rFonts w:ascii="Times New Roman" w:eastAsia="Times New Roman" w:hAnsi="Times New Roman" w:cs="Times New Roman"/>
            <w:color w:val="000000"/>
            <w:sz w:val="24"/>
            <w:szCs w:val="24"/>
          </w:rPr>
          <w:t xml:space="preserve">10 </w:t>
        </w:r>
        <w:proofErr w:type="gramStart"/>
        <w:r w:rsidR="00D16D35" w:rsidRPr="004A20DB">
          <w:rPr>
            <w:rFonts w:ascii="Times New Roman" w:eastAsia="Times New Roman" w:hAnsi="Times New Roman" w:cs="Times New Roman"/>
            <w:color w:val="000000"/>
            <w:sz w:val="24"/>
            <w:szCs w:val="24"/>
          </w:rPr>
          <w:t>times  with</w:t>
        </w:r>
        <w:proofErr w:type="gramEnd"/>
        <w:r w:rsidR="00D16D35" w:rsidRPr="004A20DB">
          <w:rPr>
            <w:rFonts w:ascii="Times New Roman" w:eastAsia="Times New Roman" w:hAnsi="Times New Roman" w:cs="Times New Roman"/>
            <w:color w:val="000000"/>
            <w:sz w:val="24"/>
            <w:szCs w:val="24"/>
          </w:rPr>
          <w:t xml:space="preserve"> replacement. </w:t>
        </w:r>
        <w:r w:rsidR="00D97080" w:rsidRPr="004A20DB">
          <w:rPr>
            <w:rFonts w:ascii="Times New Roman" w:eastAsia="Times New Roman" w:hAnsi="Times New Roman" w:cs="Times New Roman"/>
            <w:color w:val="000000"/>
            <w:sz w:val="24"/>
            <w:szCs w:val="24"/>
          </w:rPr>
          <w:t xml:space="preserve">As it was shown in Fig. 4 equal sampling is </w:t>
        </w:r>
        <w:r w:rsidR="00D97080" w:rsidRPr="004A20DB">
          <w:rPr>
            <w:rFonts w:ascii="Times New Roman" w:eastAsia="Times New Roman" w:hAnsi="Times New Roman" w:cs="Times New Roman"/>
            <w:color w:val="000000"/>
            <w:sz w:val="24"/>
            <w:szCs w:val="24"/>
          </w:rPr>
          <w:lastRenderedPageBreak/>
          <w:t>essential for obtaining reliable results</w:t>
        </w:r>
        <w:r w:rsidR="00230733">
          <w:rPr>
            <w:rFonts w:ascii="Times New Roman" w:eastAsia="Times New Roman" w:hAnsi="Times New Roman" w:cs="Times New Roman"/>
            <w:color w:val="000000"/>
            <w:sz w:val="24"/>
            <w:szCs w:val="24"/>
          </w:rPr>
          <w:t>.</w:t>
        </w:r>
        <w:r w:rsidR="00D97080" w:rsidRPr="004A20DB">
          <w:rPr>
            <w:rFonts w:ascii="Times New Roman" w:eastAsia="Times New Roman" w:hAnsi="Times New Roman" w:cs="Times New Roman"/>
            <w:color w:val="000000"/>
            <w:sz w:val="24"/>
            <w:szCs w:val="24"/>
          </w:rPr>
          <w:t xml:space="preserve"> </w:t>
        </w:r>
        <w:r w:rsidR="00230733">
          <w:rPr>
            <w:rFonts w:ascii="Times New Roman" w:eastAsia="Times New Roman" w:hAnsi="Times New Roman" w:cs="Times New Roman"/>
            <w:color w:val="000000"/>
            <w:sz w:val="24"/>
            <w:szCs w:val="24"/>
          </w:rPr>
          <w:t xml:space="preserve">This procedure was also repeated for sequences mixed from groups I and III, </w:t>
        </w:r>
        <w:proofErr w:type="gramStart"/>
        <w:r w:rsidR="00230733">
          <w:rPr>
            <w:rFonts w:ascii="Times New Roman" w:eastAsia="Times New Roman" w:hAnsi="Times New Roman" w:cs="Times New Roman"/>
            <w:color w:val="000000"/>
            <w:sz w:val="24"/>
            <w:szCs w:val="24"/>
          </w:rPr>
          <w:t xml:space="preserve">where </w:t>
        </w:r>
        <w:r w:rsidR="00D97080" w:rsidRPr="004A20DB">
          <w:rPr>
            <w:rFonts w:ascii="Times New Roman" w:eastAsia="Times New Roman" w:hAnsi="Times New Roman" w:cs="Times New Roman"/>
            <w:color w:val="000000"/>
            <w:sz w:val="24"/>
            <w:szCs w:val="24"/>
          </w:rPr>
          <w:t xml:space="preserve"> </w:t>
        </w:r>
        <w:r w:rsidR="00230733">
          <w:rPr>
            <w:rFonts w:ascii="Times New Roman" w:eastAsia="Times New Roman" w:hAnsi="Times New Roman" w:cs="Times New Roman"/>
            <w:color w:val="000000"/>
            <w:sz w:val="24"/>
            <w:szCs w:val="24"/>
          </w:rPr>
          <w:t>g</w:t>
        </w:r>
        <w:r w:rsidR="00D97080" w:rsidRPr="004A20DB">
          <w:rPr>
            <w:rFonts w:ascii="Times New Roman" w:eastAsia="Times New Roman" w:hAnsi="Times New Roman" w:cs="Times New Roman"/>
            <w:color w:val="000000"/>
            <w:sz w:val="24"/>
            <w:szCs w:val="24"/>
          </w:rPr>
          <w:t>roups</w:t>
        </w:r>
        <w:proofErr w:type="gramEnd"/>
        <w:r w:rsidR="00D97080" w:rsidRPr="004A20DB">
          <w:rPr>
            <w:rFonts w:ascii="Times New Roman" w:eastAsia="Times New Roman" w:hAnsi="Times New Roman" w:cs="Times New Roman"/>
            <w:color w:val="000000"/>
            <w:sz w:val="24"/>
            <w:szCs w:val="24"/>
          </w:rPr>
          <w:t xml:space="preserve"> I and III were </w:t>
        </w:r>
        <w:r w:rsidR="00D16D35" w:rsidRPr="004A20DB">
          <w:rPr>
            <w:rFonts w:ascii="Times New Roman" w:eastAsia="Times New Roman" w:hAnsi="Times New Roman" w:cs="Times New Roman"/>
            <w:color w:val="000000"/>
            <w:sz w:val="24"/>
            <w:szCs w:val="24"/>
          </w:rPr>
          <w:t>resampled 10 and 20 times</w:t>
        </w:r>
        <w:r w:rsidR="00D97080" w:rsidRPr="004A20DB">
          <w:rPr>
            <w:rFonts w:ascii="Times New Roman" w:eastAsia="Times New Roman" w:hAnsi="Times New Roman" w:cs="Times New Roman"/>
            <w:sz w:val="24"/>
            <w:szCs w:val="24"/>
          </w:rPr>
          <w:t xml:space="preserve"> respectively since group III almost two times smaller than group I</w:t>
        </w:r>
        <w:r w:rsidR="00230733">
          <w:rPr>
            <w:rFonts w:ascii="Times New Roman" w:eastAsia="Times New Roman" w:hAnsi="Times New Roman" w:cs="Times New Roman"/>
            <w:sz w:val="24"/>
            <w:szCs w:val="24"/>
          </w:rPr>
          <w:t xml:space="preserve"> (Fig. S5)</w:t>
        </w:r>
        <w:r w:rsidR="00D97080"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 </w:t>
        </w:r>
      </w:ins>
    </w:p>
    <w:p w14:paraId="4AB99C01" w14:textId="77777777" w:rsidR="0087149A" w:rsidRPr="004A20DB" w:rsidRDefault="0087149A">
      <w:pPr>
        <w:pBdr>
          <w:top w:val="nil"/>
          <w:left w:val="nil"/>
          <w:bottom w:val="nil"/>
          <w:right w:val="nil"/>
          <w:between w:val="nil"/>
        </w:pBdr>
        <w:spacing w:after="0" w:line="360" w:lineRule="auto"/>
        <w:ind w:firstLine="708"/>
        <w:jc w:val="both"/>
        <w:rPr>
          <w:ins w:id="159" w:author="Автор" w:date="2026-05-07T13:24:00Z"/>
          <w:rFonts w:ascii="Times New Roman" w:eastAsia="Times New Roman" w:hAnsi="Times New Roman" w:cs="Times New Roman"/>
          <w:color w:val="000000"/>
        </w:rPr>
      </w:pPr>
    </w:p>
    <w:p w14:paraId="4DA2AB3A" w14:textId="1FFAFE8C" w:rsidR="0087149A" w:rsidRPr="004A20DB" w:rsidRDefault="00AC30E2">
      <w:pPr>
        <w:pBdr>
          <w:top w:val="nil"/>
          <w:left w:val="nil"/>
          <w:bottom w:val="nil"/>
          <w:right w:val="nil"/>
          <w:between w:val="nil"/>
        </w:pBdr>
        <w:spacing w:after="0" w:line="360" w:lineRule="auto"/>
        <w:jc w:val="center"/>
        <w:rPr>
          <w:ins w:id="160" w:author="Автор" w:date="2026-05-07T13:24:00Z"/>
          <w:rFonts w:ascii="Times New Roman" w:eastAsia="Times New Roman" w:hAnsi="Times New Roman" w:cs="Times New Roman"/>
          <w:color w:val="000000"/>
        </w:rPr>
      </w:pPr>
      <w:ins w:id="161" w:author="Автор" w:date="2026-05-07T13:24:00Z">
        <w:r w:rsidRPr="004A20DB">
          <w:rPr>
            <w:rFonts w:ascii="Times New Roman" w:eastAsia="Times New Roman" w:hAnsi="Times New Roman" w:cs="Times New Roman"/>
            <w:noProof/>
            <w:color w:val="000000"/>
          </w:rPr>
          <w:drawing>
            <wp:inline distT="0" distB="0" distL="0" distR="0" wp14:anchorId="7B0414B3" wp14:editId="5596E625">
              <wp:extent cx="5634056" cy="5634056"/>
              <wp:effectExtent l="0" t="0" r="5080" b="5080"/>
              <wp:docPr id="7549773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extLst>
                          <a:ext uri="{28A0092B-C50C-407E-A947-70E740481C1C}">
                            <a14:useLocalDpi xmlns:a14="http://schemas.microsoft.com/office/drawing/2010/main" val="0"/>
                          </a:ext>
                        </a:extLst>
                      </a:blip>
                      <a:stretch>
                        <a:fillRect/>
                      </a:stretch>
                    </pic:blipFill>
                    <pic:spPr>
                      <a:xfrm>
                        <a:off x="0" y="0"/>
                        <a:ext cx="5634056" cy="5634056"/>
                      </a:xfrm>
                      <a:prstGeom prst="rect">
                        <a:avLst/>
                      </a:prstGeom>
                      <a:ln/>
                    </pic:spPr>
                  </pic:pic>
                </a:graphicData>
              </a:graphic>
            </wp:inline>
          </w:drawing>
        </w:r>
      </w:ins>
    </w:p>
    <w:p w14:paraId="748FBA3E" w14:textId="77777777" w:rsidR="0087149A" w:rsidRPr="004A20DB" w:rsidRDefault="0087149A">
      <w:pPr>
        <w:pBdr>
          <w:top w:val="nil"/>
          <w:left w:val="nil"/>
          <w:bottom w:val="nil"/>
          <w:right w:val="nil"/>
          <w:between w:val="nil"/>
        </w:pBdr>
        <w:spacing w:after="0" w:line="276" w:lineRule="auto"/>
        <w:jc w:val="both"/>
        <w:rPr>
          <w:moveTo w:id="162" w:author="Автор" w:date="2026-05-07T13:24:00Z"/>
          <w:rFonts w:ascii="Times New Roman" w:eastAsia="Times New Roman" w:hAnsi="Times New Roman" w:cs="Times New Roman"/>
          <w:color w:val="000000"/>
        </w:rPr>
        <w:pPrChange w:id="163" w:author="Автор" w:date="2026-05-07T13:24:00Z">
          <w:pPr>
            <w:pBdr>
              <w:top w:val="nil"/>
              <w:left w:val="nil"/>
              <w:bottom w:val="nil"/>
              <w:right w:val="nil"/>
              <w:between w:val="nil"/>
            </w:pBdr>
            <w:spacing w:line="276" w:lineRule="auto"/>
            <w:jc w:val="both"/>
          </w:pPr>
        </w:pPrChange>
      </w:pPr>
      <w:moveToRangeStart w:id="164" w:author="Автор" w:date="2026-05-07T13:24:00Z" w:name="move229052665"/>
    </w:p>
    <w:p w14:paraId="48E8C520" w14:textId="6C23E58A" w:rsidR="0087149A" w:rsidRPr="004A20DB" w:rsidRDefault="0076272C">
      <w:pPr>
        <w:pBdr>
          <w:top w:val="nil"/>
          <w:left w:val="nil"/>
          <w:bottom w:val="nil"/>
          <w:right w:val="nil"/>
          <w:between w:val="nil"/>
        </w:pBdr>
        <w:spacing w:after="0" w:line="240" w:lineRule="auto"/>
        <w:jc w:val="both"/>
        <w:rPr>
          <w:ins w:id="165" w:author="Автор" w:date="2026-05-07T13:24:00Z"/>
          <w:rFonts w:ascii="Times New Roman" w:eastAsia="Times New Roman" w:hAnsi="Times New Roman" w:cs="Times New Roman"/>
          <w:color w:val="000000"/>
          <w:sz w:val="20"/>
          <w:szCs w:val="20"/>
        </w:rPr>
      </w:pPr>
      <w:moveTo w:id="166" w:author="Автор" w:date="2026-05-07T13:24:00Z">
        <w:r w:rsidRPr="004A20DB">
          <w:rPr>
            <w:rFonts w:ascii="Times New Roman" w:hAnsi="Times New Roman"/>
            <w:b/>
            <w:color w:val="000000"/>
            <w:sz w:val="20"/>
            <w:rPrChange w:id="167" w:author="Автор" w:date="2026-05-07T13:24:00Z">
              <w:rPr>
                <w:rFonts w:ascii="Times New Roman" w:hAnsi="Times New Roman"/>
                <w:b/>
              </w:rPr>
            </w:rPrChange>
          </w:rPr>
          <w:t xml:space="preserve">Figure </w:t>
        </w:r>
      </w:moveTo>
      <w:moveToRangeEnd w:id="164"/>
      <w:del w:id="168" w:author="Автор" w:date="2026-05-07T13:24:00Z">
        <w:r>
          <w:rPr>
            <w:rFonts w:ascii="Times New Roman" w:eastAsia="Times New Roman" w:hAnsi="Times New Roman" w:cs="Times New Roman"/>
            <w:sz w:val="24"/>
            <w:szCs w:val="24"/>
          </w:rPr>
          <w:delText>The central panel in Fig. 3 shows the number of detected epistatic interactions, as a function of the numbers of sequences sampled from groups I and II (</w:delText>
        </w:r>
        <w:r>
          <w:rPr>
            <w:rFonts w:ascii="Times New Roman" w:eastAsia="Times New Roman" w:hAnsi="Times New Roman" w:cs="Times New Roman"/>
            <w:i/>
            <w:sz w:val="24"/>
            <w:szCs w:val="24"/>
          </w:rPr>
          <w:delText>Methods</w:delText>
        </w:r>
        <w:r>
          <w:rPr>
            <w:rFonts w:ascii="Times New Roman" w:eastAsia="Times New Roman" w:hAnsi="Times New Roman" w:cs="Times New Roman"/>
            <w:sz w:val="24"/>
            <w:szCs w:val="24"/>
          </w:rPr>
          <w:delText>). Epistatic networks are shown for four choices of sampling sizes corresponding to points A to D in the central panel (Figs. 3A-D). We observe that stable results are obtained if the two groups are sampled equally (Fig. 3A, D, blue dotted line). In contrast, unequal sampling from the two groups of interest introduces a large error in predicted number of epistatic interactions (Fig. 3B and C). This observation emphasizes the importance of equal sampling. In the same way, epistatic network was obtained for sequence groups I and III (</w:delText>
        </w:r>
      </w:del>
      <w:ins w:id="169" w:author="Автор" w:date="2026-05-07T13:24:00Z">
        <w:r w:rsidR="00A66571" w:rsidRPr="004A20DB">
          <w:rPr>
            <w:rFonts w:ascii="Times New Roman" w:eastAsia="Times New Roman" w:hAnsi="Times New Roman" w:cs="Times New Roman"/>
            <w:b/>
            <w:color w:val="000000"/>
            <w:sz w:val="20"/>
            <w:szCs w:val="20"/>
          </w:rPr>
          <w:t>6</w:t>
        </w:r>
        <w:r w:rsidRPr="004A20DB">
          <w:rPr>
            <w:rFonts w:ascii="Times New Roman" w:eastAsia="Times New Roman" w:hAnsi="Times New Roman" w:cs="Times New Roman"/>
            <w:b/>
            <w:color w:val="000000"/>
            <w:sz w:val="20"/>
            <w:szCs w:val="20"/>
          </w:rPr>
          <w:t>. Epistatic interactions for SARS-CoV-2 genome predicted for Dataset 1 for sequence groups I and II</w:t>
        </w:r>
        <w:r w:rsidR="00380A3A" w:rsidRPr="004A20DB">
          <w:rPr>
            <w:rFonts w:ascii="Times New Roman" w:eastAsia="Times New Roman" w:hAnsi="Times New Roman" w:cs="Times New Roman"/>
            <w:b/>
            <w:color w:val="000000"/>
            <w:sz w:val="20"/>
            <w:szCs w:val="20"/>
          </w:rPr>
          <w:t xml:space="preserve"> (Fig. </w:t>
        </w:r>
        <w:r w:rsidR="00A66571" w:rsidRPr="004A20DB">
          <w:rPr>
            <w:rFonts w:ascii="Times New Roman" w:eastAsia="Times New Roman" w:hAnsi="Times New Roman" w:cs="Times New Roman"/>
            <w:b/>
            <w:color w:val="000000"/>
            <w:sz w:val="20"/>
            <w:szCs w:val="20"/>
          </w:rPr>
          <w:t>3</w:t>
        </w:r>
        <w:r w:rsidR="00380A3A" w:rsidRPr="004A20DB">
          <w:rPr>
            <w:rFonts w:ascii="Times New Roman" w:eastAsia="Times New Roman" w:hAnsi="Times New Roman" w:cs="Times New Roman"/>
            <w:b/>
            <w:color w:val="000000"/>
            <w:sz w:val="20"/>
            <w:szCs w:val="20"/>
          </w:rPr>
          <w:t>)</w:t>
        </w:r>
        <w:r w:rsidRPr="004A20DB">
          <w:rPr>
            <w:rFonts w:ascii="Times New Roman" w:eastAsia="Times New Roman" w:hAnsi="Times New Roman" w:cs="Times New Roman"/>
            <w:b/>
            <w:color w:val="000000"/>
            <w:sz w:val="20"/>
            <w:szCs w:val="20"/>
          </w:rPr>
          <w:t>.</w:t>
        </w:r>
        <w:r w:rsidRPr="004A20DB">
          <w:rPr>
            <w:rFonts w:ascii="Times New Roman" w:eastAsia="Times New Roman" w:hAnsi="Times New Roman" w:cs="Times New Roman"/>
            <w:color w:val="000000"/>
            <w:sz w:val="20"/>
            <w:szCs w:val="20"/>
          </w:rPr>
          <w:t xml:space="preserve"> </w:t>
        </w:r>
        <w:r w:rsidR="00380A3A" w:rsidRPr="004A20DB">
          <w:rPr>
            <w:rFonts w:ascii="Times New Roman" w:eastAsia="Times New Roman" w:hAnsi="Times New Roman" w:cs="Times New Roman"/>
            <w:color w:val="000000"/>
            <w:sz w:val="20"/>
            <w:szCs w:val="20"/>
          </w:rPr>
          <w:t xml:space="preserve">To obtain the circular diagram using software </w:t>
        </w:r>
        <w:proofErr w:type="spellStart"/>
        <w:r w:rsidR="00380A3A" w:rsidRPr="004A20DB">
          <w:rPr>
            <w:rFonts w:ascii="Times New Roman" w:eastAsia="Times New Roman" w:hAnsi="Times New Roman" w:cs="Times New Roman"/>
            <w:color w:val="000000"/>
            <w:sz w:val="20"/>
            <w:szCs w:val="20"/>
          </w:rPr>
          <w:t>Circos</w:t>
        </w:r>
        <w:proofErr w:type="spellEnd"/>
        <w:r w:rsidR="00380A3A" w:rsidRPr="004A20DB">
          <w:rPr>
            <w:rFonts w:ascii="Times New Roman" w:eastAsia="Times New Roman" w:hAnsi="Times New Roman" w:cs="Times New Roman"/>
            <w:color w:val="000000"/>
            <w:sz w:val="20"/>
            <w:szCs w:val="20"/>
          </w:rPr>
          <w:t xml:space="preserve"> </w:t>
        </w:r>
        <w:r w:rsidR="00CD5292">
          <w:rPr>
            <w:rFonts w:ascii="Times New Roman" w:eastAsia="Times New Roman" w:hAnsi="Times New Roman" w:cs="Times New Roman"/>
            <w:color w:val="000000"/>
            <w:sz w:val="20"/>
            <w:szCs w:val="20"/>
          </w:rPr>
          <w:fldChar w:fldCharType="begin"/>
        </w:r>
        <w:r w:rsidR="00CD5292">
          <w:rPr>
            <w:rFonts w:ascii="Times New Roman" w:eastAsia="Times New Roman" w:hAnsi="Times New Roman" w:cs="Times New Roman"/>
            <w:color w:val="000000"/>
            <w:sz w:val="20"/>
            <w:szCs w:val="20"/>
          </w:rPr>
          <w:instrText xml:space="preserve"> ADDIN EN.CITE &lt;EndNote&gt;&lt;Cite&gt;&lt;Author&gt;Krzywinski&lt;/Author&gt;&lt;Year&gt;2009&lt;/Year&gt;&lt;RecNum&gt;29&lt;/RecNum&gt;&lt;DisplayText&gt;[40]&lt;/DisplayText&gt;&lt;record&gt;&lt;rec-number&gt;29&lt;/rec-number&gt;&lt;foreign-keys&gt;&lt;key app="EN" db-id="z5v2e0v5r25tt5e00v35f59hst2ra25srwwd" timestamp="1765292078"&gt;29&lt;/key&gt;&lt;/foreign-keys&gt;&lt;ref-type name="Journal Article"&gt;17&lt;/ref-type&gt;&lt;contributors&gt;&lt;authors&gt;&lt;author&gt;Krzywinski, M.&lt;/author&gt;&lt;author&gt;Schein, J.&lt;/author&gt;&lt;author&gt;Birol, I.&lt;/author&gt;&lt;author&gt;Connors, J.&lt;/author&gt;&lt;author&gt;Gascoyne, R.&lt;/author&gt;&lt;author&gt;Horsman, D.&lt;/author&gt;&lt;author&gt;Jones, S. J.&lt;/author&gt;&lt;author&gt;Marra, M. A.&lt;/author&gt;&lt;/authors&gt;&lt;/contributors&gt;&lt;auth-address&gt;Canada&amp;apos;s Michael Smith Genome Sciences Center, Vancouver, British Columbia V5Z 4S6, Canada. martink@bcgsc.ca&lt;/auth-address&gt;&lt;titles&gt;&lt;title&gt;Circos: an information aesthetic for comparative genomics&lt;/title&gt;&lt;secondary-title&gt;Genome Res&lt;/secondary-title&gt;&lt;/titles&gt;&lt;pages&gt;1639-45&lt;/pages&gt;&lt;volume&gt;19&lt;/volume&gt;&lt;number&gt;9&lt;/number&gt;&lt;edition&gt;20090618&lt;/edition&gt;&lt;keywords&gt;&lt;keyword&gt;Animals&lt;/keyword&gt;&lt;keyword&gt;Chromosome Mapping&lt;/keyword&gt;&lt;keyword&gt;Chromosomes, Artificial, Bacterial&lt;/keyword&gt;&lt;keyword&gt;Chromosomes, Human, Pair 17/genetics&lt;/keyword&gt;&lt;keyword&gt;Chromosomes, Human, Pair 6/genetics&lt;/keyword&gt;&lt;keyword&gt;Contig Mapping&lt;/keyword&gt;&lt;keyword&gt;Dogs&lt;/keyword&gt;&lt;keyword&gt;Gene Dosage/*genetics&lt;/keyword&gt;&lt;keyword&gt;Genome/*genetics&lt;/keyword&gt;&lt;keyword&gt;*Genomics&lt;/keyword&gt;&lt;keyword&gt;Humans&lt;/keyword&gt;&lt;keyword&gt;Lymphoma, Follicular/*genetics&lt;/keyword&gt;&lt;keyword&gt;*Software&lt;/keyword&gt;&lt;/keywords&gt;&lt;dates&gt;&lt;year&gt;2009&lt;/year&gt;&lt;pub-dates&gt;&lt;date&gt;Sep&lt;/date&gt;&lt;/pub-dates&gt;&lt;/dates&gt;&lt;isbn&gt;1549-5469 (Electronic)&amp;#xD;1088-9051 (Print)&amp;#xD;1088-9051 (Linking)&lt;/isbn&gt;&lt;accession-num&gt;19541911&lt;/accession-num&gt;&lt;urls&gt;&lt;related-urls&gt;&lt;url&gt;https://www.ncbi.nlm.nih.gov/pubmed/19541911&lt;/url&gt;&lt;/related-urls&gt;&lt;/urls&gt;&lt;custom2&gt;PMC2752132&lt;/custom2&gt;&lt;electronic-resource-num&gt;10.1101/gr.092759.109&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color w:val="000000"/>
            <w:sz w:val="20"/>
            <w:szCs w:val="20"/>
          </w:rPr>
          <w:fldChar w:fldCharType="separate"/>
        </w:r>
        <w:r w:rsidR="00CD5292">
          <w:rPr>
            <w:rFonts w:ascii="Times New Roman" w:eastAsia="Times New Roman" w:hAnsi="Times New Roman" w:cs="Times New Roman"/>
            <w:noProof/>
            <w:color w:val="000000"/>
            <w:sz w:val="20"/>
            <w:szCs w:val="20"/>
          </w:rPr>
          <w:t>[40]</w:t>
        </w:r>
        <w:r w:rsidR="00CD5292">
          <w:rPr>
            <w:rFonts w:ascii="Times New Roman" w:eastAsia="Times New Roman" w:hAnsi="Times New Roman" w:cs="Times New Roman"/>
            <w:color w:val="000000"/>
            <w:sz w:val="20"/>
            <w:szCs w:val="20"/>
          </w:rPr>
          <w:fldChar w:fldCharType="end"/>
        </w:r>
        <w:r w:rsidR="00380A3A" w:rsidRPr="004A20DB">
          <w:rPr>
            <w:rFonts w:ascii="Times New Roman" w:eastAsia="Times New Roman" w:hAnsi="Times New Roman" w:cs="Times New Roman"/>
            <w:color w:val="000000"/>
            <w:sz w:val="20"/>
            <w:szCs w:val="20"/>
          </w:rPr>
          <w:t>, each group was oversampled 10 times with replacement</w:t>
        </w:r>
        <w:r w:rsidR="004D29BD" w:rsidRPr="004A20DB">
          <w:rPr>
            <w:rFonts w:ascii="Times New Roman" w:eastAsia="Times New Roman" w:hAnsi="Times New Roman" w:cs="Times New Roman"/>
            <w:color w:val="000000"/>
            <w:sz w:val="20"/>
            <w:szCs w:val="20"/>
          </w:rPr>
          <w:t>.</w:t>
        </w:r>
        <w:r w:rsidR="00380A3A" w:rsidRPr="004A20DB">
          <w:rPr>
            <w:rFonts w:ascii="Times New Roman" w:eastAsia="Times New Roman" w:hAnsi="Times New Roman" w:cs="Times New Roman"/>
            <w:color w:val="000000"/>
            <w:sz w:val="20"/>
            <w:szCs w:val="20"/>
          </w:rPr>
          <w:t xml:space="preserve"> </w:t>
        </w:r>
        <w:r w:rsidRPr="004A20DB">
          <w:rPr>
            <w:rFonts w:ascii="Times New Roman" w:eastAsia="Times New Roman" w:hAnsi="Times New Roman" w:cs="Times New Roman"/>
            <w:color w:val="000000"/>
            <w:sz w:val="20"/>
            <w:szCs w:val="20"/>
          </w:rPr>
          <w:t xml:space="preserve">The interacting pairs </w:t>
        </w:r>
        <w:r w:rsidR="00894E42" w:rsidRPr="004A20DB">
          <w:rPr>
            <w:rFonts w:ascii="Times New Roman" w:eastAsia="Times New Roman" w:hAnsi="Times New Roman" w:cs="Times New Roman"/>
            <w:color w:val="000000"/>
            <w:sz w:val="20"/>
            <w:szCs w:val="20"/>
          </w:rPr>
          <w:t>are shown.</w:t>
        </w:r>
      </w:ins>
    </w:p>
    <w:p w14:paraId="24DF25FB" w14:textId="77777777" w:rsidR="0087149A" w:rsidRPr="004A20DB" w:rsidRDefault="0087149A">
      <w:pPr>
        <w:pBdr>
          <w:top w:val="nil"/>
          <w:left w:val="nil"/>
          <w:bottom w:val="nil"/>
          <w:right w:val="nil"/>
          <w:between w:val="nil"/>
        </w:pBdr>
        <w:spacing w:line="276" w:lineRule="auto"/>
        <w:jc w:val="both"/>
        <w:rPr>
          <w:ins w:id="170" w:author="Автор" w:date="2026-05-07T13:24:00Z"/>
          <w:rFonts w:ascii="Times New Roman" w:eastAsia="Times New Roman" w:hAnsi="Times New Roman" w:cs="Times New Roman"/>
          <w:color w:val="000000"/>
        </w:rPr>
      </w:pPr>
    </w:p>
    <w:p w14:paraId="39D13355" w14:textId="77777777" w:rsidR="0087149A" w:rsidRDefault="001D5E08">
      <w:pPr>
        <w:spacing w:after="0" w:line="360" w:lineRule="auto"/>
        <w:ind w:firstLine="709"/>
        <w:jc w:val="both"/>
        <w:rPr>
          <w:del w:id="171" w:author="Автор" w:date="2026-05-07T13:24:00Z"/>
          <w:rFonts w:ascii="Times New Roman" w:eastAsia="Times New Roman" w:hAnsi="Times New Roman" w:cs="Times New Roman"/>
          <w:sz w:val="24"/>
          <w:szCs w:val="24"/>
        </w:rPr>
      </w:pPr>
      <w:ins w:id="172" w:author="Автор" w:date="2026-05-07T13:24:00Z">
        <w:r>
          <w:rPr>
            <w:rFonts w:ascii="Times New Roman" w:eastAsia="Times New Roman" w:hAnsi="Times New Roman" w:cs="Times New Roman"/>
            <w:sz w:val="24"/>
            <w:szCs w:val="24"/>
          </w:rPr>
          <w:lastRenderedPageBreak/>
          <w:t>The detected</w:t>
        </w:r>
        <w:r w:rsidR="0076272C" w:rsidRPr="004A20DB">
          <w:rPr>
            <w:rFonts w:ascii="Times New Roman" w:eastAsia="Times New Roman" w:hAnsi="Times New Roman" w:cs="Times New Roman"/>
            <w:sz w:val="24"/>
            <w:szCs w:val="24"/>
          </w:rPr>
          <w:t xml:space="preserve"> network (Fig. </w:t>
        </w:r>
        <w:r w:rsidR="00A66571" w:rsidRPr="004A20DB">
          <w:rPr>
            <w:rFonts w:ascii="Times New Roman" w:eastAsia="Times New Roman" w:hAnsi="Times New Roman" w:cs="Times New Roman"/>
            <w:sz w:val="24"/>
            <w:szCs w:val="24"/>
          </w:rPr>
          <w:t>6</w:t>
        </w:r>
        <w:r w:rsidR="00A8364A" w:rsidRPr="004A20D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is</w:t>
        </w:r>
      </w:ins>
      <w:moveFromRangeStart w:id="173" w:author="Автор" w:date="2026-05-07T13:24:00Z" w:name="move229052664"/>
      <w:moveFrom w:id="174" w:author="Автор" w:date="2026-05-07T13:24:00Z">
        <w:r w:rsidR="0076272C" w:rsidRPr="004A20DB">
          <w:rPr>
            <w:rFonts w:ascii="Times New Roman" w:eastAsia="Times New Roman" w:hAnsi="Times New Roman" w:cs="Times New Roman"/>
            <w:sz w:val="24"/>
            <w:szCs w:val="24"/>
          </w:rPr>
          <w:t xml:space="preserve">Fig. </w:t>
        </w:r>
      </w:moveFrom>
      <w:moveFromRangeEnd w:id="173"/>
      <w:del w:id="175" w:author="Автор" w:date="2026-05-07T13:24:00Z">
        <w:r w:rsidR="0076272C">
          <w:rPr>
            <w:rFonts w:ascii="Times New Roman" w:eastAsia="Times New Roman" w:hAnsi="Times New Roman" w:cs="Times New Roman"/>
            <w:sz w:val="24"/>
            <w:szCs w:val="24"/>
          </w:rPr>
          <w:delText>4). Again, equal sampling from the two groups ensures stable result (Fig. 4A, D).</w:delText>
        </w:r>
      </w:del>
    </w:p>
    <w:p w14:paraId="29AB2955" w14:textId="77777777" w:rsidR="0087149A" w:rsidRDefault="0087149A">
      <w:pPr>
        <w:pBdr>
          <w:top w:val="nil"/>
          <w:left w:val="nil"/>
          <w:bottom w:val="nil"/>
          <w:right w:val="nil"/>
          <w:between w:val="nil"/>
        </w:pBdr>
        <w:spacing w:after="0" w:line="360" w:lineRule="auto"/>
        <w:ind w:firstLine="708"/>
        <w:jc w:val="both"/>
        <w:rPr>
          <w:del w:id="176" w:author="Автор" w:date="2026-05-07T13:24:00Z"/>
          <w:rFonts w:ascii="Times New Roman" w:eastAsia="Times New Roman" w:hAnsi="Times New Roman" w:cs="Times New Roman"/>
          <w:color w:val="000000"/>
        </w:rPr>
      </w:pPr>
    </w:p>
    <w:p w14:paraId="265D7979" w14:textId="77777777" w:rsidR="0087149A" w:rsidRDefault="0076272C">
      <w:pPr>
        <w:pBdr>
          <w:top w:val="nil"/>
          <w:left w:val="nil"/>
          <w:bottom w:val="nil"/>
          <w:right w:val="nil"/>
          <w:between w:val="nil"/>
        </w:pBdr>
        <w:spacing w:after="0" w:line="360" w:lineRule="auto"/>
        <w:jc w:val="center"/>
        <w:rPr>
          <w:del w:id="177" w:author="Автор" w:date="2026-05-07T13:24:00Z"/>
          <w:rFonts w:ascii="Times New Roman" w:eastAsia="Times New Roman" w:hAnsi="Times New Roman" w:cs="Times New Roman"/>
          <w:color w:val="000000"/>
        </w:rPr>
      </w:pPr>
      <w:del w:id="178" w:author="Автор" w:date="2026-05-07T13:24:00Z">
        <w:r>
          <w:rPr>
            <w:rFonts w:ascii="Times New Roman" w:eastAsia="Times New Roman" w:hAnsi="Times New Roman" w:cs="Times New Roman"/>
            <w:noProof/>
            <w:color w:val="000000"/>
          </w:rPr>
          <w:drawing>
            <wp:inline distT="0" distB="0" distL="0" distR="0" wp14:anchorId="4A2010EB" wp14:editId="4B35D2AC">
              <wp:extent cx="5634056" cy="5787666"/>
              <wp:effectExtent l="9525" t="9525" r="9525" b="9525"/>
              <wp:docPr id="1027" name="shape1027"/>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15">
                        <a:extLst>
                          <a:ext uri="{28A0092B-C50C-407E-A947-70E740481C1C}">
                            <a14:useLocalDpi xmlns:a14="http://schemas.microsoft.com/office/drawing/2010/main" val="0"/>
                          </a:ext>
                        </a:extLst>
                      </a:blip>
                      <a:srcRect/>
                      <a:stretch>
                        <a:fillRect/>
                      </a:stretch>
                    </pic:blipFill>
                    <pic:spPr>
                      <a:xfrm>
                        <a:off x="0" y="0"/>
                        <a:ext cx="5634056" cy="5787666"/>
                      </a:xfrm>
                      <a:prstGeom prst="rect">
                        <a:avLst/>
                      </a:prstGeom>
                      <a:ln>
                        <a:solidFill>
                          <a:prstClr val="black"/>
                        </a:solidFill>
                      </a:ln>
                    </pic:spPr>
                  </pic:pic>
                </a:graphicData>
              </a:graphic>
            </wp:inline>
          </w:drawing>
        </w:r>
      </w:del>
    </w:p>
    <w:p w14:paraId="6B09D765" w14:textId="77777777" w:rsidR="0087149A" w:rsidRDefault="0087149A">
      <w:pPr>
        <w:pBdr>
          <w:top w:val="nil"/>
          <w:left w:val="nil"/>
          <w:bottom w:val="nil"/>
          <w:right w:val="nil"/>
          <w:between w:val="nil"/>
        </w:pBdr>
        <w:spacing w:after="0" w:line="276" w:lineRule="auto"/>
        <w:jc w:val="both"/>
        <w:rPr>
          <w:del w:id="179" w:author="Автор" w:date="2026-05-07T13:24:00Z"/>
          <w:rFonts w:ascii="Times New Roman" w:eastAsia="Times New Roman" w:hAnsi="Times New Roman" w:cs="Times New Roman"/>
          <w:color w:val="000000"/>
        </w:rPr>
      </w:pPr>
    </w:p>
    <w:p w14:paraId="73991F9F" w14:textId="77777777" w:rsidR="0087149A" w:rsidRDefault="0076272C">
      <w:pPr>
        <w:pBdr>
          <w:top w:val="nil"/>
          <w:left w:val="nil"/>
          <w:bottom w:val="nil"/>
          <w:right w:val="nil"/>
          <w:between w:val="nil"/>
        </w:pBdr>
        <w:spacing w:after="0" w:line="240" w:lineRule="auto"/>
        <w:jc w:val="both"/>
        <w:rPr>
          <w:del w:id="180" w:author="Автор" w:date="2026-05-07T13:24:00Z"/>
          <w:rFonts w:ascii="Times New Roman" w:eastAsia="Times New Roman" w:hAnsi="Times New Roman" w:cs="Times New Roman"/>
          <w:color w:val="000000"/>
          <w:sz w:val="20"/>
          <w:szCs w:val="20"/>
        </w:rPr>
      </w:pPr>
      <w:del w:id="181" w:author="Автор" w:date="2026-05-07T13:24:00Z">
        <w:r>
          <w:rPr>
            <w:rFonts w:ascii="Times New Roman" w:eastAsia="Times New Roman" w:hAnsi="Times New Roman" w:cs="Times New Roman"/>
            <w:b/>
            <w:color w:val="000000"/>
            <w:sz w:val="20"/>
            <w:szCs w:val="20"/>
          </w:rPr>
          <w:delText>Figure 3. Epistatic interactions for SARS-CoV-2 genome predicted for Dataset 1 for sequence groups I and II.</w:delText>
        </w:r>
        <w:r>
          <w:rPr>
            <w:rFonts w:ascii="Times New Roman" w:eastAsia="Times New Roman" w:hAnsi="Times New Roman" w:cs="Times New Roman"/>
            <w:color w:val="000000"/>
            <w:sz w:val="20"/>
            <w:szCs w:val="20"/>
          </w:rPr>
          <w:delText xml:space="preserve"> Central panel: the number of bonds shown by colormap on the right. X-axis and Y-axis: number of sequences sampled from group I and II in Fig. 2, respectively. A-D: Circular diagram of connections corresponding to sampling sizes shown in the central diagram by corresponding points drawn by software Circos (40). The list of interacting pairs see in </w:delText>
        </w:r>
        <w:r>
          <w:rPr>
            <w:rFonts w:ascii="Times New Roman" w:eastAsia="Times New Roman" w:hAnsi="Times New Roman" w:cs="Times New Roman"/>
            <w:i/>
            <w:color w:val="000000"/>
            <w:sz w:val="20"/>
            <w:szCs w:val="20"/>
          </w:rPr>
          <w:delText>Supplementary Text S1</w:delText>
        </w:r>
        <w:r>
          <w:rPr>
            <w:rFonts w:ascii="Times New Roman" w:eastAsia="Times New Roman" w:hAnsi="Times New Roman" w:cs="Times New Roman"/>
            <w:color w:val="000000"/>
            <w:sz w:val="20"/>
            <w:szCs w:val="20"/>
          </w:rPr>
          <w:delText>.</w:delText>
        </w:r>
      </w:del>
    </w:p>
    <w:p w14:paraId="545F002F" w14:textId="77777777" w:rsidR="0087149A" w:rsidRDefault="0087149A">
      <w:pPr>
        <w:pBdr>
          <w:top w:val="nil"/>
          <w:left w:val="nil"/>
          <w:bottom w:val="nil"/>
          <w:right w:val="nil"/>
          <w:between w:val="nil"/>
        </w:pBdr>
        <w:spacing w:line="276" w:lineRule="auto"/>
        <w:jc w:val="both"/>
        <w:rPr>
          <w:del w:id="182" w:author="Автор" w:date="2026-05-07T13:24:00Z"/>
          <w:rFonts w:ascii="Times New Roman" w:eastAsia="Times New Roman" w:hAnsi="Times New Roman" w:cs="Times New Roman"/>
          <w:color w:val="000000"/>
        </w:rPr>
      </w:pPr>
    </w:p>
    <w:p w14:paraId="723FC03A" w14:textId="5A70E1BA" w:rsidR="001D5E08" w:rsidRDefault="0076272C">
      <w:pPr>
        <w:spacing w:after="0" w:line="360" w:lineRule="auto"/>
        <w:ind w:firstLine="709"/>
        <w:jc w:val="both"/>
        <w:rPr>
          <w:ins w:id="183" w:author="Автор" w:date="2026-05-07T13:24:00Z"/>
          <w:rFonts w:ascii="Times New Roman" w:eastAsia="Times New Roman" w:hAnsi="Times New Roman" w:cs="Times New Roman"/>
          <w:sz w:val="24"/>
          <w:szCs w:val="24"/>
        </w:rPr>
      </w:pPr>
      <w:del w:id="184" w:author="Автор" w:date="2026-05-07T13:24:00Z">
        <w:r>
          <w:rPr>
            <w:rFonts w:ascii="Times New Roman" w:eastAsia="Times New Roman" w:hAnsi="Times New Roman" w:cs="Times New Roman"/>
            <w:sz w:val="24"/>
            <w:szCs w:val="24"/>
          </w:rPr>
          <w:delText>Both networks (Fig. 3A or D and 4A or D) are</w:delText>
        </w:r>
      </w:del>
      <w:r w:rsidRPr="004A20DB">
        <w:rPr>
          <w:rFonts w:ascii="Times New Roman" w:eastAsia="Times New Roman" w:hAnsi="Times New Roman" w:cs="Times New Roman"/>
          <w:sz w:val="24"/>
          <w:szCs w:val="24"/>
        </w:rPr>
        <w:t xml:space="preserve"> consistent with the presence of fitness valleys, although </w:t>
      </w:r>
      <w:del w:id="185" w:author="Автор" w:date="2026-05-07T13:24:00Z">
        <w:r>
          <w:rPr>
            <w:rFonts w:ascii="Times New Roman" w:eastAsia="Times New Roman" w:hAnsi="Times New Roman" w:cs="Times New Roman"/>
            <w:sz w:val="24"/>
            <w:szCs w:val="24"/>
          </w:rPr>
          <w:delText>do</w:delText>
        </w:r>
      </w:del>
      <w:ins w:id="186" w:author="Автор" w:date="2026-05-07T13:24:00Z">
        <w:r w:rsidRPr="004A20DB">
          <w:rPr>
            <w:rFonts w:ascii="Times New Roman" w:eastAsia="Times New Roman" w:hAnsi="Times New Roman" w:cs="Times New Roman"/>
            <w:sz w:val="24"/>
            <w:szCs w:val="24"/>
          </w:rPr>
          <w:t>do</w:t>
        </w:r>
        <w:r w:rsidR="001D5E08">
          <w:rPr>
            <w:rFonts w:ascii="Times New Roman" w:eastAsia="Times New Roman" w:hAnsi="Times New Roman" w:cs="Times New Roman"/>
            <w:sz w:val="24"/>
            <w:szCs w:val="24"/>
          </w:rPr>
          <w:t>es</w:t>
        </w:r>
      </w:ins>
      <w:r w:rsidRPr="004A20DB">
        <w:rPr>
          <w:rFonts w:ascii="Times New Roman" w:eastAsia="Times New Roman" w:hAnsi="Times New Roman" w:cs="Times New Roman"/>
          <w:sz w:val="24"/>
          <w:szCs w:val="24"/>
        </w:rPr>
        <w:t xml:space="preserve"> not </w:t>
      </w:r>
      <w:del w:id="187" w:author="Автор" w:date="2026-05-07T13:24:00Z">
        <w:r>
          <w:rPr>
            <w:rFonts w:ascii="Times New Roman" w:eastAsia="Times New Roman" w:hAnsi="Times New Roman" w:cs="Times New Roman"/>
            <w:sz w:val="24"/>
            <w:szCs w:val="24"/>
          </w:rPr>
          <w:delText>demonstrate</w:delText>
        </w:r>
      </w:del>
      <w:ins w:id="188" w:author="Автор" w:date="2026-05-07T13:24:00Z">
        <w:r w:rsidR="00A8364A" w:rsidRPr="004A20DB">
          <w:rPr>
            <w:rFonts w:ascii="Times New Roman" w:eastAsia="Times New Roman" w:hAnsi="Times New Roman" w:cs="Times New Roman"/>
            <w:sz w:val="24"/>
            <w:szCs w:val="24"/>
          </w:rPr>
          <w:t>prove</w:t>
        </w:r>
      </w:ins>
      <w:r w:rsidR="00A8364A"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their existence</w:t>
      </w:r>
      <w:r w:rsidR="001D5E08">
        <w:rPr>
          <w:rFonts w:ascii="Times New Roman" w:eastAsia="Times New Roman" w:hAnsi="Times New Roman" w:cs="Times New Roman"/>
          <w:sz w:val="24"/>
          <w:szCs w:val="24"/>
        </w:rPr>
        <w:t xml:space="preserve"> directly</w:t>
      </w:r>
      <w:ins w:id="189" w:author="Автор" w:date="2026-05-07T13:24:00Z">
        <w:r w:rsidR="00A8364A" w:rsidRPr="004A20DB">
          <w:rPr>
            <w:rFonts w:ascii="Times New Roman" w:eastAsia="Times New Roman" w:hAnsi="Times New Roman" w:cs="Times New Roman"/>
            <w:sz w:val="24"/>
            <w:szCs w:val="24"/>
          </w:rPr>
          <w:t>, presumably,</w:t>
        </w:r>
      </w:ins>
      <w:r w:rsidR="00A8364A"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due to the absence of weaker links not captured by the method. The method is </w:t>
      </w:r>
      <w:ins w:id="190" w:author="Автор" w:date="2026-05-07T13:24:00Z">
        <w:r w:rsidR="00D82124" w:rsidRPr="004A20DB">
          <w:rPr>
            <w:rFonts w:ascii="Times New Roman" w:eastAsia="Times New Roman" w:hAnsi="Times New Roman" w:cs="Times New Roman"/>
            <w:sz w:val="24"/>
            <w:szCs w:val="24"/>
          </w:rPr>
          <w:t xml:space="preserve">very </w:t>
        </w:r>
      </w:ins>
      <w:r w:rsidRPr="004A20DB">
        <w:rPr>
          <w:rFonts w:ascii="Times New Roman" w:eastAsia="Times New Roman" w:hAnsi="Times New Roman" w:cs="Times New Roman"/>
          <w:sz w:val="24"/>
          <w:szCs w:val="24"/>
        </w:rPr>
        <w:t>conservative, and its accuracy at small epistatic magnitudes is low (</w:t>
      </w:r>
      <w:del w:id="191" w:author="Автор" w:date="2026-05-07T13:24:00Z">
        <w:r>
          <w:rPr>
            <w:rFonts w:ascii="Times New Roman" w:eastAsia="Times New Roman" w:hAnsi="Times New Roman" w:cs="Times New Roman"/>
            <w:sz w:val="24"/>
            <w:szCs w:val="24"/>
          </w:rPr>
          <w:delText>Fig.</w:delText>
        </w:r>
      </w:del>
      <w:ins w:id="192" w:author="Автор" w:date="2026-05-07T13:24:00Z">
        <w:r w:rsidRPr="004A20DB">
          <w:rPr>
            <w:rFonts w:ascii="Times New Roman" w:eastAsia="Times New Roman" w:hAnsi="Times New Roman" w:cs="Times New Roman"/>
            <w:sz w:val="24"/>
            <w:szCs w:val="24"/>
          </w:rPr>
          <w:t>Fig</w:t>
        </w:r>
        <w:r w:rsidR="001D5E08">
          <w:rPr>
            <w:rFonts w:ascii="Times New Roman" w:eastAsia="Times New Roman" w:hAnsi="Times New Roman" w:cs="Times New Roman"/>
            <w:sz w:val="24"/>
            <w:szCs w:val="24"/>
          </w:rPr>
          <w:t>s</w:t>
        </w:r>
      </w:ins>
      <w:r w:rsidR="001D5E08">
        <w:rPr>
          <w:rFonts w:ascii="Times New Roman" w:eastAsia="Times New Roman" w:hAnsi="Times New Roman" w:cs="Times New Roman"/>
          <w:sz w:val="24"/>
          <w:szCs w:val="24"/>
        </w:rPr>
        <w:t xml:space="preserve"> 1</w:t>
      </w:r>
      <w:del w:id="193" w:author="Автор" w:date="2026-05-07T13:24:00Z">
        <w:r>
          <w:rPr>
            <w:rFonts w:ascii="Times New Roman" w:eastAsia="Times New Roman" w:hAnsi="Times New Roman" w:cs="Times New Roman"/>
            <w:sz w:val="24"/>
            <w:szCs w:val="24"/>
          </w:rPr>
          <w:delText>).</w:delText>
        </w:r>
      </w:del>
      <w:ins w:id="194" w:author="Автор" w:date="2026-05-07T13:24:00Z">
        <w:r w:rsidR="001D5E08">
          <w:rPr>
            <w:rFonts w:ascii="Times New Roman" w:eastAsia="Times New Roman" w:hAnsi="Times New Roman" w:cs="Times New Roman"/>
            <w:sz w:val="24"/>
            <w:szCs w:val="24"/>
          </w:rPr>
          <w:t xml:space="preserve"> and</w:t>
        </w:r>
        <w:r w:rsidRPr="004A20DB">
          <w:rPr>
            <w:rFonts w:ascii="Times New Roman" w:eastAsia="Times New Roman" w:hAnsi="Times New Roman" w:cs="Times New Roman"/>
            <w:sz w:val="24"/>
            <w:szCs w:val="24"/>
          </w:rPr>
          <w:t xml:space="preserve"> </w:t>
        </w:r>
        <w:r w:rsidR="00D82124" w:rsidRPr="004A20DB">
          <w:rPr>
            <w:rFonts w:ascii="Times New Roman" w:eastAsia="Times New Roman" w:hAnsi="Times New Roman" w:cs="Times New Roman"/>
            <w:sz w:val="24"/>
            <w:szCs w:val="24"/>
          </w:rPr>
          <w:t>4 and the legend</w:t>
        </w:r>
        <w:r w:rsidR="001D5E08">
          <w:rPr>
            <w:rFonts w:ascii="Times New Roman" w:eastAsia="Times New Roman" w:hAnsi="Times New Roman" w:cs="Times New Roman"/>
            <w:sz w:val="24"/>
            <w:szCs w:val="24"/>
          </w:rPr>
          <w:t xml:space="preserve"> to Fig. 4</w:t>
        </w:r>
        <w:r w:rsidRPr="004A20DB">
          <w:rPr>
            <w:rFonts w:ascii="Times New Roman" w:eastAsia="Times New Roman" w:hAnsi="Times New Roman" w:cs="Times New Roman"/>
            <w:sz w:val="24"/>
            <w:szCs w:val="24"/>
          </w:rPr>
          <w:t>).</w:t>
        </w:r>
      </w:ins>
      <w:r w:rsidRPr="004A20DB">
        <w:rPr>
          <w:rFonts w:ascii="Times New Roman" w:eastAsia="Times New Roman" w:hAnsi="Times New Roman" w:cs="Times New Roman"/>
          <w:sz w:val="24"/>
          <w:szCs w:val="24"/>
        </w:rPr>
        <w:t xml:space="preserve"> Hence the </w:t>
      </w:r>
      <w:del w:id="195" w:author="Автор" w:date="2026-05-07T13:24:00Z">
        <w:r>
          <w:rPr>
            <w:rFonts w:ascii="Times New Roman" w:eastAsia="Times New Roman" w:hAnsi="Times New Roman" w:cs="Times New Roman"/>
            <w:sz w:val="24"/>
            <w:szCs w:val="24"/>
          </w:rPr>
          <w:delText xml:space="preserve">bonds found </w:delText>
        </w:r>
      </w:del>
      <w:proofErr w:type="spellStart"/>
      <w:ins w:id="196" w:author="Автор" w:date="2026-05-07T13:24:00Z">
        <w:r w:rsidR="009F2839" w:rsidRPr="004A20DB">
          <w:rPr>
            <w:rFonts w:ascii="Times New Roman" w:eastAsia="Times New Roman" w:hAnsi="Times New Roman" w:cs="Times New Roman"/>
            <w:sz w:val="24"/>
            <w:szCs w:val="24"/>
          </w:rPr>
          <w:t>epistastic</w:t>
        </w:r>
        <w:proofErr w:type="spellEnd"/>
        <w:r w:rsidR="009F2839" w:rsidRPr="004A20DB">
          <w:rPr>
            <w:rFonts w:ascii="Times New Roman" w:eastAsia="Times New Roman" w:hAnsi="Times New Roman" w:cs="Times New Roman"/>
            <w:sz w:val="24"/>
            <w:szCs w:val="24"/>
          </w:rPr>
          <w:t xml:space="preserve"> interactions </w:t>
        </w:r>
      </w:ins>
      <w:r w:rsidRPr="004A20DB">
        <w:rPr>
          <w:rFonts w:ascii="Times New Roman" w:eastAsia="Times New Roman" w:hAnsi="Times New Roman" w:cs="Times New Roman"/>
          <w:sz w:val="24"/>
          <w:szCs w:val="24"/>
        </w:rPr>
        <w:t xml:space="preserve">in Figs. </w:t>
      </w:r>
      <w:del w:id="197" w:author="Автор" w:date="2026-05-07T13:24:00Z">
        <w:r>
          <w:rPr>
            <w:rFonts w:ascii="Times New Roman" w:eastAsia="Times New Roman" w:hAnsi="Times New Roman" w:cs="Times New Roman"/>
            <w:sz w:val="24"/>
            <w:szCs w:val="24"/>
          </w:rPr>
          <w:delText>3 and 4</w:delText>
        </w:r>
      </w:del>
      <w:ins w:id="198" w:author="Автор" w:date="2026-05-07T13:24:00Z">
        <w:r w:rsidR="00D97080" w:rsidRPr="004A20DB">
          <w:rPr>
            <w:rFonts w:ascii="Times New Roman" w:eastAsia="Times New Roman" w:hAnsi="Times New Roman" w:cs="Times New Roman"/>
            <w:sz w:val="24"/>
            <w:szCs w:val="24"/>
          </w:rPr>
          <w:t>6</w:t>
        </w:r>
      </w:ins>
      <w:r w:rsidRPr="004A20DB">
        <w:rPr>
          <w:rFonts w:ascii="Times New Roman" w:eastAsia="Times New Roman" w:hAnsi="Times New Roman" w:cs="Times New Roman"/>
          <w:sz w:val="24"/>
          <w:szCs w:val="24"/>
        </w:rPr>
        <w:t xml:space="preserve"> are the strongest </w:t>
      </w:r>
      <w:del w:id="199" w:author="Автор" w:date="2026-05-07T13:24:00Z">
        <w:r>
          <w:rPr>
            <w:rFonts w:ascii="Times New Roman" w:eastAsia="Times New Roman" w:hAnsi="Times New Roman" w:cs="Times New Roman"/>
            <w:sz w:val="24"/>
            <w:szCs w:val="24"/>
          </w:rPr>
          <w:delText xml:space="preserve">bonds </w:delText>
        </w:r>
      </w:del>
      <w:r w:rsidRPr="004A20DB">
        <w:rPr>
          <w:rFonts w:ascii="Times New Roman" w:eastAsia="Times New Roman" w:hAnsi="Times New Roman" w:cs="Times New Roman"/>
          <w:sz w:val="24"/>
          <w:szCs w:val="24"/>
        </w:rPr>
        <w:t xml:space="preserve">in possible fitness valleys. </w:t>
      </w:r>
      <w:del w:id="200" w:author="Автор" w:date="2026-05-07T13:24:00Z">
        <w:r>
          <w:rPr>
            <w:rFonts w:ascii="Times New Roman" w:eastAsia="Times New Roman" w:hAnsi="Times New Roman" w:cs="Times New Roman"/>
            <w:sz w:val="24"/>
            <w:szCs w:val="24"/>
          </w:rPr>
          <w:delText xml:space="preserve">The </w:delText>
        </w:r>
        <w:r>
          <w:rPr>
            <w:rFonts w:ascii="Times New Roman" w:eastAsia="Times New Roman" w:hAnsi="Times New Roman" w:cs="Times New Roman"/>
            <w:sz w:val="24"/>
            <w:szCs w:val="24"/>
          </w:rPr>
          <w:lastRenderedPageBreak/>
          <w:delText xml:space="preserve">difference between the results obtained for pairs I-II and I-III (Figs. 3 and 4, respectively) can be interpreted as two different fitness valleys: one connecting variant group I to group II and another connecting I to III. </w:delText>
        </w:r>
      </w:del>
    </w:p>
    <w:p w14:paraId="1FC0E15B" w14:textId="3790713D"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For sequences sampled from groups II and III</w:t>
      </w:r>
      <w:del w:id="201" w:author="Автор" w:date="2026-05-07T13:24:00Z">
        <w:r>
          <w:rPr>
            <w:rFonts w:ascii="Times New Roman" w:eastAsia="Times New Roman" w:hAnsi="Times New Roman" w:cs="Times New Roman"/>
            <w:sz w:val="24"/>
            <w:szCs w:val="24"/>
          </w:rPr>
          <w:delText>,</w:delText>
        </w:r>
      </w:del>
      <w:ins w:id="202" w:author="Автор" w:date="2026-05-07T13:24:00Z">
        <w:r w:rsidR="001D5E08">
          <w:rPr>
            <w:rFonts w:ascii="Times New Roman" w:eastAsia="Times New Roman" w:hAnsi="Times New Roman" w:cs="Times New Roman"/>
            <w:sz w:val="24"/>
            <w:szCs w:val="24"/>
          </w:rPr>
          <w:t xml:space="preserve"> (Fig. 5)</w:t>
        </w:r>
        <w:r w:rsidRPr="004A20DB">
          <w:rPr>
            <w:rFonts w:ascii="Times New Roman" w:eastAsia="Times New Roman" w:hAnsi="Times New Roman" w:cs="Times New Roman"/>
            <w:sz w:val="24"/>
            <w:szCs w:val="24"/>
          </w:rPr>
          <w:t>,</w:t>
        </w:r>
      </w:ins>
      <w:r w:rsidRPr="004A20DB">
        <w:rPr>
          <w:rFonts w:ascii="Times New Roman" w:eastAsia="Times New Roman" w:hAnsi="Times New Roman" w:cs="Times New Roman"/>
          <w:sz w:val="24"/>
          <w:szCs w:val="24"/>
        </w:rPr>
        <w:t xml:space="preserve"> no significant epistatic links are found, indicating the absence of a direct passage between them. The results we obtain are consistent with the existence of several fitness valleys connecting large groups of virus variants.</w:t>
      </w:r>
    </w:p>
    <w:p w14:paraId="45922B5D" w14:textId="05DCA7AC"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 </w:t>
      </w:r>
      <w:del w:id="203" w:author="Автор" w:date="2026-05-07T13:24:00Z">
        <w:r>
          <w:rPr>
            <w:rFonts w:ascii="Times New Roman" w:eastAsia="Times New Roman" w:hAnsi="Times New Roman" w:cs="Times New Roman"/>
            <w:sz w:val="24"/>
            <w:szCs w:val="24"/>
          </w:rPr>
          <w:delText xml:space="preserve">In Dataset 2, </w:delText>
        </w:r>
      </w:del>
      <w:ins w:id="204" w:author="Автор" w:date="2026-05-07T13:24:00Z">
        <w:r w:rsidR="00DF7983" w:rsidRPr="004A20DB">
          <w:rPr>
            <w:rFonts w:ascii="Times New Roman" w:eastAsia="Times New Roman" w:hAnsi="Times New Roman" w:cs="Times New Roman"/>
            <w:sz w:val="24"/>
            <w:szCs w:val="24"/>
          </w:rPr>
          <w:t xml:space="preserve">We repeated </w:t>
        </w:r>
      </w:ins>
      <w:r w:rsidR="00DF7983" w:rsidRPr="004A20DB">
        <w:rPr>
          <w:rFonts w:ascii="Times New Roman" w:eastAsia="Times New Roman" w:hAnsi="Times New Roman" w:cs="Times New Roman"/>
          <w:sz w:val="24"/>
          <w:szCs w:val="24"/>
        </w:rPr>
        <w:t xml:space="preserve">the same procedure </w:t>
      </w:r>
      <w:del w:id="205" w:author="Автор" w:date="2026-05-07T13:24:00Z">
        <w:r>
          <w:rPr>
            <w:rFonts w:ascii="Times New Roman" w:eastAsia="Times New Roman" w:hAnsi="Times New Roman" w:cs="Times New Roman"/>
            <w:sz w:val="24"/>
            <w:szCs w:val="24"/>
          </w:rPr>
          <w:delText xml:space="preserve">was repeated </w:delText>
        </w:r>
      </w:del>
      <w:r w:rsidR="008E5EC1" w:rsidRPr="004A20DB">
        <w:rPr>
          <w:rFonts w:ascii="Times New Roman" w:eastAsia="Times New Roman" w:hAnsi="Times New Roman" w:cs="Times New Roman"/>
          <w:sz w:val="24"/>
          <w:szCs w:val="24"/>
        </w:rPr>
        <w:t>for</w:t>
      </w:r>
      <w:r w:rsidR="00DF7983" w:rsidRPr="004A20DB">
        <w:rPr>
          <w:rFonts w:ascii="Times New Roman" w:eastAsia="Times New Roman" w:hAnsi="Times New Roman" w:cs="Times New Roman"/>
          <w:sz w:val="24"/>
          <w:szCs w:val="24"/>
        </w:rPr>
        <w:t xml:space="preserve"> </w:t>
      </w:r>
      <w:del w:id="206" w:author="Автор" w:date="2026-05-07T13:24:00Z">
        <w:r>
          <w:rPr>
            <w:rFonts w:ascii="Times New Roman" w:eastAsia="Times New Roman" w:hAnsi="Times New Roman" w:cs="Times New Roman"/>
            <w:sz w:val="24"/>
            <w:szCs w:val="24"/>
          </w:rPr>
          <w:delText>12,000 sequences from NCBI Virus database labeled B.1 and B.1.1.7 (Alpha), in equal numbers for each label. In Dataset 3, we used</w:delText>
        </w:r>
      </w:del>
      <w:ins w:id="207" w:author="Автор" w:date="2026-05-07T13:24:00Z">
        <w:r w:rsidRPr="004A20DB">
          <w:rPr>
            <w:rFonts w:ascii="Times New Roman" w:eastAsia="Times New Roman" w:hAnsi="Times New Roman" w:cs="Times New Roman"/>
            <w:sz w:val="24"/>
            <w:szCs w:val="24"/>
          </w:rPr>
          <w:t xml:space="preserve"> Dataset </w:t>
        </w:r>
        <w:r w:rsidR="00C10FC6" w:rsidRPr="004A20DB">
          <w:rPr>
            <w:rFonts w:ascii="Times New Roman" w:eastAsia="Times New Roman" w:hAnsi="Times New Roman" w:cs="Times New Roman"/>
            <w:sz w:val="24"/>
            <w:szCs w:val="24"/>
          </w:rPr>
          <w:t>2</w:t>
        </w:r>
        <w:r w:rsidRPr="004A20DB">
          <w:rPr>
            <w:rFonts w:ascii="Times New Roman" w:eastAsia="Times New Roman" w:hAnsi="Times New Roman" w:cs="Times New Roman"/>
            <w:sz w:val="24"/>
            <w:szCs w:val="24"/>
          </w:rPr>
          <w:t xml:space="preserve"> </w:t>
        </w:r>
        <w:r w:rsidR="008E5EC1" w:rsidRPr="004A20DB">
          <w:rPr>
            <w:rFonts w:ascii="Times New Roman" w:eastAsia="Times New Roman" w:hAnsi="Times New Roman" w:cs="Times New Roman"/>
            <w:sz w:val="24"/>
            <w:szCs w:val="24"/>
          </w:rPr>
          <w:t>comprising</w:t>
        </w:r>
      </w:ins>
      <w:r w:rsidRPr="004A20DB">
        <w:rPr>
          <w:rFonts w:ascii="Times New Roman" w:eastAsia="Times New Roman" w:hAnsi="Times New Roman" w:cs="Times New Roman"/>
          <w:sz w:val="24"/>
          <w:szCs w:val="24"/>
        </w:rPr>
        <w:t xml:space="preserve"> 20,000 random sequences from the NCBI Virus database for the </w:t>
      </w:r>
      <w:ins w:id="208" w:author="Автор" w:date="2026-05-07T13:24:00Z">
        <w:r w:rsidR="003141A2" w:rsidRPr="004A20DB">
          <w:rPr>
            <w:rFonts w:ascii="Times New Roman" w:eastAsia="Times New Roman" w:hAnsi="Times New Roman" w:cs="Times New Roman"/>
            <w:sz w:val="24"/>
            <w:szCs w:val="24"/>
          </w:rPr>
          <w:t xml:space="preserve">same </w:t>
        </w:r>
      </w:ins>
      <w:r w:rsidRPr="004A20DB">
        <w:rPr>
          <w:rFonts w:ascii="Times New Roman" w:eastAsia="Times New Roman" w:hAnsi="Times New Roman" w:cs="Times New Roman"/>
          <w:sz w:val="24"/>
          <w:szCs w:val="24"/>
        </w:rPr>
        <w:t>period</w:t>
      </w:r>
      <w:r w:rsidR="003141A2" w:rsidRPr="004A20DB">
        <w:rPr>
          <w:rFonts w:ascii="Times New Roman" w:eastAsia="Times New Roman" w:hAnsi="Times New Roman" w:cs="Times New Roman"/>
          <w:sz w:val="24"/>
          <w:szCs w:val="24"/>
        </w:rPr>
        <w:t xml:space="preserve"> </w:t>
      </w:r>
      <w:ins w:id="209" w:author="Автор" w:date="2026-05-07T13:24:00Z">
        <w:r w:rsidR="003141A2" w:rsidRPr="004A20DB">
          <w:rPr>
            <w:rFonts w:ascii="Times New Roman" w:eastAsia="Times New Roman" w:hAnsi="Times New Roman" w:cs="Times New Roman"/>
            <w:sz w:val="24"/>
            <w:szCs w:val="24"/>
          </w:rPr>
          <w:t xml:space="preserve">of </w:t>
        </w:r>
        <w:r w:rsidR="008E5EC1" w:rsidRPr="004A20DB">
          <w:rPr>
            <w:rFonts w:ascii="Times New Roman" w:eastAsia="Times New Roman" w:hAnsi="Times New Roman" w:cs="Times New Roman"/>
            <w:sz w:val="24"/>
            <w:szCs w:val="24"/>
          </w:rPr>
          <w:t xml:space="preserve">time </w:t>
        </w:r>
        <w:r w:rsidR="003141A2" w:rsidRPr="004A20DB">
          <w:rPr>
            <w:rFonts w:ascii="Times New Roman" w:eastAsia="Times New Roman" w:hAnsi="Times New Roman" w:cs="Times New Roman"/>
            <w:sz w:val="24"/>
            <w:szCs w:val="24"/>
          </w:rPr>
          <w:t>as Dataset 1,</w:t>
        </w:r>
        <w:r w:rsidRPr="004A20DB">
          <w:rPr>
            <w:rFonts w:ascii="Times New Roman" w:eastAsia="Times New Roman" w:hAnsi="Times New Roman" w:cs="Times New Roman"/>
            <w:sz w:val="24"/>
            <w:szCs w:val="24"/>
          </w:rPr>
          <w:t xml:space="preserve"> </w:t>
        </w:r>
      </w:ins>
      <w:r w:rsidRPr="004A20DB">
        <w:rPr>
          <w:rFonts w:ascii="Times New Roman" w:eastAsia="Times New Roman" w:hAnsi="Times New Roman" w:cs="Times New Roman"/>
          <w:sz w:val="24"/>
          <w:szCs w:val="24"/>
        </w:rPr>
        <w:t>from 09/24/2020 to 09/25/2021</w:t>
      </w:r>
      <w:del w:id="210" w:author="Автор" w:date="2026-05-07T13:24:00Z">
        <w:r>
          <w:rPr>
            <w:rFonts w:ascii="Times New Roman" w:eastAsia="Times New Roman" w:hAnsi="Times New Roman" w:cs="Times New Roman"/>
            <w:sz w:val="24"/>
            <w:szCs w:val="24"/>
          </w:rPr>
          <w:delText xml:space="preserve">. The results for Datasets 2 and 3 are presented in </w:delText>
        </w:r>
        <w:r>
          <w:rPr>
            <w:rFonts w:ascii="Times New Roman" w:eastAsia="Times New Roman" w:hAnsi="Times New Roman" w:cs="Times New Roman"/>
            <w:i/>
            <w:sz w:val="24"/>
            <w:szCs w:val="24"/>
          </w:rPr>
          <w:delText>Supplement</w:delText>
        </w:r>
        <w:r>
          <w:rPr>
            <w:rFonts w:ascii="Times New Roman" w:eastAsia="Times New Roman" w:hAnsi="Times New Roman" w:cs="Times New Roman"/>
            <w:sz w:val="24"/>
            <w:szCs w:val="24"/>
          </w:rPr>
          <w:delText xml:space="preserve"> (Figs. S6 and S7). Unlike the case with Dataset 1, mutational spectra obtained for Datasets 2 and 3 do not have a clear separation into distinct sequence groups and are not consistent with fitness valleys. Overall, these results emphasize the importance of</w:delText>
        </w:r>
      </w:del>
      <w:ins w:id="211" w:author="Автор" w:date="2026-05-07T13:24:00Z">
        <w:r w:rsidR="008E5EC1" w:rsidRPr="004A20DB">
          <w:rPr>
            <w:rFonts w:ascii="Times New Roman" w:eastAsia="Times New Roman" w:hAnsi="Times New Roman" w:cs="Times New Roman"/>
            <w:sz w:val="24"/>
            <w:szCs w:val="24"/>
          </w:rPr>
          <w:t>, but without geographic classification nor equal sampling from continents</w:t>
        </w:r>
        <w:r w:rsidRPr="004A20DB">
          <w:rPr>
            <w:rFonts w:ascii="Times New Roman" w:eastAsia="Times New Roman" w:hAnsi="Times New Roman" w:cs="Times New Roman"/>
            <w:sz w:val="24"/>
            <w:szCs w:val="24"/>
          </w:rPr>
          <w:t xml:space="preserve">. </w:t>
        </w:r>
        <w:r w:rsidR="008E5EC1" w:rsidRPr="004A20DB">
          <w:rPr>
            <w:rFonts w:ascii="Times New Roman" w:eastAsia="Times New Roman" w:hAnsi="Times New Roman" w:cs="Times New Roman"/>
            <w:sz w:val="24"/>
            <w:szCs w:val="24"/>
          </w:rPr>
          <w:t>Results differ strongly from those for</w:t>
        </w:r>
        <w:r w:rsidRPr="004A20DB">
          <w:rPr>
            <w:rFonts w:ascii="Times New Roman" w:eastAsia="Times New Roman" w:hAnsi="Times New Roman" w:cs="Times New Roman"/>
            <w:sz w:val="24"/>
            <w:szCs w:val="24"/>
          </w:rPr>
          <w:t xml:space="preserve"> Dataset 1</w:t>
        </w:r>
        <w:r w:rsidR="008E5EC1" w:rsidRPr="004A20DB">
          <w:rPr>
            <w:rFonts w:ascii="Times New Roman" w:eastAsia="Times New Roman" w:hAnsi="Times New Roman" w:cs="Times New Roman"/>
            <w:sz w:val="24"/>
            <w:szCs w:val="24"/>
          </w:rPr>
          <w:t xml:space="preserve">, as follows. </w:t>
        </w:r>
        <w:r w:rsidRPr="004A20DB">
          <w:rPr>
            <w:rFonts w:ascii="Times New Roman" w:eastAsia="Times New Roman" w:hAnsi="Times New Roman" w:cs="Times New Roman"/>
            <w:sz w:val="24"/>
            <w:szCs w:val="24"/>
          </w:rPr>
          <w:t xml:space="preserve"> </w:t>
        </w:r>
        <w:r w:rsidR="008E5EC1" w:rsidRPr="004A20DB">
          <w:rPr>
            <w:rFonts w:ascii="Times New Roman" w:eastAsia="Times New Roman" w:hAnsi="Times New Roman" w:cs="Times New Roman"/>
            <w:sz w:val="24"/>
            <w:szCs w:val="24"/>
          </w:rPr>
          <w:t>The number of interactions is small</w:t>
        </w:r>
        <w:r w:rsidR="009249F8" w:rsidRPr="004A20DB">
          <w:rPr>
            <w:rFonts w:ascii="Times New Roman" w:eastAsia="Times New Roman" w:hAnsi="Times New Roman" w:cs="Times New Roman"/>
            <w:sz w:val="24"/>
            <w:szCs w:val="24"/>
          </w:rPr>
          <w:t xml:space="preserve">er, and </w:t>
        </w:r>
        <w:r w:rsidR="008E5EC1" w:rsidRPr="004A20DB">
          <w:rPr>
            <w:rFonts w:ascii="Times New Roman" w:eastAsia="Times New Roman" w:hAnsi="Times New Roman" w:cs="Times New Roman"/>
            <w:sz w:val="24"/>
            <w:szCs w:val="24"/>
          </w:rPr>
          <w:t xml:space="preserve">they </w:t>
        </w:r>
        <w:r w:rsidR="009249F8" w:rsidRPr="004A20DB">
          <w:rPr>
            <w:rFonts w:ascii="Times New Roman" w:eastAsia="Times New Roman" w:hAnsi="Times New Roman" w:cs="Times New Roman"/>
            <w:sz w:val="24"/>
            <w:szCs w:val="24"/>
          </w:rPr>
          <w:t>are detected only for groups I and II, but not any other pairs of the four groups (Fig S</w:t>
        </w:r>
        <w:r w:rsidR="00230733">
          <w:rPr>
            <w:rFonts w:ascii="Times New Roman" w:eastAsia="Times New Roman" w:hAnsi="Times New Roman" w:cs="Times New Roman"/>
            <w:sz w:val="24"/>
            <w:szCs w:val="24"/>
          </w:rPr>
          <w:t>6</w:t>
        </w:r>
        <w:r w:rsidR="009249F8" w:rsidRPr="004A20DB">
          <w:rPr>
            <w:rFonts w:ascii="Times New Roman" w:eastAsia="Times New Roman" w:hAnsi="Times New Roman" w:cs="Times New Roman"/>
            <w:sz w:val="24"/>
            <w:szCs w:val="24"/>
          </w:rPr>
          <w:t>). Thus</w:t>
        </w:r>
        <w:r w:rsidRPr="004A20DB">
          <w:rPr>
            <w:rFonts w:ascii="Times New Roman" w:eastAsia="Times New Roman" w:hAnsi="Times New Roman" w:cs="Times New Roman"/>
            <w:sz w:val="24"/>
            <w:szCs w:val="24"/>
          </w:rPr>
          <w:t>,</w:t>
        </w:r>
      </w:ins>
      <w:r w:rsidRPr="004A20DB">
        <w:rPr>
          <w:rFonts w:ascii="Times New Roman" w:eastAsia="Times New Roman" w:hAnsi="Times New Roman" w:cs="Times New Roman"/>
          <w:sz w:val="24"/>
          <w:szCs w:val="24"/>
        </w:rPr>
        <w:t xml:space="preserve"> equal sampling from world regions</w:t>
      </w:r>
      <w:r w:rsidR="009249F8" w:rsidRPr="004A20DB">
        <w:rPr>
          <w:rFonts w:ascii="Times New Roman" w:eastAsia="Times New Roman" w:hAnsi="Times New Roman" w:cs="Times New Roman"/>
          <w:sz w:val="24"/>
          <w:szCs w:val="24"/>
        </w:rPr>
        <w:t xml:space="preserve"> </w:t>
      </w:r>
      <w:del w:id="212" w:author="Автор" w:date="2026-05-07T13:24:00Z">
        <w:r>
          <w:rPr>
            <w:rFonts w:ascii="Times New Roman" w:eastAsia="Times New Roman" w:hAnsi="Times New Roman" w:cs="Times New Roman"/>
            <w:sz w:val="24"/>
            <w:szCs w:val="24"/>
          </w:rPr>
          <w:delText>present in Dataset 1 but not Datasets 2 and 3</w:delText>
        </w:r>
      </w:del>
      <w:ins w:id="213" w:author="Автор" w:date="2026-05-07T13:24:00Z">
        <w:r w:rsidR="009249F8" w:rsidRPr="004A20DB">
          <w:rPr>
            <w:rFonts w:ascii="Times New Roman" w:eastAsia="Times New Roman" w:hAnsi="Times New Roman" w:cs="Times New Roman"/>
            <w:sz w:val="24"/>
            <w:szCs w:val="24"/>
          </w:rPr>
          <w:t>is critical for detection</w:t>
        </w:r>
      </w:ins>
      <w:r w:rsidRPr="004A20DB">
        <w:rPr>
          <w:rFonts w:ascii="Times New Roman" w:eastAsia="Times New Roman" w:hAnsi="Times New Roman" w:cs="Times New Roman"/>
          <w:sz w:val="24"/>
          <w:szCs w:val="24"/>
        </w:rPr>
        <w:t>.</w:t>
      </w:r>
    </w:p>
    <w:p w14:paraId="7D191DD7" w14:textId="77777777" w:rsidR="0087149A" w:rsidRDefault="0076272C">
      <w:pPr>
        <w:pBdr>
          <w:top w:val="nil"/>
          <w:left w:val="nil"/>
          <w:bottom w:val="nil"/>
          <w:right w:val="nil"/>
          <w:between w:val="nil"/>
        </w:pBdr>
        <w:spacing w:after="0" w:line="276" w:lineRule="auto"/>
        <w:jc w:val="center"/>
        <w:rPr>
          <w:del w:id="214" w:author="Автор" w:date="2026-05-07T13:24:00Z"/>
          <w:rFonts w:ascii="Times New Roman" w:eastAsia="Times New Roman" w:hAnsi="Times New Roman" w:cs="Times New Roman"/>
          <w:color w:val="000000"/>
          <w:sz w:val="20"/>
          <w:szCs w:val="20"/>
        </w:rPr>
      </w:pPr>
      <w:del w:id="215" w:author="Автор" w:date="2026-05-07T13:24:00Z">
        <w:r>
          <w:rPr>
            <w:rFonts w:ascii="Times New Roman" w:eastAsia="Times New Roman" w:hAnsi="Times New Roman" w:cs="Times New Roman"/>
            <w:noProof/>
            <w:color w:val="000000"/>
          </w:rPr>
          <w:lastRenderedPageBreak/>
          <w:drawing>
            <wp:inline distT="0" distB="0" distL="0" distR="0" wp14:anchorId="31FE4104" wp14:editId="0210F360">
              <wp:extent cx="5445570" cy="5594042"/>
              <wp:effectExtent l="9525" t="9525" r="9525" b="9525"/>
              <wp:docPr id="1028" name="shape1028"/>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16">
                        <a:extLst>
                          <a:ext uri="{28A0092B-C50C-407E-A947-70E740481C1C}">
                            <a14:useLocalDpi xmlns:a14="http://schemas.microsoft.com/office/drawing/2010/main" val="0"/>
                          </a:ext>
                        </a:extLst>
                      </a:blip>
                      <a:srcRect/>
                      <a:stretch>
                        <a:fillRect/>
                      </a:stretch>
                    </pic:blipFill>
                    <pic:spPr>
                      <a:xfrm>
                        <a:off x="0" y="0"/>
                        <a:ext cx="5445570" cy="5594042"/>
                      </a:xfrm>
                      <a:prstGeom prst="rect">
                        <a:avLst/>
                      </a:prstGeom>
                      <a:ln>
                        <a:solidFill>
                          <a:prstClr val="black"/>
                        </a:solidFill>
                      </a:ln>
                    </pic:spPr>
                  </pic:pic>
                </a:graphicData>
              </a:graphic>
            </wp:inline>
          </w:drawing>
        </w:r>
      </w:del>
    </w:p>
    <w:p w14:paraId="479AAF53" w14:textId="77777777" w:rsidR="0087149A" w:rsidRDefault="0087149A">
      <w:pPr>
        <w:pBdr>
          <w:top w:val="nil"/>
          <w:left w:val="nil"/>
          <w:bottom w:val="nil"/>
          <w:right w:val="nil"/>
          <w:between w:val="nil"/>
        </w:pBdr>
        <w:spacing w:after="0" w:line="276" w:lineRule="auto"/>
        <w:jc w:val="both"/>
        <w:rPr>
          <w:del w:id="216" w:author="Автор" w:date="2026-05-07T13:24:00Z"/>
          <w:rFonts w:ascii="Times New Roman" w:eastAsia="Times New Roman" w:hAnsi="Times New Roman" w:cs="Times New Roman"/>
          <w:color w:val="000000"/>
          <w:sz w:val="20"/>
          <w:szCs w:val="20"/>
        </w:rPr>
      </w:pPr>
    </w:p>
    <w:p w14:paraId="76654D35" w14:textId="1444E47D" w:rsidR="000B7AE2" w:rsidRPr="004A20DB" w:rsidRDefault="0076272C" w:rsidP="0044739E">
      <w:pPr>
        <w:spacing w:after="0" w:line="360" w:lineRule="auto"/>
        <w:ind w:firstLine="709"/>
        <w:jc w:val="both"/>
        <w:rPr>
          <w:ins w:id="217" w:author="Автор" w:date="2026-05-07T13:24:00Z"/>
          <w:rFonts w:ascii="Times New Roman" w:eastAsia="Times New Roman" w:hAnsi="Times New Roman" w:cs="Times New Roman"/>
          <w:b/>
          <w:sz w:val="24"/>
          <w:szCs w:val="24"/>
        </w:rPr>
      </w:pPr>
      <w:del w:id="218" w:author="Автор" w:date="2026-05-07T13:24:00Z">
        <w:r>
          <w:rPr>
            <w:rFonts w:ascii="Times New Roman" w:eastAsia="Times New Roman" w:hAnsi="Times New Roman" w:cs="Times New Roman"/>
            <w:b/>
            <w:color w:val="000000"/>
            <w:sz w:val="20"/>
            <w:szCs w:val="20"/>
          </w:rPr>
          <w:delText>Figure 4. Epistatic interactions for SARS-CoV-2 genome predicted for Dataset 1 between groups I and III in Fig. 2</w:delText>
        </w:r>
      </w:del>
      <w:ins w:id="219" w:author="Автор" w:date="2026-05-07T13:24:00Z">
        <w:r w:rsidR="008045FD" w:rsidRPr="004A20DB">
          <w:rPr>
            <w:rFonts w:ascii="Times New Roman" w:eastAsia="Times New Roman" w:hAnsi="Times New Roman" w:cs="Times New Roman"/>
            <w:b/>
            <w:sz w:val="24"/>
            <w:szCs w:val="24"/>
          </w:rPr>
          <w:t xml:space="preserve">Biological </w:t>
        </w:r>
        <w:r w:rsidR="00894E42" w:rsidRPr="004A20DB">
          <w:rPr>
            <w:rFonts w:ascii="Times New Roman" w:eastAsia="Times New Roman" w:hAnsi="Times New Roman" w:cs="Times New Roman"/>
            <w:b/>
            <w:sz w:val="24"/>
            <w:szCs w:val="24"/>
          </w:rPr>
          <w:t>function of the predicted</w:t>
        </w:r>
        <w:r w:rsidR="008045FD" w:rsidRPr="004A20DB">
          <w:rPr>
            <w:rFonts w:ascii="Times New Roman" w:eastAsia="Times New Roman" w:hAnsi="Times New Roman" w:cs="Times New Roman"/>
            <w:b/>
            <w:sz w:val="24"/>
            <w:szCs w:val="24"/>
          </w:rPr>
          <w:t xml:space="preserve"> interacti</w:t>
        </w:r>
        <w:r w:rsidR="00894E42" w:rsidRPr="004A20DB">
          <w:rPr>
            <w:rFonts w:ascii="Times New Roman" w:eastAsia="Times New Roman" w:hAnsi="Times New Roman" w:cs="Times New Roman"/>
            <w:b/>
            <w:sz w:val="24"/>
            <w:szCs w:val="24"/>
          </w:rPr>
          <w:t>ng sites</w:t>
        </w:r>
      </w:ins>
    </w:p>
    <w:p w14:paraId="0C9E196A" w14:textId="23C98E23" w:rsidR="00F97495" w:rsidRPr="004A20DB" w:rsidRDefault="001201A7" w:rsidP="001201A7">
      <w:pPr>
        <w:spacing w:after="0" w:line="360" w:lineRule="auto"/>
        <w:ind w:firstLine="709"/>
        <w:jc w:val="both"/>
        <w:rPr>
          <w:ins w:id="220" w:author="Автор" w:date="2026-05-07T13:24:00Z"/>
          <w:rFonts w:ascii="Times New Roman" w:eastAsia="Times New Roman" w:hAnsi="Times New Roman" w:cs="Times New Roman"/>
          <w:sz w:val="24"/>
          <w:szCs w:val="24"/>
          <w:lang w:val="en-US"/>
        </w:rPr>
      </w:pPr>
      <w:ins w:id="221" w:author="Автор" w:date="2026-05-07T13:24:00Z">
        <w:r w:rsidRPr="004A20DB">
          <w:rPr>
            <w:rFonts w:ascii="Times New Roman" w:eastAsia="Times New Roman" w:hAnsi="Times New Roman" w:cs="Times New Roman"/>
            <w:sz w:val="24"/>
            <w:szCs w:val="24"/>
            <w:lang w:val="en-US"/>
          </w:rPr>
          <w:t xml:space="preserve">Mutations E484K and N501Y are well-known mutations of the </w:t>
        </w:r>
        <w:r w:rsidR="00F97495" w:rsidRPr="004A20DB">
          <w:rPr>
            <w:rFonts w:ascii="Times New Roman" w:eastAsia="Times New Roman" w:hAnsi="Times New Roman" w:cs="Times New Roman"/>
            <w:sz w:val="24"/>
            <w:szCs w:val="24"/>
            <w:lang w:val="en-US"/>
          </w:rPr>
          <w:t>receptor-binding domain</w:t>
        </w:r>
        <w:r w:rsidRPr="004A20DB">
          <w:rPr>
            <w:rFonts w:ascii="Times New Roman" w:eastAsia="Times New Roman" w:hAnsi="Times New Roman" w:cs="Times New Roman"/>
            <w:sz w:val="24"/>
            <w:szCs w:val="24"/>
            <w:lang w:val="en-US"/>
          </w:rPr>
          <w:t xml:space="preserve"> of </w:t>
        </w:r>
        <w:r w:rsidR="005E3E8C" w:rsidRPr="004A20DB">
          <w:rPr>
            <w:rFonts w:ascii="Times New Roman" w:eastAsia="Times New Roman" w:hAnsi="Times New Roman" w:cs="Times New Roman"/>
            <w:sz w:val="24"/>
            <w:szCs w:val="24"/>
            <w:lang w:val="en-US"/>
          </w:rPr>
          <w:t xml:space="preserve">the </w:t>
        </w:r>
        <w:r w:rsidRPr="004A20DB">
          <w:rPr>
            <w:rFonts w:ascii="Times New Roman" w:eastAsia="Times New Roman" w:hAnsi="Times New Roman" w:cs="Times New Roman"/>
            <w:sz w:val="24"/>
            <w:szCs w:val="24"/>
            <w:lang w:val="en-US"/>
          </w:rPr>
          <w:t>coronavirus</w:t>
        </w:r>
        <w:r w:rsidR="005F15B1" w:rsidRPr="004A20DB">
          <w:rPr>
            <w:rFonts w:ascii="Times New Roman" w:eastAsia="Times New Roman" w:hAnsi="Times New Roman" w:cs="Times New Roman"/>
            <w:sz w:val="24"/>
            <w:szCs w:val="24"/>
            <w:lang w:val="en-US"/>
          </w:rPr>
          <w:t xml:space="preserve"> in Spike</w:t>
        </w:r>
        <w:r w:rsidRPr="004A20DB">
          <w:rPr>
            <w:rFonts w:ascii="Times New Roman" w:eastAsia="Times New Roman" w:hAnsi="Times New Roman" w:cs="Times New Roman"/>
            <w:sz w:val="24"/>
            <w:szCs w:val="24"/>
            <w:lang w:val="en-US"/>
          </w:rPr>
          <w:t xml:space="preserve">. The first is responsible for </w:t>
        </w:r>
        <w:r w:rsidR="00F97495" w:rsidRPr="004A20DB">
          <w:rPr>
            <w:rFonts w:ascii="Times New Roman" w:eastAsia="Times New Roman" w:hAnsi="Times New Roman" w:cs="Times New Roman"/>
            <w:sz w:val="24"/>
            <w:szCs w:val="24"/>
            <w:lang w:val="en-US"/>
          </w:rPr>
          <w:t xml:space="preserve">the </w:t>
        </w:r>
        <w:proofErr w:type="gramStart"/>
        <w:r w:rsidR="00F97495" w:rsidRPr="004A20DB">
          <w:rPr>
            <w:rFonts w:ascii="Times New Roman" w:eastAsia="Times New Roman" w:hAnsi="Times New Roman" w:cs="Times New Roman"/>
            <w:sz w:val="24"/>
            <w:szCs w:val="24"/>
            <w:lang w:val="en-US"/>
          </w:rPr>
          <w:t xml:space="preserve">viral  </w:t>
        </w:r>
        <w:r w:rsidRPr="004A20DB">
          <w:rPr>
            <w:rFonts w:ascii="Times New Roman" w:eastAsia="Times New Roman" w:hAnsi="Times New Roman" w:cs="Times New Roman"/>
            <w:sz w:val="24"/>
            <w:szCs w:val="24"/>
            <w:lang w:val="en-US"/>
          </w:rPr>
          <w:t>escape</w:t>
        </w:r>
        <w:proofErr w:type="gramEnd"/>
        <w:r w:rsidR="00F97495" w:rsidRPr="004A20DB">
          <w:rPr>
            <w:rFonts w:ascii="Times New Roman" w:eastAsia="Times New Roman" w:hAnsi="Times New Roman" w:cs="Times New Roman"/>
            <w:sz w:val="24"/>
            <w:szCs w:val="24"/>
            <w:lang w:val="en-US"/>
          </w:rPr>
          <w:t xml:space="preserve"> from the immune response </w:t>
        </w:r>
        <w:r w:rsidRPr="004A20DB">
          <w:rPr>
            <w:rFonts w:ascii="Times New Roman" w:eastAsia="Times New Roman" w:hAnsi="Times New Roman" w:cs="Times New Roman"/>
            <w:sz w:val="24"/>
            <w:szCs w:val="24"/>
            <w:lang w:val="en-US"/>
          </w:rPr>
          <w:t xml:space="preserve"> and </w:t>
        </w:r>
        <w:r w:rsidR="005E3E8C" w:rsidRPr="004A20DB">
          <w:rPr>
            <w:rFonts w:ascii="Times New Roman" w:eastAsia="Times New Roman" w:hAnsi="Times New Roman" w:cs="Times New Roman"/>
            <w:sz w:val="24"/>
            <w:szCs w:val="24"/>
            <w:lang w:val="en-US"/>
          </w:rPr>
          <w:t xml:space="preserve">is </w:t>
        </w:r>
        <w:r w:rsidRPr="004A20DB">
          <w:rPr>
            <w:rFonts w:ascii="Times New Roman" w:eastAsia="Times New Roman" w:hAnsi="Times New Roman" w:cs="Times New Roman"/>
            <w:sz w:val="24"/>
            <w:szCs w:val="24"/>
            <w:lang w:val="en-US"/>
          </w:rPr>
          <w:t xml:space="preserve">capable of reducing the affinity of antibodies produced to earlier strains by </w:t>
        </w:r>
        <w:r w:rsidR="00F97495" w:rsidRPr="004A20DB">
          <w:rPr>
            <w:rFonts w:ascii="Times New Roman" w:eastAsia="Times New Roman" w:hAnsi="Times New Roman" w:cs="Times New Roman"/>
            <w:sz w:val="24"/>
            <w:szCs w:val="24"/>
            <w:lang w:val="en-US"/>
          </w:rPr>
          <w:t xml:space="preserve">1-2 orders of magnitude </w:t>
        </w:r>
        <w:r w:rsidRPr="004A20DB">
          <w:rPr>
            <w:rFonts w:ascii="Times New Roman" w:eastAsia="Times New Roman" w:hAnsi="Times New Roman" w:cs="Times New Roman"/>
            <w:sz w:val="24"/>
            <w:szCs w:val="24"/>
            <w:lang w:val="en-US"/>
          </w:rPr>
          <w:t>, while the second improves the binding of coronavirus to the human ACE2 receptor</w:t>
        </w:r>
        <w:r w:rsidR="00F97495" w:rsidRPr="004A20DB">
          <w:rPr>
            <w:rFonts w:ascii="Times New Roman" w:eastAsia="Times New Roman" w:hAnsi="Times New Roman" w:cs="Times New Roman"/>
            <w:sz w:val="24"/>
            <w:szCs w:val="24"/>
            <w:lang w:val="en-US"/>
          </w:rPr>
          <w:t xml:space="preserve"> on cell surface</w:t>
        </w:r>
        <w:r w:rsidRPr="004A20DB">
          <w:rPr>
            <w:rFonts w:ascii="Times New Roman" w:eastAsia="Times New Roman" w:hAnsi="Times New Roman" w:cs="Times New Roman"/>
            <w:sz w:val="24"/>
            <w:szCs w:val="24"/>
            <w:lang w:val="en-US"/>
          </w:rPr>
          <w:t xml:space="preserve"> and increases viral replication in upper respiratory tract cells. </w:t>
        </w:r>
        <w:r w:rsidR="00CD5292">
          <w:rPr>
            <w:rFonts w:ascii="Times New Roman" w:eastAsia="Times New Roman" w:hAnsi="Times New Roman" w:cs="Times New Roman"/>
            <w:sz w:val="24"/>
            <w:szCs w:val="24"/>
            <w:lang w:val="en-US"/>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[41]</w:t>
        </w:r>
        <w:r w:rsidR="00CD5292">
          <w:rPr>
            <w:rFonts w:ascii="Times New Roman" w:eastAsia="Times New Roman" w:hAnsi="Times New Roman" w:cs="Times New Roman"/>
            <w:sz w:val="24"/>
            <w:szCs w:val="24"/>
            <w:lang w:val="en-US"/>
          </w:rPr>
          <w:fldChar w:fldCharType="end"/>
        </w:r>
      </w:ins>
    </w:p>
    <w:p w14:paraId="39A6BF13" w14:textId="40810AD6" w:rsidR="005F15B1" w:rsidRPr="004A20DB" w:rsidRDefault="00F97495" w:rsidP="00FA0267">
      <w:pPr>
        <w:spacing w:after="0" w:line="360" w:lineRule="auto"/>
        <w:ind w:firstLine="720"/>
        <w:jc w:val="both"/>
        <w:rPr>
          <w:ins w:id="222" w:author="Автор" w:date="2026-05-07T13:24:00Z"/>
          <w:rFonts w:ascii="Times New Roman" w:eastAsia="Times New Roman" w:hAnsi="Times New Roman" w:cs="Times New Roman"/>
          <w:sz w:val="24"/>
          <w:szCs w:val="24"/>
          <w:lang w:val="en-US"/>
        </w:rPr>
      </w:pPr>
      <w:ins w:id="223" w:author="Автор" w:date="2026-05-07T13:24:00Z">
        <w:r w:rsidRPr="004A20DB">
          <w:rPr>
            <w:rFonts w:ascii="Times New Roman" w:eastAsia="Times New Roman" w:hAnsi="Times New Roman" w:cs="Times New Roman"/>
            <w:sz w:val="24"/>
            <w:szCs w:val="24"/>
            <w:lang w:val="en-US"/>
          </w:rPr>
          <w:t xml:space="preserve">Mutations </w:t>
        </w:r>
        <w:r w:rsidR="001201A7" w:rsidRPr="004A20DB">
          <w:rPr>
            <w:rFonts w:ascii="Times New Roman" w:eastAsia="Times New Roman" w:hAnsi="Times New Roman" w:cs="Times New Roman"/>
            <w:sz w:val="24"/>
            <w:szCs w:val="24"/>
            <w:lang w:val="en-US"/>
          </w:rPr>
          <w:t xml:space="preserve">P681H and P681R, most often found in </w:t>
        </w:r>
        <w:r w:rsidRPr="004A20DB">
          <w:rPr>
            <w:rFonts w:ascii="Times New Roman" w:eastAsia="Times New Roman" w:hAnsi="Times New Roman" w:cs="Times New Roman"/>
            <w:sz w:val="24"/>
            <w:szCs w:val="24"/>
            <w:lang w:val="en-US"/>
          </w:rPr>
          <w:t>A</w:t>
        </w:r>
        <w:r w:rsidR="001201A7" w:rsidRPr="004A20DB">
          <w:rPr>
            <w:rFonts w:ascii="Times New Roman" w:eastAsia="Times New Roman" w:hAnsi="Times New Roman" w:cs="Times New Roman"/>
            <w:sz w:val="24"/>
            <w:szCs w:val="24"/>
            <w:lang w:val="en-US"/>
          </w:rPr>
          <w:t xml:space="preserve">lpha </w:t>
        </w:r>
        <w:r w:rsidRPr="004A20DB">
          <w:rPr>
            <w:rFonts w:ascii="Times New Roman" w:eastAsia="Times New Roman" w:hAnsi="Times New Roman" w:cs="Times New Roman"/>
            <w:sz w:val="24"/>
            <w:szCs w:val="24"/>
            <w:lang w:val="en-US"/>
          </w:rPr>
          <w:t xml:space="preserve">(B.1.1.7) </w:t>
        </w:r>
        <w:r w:rsidR="001201A7" w:rsidRPr="004A20DB">
          <w:rPr>
            <w:rFonts w:ascii="Times New Roman" w:eastAsia="Times New Roman" w:hAnsi="Times New Roman" w:cs="Times New Roman"/>
            <w:sz w:val="24"/>
            <w:szCs w:val="24"/>
            <w:lang w:val="en-US"/>
          </w:rPr>
          <w:t xml:space="preserve">and </w:t>
        </w:r>
        <w:r w:rsidRPr="004A20DB">
          <w:rPr>
            <w:rFonts w:ascii="Times New Roman" w:eastAsia="Times New Roman" w:hAnsi="Times New Roman" w:cs="Times New Roman"/>
            <w:sz w:val="24"/>
            <w:szCs w:val="24"/>
            <w:lang w:val="en-US"/>
          </w:rPr>
          <w:t>D</w:t>
        </w:r>
        <w:r w:rsidR="001201A7" w:rsidRPr="004A20DB">
          <w:rPr>
            <w:rFonts w:ascii="Times New Roman" w:eastAsia="Times New Roman" w:hAnsi="Times New Roman" w:cs="Times New Roman"/>
            <w:sz w:val="24"/>
            <w:szCs w:val="24"/>
            <w:lang w:val="en-US"/>
          </w:rPr>
          <w:t>elta</w:t>
        </w:r>
        <w:r w:rsidRPr="004A20DB">
          <w:rPr>
            <w:rFonts w:ascii="Times New Roman" w:eastAsia="Times New Roman" w:hAnsi="Times New Roman" w:cs="Times New Roman"/>
            <w:sz w:val="24"/>
            <w:szCs w:val="24"/>
            <w:lang w:val="en-US"/>
          </w:rPr>
          <w:t xml:space="preserve"> (</w:t>
        </w:r>
        <w:r w:rsidR="00FD577C" w:rsidRPr="004A20DB">
          <w:rPr>
            <w:rFonts w:ascii="Times New Roman" w:eastAsia="Times New Roman" w:hAnsi="Times New Roman" w:cs="Times New Roman"/>
            <w:sz w:val="24"/>
            <w:szCs w:val="24"/>
            <w:lang w:val="en-US"/>
          </w:rPr>
          <w:t>B.1.617.2</w:t>
        </w:r>
        <w:r w:rsidRPr="004A20DB">
          <w:rPr>
            <w:rFonts w:ascii="Times New Roman" w:eastAsia="Times New Roman" w:hAnsi="Times New Roman" w:cs="Times New Roman"/>
            <w:sz w:val="24"/>
            <w:szCs w:val="24"/>
            <w:lang w:val="en-US"/>
          </w:rPr>
          <w:t>)</w:t>
        </w:r>
        <w:r w:rsidR="001201A7" w:rsidRPr="004A20DB">
          <w:rPr>
            <w:rFonts w:ascii="Times New Roman" w:eastAsia="Times New Roman" w:hAnsi="Times New Roman" w:cs="Times New Roman"/>
            <w:sz w:val="24"/>
            <w:szCs w:val="24"/>
            <w:lang w:val="en-US"/>
          </w:rPr>
          <w:t xml:space="preserve"> variants</w:t>
        </w:r>
        <w:r w:rsidRPr="004A20DB">
          <w:rPr>
            <w:rFonts w:ascii="Times New Roman" w:eastAsia="Times New Roman" w:hAnsi="Times New Roman" w:cs="Times New Roman"/>
            <w:sz w:val="24"/>
            <w:szCs w:val="24"/>
            <w:lang w:val="en-US"/>
          </w:rPr>
          <w:t xml:space="preserve"> of the virus</w:t>
        </w:r>
        <w:r w:rsidR="001201A7" w:rsidRPr="004A20DB">
          <w:rPr>
            <w:rFonts w:ascii="Times New Roman" w:eastAsia="Times New Roman" w:hAnsi="Times New Roman" w:cs="Times New Roman"/>
            <w:sz w:val="24"/>
            <w:szCs w:val="24"/>
            <w:lang w:val="en-US"/>
          </w:rPr>
          <w:t xml:space="preserve">, respectively, are located in the </w:t>
        </w:r>
        <w:proofErr w:type="spellStart"/>
        <w:r w:rsidR="001201A7" w:rsidRPr="004A20DB">
          <w:rPr>
            <w:rFonts w:ascii="Times New Roman" w:eastAsia="Times New Roman" w:hAnsi="Times New Roman" w:cs="Times New Roman"/>
            <w:sz w:val="24"/>
            <w:szCs w:val="24"/>
            <w:lang w:val="en-US"/>
          </w:rPr>
          <w:t>furin</w:t>
        </w:r>
        <w:proofErr w:type="spellEnd"/>
        <w:r w:rsidR="001201A7" w:rsidRPr="004A20DB">
          <w:rPr>
            <w:rFonts w:ascii="Times New Roman" w:eastAsia="Times New Roman" w:hAnsi="Times New Roman" w:cs="Times New Roman"/>
            <w:sz w:val="24"/>
            <w:szCs w:val="24"/>
            <w:lang w:val="en-US"/>
          </w:rPr>
          <w:t xml:space="preserve"> cleavage region</w:t>
        </w:r>
        <w:r w:rsidR="005F15B1" w:rsidRPr="004A20DB">
          <w:rPr>
            <w:rFonts w:ascii="Times New Roman" w:eastAsia="Times New Roman" w:hAnsi="Times New Roman" w:cs="Times New Roman"/>
            <w:sz w:val="24"/>
            <w:szCs w:val="24"/>
            <w:lang w:val="en-US"/>
          </w:rPr>
          <w:t xml:space="preserve"> of Spike</w:t>
        </w:r>
        <w:r w:rsidR="007014E0" w:rsidRPr="004A20DB">
          <w:rPr>
            <w:rFonts w:ascii="Times New Roman" w:eastAsia="Times New Roman" w:hAnsi="Times New Roman" w:cs="Times New Roman"/>
            <w:sz w:val="24"/>
            <w:szCs w:val="24"/>
            <w:lang w:val="en-US"/>
          </w:rPr>
          <w:t>.</w:t>
        </w:r>
        <w:r w:rsidR="001201A7" w:rsidRPr="004A20DB">
          <w:rPr>
            <w:rFonts w:ascii="Times New Roman" w:eastAsia="Times New Roman" w:hAnsi="Times New Roman" w:cs="Times New Roman"/>
            <w:sz w:val="24"/>
            <w:szCs w:val="24"/>
            <w:lang w:val="en-US"/>
          </w:rPr>
          <w:t xml:space="preserve"> </w:t>
        </w:r>
        <w:r w:rsidR="007014E0" w:rsidRPr="004A20DB">
          <w:rPr>
            <w:rFonts w:ascii="Times New Roman" w:eastAsia="Times New Roman" w:hAnsi="Times New Roman" w:cs="Times New Roman"/>
            <w:sz w:val="24"/>
            <w:szCs w:val="24"/>
            <w:lang w:val="en-US"/>
          </w:rPr>
          <w:t>They both confer</w:t>
        </w:r>
        <w:r w:rsidR="001201A7" w:rsidRPr="004A20DB">
          <w:rPr>
            <w:rFonts w:ascii="Times New Roman" w:eastAsia="Times New Roman" w:hAnsi="Times New Roman" w:cs="Times New Roman"/>
            <w:sz w:val="24"/>
            <w:szCs w:val="24"/>
            <w:lang w:val="en-US"/>
          </w:rPr>
          <w:t xml:space="preserve"> a change in the amino acids </w:t>
        </w:r>
        <w:r w:rsidR="007014E0" w:rsidRPr="004A20DB">
          <w:rPr>
            <w:rFonts w:ascii="Times New Roman" w:eastAsia="Times New Roman" w:hAnsi="Times New Roman" w:cs="Times New Roman"/>
            <w:sz w:val="24"/>
            <w:szCs w:val="24"/>
            <w:lang w:val="en-US"/>
          </w:rPr>
          <w:t xml:space="preserve">from nonpolar hydrophobic </w:t>
        </w:r>
        <w:r w:rsidR="001201A7" w:rsidRPr="004A20DB">
          <w:rPr>
            <w:rFonts w:ascii="Times New Roman" w:eastAsia="Times New Roman" w:hAnsi="Times New Roman" w:cs="Times New Roman"/>
            <w:sz w:val="24"/>
            <w:szCs w:val="24"/>
            <w:lang w:val="en-US"/>
          </w:rPr>
          <w:t>to</w:t>
        </w:r>
        <w:r w:rsidR="007014E0" w:rsidRPr="004A20DB">
          <w:rPr>
            <w:rFonts w:ascii="Times New Roman" w:eastAsia="Times New Roman" w:hAnsi="Times New Roman" w:cs="Times New Roman"/>
            <w:sz w:val="24"/>
            <w:szCs w:val="24"/>
            <w:lang w:val="en-US"/>
          </w:rPr>
          <w:t xml:space="preserve"> </w:t>
        </w:r>
        <w:r w:rsidR="001201A7" w:rsidRPr="004A20DB">
          <w:rPr>
            <w:rFonts w:ascii="Times New Roman" w:eastAsia="Times New Roman" w:hAnsi="Times New Roman" w:cs="Times New Roman"/>
            <w:sz w:val="24"/>
            <w:szCs w:val="24"/>
            <w:lang w:val="en-US"/>
          </w:rPr>
          <w:t>positive</w:t>
        </w:r>
        <w:r w:rsidR="007014E0" w:rsidRPr="004A20DB">
          <w:rPr>
            <w:rFonts w:ascii="Times New Roman" w:eastAsia="Times New Roman" w:hAnsi="Times New Roman" w:cs="Times New Roman"/>
            <w:sz w:val="24"/>
            <w:szCs w:val="24"/>
            <w:lang w:val="en-US"/>
          </w:rPr>
          <w:t>ly charge. They</w:t>
        </w:r>
        <w:r w:rsidR="001201A7" w:rsidRPr="004A20DB">
          <w:rPr>
            <w:rFonts w:ascii="Times New Roman" w:eastAsia="Times New Roman" w:hAnsi="Times New Roman" w:cs="Times New Roman"/>
            <w:sz w:val="24"/>
            <w:szCs w:val="24"/>
            <w:lang w:val="en-US"/>
          </w:rPr>
          <w:t xml:space="preserve"> affect tropism </w:t>
        </w:r>
        <w:r w:rsidR="007014E0" w:rsidRPr="004A20DB">
          <w:rPr>
            <w:rFonts w:ascii="Times New Roman" w:eastAsia="Times New Roman" w:hAnsi="Times New Roman" w:cs="Times New Roman"/>
            <w:sz w:val="24"/>
            <w:szCs w:val="24"/>
            <w:lang w:val="en-US"/>
          </w:rPr>
          <w:t xml:space="preserve">(repertoire of </w:t>
        </w:r>
        <w:proofErr w:type="spellStart"/>
        <w:r w:rsidR="007014E0" w:rsidRPr="004A20DB">
          <w:rPr>
            <w:rFonts w:ascii="Times New Roman" w:eastAsia="Times New Roman" w:hAnsi="Times New Roman" w:cs="Times New Roman"/>
            <w:sz w:val="24"/>
            <w:szCs w:val="24"/>
            <w:lang w:val="en-US"/>
          </w:rPr>
          <w:t>infectable</w:t>
        </w:r>
        <w:proofErr w:type="spellEnd"/>
        <w:r w:rsidR="007014E0" w:rsidRPr="004A20DB">
          <w:rPr>
            <w:rFonts w:ascii="Times New Roman" w:eastAsia="Times New Roman" w:hAnsi="Times New Roman" w:cs="Times New Roman"/>
            <w:sz w:val="24"/>
            <w:szCs w:val="24"/>
            <w:lang w:val="en-US"/>
          </w:rPr>
          <w:t xml:space="preserve"> cells) </w:t>
        </w:r>
        <w:r w:rsidR="001201A7" w:rsidRPr="004A20DB">
          <w:rPr>
            <w:rFonts w:ascii="Times New Roman" w:eastAsia="Times New Roman" w:hAnsi="Times New Roman" w:cs="Times New Roman"/>
            <w:sz w:val="24"/>
            <w:szCs w:val="24"/>
            <w:lang w:val="en-US"/>
          </w:rPr>
          <w:t xml:space="preserve">by increasing </w:t>
        </w:r>
        <w:r w:rsidR="007014E0" w:rsidRPr="004A20DB">
          <w:rPr>
            <w:rFonts w:ascii="Times New Roman" w:eastAsia="Times New Roman" w:hAnsi="Times New Roman" w:cs="Times New Roman"/>
            <w:sz w:val="24"/>
            <w:szCs w:val="24"/>
            <w:lang w:val="en-US"/>
          </w:rPr>
          <w:t xml:space="preserve">the </w:t>
        </w:r>
        <w:r w:rsidR="001201A7" w:rsidRPr="004A20DB">
          <w:rPr>
            <w:rFonts w:ascii="Times New Roman" w:eastAsia="Times New Roman" w:hAnsi="Times New Roman" w:cs="Times New Roman"/>
            <w:sz w:val="24"/>
            <w:szCs w:val="24"/>
            <w:lang w:val="en-US"/>
          </w:rPr>
          <w:t>cleavage</w:t>
        </w:r>
        <w:r w:rsidR="007014E0" w:rsidRPr="004A20DB">
          <w:rPr>
            <w:rFonts w:ascii="Times New Roman" w:eastAsia="Times New Roman" w:hAnsi="Times New Roman" w:cs="Times New Roman"/>
            <w:sz w:val="24"/>
            <w:szCs w:val="24"/>
            <w:lang w:val="en-US"/>
          </w:rPr>
          <w:t xml:space="preserve"> of S1/S2 proteins</w:t>
        </w:r>
        <w:r w:rsidR="001201A7" w:rsidRPr="004A20DB">
          <w:rPr>
            <w:rFonts w:ascii="Times New Roman" w:eastAsia="Times New Roman" w:hAnsi="Times New Roman" w:cs="Times New Roman"/>
            <w:sz w:val="24"/>
            <w:szCs w:val="24"/>
            <w:lang w:val="en-US"/>
          </w:rPr>
          <w:t xml:space="preserve"> in human airway epithelial cells </w:t>
        </w:r>
        <w:r w:rsidR="00CD5292">
          <w:rPr>
            <w:rFonts w:ascii="Times New Roman" w:eastAsia="Times New Roman" w:hAnsi="Times New Roman" w:cs="Times New Roman"/>
            <w:sz w:val="24"/>
            <w:szCs w:val="24"/>
            <w:lang w:val="en-US"/>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[42]</w:t>
        </w:r>
        <w:r w:rsidR="00CD5292">
          <w:rPr>
            <w:rFonts w:ascii="Times New Roman" w:eastAsia="Times New Roman" w:hAnsi="Times New Roman" w:cs="Times New Roman"/>
            <w:sz w:val="24"/>
            <w:szCs w:val="24"/>
            <w:lang w:val="en-US"/>
          </w:rPr>
          <w:fldChar w:fldCharType="end"/>
        </w:r>
        <w:r w:rsidR="00B53DC3" w:rsidRPr="004A20DB">
          <w:rPr>
            <w:rFonts w:ascii="Times New Roman" w:eastAsia="Times New Roman" w:hAnsi="Times New Roman" w:cs="Times New Roman"/>
            <w:sz w:val="24"/>
            <w:szCs w:val="24"/>
            <w:lang w:val="en-US"/>
          </w:rPr>
          <w:t>.</w:t>
        </w:r>
      </w:ins>
    </w:p>
    <w:p w14:paraId="6456A489" w14:textId="6460C24A" w:rsidR="00E54AC0" w:rsidRPr="004A20DB" w:rsidRDefault="007014E0" w:rsidP="00FA0267">
      <w:pPr>
        <w:spacing w:after="0" w:line="360" w:lineRule="auto"/>
        <w:ind w:firstLine="720"/>
        <w:jc w:val="both"/>
        <w:rPr>
          <w:ins w:id="224" w:author="Автор" w:date="2026-05-07T13:24:00Z"/>
          <w:rFonts w:ascii="Times New Roman" w:eastAsia="Times New Roman" w:hAnsi="Times New Roman" w:cs="Times New Roman"/>
          <w:sz w:val="24"/>
          <w:szCs w:val="24"/>
          <w:lang w:val="en-US"/>
        </w:rPr>
      </w:pPr>
      <w:ins w:id="225" w:author="Автор" w:date="2026-05-07T13:24:00Z">
        <w:r w:rsidRPr="004A20DB">
          <w:rPr>
            <w:rFonts w:ascii="Times New Roman" w:eastAsia="Times New Roman" w:hAnsi="Times New Roman" w:cs="Times New Roman"/>
            <w:sz w:val="24"/>
            <w:szCs w:val="24"/>
            <w:lang w:val="en-US"/>
          </w:rPr>
          <w:lastRenderedPageBreak/>
          <w:t xml:space="preserve">Mutation </w:t>
        </w:r>
        <w:r w:rsidR="001201A7" w:rsidRPr="004A20DB">
          <w:rPr>
            <w:rFonts w:ascii="Times New Roman" w:eastAsia="Times New Roman" w:hAnsi="Times New Roman" w:cs="Times New Roman"/>
            <w:sz w:val="24"/>
            <w:szCs w:val="24"/>
            <w:lang w:val="en-US"/>
          </w:rPr>
          <w:t xml:space="preserve">D138Y </w:t>
        </w:r>
        <w:r w:rsidR="005F15B1" w:rsidRPr="004A20DB">
          <w:rPr>
            <w:rFonts w:ascii="Times New Roman" w:eastAsia="Times New Roman" w:hAnsi="Times New Roman" w:cs="Times New Roman"/>
            <w:sz w:val="24"/>
            <w:szCs w:val="24"/>
            <w:lang w:val="en-US"/>
          </w:rPr>
          <w:t xml:space="preserve">in </w:t>
        </w:r>
        <w:proofErr w:type="gramStart"/>
        <w:r w:rsidR="005F15B1" w:rsidRPr="004A20DB">
          <w:rPr>
            <w:rFonts w:ascii="Times New Roman" w:eastAsia="Times New Roman" w:hAnsi="Times New Roman" w:cs="Times New Roman"/>
            <w:sz w:val="24"/>
            <w:szCs w:val="24"/>
            <w:lang w:val="en-US"/>
          </w:rPr>
          <w:t xml:space="preserve">Spike </w:t>
        </w:r>
        <w:r w:rsidR="001201A7" w:rsidRPr="004A20DB">
          <w:rPr>
            <w:rFonts w:ascii="Times New Roman" w:eastAsia="Times New Roman" w:hAnsi="Times New Roman" w:cs="Times New Roman"/>
            <w:sz w:val="24"/>
            <w:szCs w:val="24"/>
            <w:lang w:val="en-US"/>
          </w:rPr>
          <w:t xml:space="preserve"> is</w:t>
        </w:r>
        <w:proofErr w:type="gramEnd"/>
        <w:r w:rsidR="001201A7" w:rsidRPr="004A20DB">
          <w:rPr>
            <w:rFonts w:ascii="Times New Roman" w:eastAsia="Times New Roman" w:hAnsi="Times New Roman" w:cs="Times New Roman"/>
            <w:sz w:val="24"/>
            <w:szCs w:val="24"/>
            <w:lang w:val="en-US"/>
          </w:rPr>
          <w:t xml:space="preserve"> believed to affect the protein's secondary structure </w:t>
        </w:r>
        <w:r w:rsidR="005F15B1" w:rsidRPr="004A20DB">
          <w:rPr>
            <w:rFonts w:ascii="Times New Roman" w:eastAsia="Times New Roman" w:hAnsi="Times New Roman" w:cs="Times New Roman"/>
            <w:sz w:val="24"/>
            <w:szCs w:val="24"/>
            <w:lang w:val="en-US"/>
          </w:rPr>
          <w:t>thus</w:t>
        </w:r>
        <w:r w:rsidR="001201A7" w:rsidRPr="004A20DB">
          <w:rPr>
            <w:rFonts w:ascii="Times New Roman" w:eastAsia="Times New Roman" w:hAnsi="Times New Roman" w:cs="Times New Roman"/>
            <w:sz w:val="24"/>
            <w:szCs w:val="24"/>
            <w:lang w:val="en-US"/>
          </w:rPr>
          <w:t xml:space="preserve"> reduc</w:t>
        </w:r>
        <w:r w:rsidR="005F15B1" w:rsidRPr="004A20DB">
          <w:rPr>
            <w:rFonts w:ascii="Times New Roman" w:eastAsia="Times New Roman" w:hAnsi="Times New Roman" w:cs="Times New Roman"/>
            <w:sz w:val="24"/>
            <w:szCs w:val="24"/>
            <w:lang w:val="en-US"/>
          </w:rPr>
          <w:t>ing</w:t>
        </w:r>
        <w:r w:rsidR="001201A7" w:rsidRPr="004A20DB">
          <w:rPr>
            <w:rFonts w:ascii="Times New Roman" w:eastAsia="Times New Roman" w:hAnsi="Times New Roman" w:cs="Times New Roman"/>
            <w:sz w:val="24"/>
            <w:szCs w:val="24"/>
            <w:lang w:val="en-US"/>
          </w:rPr>
          <w:t xml:space="preserve"> antibody </w:t>
        </w:r>
        <w:r w:rsidR="005F15B1" w:rsidRPr="004A20DB">
          <w:rPr>
            <w:rFonts w:ascii="Times New Roman" w:eastAsia="Times New Roman" w:hAnsi="Times New Roman" w:cs="Times New Roman"/>
            <w:sz w:val="24"/>
            <w:szCs w:val="24"/>
            <w:lang w:val="en-US"/>
          </w:rPr>
          <w:t>-</w:t>
        </w:r>
        <w:r w:rsidR="001201A7" w:rsidRPr="004A20DB">
          <w:rPr>
            <w:rFonts w:ascii="Times New Roman" w:eastAsia="Times New Roman" w:hAnsi="Times New Roman" w:cs="Times New Roman"/>
            <w:sz w:val="24"/>
            <w:szCs w:val="24"/>
            <w:lang w:val="en-US"/>
          </w:rPr>
          <w:t xml:space="preserve">binding efficiency </w:t>
        </w:r>
        <w:r w:rsidR="00CD5292">
          <w:rPr>
            <w:rFonts w:ascii="Times New Roman" w:eastAsia="Times New Roman" w:hAnsi="Times New Roman" w:cs="Times New Roman"/>
            <w:sz w:val="24"/>
            <w:szCs w:val="24"/>
            <w:lang w:val="en-US"/>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[43]</w:t>
        </w:r>
        <w:r w:rsidR="00CD5292">
          <w:rPr>
            <w:rFonts w:ascii="Times New Roman" w:eastAsia="Times New Roman" w:hAnsi="Times New Roman" w:cs="Times New Roman"/>
            <w:sz w:val="24"/>
            <w:szCs w:val="24"/>
            <w:lang w:val="en-US"/>
          </w:rPr>
          <w:fldChar w:fldCharType="end"/>
        </w:r>
        <w:r w:rsidR="00B53DC3" w:rsidRPr="004A20DB">
          <w:rPr>
            <w:rFonts w:ascii="Times New Roman" w:eastAsia="Times New Roman" w:hAnsi="Times New Roman" w:cs="Times New Roman"/>
            <w:sz w:val="24"/>
            <w:szCs w:val="24"/>
            <w:lang w:val="en-US"/>
          </w:rPr>
          <w:t xml:space="preserve">. </w:t>
        </w:r>
        <w:r w:rsidR="001201A7" w:rsidRPr="004A20DB">
          <w:rPr>
            <w:rFonts w:ascii="Times New Roman" w:eastAsia="Times New Roman" w:hAnsi="Times New Roman" w:cs="Times New Roman"/>
            <w:sz w:val="24"/>
            <w:szCs w:val="24"/>
            <w:lang w:val="en-US"/>
          </w:rPr>
          <w:t xml:space="preserve">The R203K mutation in the N protein </w:t>
        </w:r>
        <w:r w:rsidR="005F15B1" w:rsidRPr="004A20DB">
          <w:rPr>
            <w:rFonts w:ascii="Times New Roman" w:eastAsia="Times New Roman" w:hAnsi="Times New Roman" w:cs="Times New Roman"/>
            <w:sz w:val="24"/>
            <w:szCs w:val="24"/>
            <w:lang w:val="en-US"/>
          </w:rPr>
          <w:t>was</w:t>
        </w:r>
        <w:r w:rsidR="001201A7" w:rsidRPr="004A20DB">
          <w:rPr>
            <w:rFonts w:ascii="Times New Roman" w:eastAsia="Times New Roman" w:hAnsi="Times New Roman" w:cs="Times New Roman"/>
            <w:sz w:val="24"/>
            <w:szCs w:val="24"/>
            <w:lang w:val="en-US"/>
          </w:rPr>
          <w:t xml:space="preserve"> shown to increase transmission and virulence of SARS-COV-2 </w:t>
        </w:r>
        <w:r w:rsidR="00CD5292">
          <w:rPr>
            <w:rFonts w:ascii="Times New Roman" w:eastAsia="Times New Roman" w:hAnsi="Times New Roman" w:cs="Times New Roman"/>
            <w:sz w:val="24"/>
            <w:szCs w:val="24"/>
            <w:lang w:val="en-US"/>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[44]</w:t>
        </w:r>
        <w:r w:rsidR="00CD5292">
          <w:rPr>
            <w:rFonts w:ascii="Times New Roman" w:eastAsia="Times New Roman" w:hAnsi="Times New Roman" w:cs="Times New Roman"/>
            <w:sz w:val="24"/>
            <w:szCs w:val="24"/>
            <w:lang w:val="en-US"/>
          </w:rPr>
          <w:fldChar w:fldCharType="end"/>
        </w:r>
        <w:r w:rsidR="001201A7" w:rsidRPr="004A20DB">
          <w:rPr>
            <w:rFonts w:ascii="Times New Roman" w:eastAsia="Times New Roman" w:hAnsi="Times New Roman" w:cs="Times New Roman"/>
            <w:sz w:val="24"/>
            <w:szCs w:val="24"/>
            <w:lang w:val="en-US"/>
          </w:rPr>
          <w:t xml:space="preserve">, while the R203M mutation, which creates a </w:t>
        </w:r>
        <w:r w:rsidR="005F15B1" w:rsidRPr="004A20DB">
          <w:rPr>
            <w:rFonts w:ascii="Times New Roman" w:eastAsia="Times New Roman" w:hAnsi="Times New Roman" w:cs="Times New Roman"/>
            <w:sz w:val="24"/>
            <w:szCs w:val="24"/>
            <w:lang w:val="en-US"/>
          </w:rPr>
          <w:t>start</w:t>
        </w:r>
        <w:r w:rsidR="00E54AC0" w:rsidRPr="004A20DB">
          <w:rPr>
            <w:rFonts w:ascii="Times New Roman" w:eastAsia="Times New Roman" w:hAnsi="Times New Roman" w:cs="Times New Roman"/>
            <w:sz w:val="24"/>
            <w:szCs w:val="24"/>
            <w:lang w:val="en-US"/>
          </w:rPr>
          <w:t xml:space="preserve"> codon for a  </w:t>
        </w:r>
        <w:r w:rsidR="001201A7" w:rsidRPr="004A20DB">
          <w:rPr>
            <w:rFonts w:ascii="Times New Roman" w:eastAsia="Times New Roman" w:hAnsi="Times New Roman" w:cs="Times New Roman"/>
            <w:sz w:val="24"/>
            <w:szCs w:val="24"/>
            <w:lang w:val="en-US"/>
          </w:rPr>
          <w:t xml:space="preserve">new </w:t>
        </w:r>
        <w:r w:rsidR="00E54AC0" w:rsidRPr="004A20DB">
          <w:rPr>
            <w:rFonts w:ascii="Times New Roman" w:eastAsia="Times New Roman" w:hAnsi="Times New Roman" w:cs="Times New Roman"/>
            <w:sz w:val="24"/>
            <w:szCs w:val="24"/>
            <w:lang w:val="en-US"/>
          </w:rPr>
          <w:t xml:space="preserve">open </w:t>
        </w:r>
        <w:r w:rsidR="001201A7" w:rsidRPr="004A20DB">
          <w:rPr>
            <w:rFonts w:ascii="Times New Roman" w:eastAsia="Times New Roman" w:hAnsi="Times New Roman" w:cs="Times New Roman"/>
            <w:sz w:val="24"/>
            <w:szCs w:val="24"/>
            <w:lang w:val="en-US"/>
          </w:rPr>
          <w:t xml:space="preserve">reading frame, </w:t>
        </w:r>
        <w:r w:rsidR="00E54AC0" w:rsidRPr="004A20DB">
          <w:rPr>
            <w:rFonts w:ascii="Times New Roman" w:eastAsia="Times New Roman" w:hAnsi="Times New Roman" w:cs="Times New Roman"/>
            <w:sz w:val="24"/>
            <w:szCs w:val="24"/>
            <w:lang w:val="en-US"/>
          </w:rPr>
          <w:t>was</w:t>
        </w:r>
        <w:r w:rsidR="001201A7" w:rsidRPr="004A20DB">
          <w:rPr>
            <w:rFonts w:ascii="Times New Roman" w:eastAsia="Times New Roman" w:hAnsi="Times New Roman" w:cs="Times New Roman"/>
            <w:sz w:val="24"/>
            <w:szCs w:val="24"/>
            <w:lang w:val="en-US"/>
          </w:rPr>
          <w:t xml:space="preserve"> reported to </w:t>
        </w:r>
        <w:r w:rsidR="00E54AC0" w:rsidRPr="004A20DB">
          <w:rPr>
            <w:rFonts w:ascii="Times New Roman" w:eastAsia="Times New Roman" w:hAnsi="Times New Roman" w:cs="Times New Roman"/>
            <w:sz w:val="24"/>
            <w:szCs w:val="24"/>
            <w:lang w:val="en-US"/>
          </w:rPr>
          <w:t>suppress</w:t>
        </w:r>
        <w:r w:rsidR="001201A7" w:rsidRPr="004A20DB">
          <w:rPr>
            <w:rFonts w:ascii="Times New Roman" w:eastAsia="Times New Roman" w:hAnsi="Times New Roman" w:cs="Times New Roman"/>
            <w:sz w:val="24"/>
            <w:szCs w:val="24"/>
            <w:lang w:val="en-US"/>
          </w:rPr>
          <w:t xml:space="preserve"> interferon induction, thereby increasing vir</w:t>
        </w:r>
        <w:r w:rsidR="00E54AC0" w:rsidRPr="004A20DB">
          <w:rPr>
            <w:rFonts w:ascii="Times New Roman" w:eastAsia="Times New Roman" w:hAnsi="Times New Roman" w:cs="Times New Roman"/>
            <w:sz w:val="24"/>
            <w:szCs w:val="24"/>
            <w:lang w:val="en-US"/>
          </w:rPr>
          <w:t>al</w:t>
        </w:r>
        <w:r w:rsidR="001201A7" w:rsidRPr="004A20DB">
          <w:rPr>
            <w:rFonts w:ascii="Times New Roman" w:eastAsia="Times New Roman" w:hAnsi="Times New Roman" w:cs="Times New Roman"/>
            <w:sz w:val="24"/>
            <w:szCs w:val="24"/>
            <w:lang w:val="en-US"/>
          </w:rPr>
          <w:t xml:space="preserve"> infectivity </w:t>
        </w:r>
        <w:r w:rsidR="00CD5292">
          <w:rPr>
            <w:rFonts w:ascii="Times New Roman" w:eastAsia="Times New Roman" w:hAnsi="Times New Roman" w:cs="Times New Roman"/>
            <w:sz w:val="24"/>
            <w:szCs w:val="24"/>
            <w:lang w:val="en-US"/>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[45]</w:t>
        </w:r>
        <w:r w:rsidR="00CD5292">
          <w:rPr>
            <w:rFonts w:ascii="Times New Roman" w:eastAsia="Times New Roman" w:hAnsi="Times New Roman" w:cs="Times New Roman"/>
            <w:sz w:val="24"/>
            <w:szCs w:val="24"/>
            <w:lang w:val="en-US"/>
          </w:rPr>
          <w:fldChar w:fldCharType="end"/>
        </w:r>
        <w:r w:rsidR="001201A7" w:rsidRPr="004A20DB">
          <w:rPr>
            <w:rFonts w:ascii="Times New Roman" w:eastAsia="Times New Roman" w:hAnsi="Times New Roman" w:cs="Times New Roman"/>
            <w:sz w:val="24"/>
            <w:szCs w:val="24"/>
            <w:lang w:val="en-US"/>
          </w:rPr>
          <w:t xml:space="preserve">. </w:t>
        </w:r>
      </w:ins>
    </w:p>
    <w:p w14:paraId="13C8CA0D" w14:textId="592AD6E5" w:rsidR="001201A7" w:rsidRPr="004A20DB" w:rsidRDefault="001201A7" w:rsidP="00C066BD">
      <w:pPr>
        <w:spacing w:after="0" w:line="360" w:lineRule="auto"/>
        <w:ind w:firstLine="720"/>
        <w:jc w:val="both"/>
        <w:rPr>
          <w:ins w:id="226" w:author="Автор" w:date="2026-05-07T13:24:00Z"/>
          <w:rFonts w:ascii="Times New Roman" w:eastAsia="Times New Roman" w:hAnsi="Times New Roman" w:cs="Times New Roman"/>
          <w:sz w:val="24"/>
          <w:szCs w:val="24"/>
          <w:lang w:val="en-US"/>
        </w:rPr>
      </w:pPr>
      <w:ins w:id="227" w:author="Автор" w:date="2026-05-07T13:24:00Z">
        <w:r w:rsidRPr="004A20DB">
          <w:rPr>
            <w:rFonts w:ascii="Times New Roman" w:eastAsia="Times New Roman" w:hAnsi="Times New Roman" w:cs="Times New Roman"/>
            <w:sz w:val="24"/>
            <w:szCs w:val="24"/>
            <w:lang w:val="en-US"/>
          </w:rPr>
          <w:t xml:space="preserve">V82A and T120I </w:t>
        </w:r>
        <w:r w:rsidR="00407CCC" w:rsidRPr="004A20DB">
          <w:rPr>
            <w:rFonts w:ascii="Times New Roman" w:eastAsia="Times New Roman" w:hAnsi="Times New Roman" w:cs="Times New Roman"/>
            <w:sz w:val="24"/>
            <w:szCs w:val="24"/>
            <w:lang w:val="en-US"/>
          </w:rPr>
          <w:t xml:space="preserve">in ORF7a </w:t>
        </w:r>
        <w:r w:rsidRPr="004A20DB">
          <w:rPr>
            <w:rFonts w:ascii="Times New Roman" w:eastAsia="Times New Roman" w:hAnsi="Times New Roman" w:cs="Times New Roman"/>
            <w:sz w:val="24"/>
            <w:szCs w:val="24"/>
            <w:lang w:val="en-US"/>
          </w:rPr>
          <w:t>are most frequently found in variant</w:t>
        </w:r>
        <w:r w:rsidR="00E54AC0" w:rsidRPr="004A20DB">
          <w:rPr>
            <w:rFonts w:ascii="Times New Roman" w:eastAsia="Times New Roman" w:hAnsi="Times New Roman" w:cs="Times New Roman"/>
            <w:sz w:val="24"/>
            <w:szCs w:val="24"/>
            <w:lang w:val="en-US"/>
          </w:rPr>
          <w:t xml:space="preserve"> Delta</w:t>
        </w:r>
        <w:r w:rsidRPr="004A20DB">
          <w:rPr>
            <w:rFonts w:ascii="Times New Roman" w:eastAsia="Times New Roman" w:hAnsi="Times New Roman" w:cs="Times New Roman"/>
            <w:sz w:val="24"/>
            <w:szCs w:val="24"/>
            <w:lang w:val="en-US"/>
          </w:rPr>
          <w:t xml:space="preserve"> of the coronavirus</w:t>
        </w:r>
        <w:r w:rsidR="00FD577C" w:rsidRPr="004A20DB">
          <w:rPr>
            <w:rFonts w:ascii="Times New Roman" w:eastAsia="Times New Roman" w:hAnsi="Times New Roman" w:cs="Times New Roman"/>
            <w:sz w:val="24"/>
            <w:szCs w:val="24"/>
            <w:lang w:val="en-US"/>
          </w:rPr>
          <w:t xml:space="preserve">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&lt;EndNote&gt;&lt;Cite&gt;&lt;Author&gt;Cruz&lt;/Author&gt;&lt;Year&gt;2022&lt;/Year&gt;&lt;RecNum&gt;1831&lt;/RecNum&gt;&lt;DisplayText&gt;[46]&lt;/DisplayText&gt;&lt;record&gt;&lt;rec-number&gt;1831&lt;/rec-number&gt;&lt;foreign-keys&gt;&lt;key app="EN" db-id="z5v2e0v5r25tt5e00v35f59hst2ra25srwwd" timestamp="1777984745"&gt;1831&lt;/key&gt;&lt;/foreign-keys&gt;&lt;ref-type name="Journal Article"&gt;17&lt;/ref-type&gt;&lt;contributors&gt;&lt;authors&gt;&lt;author&gt;Cruz, C. A. K.&lt;/author&gt;&lt;author&gt;Medina, P. M. B.&lt;/author&gt;&lt;/authors&gt;&lt;/contributors&gt;&lt;auth-address&gt;Biological Models Laboratory, Department of Biochemistry and Molecular Biology, College of Medicine, University of the Philippines Manila, Manila, Metro Manila, Philippines.&lt;/auth-address&gt;&lt;titles&gt;&lt;title&gt;Temporal changes in the accessory protein mutations of SARS-CoV-2 variants and their predicted structural and functional effects&lt;/title&gt;&lt;secondary-title&gt;J Med Virol&lt;/secondary-title&gt;&lt;/titles&gt;&lt;periodical&gt;&lt;full-title&gt;J Med Virol&lt;/full-title&gt;&lt;/periodical&gt;&lt;pages&gt;5189-5200&lt;/pages&gt;&lt;volume&gt;94&lt;/volume&gt;&lt;number&gt;11&lt;/number&gt;&lt;edition&gt;20220712&lt;/edition&gt;&lt;keywords&gt;&lt;keyword&gt;*covid-19&lt;/keyword&gt;&lt;keyword&gt;Humans&lt;/keyword&gt;&lt;keyword&gt;Mutation&lt;/keyword&gt;&lt;keyword&gt;*SARS-CoV-2/genetics&lt;/keyword&gt;&lt;keyword&gt;Spike Glycoprotein, Coronavirus/genetics&lt;/keyword&gt;&lt;keyword&gt;Covid-19&lt;/keyword&gt;&lt;keyword&gt;SARS-CoV-2 variants&lt;/keyword&gt;&lt;keyword&gt;accessory proteins&lt;/keyword&gt;&lt;keyword&gt;bioinformatics&lt;/keyword&gt;&lt;keyword&gt;mutations&lt;/keyword&gt;&lt;/keywords&gt;&lt;dates&gt;&lt;year&gt;2022&lt;/year&gt;&lt;pub-dates&gt;&lt;date&gt;Nov&lt;/date&gt;&lt;/pub-dates&gt;&lt;/dates&gt;&lt;isbn&gt;1096-9071 (Electronic)&amp;#xD;0146-6615 (Print)&amp;#xD;0146-6615 (Linking)&lt;/isbn&gt;&lt;accession-num&gt;35764775&lt;/accession-num&gt;&lt;urls&gt;&lt;related-urls&gt;&lt;url&gt;https://www.ncbi.nlm.nih.gov/pubmed/35764775&lt;/url&gt;&lt;/related-urls&gt;&lt;/urls&gt;&lt;custom1&gt;The author declares no conflict of interest.&lt;/custom1&gt;&lt;custom2&gt;PMC9349927&lt;/custom2&gt;&lt;electronic-resource-num&gt;10.1002/jmv.27964&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[46]</w:t>
        </w:r>
        <w:r w:rsidR="00CD5292">
          <w:rPr>
            <w:rFonts w:ascii="Times New Roman" w:eastAsia="Times New Roman" w:hAnsi="Times New Roman" w:cs="Times New Roman"/>
            <w:sz w:val="24"/>
            <w:szCs w:val="24"/>
            <w:lang w:val="en-US"/>
          </w:rPr>
          <w:fldChar w:fldCharType="end"/>
        </w:r>
        <w:r w:rsidR="00E54AC0" w:rsidRPr="004A20DB">
          <w:rPr>
            <w:rFonts w:ascii="Times New Roman" w:eastAsia="Times New Roman" w:hAnsi="Times New Roman" w:cs="Times New Roman"/>
            <w:sz w:val="24"/>
            <w:szCs w:val="24"/>
            <w:lang w:val="en-US"/>
          </w:rPr>
          <w:t>.  They</w:t>
        </w:r>
        <w:r w:rsidRPr="004A20DB">
          <w:rPr>
            <w:rFonts w:ascii="Times New Roman" w:eastAsia="Times New Roman" w:hAnsi="Times New Roman" w:cs="Times New Roman"/>
            <w:sz w:val="24"/>
            <w:szCs w:val="24"/>
            <w:lang w:val="en-US"/>
          </w:rPr>
          <w:t xml:space="preserve"> are located within the di-lysine motif of ORF7a, which is important for </w:t>
        </w:r>
        <w:r w:rsidR="0067055A" w:rsidRPr="004A20DB">
          <w:rPr>
            <w:rFonts w:ascii="Times New Roman" w:eastAsia="Times New Roman" w:hAnsi="Times New Roman" w:cs="Times New Roman"/>
            <w:sz w:val="24"/>
            <w:szCs w:val="24"/>
            <w:lang w:val="en-US"/>
          </w:rPr>
          <w:t xml:space="preserve">the </w:t>
        </w:r>
        <w:r w:rsidRPr="004A20DB">
          <w:rPr>
            <w:rFonts w:ascii="Times New Roman" w:eastAsia="Times New Roman" w:hAnsi="Times New Roman" w:cs="Times New Roman"/>
            <w:sz w:val="24"/>
            <w:szCs w:val="24"/>
            <w:lang w:val="en-US"/>
          </w:rPr>
          <w:t xml:space="preserve">localization of </w:t>
        </w:r>
        <w:r w:rsidR="0067055A" w:rsidRPr="004A20DB">
          <w:rPr>
            <w:rFonts w:ascii="Times New Roman" w:eastAsia="Times New Roman" w:hAnsi="Times New Roman" w:cs="Times New Roman"/>
            <w:sz w:val="24"/>
            <w:szCs w:val="24"/>
            <w:lang w:val="en-US"/>
          </w:rPr>
          <w:t xml:space="preserve">viral </w:t>
        </w:r>
        <w:r w:rsidRPr="004A20DB">
          <w:rPr>
            <w:rFonts w:ascii="Times New Roman" w:eastAsia="Times New Roman" w:hAnsi="Times New Roman" w:cs="Times New Roman"/>
            <w:sz w:val="24"/>
            <w:szCs w:val="24"/>
            <w:lang w:val="en-US"/>
          </w:rPr>
          <w:t>proteins</w:t>
        </w:r>
        <w:r w:rsidR="00E54AC0" w:rsidRPr="004A20DB">
          <w:rPr>
            <w:rFonts w:ascii="Times New Roman" w:eastAsia="Times New Roman" w:hAnsi="Times New Roman" w:cs="Times New Roman"/>
            <w:sz w:val="24"/>
            <w:szCs w:val="24"/>
            <w:lang w:val="en-US"/>
          </w:rPr>
          <w:t xml:space="preserve"> in endoplasmic reticulum</w:t>
        </w:r>
        <w:r w:rsidRPr="004A20DB">
          <w:rPr>
            <w:rFonts w:ascii="Times New Roman" w:eastAsia="Times New Roman" w:hAnsi="Times New Roman" w:cs="Times New Roman"/>
            <w:sz w:val="24"/>
            <w:szCs w:val="24"/>
            <w:lang w:val="en-US"/>
          </w:rPr>
          <w:t xml:space="preserve">. </w:t>
        </w:r>
        <w:r w:rsidR="0067055A" w:rsidRPr="004A20DB">
          <w:rPr>
            <w:rFonts w:ascii="Times New Roman" w:eastAsia="Times New Roman" w:hAnsi="Times New Roman" w:cs="Times New Roman"/>
            <w:sz w:val="24"/>
            <w:szCs w:val="24"/>
            <w:lang w:val="en-US"/>
          </w:rPr>
          <w:t>Existing d</w:t>
        </w:r>
        <w:r w:rsidRPr="004A20DB">
          <w:rPr>
            <w:rFonts w:ascii="Times New Roman" w:eastAsia="Times New Roman" w:hAnsi="Times New Roman" w:cs="Times New Roman"/>
            <w:sz w:val="24"/>
            <w:szCs w:val="24"/>
            <w:lang w:val="en-US"/>
          </w:rPr>
          <w:t xml:space="preserve">ata on </w:t>
        </w:r>
        <w:r w:rsidR="0067055A" w:rsidRPr="004A20DB">
          <w:rPr>
            <w:rFonts w:ascii="Times New Roman" w:eastAsia="Times New Roman" w:hAnsi="Times New Roman" w:cs="Times New Roman"/>
            <w:sz w:val="24"/>
            <w:szCs w:val="24"/>
            <w:lang w:val="en-US"/>
          </w:rPr>
          <w:t>mutation Q7036H in protein</w:t>
        </w:r>
        <w:r w:rsidRPr="004A20DB">
          <w:rPr>
            <w:rFonts w:ascii="Times New Roman" w:eastAsia="Times New Roman" w:hAnsi="Times New Roman" w:cs="Times New Roman"/>
            <w:sz w:val="24"/>
            <w:szCs w:val="24"/>
            <w:lang w:val="en-US"/>
          </w:rPr>
          <w:t xml:space="preserve"> ORF1ab and </w:t>
        </w:r>
        <w:r w:rsidR="0067055A" w:rsidRPr="004A20DB">
          <w:rPr>
            <w:rFonts w:ascii="Times New Roman" w:eastAsia="Times New Roman" w:hAnsi="Times New Roman" w:cs="Times New Roman"/>
            <w:sz w:val="24"/>
            <w:szCs w:val="24"/>
            <w:lang w:val="en-US"/>
          </w:rPr>
          <w:t xml:space="preserve">mutation V71I in </w:t>
        </w:r>
        <w:r w:rsidRPr="004A20DB">
          <w:rPr>
            <w:rFonts w:ascii="Times New Roman" w:eastAsia="Times New Roman" w:hAnsi="Times New Roman" w:cs="Times New Roman"/>
            <w:sz w:val="24"/>
            <w:szCs w:val="24"/>
            <w:lang w:val="en-US"/>
          </w:rPr>
          <w:t xml:space="preserve">ORF7a </w:t>
        </w:r>
        <w:r w:rsidR="0067055A" w:rsidRPr="004A20DB">
          <w:rPr>
            <w:rFonts w:ascii="Times New Roman" w:eastAsia="Times New Roman" w:hAnsi="Times New Roman" w:cs="Times New Roman"/>
            <w:sz w:val="24"/>
            <w:szCs w:val="24"/>
            <w:lang w:val="en-US"/>
          </w:rPr>
          <w:t xml:space="preserve">do not permit </w:t>
        </w:r>
        <w:r w:rsidRPr="004A20DB">
          <w:rPr>
            <w:rFonts w:ascii="Times New Roman" w:eastAsia="Times New Roman" w:hAnsi="Times New Roman" w:cs="Times New Roman"/>
            <w:sz w:val="24"/>
            <w:szCs w:val="24"/>
            <w:lang w:val="en-US"/>
          </w:rPr>
          <w:t>to determine their functions</w:t>
        </w:r>
        <w:r w:rsidR="0067055A" w:rsidRPr="004A20DB">
          <w:rPr>
            <w:rFonts w:ascii="Times New Roman" w:eastAsia="Times New Roman" w:hAnsi="Times New Roman" w:cs="Times New Roman"/>
            <w:sz w:val="24"/>
            <w:szCs w:val="24"/>
            <w:lang w:val="en-US"/>
          </w:rPr>
          <w:t xml:space="preserve"> definitively</w:t>
        </w:r>
        <w:r w:rsidRPr="004A20DB">
          <w:rPr>
            <w:rFonts w:ascii="Times New Roman" w:eastAsia="Times New Roman" w:hAnsi="Times New Roman" w:cs="Times New Roman"/>
            <w:sz w:val="24"/>
            <w:szCs w:val="24"/>
            <w:lang w:val="en-US"/>
          </w:rPr>
          <w:t xml:space="preserve">; however, their location within </w:t>
        </w:r>
        <w:r w:rsidR="0067055A" w:rsidRPr="004A20DB">
          <w:rPr>
            <w:rFonts w:ascii="Times New Roman" w:eastAsia="Times New Roman" w:hAnsi="Times New Roman" w:cs="Times New Roman"/>
            <w:sz w:val="24"/>
            <w:szCs w:val="24"/>
            <w:lang w:val="en-US"/>
          </w:rPr>
          <w:t xml:space="preserve">viral </w:t>
        </w:r>
        <w:r w:rsidRPr="004A20DB">
          <w:rPr>
            <w:rFonts w:ascii="Times New Roman" w:eastAsia="Times New Roman" w:hAnsi="Times New Roman" w:cs="Times New Roman"/>
            <w:sz w:val="24"/>
            <w:szCs w:val="24"/>
            <w:lang w:val="en-US"/>
          </w:rPr>
          <w:t>non-structural proteins hint at their interaction with the immune system</w:t>
        </w:r>
        <w:r w:rsidR="0067055A" w:rsidRPr="004A20DB">
          <w:rPr>
            <w:rFonts w:ascii="Times New Roman" w:eastAsia="Times New Roman" w:hAnsi="Times New Roman" w:cs="Times New Roman"/>
            <w:sz w:val="24"/>
            <w:szCs w:val="24"/>
            <w:lang w:val="en-US"/>
          </w:rPr>
          <w:t xml:space="preserve"> of the host.</w:t>
        </w:r>
      </w:ins>
    </w:p>
    <w:p w14:paraId="670B0CF7" w14:textId="77777777" w:rsidR="0087149A" w:rsidRDefault="001D5E08">
      <w:pPr>
        <w:pBdr>
          <w:top w:val="nil"/>
          <w:left w:val="nil"/>
          <w:bottom w:val="nil"/>
          <w:right w:val="nil"/>
          <w:between w:val="nil"/>
        </w:pBdr>
        <w:spacing w:after="0" w:line="240" w:lineRule="auto"/>
        <w:jc w:val="both"/>
        <w:rPr>
          <w:del w:id="228" w:author="Автор" w:date="2026-05-07T13:24:00Z"/>
          <w:rFonts w:ascii="Times New Roman" w:eastAsia="Times New Roman" w:hAnsi="Times New Roman" w:cs="Times New Roman"/>
          <w:color w:val="000000"/>
          <w:sz w:val="20"/>
          <w:szCs w:val="20"/>
        </w:rPr>
      </w:pPr>
      <w:moveFromRangeStart w:id="229" w:author="Автор" w:date="2026-05-07T13:24:00Z" w:name="move229052666"/>
      <w:moveFrom w:id="230" w:author="Автор" w:date="2026-05-07T13:24:00Z">
        <w:r w:rsidRPr="004A20DB">
          <w:rPr>
            <w:rFonts w:ascii="Times New Roman" w:eastAsia="Times New Roman" w:hAnsi="Times New Roman" w:cs="Times New Roman"/>
            <w:b/>
            <w:color w:val="000000"/>
            <w:sz w:val="20"/>
            <w:szCs w:val="20"/>
          </w:rPr>
          <w:t xml:space="preserve">. </w:t>
        </w:r>
        <w:r w:rsidRPr="004A20DB">
          <w:rPr>
            <w:rFonts w:ascii="Times New Roman" w:eastAsia="Times New Roman" w:hAnsi="Times New Roman" w:cs="Times New Roman"/>
            <w:color w:val="000000"/>
            <w:sz w:val="20"/>
            <w:szCs w:val="20"/>
          </w:rPr>
          <w:t xml:space="preserve">Notation as in Fig. </w:t>
        </w:r>
      </w:moveFrom>
      <w:moveFromRangeEnd w:id="229"/>
      <w:del w:id="231" w:author="Автор" w:date="2026-05-07T13:24:00Z">
        <w:r w:rsidR="0076272C">
          <w:rPr>
            <w:rFonts w:ascii="Times New Roman" w:eastAsia="Times New Roman" w:hAnsi="Times New Roman" w:cs="Times New Roman"/>
            <w:color w:val="000000"/>
            <w:sz w:val="20"/>
            <w:szCs w:val="20"/>
          </w:rPr>
          <w:delText>3.</w:delText>
        </w:r>
        <w:r w:rsidR="0076272C">
          <w:rPr>
            <w:rFonts w:ascii="Times New Roman" w:eastAsia="Times New Roman" w:hAnsi="Times New Roman" w:cs="Times New Roman"/>
            <w:b/>
            <w:color w:val="000000"/>
            <w:sz w:val="20"/>
            <w:szCs w:val="20"/>
          </w:rPr>
          <w:delText xml:space="preserve"> </w:delText>
        </w:r>
        <w:r w:rsidR="0076272C">
          <w:rPr>
            <w:rFonts w:ascii="Times New Roman" w:eastAsia="Times New Roman" w:hAnsi="Times New Roman" w:cs="Times New Roman"/>
            <w:color w:val="000000"/>
            <w:sz w:val="20"/>
            <w:szCs w:val="20"/>
          </w:rPr>
          <w:delText xml:space="preserve">A variant of the diagram prepared without sequences around the peak centered at 90 in Fig. 2 is in Figure S5. The list of interacting pairs is in </w:delText>
        </w:r>
        <w:r w:rsidR="0076272C">
          <w:rPr>
            <w:rFonts w:ascii="Times New Roman" w:eastAsia="Times New Roman" w:hAnsi="Times New Roman" w:cs="Times New Roman"/>
            <w:i/>
            <w:color w:val="000000"/>
            <w:sz w:val="20"/>
            <w:szCs w:val="20"/>
          </w:rPr>
          <w:delText>Supplementary Text S2</w:delText>
        </w:r>
        <w:r w:rsidR="0076272C">
          <w:rPr>
            <w:rFonts w:ascii="Times New Roman" w:eastAsia="Times New Roman" w:hAnsi="Times New Roman" w:cs="Times New Roman"/>
            <w:color w:val="000000"/>
            <w:sz w:val="20"/>
            <w:szCs w:val="20"/>
          </w:rPr>
          <w:delText>.</w:delText>
        </w:r>
      </w:del>
    </w:p>
    <w:p w14:paraId="215261D1" w14:textId="5F5550D6" w:rsidR="003141A2" w:rsidRPr="004A20DB" w:rsidRDefault="003141A2">
      <w:pPr>
        <w:spacing w:after="0" w:line="360" w:lineRule="auto"/>
        <w:ind w:firstLine="709"/>
        <w:jc w:val="both"/>
        <w:rPr>
          <w:rFonts w:ascii="Times New Roman" w:hAnsi="Times New Roman"/>
          <w:sz w:val="24"/>
          <w:lang w:val="en-US"/>
          <w:rPrChange w:id="232" w:author="Автор" w:date="2026-05-07T13:24:00Z">
            <w:rPr>
              <w:rFonts w:ascii="Times New Roman" w:hAnsi="Times New Roman"/>
              <w:color w:val="000000"/>
              <w:sz w:val="20"/>
            </w:rPr>
          </w:rPrChange>
        </w:rPr>
        <w:pPrChange w:id="233" w:author="Автор" w:date="2026-05-07T13:24:00Z">
          <w:pPr>
            <w:pBdr>
              <w:top w:val="nil"/>
              <w:left w:val="nil"/>
              <w:bottom w:val="nil"/>
              <w:right w:val="nil"/>
              <w:between w:val="nil"/>
            </w:pBdr>
            <w:spacing w:line="276" w:lineRule="auto"/>
            <w:jc w:val="both"/>
          </w:pPr>
        </w:pPrChange>
      </w:pPr>
    </w:p>
    <w:p w14:paraId="4BA7A3C2" w14:textId="77777777" w:rsidR="00AC30E2" w:rsidRPr="004A20DB" w:rsidRDefault="00AC30E2" w:rsidP="00AC30E2">
      <w:pPr>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DISCUSSION</w:t>
      </w:r>
    </w:p>
    <w:p w14:paraId="7942178C" w14:textId="77777777" w:rsidR="00AC30E2" w:rsidRPr="004A20DB" w:rsidRDefault="00AC30E2" w:rsidP="00AC30E2">
      <w:pPr>
        <w:jc w:val="center"/>
        <w:rPr>
          <w:rFonts w:ascii="Times New Roman" w:eastAsia="Times New Roman" w:hAnsi="Times New Roman" w:cs="Times New Roman"/>
          <w:sz w:val="24"/>
          <w:szCs w:val="24"/>
        </w:rPr>
      </w:pPr>
    </w:p>
    <w:p w14:paraId="778E6066" w14:textId="77777777" w:rsidR="00AC30E2" w:rsidRPr="004A20DB" w:rsidRDefault="00AC30E2" w:rsidP="00AC30E2">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Detection and measurement of epistasis from genetic data represents a challenge. In our work, we have upgraded a linkage-resistant method of detection and applied it to sequences from SARS-CoV-2. Results are consistent with the existence of fitness valleys that provide passages between large groups of virus variants.</w:t>
      </w:r>
    </w:p>
    <w:p w14:paraId="2C1523B7" w14:textId="015938FD" w:rsidR="00AC30E2" w:rsidRPr="004A20DB" w:rsidRDefault="00AC30E2" w:rsidP="00AC30E2">
      <w:pPr>
        <w:spacing w:after="0"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As mentioned before, a fitness valley comprises a transient decrease in fitness due to initial mutation(s) forced by changes in the environment, which is followed by compensatory mutations. The fitness valley effect was previously observed or inferred for various viruses, including HIV </w:t>
      </w:r>
      <w:del w:id="234" w:author="Автор" w:date="2026-05-07T13:24:00Z">
        <w:r w:rsidR="0076272C">
          <w:rPr>
            <w:rFonts w:ascii="Times New Roman" w:eastAsia="Times New Roman" w:hAnsi="Times New Roman" w:cs="Times New Roman"/>
            <w:sz w:val="24"/>
            <w:szCs w:val="24"/>
          </w:rPr>
          <w:delText>(41, 42)</w:delText>
        </w:r>
      </w:del>
      <w:ins w:id="235" w:author="Автор" w:date="2026-05-07T13:24:00Z">
        <w:r w:rsidR="00CD5292">
          <w:rPr>
            <w:rFonts w:ascii="Times New Roman" w:hAnsi="Times New Roman" w:cs="Times New Roman"/>
            <w:sz w:val="24"/>
            <w:szCs w:val="24"/>
            <w:lang w:val="en-US" w:bidi="en-US"/>
          </w:rPr>
          <w:fldChar w:fldCharType="begin">
            <w:fldData xml:space="preserve">PEVuZE5vdGU+PENpdGU+PEF1dGhvcj5Cb25ob2VmZmVyPC9BdXRob3I+PFllYXI+MjAwNDwvWWVh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PEVuZE5vdGU+PENpdGU+PEF1dGhvcj5Cb25ob2VmZmVyPC9BdXRob3I+PFllYXI+MjAwNDwvWWVh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[47, 48]</w:t>
        </w:r>
        <w:r w:rsidR="00CD5292">
          <w:rPr>
            <w:rFonts w:ascii="Times New Roman" w:hAnsi="Times New Roman" w:cs="Times New Roman"/>
            <w:sz w:val="24"/>
            <w:szCs w:val="24"/>
            <w:lang w:val="en-US" w:bidi="en-US"/>
          </w:rPr>
          <w:fldChar w:fldCharType="end"/>
        </w:r>
      </w:ins>
      <w:r w:rsidRPr="004A20DB">
        <w:rPr>
          <w:rFonts w:ascii="Times New Roman" w:hAnsi="Times New Roman"/>
          <w:sz w:val="24"/>
          <w:lang w:val="en-US"/>
          <w:rPrChange w:id="236" w:author="Автор" w:date="2026-05-07T13:24:00Z">
            <w:rPr>
              <w:rFonts w:ascii="Times New Roman" w:hAnsi="Times New Roman"/>
              <w:sz w:val="24"/>
            </w:rPr>
          </w:rPrChange>
        </w:rPr>
        <w:t xml:space="preserve"> and influenza </w:t>
      </w:r>
      <w:del w:id="237" w:author="Автор" w:date="2026-05-07T13:24:00Z">
        <w:r w:rsidR="0076272C">
          <w:rPr>
            <w:rFonts w:ascii="Times New Roman" w:eastAsia="Times New Roman" w:hAnsi="Times New Roman" w:cs="Times New Roman"/>
            <w:sz w:val="24"/>
            <w:szCs w:val="24"/>
          </w:rPr>
          <w:delText>(39, 43),</w:delText>
        </w:r>
      </w:del>
      <w:ins w:id="238" w:author="Автор" w:date="2026-05-07T13:24:00Z">
        <w:r w:rsidR="00CD5292">
          <w:rPr>
            <w:rFonts w:ascii="Times New Roman" w:hAnsi="Times New Roman" w:cs="Times New Roman"/>
            <w:sz w:val="24"/>
            <w:szCs w:val="24"/>
            <w:lang w:val="en-US" w:bidi="en-US"/>
          </w:rPr>
          <w:fldChar w:fldCharType="begin">
            <w:fldData xml:space="preserve">PEVuZE5vdGU+PENpdGU+PEF1dGhvcj5LcnlhemhpbXNraXk8L0F1dGhvcj48WWVhcj4yMDExPC9Z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PEVuZE5vdGU+PENpdGU+PEF1dGhvcj5LcnlhemhpbXNraXk8L0F1dGhvcj48WWVhcj4yMDExPC9Z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[37-39]</w:t>
        </w:r>
        <w:r w:rsidR="00CD5292">
          <w:rPr>
            <w:rFonts w:ascii="Times New Roman" w:hAnsi="Times New Roman" w:cs="Times New Roman"/>
            <w:sz w:val="24"/>
            <w:szCs w:val="24"/>
            <w:lang w:val="en-US" w:bidi="en-US"/>
          </w:rPr>
          <w:fldChar w:fldCharType="end"/>
        </w:r>
        <w:r w:rsidRPr="004A20DB">
          <w:rPr>
            <w:rFonts w:ascii="Times New Roman" w:hAnsi="Times New Roman" w:cs="Times New Roman"/>
            <w:sz w:val="24"/>
            <w:szCs w:val="24"/>
            <w:lang w:val="en-US" w:bidi="en-US"/>
          </w:rPr>
          <w:t>,</w:t>
        </w:r>
      </w:ins>
      <w:r w:rsidRPr="004A20DB">
        <w:rPr>
          <w:rFonts w:ascii="Times New Roman" w:eastAsia="Times New Roman" w:hAnsi="Times New Roman" w:cs="Times New Roman"/>
          <w:sz w:val="24"/>
          <w:szCs w:val="24"/>
        </w:rPr>
        <w:t xml:space="preserve"> and studied using mathematical models </w:t>
      </w:r>
      <w:del w:id="239" w:author="Автор" w:date="2026-05-07T13:24:00Z">
        <w:r w:rsidR="0076272C">
          <w:rPr>
            <w:rFonts w:ascii="Times New Roman" w:eastAsia="Times New Roman" w:hAnsi="Times New Roman" w:cs="Times New Roman"/>
            <w:sz w:val="24"/>
            <w:szCs w:val="24"/>
          </w:rPr>
          <w:delText>(3, 39).</w:delText>
        </w:r>
      </w:del>
      <w:ins w:id="240" w:author="Автор" w:date="2026-05-07T13:24:00Z">
        <w:r w:rsidR="00CD5292">
          <w:rPr>
            <w:rFonts w:ascii="Times New Roman" w:hAnsi="Times New Roman" w:cs="Times New Roman"/>
            <w:sz w:val="24"/>
            <w:szCs w:val="24"/>
            <w:lang w:val="en-US" w:bidi="en-US"/>
          </w:rPr>
          <w:fldChar w:fldCharType="begin">
            <w:fldData xml:space="preserve">PEVuZE5vdGU+PENpdGU+PEF1dGhvcj5XZWlzc21hbjwvQXV0aG9yPjxZZWFyPjIwMDk8L1llYXI+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=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PEVuZE5vdGU+PENpdGU+PEF1dGhvcj5XZWlzc21hbjwvQXV0aG9yPjxZZWFyPjIwMDk8L1llYXI+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=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[8, 39]</w:t>
        </w:r>
        <w:r w:rsidR="00CD5292">
          <w:rPr>
            <w:rFonts w:ascii="Times New Roman" w:hAnsi="Times New Roman" w:cs="Times New Roman"/>
            <w:sz w:val="24"/>
            <w:szCs w:val="24"/>
            <w:lang w:val="en-US" w:bidi="en-US"/>
          </w:rPr>
          <w:fldChar w:fldCharType="end"/>
        </w:r>
        <w:r w:rsidR="00E0129D" w:rsidRPr="004A20DB">
          <w:rPr>
            <w:rFonts w:ascii="Times New Roman" w:hAnsi="Times New Roman" w:cs="Times New Roman"/>
            <w:sz w:val="24"/>
            <w:szCs w:val="24"/>
            <w:lang w:val="en-US" w:bidi="en-US"/>
          </w:rPr>
          <w:t>.</w:t>
        </w:r>
      </w:ins>
      <w:r w:rsidR="00E0129D" w:rsidRPr="004A20DB">
        <w:rPr>
          <w:rFonts w:ascii="Times New Roman" w:hAnsi="Times New Roman"/>
          <w:sz w:val="24"/>
          <w:lang w:val="en-US"/>
          <w:rPrChange w:id="241" w:author="Автор" w:date="2026-05-07T13:24:00Z">
            <w:rPr>
              <w:rFonts w:ascii="Times New Roman" w:hAnsi="Times New Roman"/>
              <w:sz w:val="24"/>
            </w:rPr>
          </w:rPrChange>
        </w:rPr>
        <w:t xml:space="preserve"> </w:t>
      </w:r>
      <w:r w:rsidRPr="004A20DB">
        <w:rPr>
          <w:rFonts w:ascii="Times New Roman" w:eastAsia="Times New Roman" w:hAnsi="Times New Roman" w:cs="Times New Roman"/>
          <w:sz w:val="24"/>
          <w:szCs w:val="24"/>
        </w:rPr>
        <w:t>For example, a primary mutation can help a virus to escape the immune response, adapt to a species or a tissue, or expand the pH range in which it can replicate. Mutations conferring these benefits to a virus, but reducing its overall fitness, are followed by compensatory mutations that elevate its fitness above the initial level.</w:t>
      </w:r>
    </w:p>
    <w:p w14:paraId="7BDDE7E2" w14:textId="56EC0233" w:rsidR="0087149A" w:rsidRPr="0065576F" w:rsidRDefault="00AC30E2" w:rsidP="0065576F">
      <w:pPr>
        <w:spacing w:after="0"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The loss of fitness due to escape mutations, and the partial loss of recognition by the immune system, together determine the order, the number, and the evolution rates of escape mutations in HIV infection </w:t>
      </w:r>
      <w:del w:id="242" w:author="Автор" w:date="2026-05-07T13:24:00Z">
        <w:r w:rsidR="0076272C">
          <w:rPr>
            <w:rFonts w:ascii="Times New Roman" w:eastAsia="Times New Roman" w:hAnsi="Times New Roman" w:cs="Times New Roman"/>
            <w:sz w:val="24"/>
            <w:szCs w:val="24"/>
          </w:rPr>
          <w:delText xml:space="preserve">(44, 45). Compensatory mutations prevent the reversion of escape mutations after the decay of CD8 T cell clones against escaped epitopes. Bacteria developing antibiotic resistance also pass through such fitness valleys (6). A population-level simulation study proposed this effect in conjunction with the evolution in immunocompromised patients infected with SARS-CoV-2 (46). However, under certain conditions, a fitness valley could also be crossed in the general population, in direct patient-to-patient transmission. </w:delText>
        </w:r>
      </w:del>
      <w:ins w:id="243" w:author="Автор" w:date="2026-05-07T13:24:00Z">
        <w:r w:rsidR="00CD5292">
          <w:rPr>
            <w:rFonts w:ascii="Times New Roman" w:hAnsi="Times New Roman" w:cs="Times New Roman"/>
            <w:sz w:val="24"/>
            <w:szCs w:val="24"/>
            <w:lang w:val="en-US" w:bidi="en-US"/>
          </w:rPr>
          <w:fldChar w:fldCharType="begin">
            <w:fldData xml:space="preserve">PEVuZE5vdGU+PENpdGU+PEF1dGhvcj5BbHRoYXVzPC9BdXRob3I+PFllYXI+MjAwODwvWWVhcj48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PEVuZE5vdGU+PENpdGU+PEF1dGhvcj5BbHRoYXVzPC9BdXRob3I+PFllYXI+MjAwODwvWWVhcj48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[49, 50]</w:t>
        </w:r>
        <w:r w:rsidR="00CD5292">
          <w:rPr>
            <w:rFonts w:ascii="Times New Roman" w:hAnsi="Times New Roman" w:cs="Times New Roman"/>
            <w:sz w:val="24"/>
            <w:szCs w:val="24"/>
            <w:lang w:val="en-US" w:bidi="en-US"/>
          </w:rPr>
          <w:fldChar w:fldCharType="end"/>
        </w:r>
        <w:r w:rsidRPr="004A20DB">
          <w:rPr>
            <w:rFonts w:ascii="Times New Roman" w:eastAsia="Times New Roman" w:hAnsi="Times New Roman" w:cs="Times New Roman"/>
            <w:sz w:val="24"/>
            <w:szCs w:val="24"/>
          </w:rPr>
          <w:t xml:space="preserve">. Compensatory mutations prevent the reversion of </w:t>
        </w:r>
        <w:r w:rsidRPr="004A20DB">
          <w:rPr>
            <w:rFonts w:ascii="Times New Roman" w:eastAsia="Times New Roman" w:hAnsi="Times New Roman" w:cs="Times New Roman"/>
            <w:sz w:val="24"/>
            <w:szCs w:val="24"/>
          </w:rPr>
          <w:lastRenderedPageBreak/>
          <w:t xml:space="preserve">escape mutations after the decay of CD8 T cell clones against escaped epitopes. Bacteria developing antibiotic resistance also pass through such fitness valleys </w:t>
        </w:r>
        <w:r w:rsidR="00CD5292">
          <w:rPr>
            <w:rFonts w:ascii="Times New Roman" w:hAnsi="Times New Roman" w:cs="Times New Roman"/>
            <w:sz w:val="24"/>
            <w:szCs w:val="24"/>
            <w:lang w:val="en-US" w:bidi="en-US"/>
          </w:rPr>
          <w:fldChar w:fldCharType="begin"/>
        </w:r>
        <w:r w:rsidR="00CD5292">
          <w:rPr>
            <w:rFonts w:ascii="Times New Roman" w:hAnsi="Times New Roman" w:cs="Times New Roman"/>
            <w:sz w:val="24"/>
            <w:szCs w:val="24"/>
            <w:lang w:val="en-US" w:bidi="en-US"/>
          </w:rPr>
          <w:instrText xml:space="preserve"> ADDIN EN.CITE &lt;EndNote&gt;&lt;Cite&gt;&lt;Author&gt;Levin&lt;/Author&gt;&lt;Year&gt;2000&lt;/Year&gt;&lt;RecNum&gt;257&lt;/RecNum&gt;&lt;DisplayText&gt;[5]&lt;/DisplayText&gt;&lt;record&gt;&lt;rec-number&gt;257&lt;/rec-number&gt;&lt;foreign-keys&gt;&lt;key app="EN" db-id="z5v2e0v5r25tt5e00v35f59hst2ra25srwwd" timestamp="1765292289"&gt;257&lt;/key&gt;&lt;/foreign-keys&gt;&lt;ref-type name="Journal Article"&gt;17&lt;/ref-type&gt;&lt;contributors&gt;&lt;authors&gt;&lt;author&gt;Levin, B. R.&lt;/author&gt;&lt;author&gt;Perrot, V.&lt;/author&gt;&lt;author&gt;Walker, N.&lt;/author&gt;&lt;/authors&gt;&lt;/contributors&gt;&lt;auth-address&gt;Department of Biology, Emory University, Atlanta, Georgia 30322, USA. blevin@emory.edu&lt;/auth-address&gt;&lt;titles&gt;&lt;title&gt;Compensatory mutations, antibiotic resistance and the population genetics of adaptive evolution in bacteria&lt;/title&gt;&lt;secondary-title&gt;Genetics&lt;/secondary-title&gt;&lt;/titles&gt;&lt;pages&gt;985-97&lt;/pages&gt;&lt;volume&gt;154&lt;/volume&gt;&lt;number&gt;3&lt;/number&gt;&lt;edition&gt;2000/04/11&lt;/edition&gt;&lt;keywords&gt;&lt;keyword&gt;Adaptation, Biological&lt;/keyword&gt;&lt;keyword&gt;Computer Simulation&lt;/keyword&gt;&lt;keyword&gt;Drug Resistance, Microbial&lt;/keyword&gt;&lt;keyword&gt;Escherichia coli/drug effects/*genetics/growth &amp;amp; development&lt;/keyword&gt;&lt;keyword&gt;*Evolution, Molecular&lt;/keyword&gt;&lt;keyword&gt;Gene Frequency&lt;/keyword&gt;&lt;keyword&gt;Genetics, Population&lt;/keyword&gt;&lt;keyword&gt;Models, Genetic&lt;/keyword&gt;&lt;keyword&gt;Mutagenesis&lt;/keyword&gt;&lt;keyword&gt;Ribosomal Proteins/*genetics&lt;/keyword&gt;&lt;keyword&gt;Selection, Genetic&lt;/keyword&gt;&lt;keyword&gt;Streptomycin/pharmacology&lt;/keyword&gt;&lt;/keywords&gt;&lt;dates&gt;&lt;year&gt;2000&lt;/year&gt;&lt;pub-dates&gt;&lt;date&gt;Mar&lt;/date&gt;&lt;/pub-dates&gt;&lt;/dates&gt;&lt;isbn&gt;0016-6731 (Print)&amp;#xD;0016-6731 (Linking)&lt;/isbn&gt;&lt;accession-num&gt;10757748&lt;/accession-num&gt;&lt;urls&gt;&lt;related-urls&gt;&lt;url&gt;https://www.ncbi.nlm.nih.gov/pubmed/10757748&lt;/url&gt;&lt;/related-urls&gt;&lt;/urls&gt;&lt;custom2&gt;PMC1460977&lt;/custom2&gt;&lt;/record&gt;&lt;/Cite&gt;&lt;/EndNote&gt;</w:instrText>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[5]</w:t>
        </w:r>
        <w:r w:rsidR="00CD5292">
          <w:rPr>
            <w:rFonts w:ascii="Times New Roman" w:hAnsi="Times New Roman" w:cs="Times New Roman"/>
            <w:sz w:val="24"/>
            <w:szCs w:val="24"/>
            <w:lang w:val="en-US" w:bidi="en-US"/>
          </w:rPr>
          <w:fldChar w:fldCharType="end"/>
        </w:r>
        <w:r w:rsidRPr="004A20DB">
          <w:rPr>
            <w:rFonts w:ascii="Times New Roman" w:hAnsi="Times New Roman" w:cs="Times New Roman"/>
            <w:sz w:val="24"/>
            <w:szCs w:val="24"/>
            <w:lang w:val="en-US" w:bidi="en-US"/>
          </w:rPr>
          <w:t xml:space="preserve">. </w:t>
        </w:r>
        <w:r w:rsidRPr="004A20DB">
          <w:rPr>
            <w:rFonts w:ascii="Times New Roman" w:eastAsia="Times New Roman" w:hAnsi="Times New Roman" w:cs="Times New Roman"/>
            <w:sz w:val="24"/>
            <w:szCs w:val="24"/>
          </w:rPr>
          <w:t xml:space="preserve">A population-level simulation study proposed this effect in conjunction with the evolution in immunocompromised patients infected with SARS-CoV-2 </w:t>
        </w:r>
        <w:r w:rsidR="00CD5292">
          <w:rPr>
            <w:rFonts w:ascii="Times New Roman" w:hAnsi="Times New Roman" w:cs="Times New Roman"/>
            <w:sz w:val="24"/>
            <w:szCs w:val="24"/>
            <w:lang w:val="en-US" w:bidi="en-US"/>
          </w:rPr>
          <w:fldChar w:fldCharType="begin"/>
        </w:r>
        <w:r w:rsidR="00CD5292">
          <w:rPr>
            <w:rFonts w:ascii="Times New Roman" w:hAnsi="Times New Roman" w:cs="Times New Roman"/>
            <w:sz w:val="24"/>
            <w:szCs w:val="24"/>
            <w:lang w:val="en-US" w:bidi="en-US"/>
          </w:rPr>
          <w:instrText xml:space="preserve"> ADDIN EN.CITE &lt;EndNote&gt;&lt;Cite&gt;&lt;Author&gt;Smith&lt;/Author&gt;&lt;Year&gt;2023&lt;/Year&gt;&lt;RecNum&gt;1459&lt;/RecNum&gt;&lt;DisplayText&gt;[51]&lt;/DisplayText&gt;&lt;record&gt;&lt;rec-number&gt;1459&lt;/rec-number&gt;&lt;foreign-keys&gt;&lt;key app="EN" db-id="z5v2e0v5r25tt5e00v35f59hst2ra25srwwd" timestamp="1765292602"&gt;1459&lt;/key&gt;&lt;/foreign-keys&gt;&lt;ref-type name="Journal Article"&gt;17&lt;/ref-type&gt;&lt;contributors&gt;&lt;authors&gt;&lt;author&gt;Smith, C. A.&lt;/author&gt;&lt;author&gt;Ashby, B.&lt;/author&gt;&lt;/authors&gt;&lt;/contributors&gt;&lt;auth-address&gt;Department of Mathematical Sciences, University of Bath, Bath, BA2 7AY, UK.&amp;#xD;Milner Centre for Evolution, University of Bath, Bath, BA2 7AY, UK.&amp;#xD;Department of Mathematics, Simon Fraser University, Burnaby, BC, V5A 1S6, Canada.&lt;/auth-address&gt;&lt;titles&gt;&lt;title&gt;Antigenic evolution of SARS-CoV-2 in immunocompromised hosts&lt;/title&gt;&lt;secondary-title&gt;Evol Med Public Health&lt;/secondary-title&gt;&lt;/titles&gt;&lt;pages&gt;90-100&lt;/pages&gt;&lt;volume&gt;11&lt;/volume&gt;&lt;number&gt;1&lt;/number&gt;&lt;edition&gt;20221111&lt;/edition&gt;&lt;keywords&gt;&lt;keyword&gt;Covid-19&lt;/keyword&gt;&lt;keyword&gt;SARS-CoV-2&lt;/keyword&gt;&lt;keyword&gt;antigenic evolution&lt;/keyword&gt;&lt;keyword&gt;epistasis&lt;/keyword&gt;&lt;keyword&gt;immunocompromised&lt;/keyword&gt;&lt;keyword&gt;variant&lt;/keyword&gt;&lt;/keywords&gt;&lt;dates&gt;&lt;year&gt;2023&lt;/year&gt;&lt;/dates&gt;&lt;isbn&gt;2050-6201 (Print)&amp;#xD;2050-6201 (Electronic)&amp;#xD;2050-6201 (Linking)&lt;/isbn&gt;&lt;accession-num&gt;37007166&lt;/accession-num&gt;&lt;urls&gt;&lt;related-urls&gt;&lt;url&gt;https://www.ncbi.nlm.nih.gov/pubmed/37007166&lt;/url&gt;&lt;/related-urls&gt;&lt;/urls&gt;&lt;custom2&gt;PMC10061940&lt;/custom2&gt;&lt;electronic-resource-num&gt;10.1093/emph/eoac037&lt;/electronic-resource-num&gt;&lt;remote-database-name&gt;PubMed-not-MEDLINE&lt;/remote-database-name&gt;&lt;remote-database-provider&gt;NLM&lt;/remote-database-provider&gt;&lt;/record&gt;&lt;/Cite&gt;&lt;/EndNote&gt;</w:instrText>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[51]</w:t>
        </w:r>
        <w:r w:rsidR="00CD5292">
          <w:rPr>
            <w:rFonts w:ascii="Times New Roman" w:hAnsi="Times New Roman" w:cs="Times New Roman"/>
            <w:sz w:val="24"/>
            <w:szCs w:val="24"/>
            <w:lang w:val="en-US" w:bidi="en-US"/>
          </w:rPr>
          <w:fldChar w:fldCharType="end"/>
        </w:r>
        <w:r w:rsidRPr="004A20DB">
          <w:rPr>
            <w:rFonts w:ascii="Times New Roman" w:hAnsi="Times New Roman" w:cs="Times New Roman"/>
            <w:sz w:val="24"/>
            <w:szCs w:val="24"/>
            <w:lang w:val="en-US" w:bidi="en-US"/>
          </w:rPr>
          <w:t xml:space="preserve">. </w:t>
        </w:r>
        <w:r w:rsidR="00C066BD" w:rsidRPr="004A20DB">
          <w:rPr>
            <w:rFonts w:ascii="Times New Roman" w:hAnsi="Times New Roman" w:cs="Times New Roman"/>
            <w:sz w:val="24"/>
            <w:szCs w:val="24"/>
            <w:lang w:val="en-US" w:bidi="en-US"/>
          </w:rPr>
          <w:t xml:space="preserve">Another modeling work proposed crossing a deep fitness valley using recombination </w:t>
        </w:r>
        <w:r w:rsidR="00CD5292">
          <w:rPr>
            <w:rFonts w:ascii="Times New Roman" w:hAnsi="Times New Roman" w:cs="Times New Roman"/>
            <w:sz w:val="24"/>
            <w:szCs w:val="24"/>
            <w:lang w:val="en-US" w:bidi="en-US"/>
          </w:rPr>
          <w:fldChar w:fldCharType="begin"/>
        </w:r>
        <w:r w:rsidR="00CD5292">
          <w:rPr>
            <w:rFonts w:ascii="Times New Roman" w:hAnsi="Times New Roman" w:cs="Times New Roman"/>
            <w:sz w:val="24"/>
            <w:szCs w:val="24"/>
            <w:lang w:val="en-US" w:bidi="en-US"/>
          </w:rPr>
          <w:instrText xml:space="preserve"> ADDIN EN.CITE &lt;EndNote&gt;&lt;Cite&gt;&lt;Author&gt;Crona&lt;/Author&gt;&lt;Year&gt;2018&lt;/Year&gt;&lt;RecNum&gt;1832&lt;/RecNum&gt;&lt;DisplayText&gt;[52]&lt;/DisplayText&gt;&lt;record&gt;&lt;rec-number&gt;1832&lt;/rec-number&gt;&lt;foreign-keys&gt;&lt;key app="EN" db-id="z5v2e0v5r25tt5e00v35f59hst2ra25srwwd" timestamp="1777985063"&gt;1832&lt;/key&gt;&lt;/foreign-keys&gt;&lt;ref-type name="Journal Article"&gt;17&lt;/ref-type&gt;&lt;contributors&gt;&lt;authors&gt;&lt;author&gt;Crona, K.&lt;/author&gt;&lt;/authors&gt;&lt;/contributors&gt;&lt;auth-address&gt;American University, Washington DC, United States of America.&lt;/auth-address&gt;&lt;titles&gt;&lt;title&gt;Recombination and peak jumping&lt;/title&gt;&lt;secondary-title&gt;PLoS One&lt;/secondary-title&gt;&lt;/titles&gt;&lt;periodical&gt;&lt;full-title&gt;PLoS One&lt;/full-title&gt;&lt;/periodical&gt;&lt;pages&gt;e0193123&lt;/pages&gt;&lt;volume&gt;13&lt;/volume&gt;&lt;number&gt;3&lt;/number&gt;&lt;edition&gt;20180301&lt;/edition&gt;&lt;keywords&gt;&lt;keyword&gt;Adaptation, Physiological&lt;/keyword&gt;&lt;keyword&gt;Animals&lt;/keyword&gt;&lt;keyword&gt;Biological Evolution&lt;/keyword&gt;&lt;keyword&gt;*Computer Simulation&lt;/keyword&gt;&lt;keyword&gt;*Evolution, Molecular&lt;/keyword&gt;&lt;keyword&gt;Genetics, Population&lt;/keyword&gt;&lt;keyword&gt;Genotype&lt;/keyword&gt;&lt;keyword&gt;Humans&lt;/keyword&gt;&lt;keyword&gt;*Models, Genetic&lt;/keyword&gt;&lt;keyword&gt;*Recombination, Genetic&lt;/keyword&gt;&lt;keyword&gt;Selection, Genetic&lt;/keyword&gt;&lt;/keywords&gt;&lt;dates&gt;&lt;year&gt;2018&lt;/year&gt;&lt;/dates&gt;&lt;isbn&gt;1932-6203 (Electronic)&amp;#xD;1932-6203 (Linking)&lt;/isbn&gt;&lt;accession-num&gt;29494618&lt;/accession-num&gt;&lt;urls&gt;&lt;related-urls&gt;&lt;url&gt;https://www.ncbi.nlm.nih.gov/pubmed/29494618&lt;/url&gt;&lt;/related-urls&gt;&lt;/urls&gt;&lt;custom1&gt;Competing Interests: The author has declared that no competing interests exist.&lt;/custom1&gt;&lt;custom2&gt;PMC5832230&lt;/custom2&gt;&lt;electronic-resource-num&gt;10.1371/journal.pone.0193123&lt;/electronic-resource-num&gt;&lt;remote-database-name&gt;Medline&lt;/remote-database-name&gt;&lt;remote-database-provider&gt;NLM&lt;/remote-database-provider&gt;&lt;/record&gt;&lt;/Cite&gt;&lt;/EndNote&gt;</w:instrText>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[52]</w:t>
        </w:r>
        <w:r w:rsidR="00CD5292">
          <w:rPr>
            <w:rFonts w:ascii="Times New Roman" w:hAnsi="Times New Roman" w:cs="Times New Roman"/>
            <w:sz w:val="24"/>
            <w:szCs w:val="24"/>
            <w:lang w:val="en-US" w:bidi="en-US"/>
          </w:rPr>
          <w:fldChar w:fldCharType="end"/>
        </w:r>
        <w:r w:rsidR="00E30B7B" w:rsidRPr="004A20DB">
          <w:rPr>
            <w:rFonts w:ascii="Times New Roman" w:hAnsi="Times New Roman" w:cs="Times New Roman"/>
            <w:sz w:val="24"/>
            <w:szCs w:val="24"/>
            <w:lang w:val="en-US" w:bidi="en-US"/>
          </w:rPr>
          <w:t>.</w:t>
        </w:r>
      </w:ins>
    </w:p>
    <w:p w14:paraId="371D3286" w14:textId="77777777" w:rsidR="0087149A" w:rsidRDefault="0076272C">
      <w:pPr>
        <w:spacing w:after="0" w:line="360" w:lineRule="auto"/>
        <w:ind w:firstLine="709"/>
        <w:jc w:val="both"/>
        <w:rPr>
          <w:del w:id="244" w:author="Автор" w:date="2026-05-07T13:24:00Z"/>
          <w:rFonts w:ascii="Times New Roman" w:eastAsia="Times New Roman" w:hAnsi="Times New Roman" w:cs="Times New Roman"/>
          <w:sz w:val="24"/>
          <w:szCs w:val="24"/>
        </w:rPr>
      </w:pPr>
      <w:del w:id="245" w:author="Автор" w:date="2026-05-07T13:24:00Z">
        <w:r>
          <w:rPr>
            <w:rFonts w:ascii="Times New Roman" w:eastAsia="Times New Roman" w:hAnsi="Times New Roman" w:cs="Times New Roman"/>
            <w:sz w:val="24"/>
            <w:szCs w:val="24"/>
          </w:rPr>
          <w:delText>The fates of alleles at different loci are linked due to common phylogeny unless separated by recombination (37). For this reason, one-locus models usually do not apply in real populations, and multi-locus models must be used instead (47, 48). These models, based on traveling-wave technique, have been successfully applied to rapidly evolving viruses, such as HIV  (49, 50) and influenza (51). Linkage effects include clonal interference (37, 52), background selection, genetic hitchhiking (53), enhanced accumulation of deleterious mutations (Muller's ratchet) (54, 55), and the increase of genetic drift at one locus due to selection at another (56). Linkage decreases the speed of adaptation strongly, due to clonal interference (55, 57). Importantly, genetic linkage also creates random associations between pairs of mutations occurring on the same branch of the ancestral tree, which is a serious obstacle to the detection of epistatic interactions in genetic data (34 ). In a single asexual population, stochastic linkage completely overshadows the epistatic footprint, except in a narrow range of times and parameters (38). The same limitation exists for the tree-based methods of detection (36, 43).</w:delText>
        </w:r>
      </w:del>
    </w:p>
    <w:p w14:paraId="7628155E" w14:textId="77777777" w:rsidR="0087149A" w:rsidRDefault="0076272C">
      <w:pPr>
        <w:pBdr>
          <w:top w:val="nil"/>
          <w:left w:val="nil"/>
          <w:bottom w:val="nil"/>
          <w:right w:val="nil"/>
          <w:between w:val="nil"/>
        </w:pBdr>
        <w:spacing w:line="276" w:lineRule="auto"/>
        <w:jc w:val="center"/>
        <w:rPr>
          <w:del w:id="246" w:author="Автор" w:date="2026-05-07T13:24:00Z"/>
          <w:rFonts w:ascii="Times New Roman" w:eastAsia="Times New Roman" w:hAnsi="Times New Roman" w:cs="Times New Roman"/>
          <w:color w:val="000000"/>
          <w:sz w:val="20"/>
          <w:szCs w:val="20"/>
        </w:rPr>
      </w:pPr>
      <w:del w:id="247" w:author="Автор" w:date="2026-05-07T13:24:00Z">
        <w:r>
          <w:rPr>
            <w:rFonts w:ascii="Times New Roman" w:eastAsia="Times New Roman" w:hAnsi="Times New Roman" w:cs="Times New Roman"/>
            <w:noProof/>
            <w:color w:val="000000"/>
            <w:sz w:val="20"/>
            <w:szCs w:val="20"/>
          </w:rPr>
          <w:drawing>
            <wp:inline distT="0" distB="0" distL="0" distR="0" wp14:anchorId="02179EE5" wp14:editId="5F3775C1">
              <wp:extent cx="5036532" cy="4348503"/>
              <wp:effectExtent l="9525" t="9525" r="9525" b="9525"/>
              <wp:docPr id="1029" name="shape1029"/>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17" cstate="print">
                        <a:extLst>
                          <a:ext uri="{28A0092B-C50C-407E-A947-70E740481C1C}">
                            <a14:useLocalDpi xmlns:a14="http://schemas.microsoft.com/office/drawing/2010/main" val="0"/>
                          </a:ext>
                        </a:extLst>
                      </a:blip>
                      <a:srcRect/>
                      <a:stretch>
                        <a:fillRect/>
                      </a:stretch>
                    </pic:blipFill>
                    <pic:spPr>
                      <a:xfrm>
                        <a:off x="0" y="0"/>
                        <a:ext cx="5036532" cy="4348503"/>
                      </a:xfrm>
                      <a:prstGeom prst="rect">
                        <a:avLst/>
                      </a:prstGeom>
                      <a:ln>
                        <a:solidFill>
                          <a:prstClr val="black"/>
                        </a:solidFill>
                      </a:ln>
                    </pic:spPr>
                  </pic:pic>
                </a:graphicData>
              </a:graphic>
            </wp:inline>
          </w:drawing>
        </w:r>
      </w:del>
    </w:p>
    <w:p w14:paraId="7AC8BD6B" w14:textId="77777777" w:rsidR="0087149A" w:rsidRDefault="0087149A">
      <w:pPr>
        <w:rPr>
          <w:del w:id="248" w:author="Автор" w:date="2026-05-07T13:24:00Z"/>
          <w:rFonts w:ascii="Times New Roman" w:eastAsia="Times New Roman" w:hAnsi="Times New Roman" w:cs="Times New Roman"/>
          <w:b/>
          <w:sz w:val="20"/>
          <w:szCs w:val="20"/>
        </w:rPr>
      </w:pPr>
    </w:p>
    <w:p w14:paraId="17400342" w14:textId="704952EF" w:rsidR="0087149A" w:rsidRPr="004A20DB" w:rsidRDefault="0076272C">
      <w:pPr>
        <w:spacing w:after="0" w:line="360" w:lineRule="auto"/>
        <w:ind w:firstLine="709"/>
        <w:jc w:val="both"/>
        <w:rPr>
          <w:ins w:id="249" w:author="Автор" w:date="2026-05-07T13:24:00Z"/>
          <w:rFonts w:ascii="Times New Roman" w:eastAsia="Times New Roman" w:hAnsi="Times New Roman" w:cs="Times New Roman"/>
          <w:sz w:val="24"/>
          <w:szCs w:val="24"/>
        </w:rPr>
      </w:pPr>
      <w:ins w:id="250" w:author="Автор" w:date="2026-05-07T13:24:00Z">
        <w:r w:rsidRPr="004A20DB">
          <w:rPr>
            <w:rFonts w:ascii="Times New Roman" w:eastAsia="Times New Roman" w:hAnsi="Times New Roman" w:cs="Times New Roman"/>
            <w:sz w:val="24"/>
            <w:szCs w:val="24"/>
          </w:rPr>
          <w:t xml:space="preserve">The fates of alleles at different loci are linked due to common phylogeny unless separated by recombination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[33]</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For this reason, one-locus models usually do not apply in real populations, and multi-locus models must be used instead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&lt;EndNote&gt;&lt;Cite&gt;&lt;Author&gt;Rouzine&lt;/Author&gt;&lt;Year&gt;2020&lt;/Year&gt;&lt;RecNum&gt;1036&lt;/RecNum&gt;&lt;DisplayText&gt;[53, 54]&lt;/DisplayText&gt;&lt;record&gt;&lt;rec-number&gt;1036&lt;/rec-number&gt;&lt;foreign-keys&gt;&lt;key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Cite&gt;&lt;Author&gt;Rouzine&lt;/Author&gt;&lt;Year&gt;2023&lt;/Year&gt;&lt;RecNum&gt;10&lt;/RecNum&gt;&lt;record&gt;&lt;rec-number&gt;10&lt;/rec-number&gt;&lt;foreign-keys&gt;&lt;key app="EN" db-id="z5v2e0v5r25tt5e00v35f59hst2ra25srwwd" timestamp="1765292078"&gt;10&lt;/key&gt;&lt;/foreign-keys&gt;&lt;ref-type name="Book"&gt;6&lt;/ref-type&gt;&lt;contributors&gt;&lt;authors&gt;&lt;author&gt;Rouzine, I. M.&lt;/author&gt;&lt;/authors&gt;&lt;/contributors&gt;&lt;titles&gt;&lt;title&gt;Mathematical Models of Evolution. Volume 2: Fitness Landscape, Red Queen, Evolutionary Enigmas, and Applications to Virology&lt;/title&gt;&lt;secondary-title&gt;Mathematics and life sciences&lt;/secondary-title&gt;&lt;/titles&gt;&lt;pages&gt;305&lt;/pages&gt;&lt;dates&gt;&lt;year&gt;2023&lt;/year&gt;&lt;/dates&gt;&lt;pub-location&gt;Berlin/Boston&lt;/pub-location&gt;&lt;publisher&gt;De Gruyter&lt;/publisher&gt;&lt;isbn&gt;978-3-11-069731-5&lt;/isbn&gt;&lt;urls&gt;&lt;related-urls&gt;&lt;url&gt; https://www.degruyter.com/document/isbn/9783110697384/html&lt;/url&gt;&lt;/related-urls&gt;&lt;/urls&gt;&lt;electronic-resource-num&gt;https://doi.org/10.1515/9783110697384&lt;/electronic-resource-num&gt;&lt;/record&gt;&lt;/Cite&gt;&lt;/EndNote&gt;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[53, 54]</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These models, based on traveling-wave technique, have been successfully applied to rapidly</w:t>
        </w:r>
        <w:r w:rsidR="00B310A3"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evolving viruses, such as HIV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&lt;EndNote&gt;&lt;Cite&gt;&lt;Author&gt;Rouzine&lt;/Author&gt;&lt;Year&gt;2013&lt;/Year&gt;&lt;RecNum&gt;12&lt;/RecNum&gt;&lt;DisplayText&gt;[55]&lt;/DisplayText&gt;&lt;record&gt;&lt;rec-number&gt;12&lt;/rec-number&gt;&lt;foreign-keys&gt;&lt;key app="EN" db-id="z5v2e0v5r25tt5e00v35f59hst2ra25srwwd" timestamp="1765292078"&gt;12&lt;/key&gt;&lt;/foreign-keys&gt;&lt;ref-type name="Journal Article"&gt;17&lt;/ref-type&gt;&lt;contributors&gt;&lt;authors&gt;&lt;author&gt;Rouzine, I. M.&lt;/author&gt;&lt;author&gt;Weinberger, L.S.&lt;/author&gt;&lt;/authors&gt;&lt;/contributors&gt;&lt;titles&gt;&lt;title&gt;The quantitative theory of within-host viral evolution&lt;/title&gt;&lt;secondary-title&gt;J. Stat. Mech.: Theory and Experiment&lt;/secondary-title&gt;&lt;/titles&gt;&lt;volume&gt;2013&lt;/volume&gt;&lt;section&gt;P01009&lt;/section&gt;&lt;dates&gt;&lt;year&gt;2013&lt;/year&gt;&lt;/dates&gt;&lt;urls&gt;&lt;related-urls&gt;&lt;url&gt;https://iopscience.iop.org/article/10.1088/1742-5468/2013/01/P01009/pdf&lt;/url&gt;&lt;/related-urls&gt;&lt;/urls&gt;&lt;electronic-resource-num&gt;10.1088/1742-5468/2013/01/P01009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[55]</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and influenza </w:t>
        </w:r>
        <w:r w:rsidR="00CD5292">
          <w:rPr>
            <w:rFonts w:ascii="Times New Roman" w:hAnsi="Times New Roman" w:cs="Times New Roman"/>
            <w:bCs/>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[56-58]</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Linkage effects include clonal interference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&lt;EndNote&gt;&lt;Cite&gt;&lt;Author&gt;Fisher&lt;/Author&gt;&lt;Year&gt;1930&lt;/Year&gt;&lt;RecNum&gt;225&lt;/RecNum&gt;&lt;DisplayText&gt;[33, 59]&lt;/DisplayText&gt;&lt;record&gt;&lt;rec-number&gt;225&lt;/rec-number&gt;&lt;foreign-keys&gt;&lt;key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1958&lt;/publisher&gt;&lt;urls&gt;&lt;/urls&gt;&lt;/record&gt;&lt;/Cite&gt;&lt;Cite&gt;&lt;Author&gt;Muller&lt;/Author&gt;&lt;Year&gt;1932&lt;/Year&gt;&lt;RecNum&gt;1272&lt;/RecNum&gt;&lt;record&gt;&lt;rec-number&gt;1272&lt;/rec-number&gt;&lt;foreign-keys&gt;&lt;key app="EN" db-id="z5v2e0v5r25tt5e00v35f59hst2ra25srwwd" timestamp="1765292521"&gt;1272&lt;/key&gt;&lt;/foreign-keys&gt;&lt;ref-type name="Journal Article"&gt;17&lt;/ref-type&gt;&lt;contributors&gt;&lt;authors&gt;&lt;author&gt;Muller, H.G.&lt;/author&gt;&lt;/authors&gt;&lt;/contributors&gt;&lt;titles&gt;&lt;title&gt;Some genetic aspects of sex&lt;/title&gt;&lt;secondary-title&gt;American Naturalist&lt;/secondary-title&gt;&lt;/titles&gt;&lt;pages&gt;118-128&lt;/pages&gt;&lt;volume&gt;66&lt;/volume&gt;&lt;dates&gt;&lt;year&gt;1932&lt;/year&gt;&lt;/dates&gt;&lt;urls&gt;&lt;/urls&gt;&lt;/record&gt;&lt;/Cite&gt;&lt;/EndNote&gt;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[33, 59]</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background selection, genetic hitchhiking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&lt;EndNote&gt;&lt;Cite&gt;&lt;Author&gt;Rice&lt;/Author&gt;&lt;Year&gt;2004&lt;/Year&gt;&lt;RecNum&gt;518&lt;/RecNum&gt;&lt;DisplayText&gt;[60]&lt;/DisplayText&gt;&lt;record&gt;&lt;rec-number&gt;518&lt;/rec-number&gt;&lt;foreign-keys&gt;&lt;key app="EN" db-id="z5v2e0v5r25tt5e00v35f59hst2ra25srwwd" timestamp="1765292289"&gt;518&lt;/key&gt;&lt;/foreign-keys&gt;&lt;ref-type name="Book"&gt;6&lt;/ref-type&gt;&lt;contributors&gt;&lt;authors&gt;&lt;author&gt;Rice, SH. &lt;/author&gt;&lt;/authors&gt;&lt;/contributors&gt;&lt;titles&gt;&lt;title&gt;Evolutionary Theory: Mathematical and Conceptual Foundations. &lt;/title&gt;&lt;/titles&gt;&lt;dates&gt;&lt;year&gt;2004&lt;/year&gt;&lt;/dates&gt;&lt;publisher&gt;Sinauer Associated&lt;/publisher&gt;&lt;urls&gt;&lt;/urls&gt;&lt;/record&gt;&lt;/Cite&gt;&lt;/EndNote&gt;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[60]</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enhanced accumulation of deleterious </w:t>
        </w:r>
        <w:r w:rsidR="00862383" w:rsidRPr="004A20DB">
          <w:rPr>
            <w:rFonts w:ascii="Times New Roman" w:eastAsia="Times New Roman" w:hAnsi="Times New Roman" w:cs="Times New Roman"/>
            <w:sz w:val="24"/>
            <w:szCs w:val="24"/>
          </w:rPr>
          <w:t xml:space="preserve">alleles </w:t>
        </w:r>
        <w:r w:rsidRPr="004A20DB">
          <w:rPr>
            <w:rFonts w:ascii="Times New Roman" w:eastAsia="Times New Roman" w:hAnsi="Times New Roman" w:cs="Times New Roman"/>
            <w:sz w:val="24"/>
            <w:szCs w:val="24"/>
          </w:rPr>
          <w:t xml:space="preserve">(Muller's ratchet) </w:t>
        </w:r>
        <w:r w:rsidR="00CD5292">
          <w:rPr>
            <w:rFonts w:ascii="Times New Roman" w:hAnsi="Times New Roman" w:cs="Times New Roman"/>
            <w:bCs/>
            <w:sz w:val="24"/>
            <w:szCs w:val="24"/>
            <w:lang w:val="en-US"/>
          </w:rPr>
          <w:fldChar w:fldCharType="begin">
            <w:fldData xml:space="preserve">PEVuZE5vdGU+PENpdGU+PEF1dGhvcj5GZWxzZW5zdGVpbjwvQXV0aG9yPjxZZWFyPjE5NzQ8L1ll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=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PEVuZE5vdGU+PENpdGU+PEF1dGhvcj5GZWxzZW5zdGVpbjwvQXV0aG9yPjxZZWFyPjE5NzQ8L1ll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=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[61, 62]</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w:t>
        </w:r>
        <w:r w:rsidRPr="004A20DB">
          <w:rPr>
            <w:rFonts w:ascii="Times New Roman" w:eastAsia="Times New Roman" w:hAnsi="Times New Roman" w:cs="Times New Roman"/>
            <w:sz w:val="24"/>
            <w:szCs w:val="24"/>
          </w:rPr>
          <w:t xml:space="preserve"> and the increase of genetic drift at one locus due to selection at another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&lt;EndNote&gt;&lt;Cite&gt;&lt;Author&gt;Hill&lt;/Author&gt;&lt;Year&gt;1966&lt;/Year&gt;&lt;RecNum&gt;238&lt;/RecNum&gt;&lt;DisplayText&gt;[63]&lt;/DisplayText&gt;&lt;record&gt;&lt;rec-number&gt;238&lt;/rec-number&gt;&lt;foreign-keys&gt;&lt;key app="EN" db-id="z5v2e0v5r25tt5e00v35f59hst2ra25srwwd" timestamp="1765292289"&gt;238&lt;/key&gt;&lt;/foreign-keys&gt;&lt;ref-type name="Journal Article"&gt;17&lt;/ref-type&gt;&lt;contributors&gt;&lt;authors&gt;&lt;author&gt;Hill, W. G.&lt;/author&gt;&lt;author&gt;Robertson, A.&lt;/author&gt;&lt;/authors&gt;&lt;/contributors&gt;&lt;titles&gt;&lt;title&gt;The effect of linkage on limits to artificial selection&lt;/title&gt;&lt;secondary-title&gt;Genet Res&lt;/secondary-title&gt;&lt;/titles&gt;&lt;pages&gt;269-94&lt;/pages&gt;&lt;volume&gt;8&lt;/volume&gt;&lt;number&gt;3&lt;/number&gt;&lt;edition&gt;1966/12/01&lt;/edition&gt;&lt;keywords&gt;&lt;keyword&gt;*Chromosome Mapping&lt;/keyword&gt;&lt;keyword&gt;Operations Research&lt;/keyword&gt;&lt;/keywords&gt;&lt;dates&gt;&lt;year&gt;1966&lt;/year&gt;&lt;pub-dates&gt;&lt;date&gt;Dec&lt;/date&gt;&lt;/pub-dates&gt;&lt;/dates&gt;&lt;isbn&gt;0016-6723 (Linking)&lt;/isbn&gt;&lt;accession-num&gt;5980116&lt;/accession-num&gt;&lt;urls&gt;&lt;related-urls&gt;&lt;url&gt;https://www.ncbi.nlm.nih.gov/pubmed/5980116&lt;/url&gt;&lt;/related-urls&gt;&lt;/urls&gt;&lt;/record&gt;&lt;/Cite&gt;&lt;/EndNote&gt;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[63]</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w:t>
        </w:r>
        <w:r w:rsidRPr="004A20DB">
          <w:rPr>
            <w:rFonts w:ascii="Times New Roman" w:eastAsia="Times New Roman" w:hAnsi="Times New Roman" w:cs="Times New Roman"/>
            <w:sz w:val="24"/>
            <w:szCs w:val="24"/>
          </w:rPr>
          <w:t xml:space="preserve"> </w:t>
        </w:r>
        <w:r w:rsidR="00E44E47" w:rsidRPr="004A20DB">
          <w:rPr>
            <w:rFonts w:ascii="Times New Roman" w:eastAsia="Times New Roman" w:hAnsi="Times New Roman" w:cs="Times New Roman"/>
            <w:sz w:val="24"/>
            <w:szCs w:val="24"/>
          </w:rPr>
          <w:t xml:space="preserve">Multi-site adaptation has been analyzed analytically in various asexual models, with the result that </w:t>
        </w:r>
        <w:r w:rsidR="008A7F46" w:rsidRPr="004A20DB">
          <w:rPr>
            <w:rFonts w:ascii="Times New Roman" w:eastAsia="Times New Roman" w:hAnsi="Times New Roman" w:cs="Times New Roman"/>
            <w:sz w:val="24"/>
            <w:szCs w:val="24"/>
          </w:rPr>
          <w:t>linkage effects</w:t>
        </w:r>
        <w:r w:rsidRPr="004A20DB">
          <w:rPr>
            <w:rFonts w:ascii="Times New Roman" w:eastAsia="Times New Roman" w:hAnsi="Times New Roman" w:cs="Times New Roman"/>
            <w:sz w:val="24"/>
            <w:szCs w:val="24"/>
          </w:rPr>
          <w:t xml:space="preserve"> </w:t>
        </w:r>
        <w:r w:rsidR="00E44E47" w:rsidRPr="004A20DB">
          <w:rPr>
            <w:rFonts w:ascii="Times New Roman" w:eastAsia="Times New Roman" w:hAnsi="Times New Roman" w:cs="Times New Roman"/>
            <w:sz w:val="24"/>
            <w:szCs w:val="24"/>
          </w:rPr>
          <w:t xml:space="preserve">strongly </w:t>
        </w:r>
        <w:r w:rsidRPr="004A20DB">
          <w:rPr>
            <w:rFonts w:ascii="Times New Roman" w:eastAsia="Times New Roman" w:hAnsi="Times New Roman" w:cs="Times New Roman"/>
            <w:sz w:val="24"/>
            <w:szCs w:val="24"/>
          </w:rPr>
          <w:t xml:space="preserve">decrease </w:t>
        </w:r>
        <w:r w:rsidR="008A7F46" w:rsidRPr="004A20DB">
          <w:rPr>
            <w:rFonts w:ascii="Times New Roman" w:eastAsia="Times New Roman" w:hAnsi="Times New Roman" w:cs="Times New Roman"/>
            <w:sz w:val="24"/>
            <w:szCs w:val="24"/>
          </w:rPr>
          <w:t xml:space="preserve">the </w:t>
        </w:r>
        <w:r w:rsidR="00E44E47" w:rsidRPr="004A20DB">
          <w:rPr>
            <w:rFonts w:ascii="Times New Roman" w:eastAsia="Times New Roman" w:hAnsi="Times New Roman" w:cs="Times New Roman"/>
            <w:sz w:val="24"/>
            <w:szCs w:val="24"/>
          </w:rPr>
          <w:t xml:space="preserve">adaptation rate compared to the </w:t>
        </w:r>
        <w:r w:rsidR="008A7F46" w:rsidRPr="004A20DB">
          <w:rPr>
            <w:rFonts w:ascii="Times New Roman" w:eastAsia="Times New Roman" w:hAnsi="Times New Roman" w:cs="Times New Roman"/>
            <w:sz w:val="24"/>
            <w:szCs w:val="24"/>
          </w:rPr>
          <w:t>limit of</w:t>
        </w:r>
        <w:r w:rsidR="00E44E47" w:rsidRPr="004A20DB">
          <w:rPr>
            <w:rFonts w:ascii="Times New Roman" w:eastAsia="Times New Roman" w:hAnsi="Times New Roman" w:cs="Times New Roman"/>
            <w:sz w:val="24"/>
            <w:szCs w:val="24"/>
          </w:rPr>
          <w:t xml:space="preserve"> independently-evolving sites</w:t>
        </w:r>
        <w:r w:rsidRPr="004A20DB">
          <w:rPr>
            <w:rFonts w:ascii="Times New Roman" w:eastAsia="Times New Roman" w:hAnsi="Times New Roman" w:cs="Times New Roman"/>
            <w:sz w:val="24"/>
            <w:szCs w:val="24"/>
          </w:rPr>
          <w:t xml:space="preserve"> </w:t>
        </w:r>
        <w:r w:rsidR="00CD5292">
          <w:rPr>
            <w:rFonts w:ascii="Times New Roman" w:hAnsi="Times New Roman" w:cs="Times New Roman"/>
            <w:bCs/>
            <w:sz w:val="24"/>
            <w:szCs w:val="24"/>
            <w:lang w:val="en-US"/>
          </w:rPr>
          <w:fldChar w:fldCharType="begin">
            <w:fldData xml:space="preserve">PEVuZE5vdGU+PENpdGU+PEF1dGhvcj5HZXJyaXNoPC9BdXRob3I+PFllYXI+MTk5ODwvWWVhcj48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PEVuZE5vdGU+PENpdGU+PEF1dGhvcj5HZXJyaXNoPC9BdXRob3I+PFllYXI+MTk5ODwvWWVhcj48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[62, 64-66]</w:t>
        </w:r>
        <w:r w:rsidR="00CD5292">
          <w:rPr>
            <w:rFonts w:ascii="Times New Roman" w:hAnsi="Times New Roman" w:cs="Times New Roman"/>
            <w:bCs/>
            <w:sz w:val="24"/>
            <w:szCs w:val="24"/>
            <w:lang w:val="en-US"/>
          </w:rPr>
          <w:fldChar w:fldCharType="end"/>
        </w:r>
        <w:r w:rsidR="003F2820" w:rsidRPr="004A20DB">
          <w:rPr>
            <w:rFonts w:ascii="Times New Roman" w:hAnsi="Times New Roman" w:cs="Times New Roman"/>
            <w:bCs/>
            <w:sz w:val="24"/>
            <w:szCs w:val="24"/>
            <w:lang w:val="en-US"/>
          </w:rPr>
          <w:t>.</w:t>
        </w:r>
        <w:r w:rsidRPr="004A20DB">
          <w:rPr>
            <w:rFonts w:ascii="Times New Roman" w:eastAsia="Times New Roman" w:hAnsi="Times New Roman" w:cs="Times New Roman"/>
            <w:sz w:val="24"/>
            <w:szCs w:val="24"/>
          </w:rPr>
          <w:t xml:space="preserve"> Importantly, genetic linkage also creates random associations between pairs of mutations occurring on the same branch of the ancestral tree, which is a serious obstacle to the detection of epistatic interactions in genetic data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&lt;EndNote&gt;&lt;Cite&gt;&lt;Author&gt;Wei&lt;/Author&gt;&lt;Year&gt;2014&lt;/Year&gt;&lt;RecNum&gt;751&lt;/RecNum&gt;&lt;DisplayText&gt;[32]&lt;/DisplayText&gt;&lt;record&gt;&lt;rec-number&gt;751&lt;/rec-number&gt;&lt;foreign-keys&gt;&lt;key app="EN" db-id="z5v2e0v5r25tt5e00v35f59hst2ra25srwwd" timestamp="1765292350"&gt;751&lt;/key&gt;&lt;/foreign-keys&gt;&lt;ref-type name="Journal Article"&gt;17&lt;/ref-type&gt;&lt;contributors&gt;&lt;authors&gt;&lt;author&gt;Wei, Wen-Hua&lt;/author&gt;&lt;author&gt;Hemani, Gibran&lt;/author&gt;&lt;author&gt;Haley, Chris S.&lt;/author&gt;&lt;/authors&gt;&lt;/contributors&gt;&lt;titles&gt;&lt;title&gt;Detecting epistasis in human complex traits&lt;/title&gt;&lt;secondary-title&gt;Nature Reviews Genetics&lt;/secondary-title&gt;&lt;/titles&gt;&lt;pages&gt;722&lt;/pages&gt;&lt;volume&gt;15&lt;/volume&gt;&lt;dates&gt;&lt;year&gt;2014&lt;/year&gt;&lt;pub-dates&gt;&lt;date&gt;09/09/online&lt;/date&gt;&lt;/pub-dates&gt;&lt;/dates&gt;&lt;publisher&gt;Nature Publishing Group, a division of Macmillan Publishers Limited. All Rights Reserved.&lt;/publisher&gt;&lt;work-type&gt;Review Article&lt;/work-type&gt;&lt;urls&gt;&lt;related-urls&gt;&lt;url&gt;http://dx.doi.org/10.1038/nrg3747&lt;/url&gt;&lt;/related-urls&gt;&lt;/urls&gt;&lt;electronic-resource-num&gt;10.1038/nrg3747&amp;#xD;https://www.nature.com/articles/nrg3747#supplementary-information&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[32]</w:t>
        </w:r>
        <w:r w:rsidR="00CD5292">
          <w:rPr>
            <w:rFonts w:ascii="Times New Roman" w:hAnsi="Times New Roman" w:cs="Times New Roman"/>
            <w:bCs/>
            <w:sz w:val="24"/>
            <w:szCs w:val="24"/>
            <w:lang w:val="en-US"/>
          </w:rPr>
          <w:fldChar w:fldCharType="end"/>
        </w:r>
        <w:r w:rsidR="003F2820" w:rsidRPr="004A20DB">
          <w:rPr>
            <w:rFonts w:ascii="Times New Roman" w:hAnsi="Times New Roman" w:cs="Times New Roman"/>
            <w:bCs/>
            <w:sz w:val="24"/>
            <w:szCs w:val="24"/>
            <w:lang w:val="en-US"/>
          </w:rPr>
          <w:t>.</w:t>
        </w:r>
        <w:r w:rsidR="00404A22"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In a single asexual population, stochastic linkage completely overshadows the epistatic footprint, except in a narrow range of times and parameters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[34]</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The same limitation exists for the tree-based methods of detection </w:t>
        </w:r>
        <w:r w:rsidR="00CD5292">
          <w:rPr>
            <w:rFonts w:ascii="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[37, 38]</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w:t>
        </w:r>
      </w:ins>
    </w:p>
    <w:p w14:paraId="4BBD8E0A" w14:textId="76081C65" w:rsidR="00F935B8" w:rsidRPr="004A20DB" w:rsidRDefault="00F935B8">
      <w:pPr>
        <w:spacing w:after="0" w:line="360" w:lineRule="auto"/>
        <w:ind w:firstLine="709"/>
        <w:jc w:val="both"/>
        <w:rPr>
          <w:ins w:id="251" w:author="Автор" w:date="2026-05-07T13:24:00Z"/>
          <w:rFonts w:ascii="Times New Roman" w:eastAsia="Times New Roman" w:hAnsi="Times New Roman" w:cs="Times New Roman"/>
          <w:sz w:val="24"/>
          <w:szCs w:val="24"/>
        </w:rPr>
      </w:pPr>
      <w:ins w:id="252" w:author="Автор" w:date="2026-05-07T13:24:00Z">
        <w:r w:rsidRPr="004A20DB">
          <w:rPr>
            <w:rFonts w:ascii="Times New Roman" w:eastAsia="Times New Roman" w:hAnsi="Times New Roman" w:cs="Times New Roman"/>
            <w:sz w:val="24"/>
            <w:szCs w:val="24"/>
            <w:lang w:val="en-US"/>
          </w:rPr>
          <w:t>For testing the accuracy, we used a model with directional selection. In fact, SARS-</w:t>
        </w:r>
        <w:proofErr w:type="spellStart"/>
        <w:r w:rsidRPr="004A20DB">
          <w:rPr>
            <w:rFonts w:ascii="Times New Roman" w:eastAsia="Times New Roman" w:hAnsi="Times New Roman" w:cs="Times New Roman"/>
            <w:sz w:val="24"/>
            <w:szCs w:val="24"/>
            <w:lang w:val="en-US"/>
          </w:rPr>
          <w:t>CoV</w:t>
        </w:r>
        <w:proofErr w:type="spellEnd"/>
        <w:r w:rsidRPr="004A20DB">
          <w:rPr>
            <w:rFonts w:ascii="Times New Roman" w:eastAsia="Times New Roman" w:hAnsi="Times New Roman" w:cs="Times New Roman"/>
            <w:sz w:val="24"/>
            <w:szCs w:val="24"/>
            <w:lang w:val="en-US"/>
          </w:rPr>
          <w:t xml:space="preserve">–2 evolves in antibody–binding regions due to collective immunity of population, which is a case of the selection for change (Red Queen effect). Nevertheless, as it has been shown by several groups </w:t>
        </w:r>
        <w:r w:rsidR="00CD5292">
          <w:rPr>
            <w:rFonts w:ascii="Times New Roman" w:eastAsia="Times New Roman" w:hAnsi="Times New Roman" w:cs="Times New Roman"/>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[56-58]</w:t>
        </w:r>
        <w:r w:rsidR="00CD5292">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xml:space="preserve">, the </w:t>
        </w:r>
        <w:r w:rsidRPr="004A20DB">
          <w:rPr>
            <w:rFonts w:ascii="Times New Roman" w:eastAsia="Times New Roman" w:hAnsi="Times New Roman" w:cs="Times New Roman"/>
            <w:sz w:val="24"/>
            <w:szCs w:val="24"/>
          </w:rPr>
          <w:t>multi-locus epidemiological model</w:t>
        </w:r>
        <w:r w:rsidRPr="004A20DB">
          <w:rPr>
            <w:rFonts w:ascii="Times New Roman" w:eastAsia="Times New Roman" w:hAnsi="Times New Roman" w:cs="Times New Roman"/>
            <w:sz w:val="24"/>
            <w:szCs w:val="24"/>
            <w:lang w:val="en-US"/>
          </w:rPr>
          <w:t xml:space="preserve"> of respiratory viruses is effectively reduced to </w:t>
        </w:r>
        <w:r w:rsidR="0065576F">
          <w:rPr>
            <w:rFonts w:ascii="Times New Roman" w:eastAsia="Times New Roman" w:hAnsi="Times New Roman" w:cs="Times New Roman"/>
            <w:sz w:val="24"/>
            <w:szCs w:val="24"/>
            <w:lang w:val="en-US"/>
          </w:rPr>
          <w:t>a</w:t>
        </w:r>
        <w:r w:rsidRPr="004A20DB">
          <w:rPr>
            <w:rFonts w:ascii="Times New Roman" w:eastAsia="Times New Roman" w:hAnsi="Times New Roman" w:cs="Times New Roman"/>
            <w:sz w:val="24"/>
            <w:szCs w:val="24"/>
          </w:rPr>
          <w:t xml:space="preserve"> Wright-Fisher model</w:t>
        </w:r>
        <w:r w:rsidRPr="004A20DB">
          <w:rPr>
            <w:rFonts w:ascii="Times New Roman" w:eastAsia="Times New Roman" w:hAnsi="Times New Roman" w:cs="Times New Roman"/>
            <w:sz w:val="24"/>
            <w:szCs w:val="24"/>
            <w:lang w:val="en-US"/>
          </w:rPr>
          <w:t xml:space="preserve"> with constant directional selection. The selection coefficient is expressed in terms of basic reproduction ratio in a naïve population and the breadth of antibody neutralization, calculated in these works using different approximation</w:t>
        </w:r>
        <w:r w:rsidR="001E7145" w:rsidRPr="004A20DB">
          <w:rPr>
            <w:rFonts w:ascii="Times New Roman" w:eastAsia="Times New Roman" w:hAnsi="Times New Roman" w:cs="Times New Roman"/>
            <w:sz w:val="24"/>
            <w:szCs w:val="24"/>
            <w:lang w:val="en-US"/>
          </w:rPr>
          <w:t>s</w:t>
        </w:r>
        <w:r w:rsidRPr="004A20DB">
          <w:rPr>
            <w:rFonts w:ascii="Times New Roman" w:eastAsia="Times New Roman" w:hAnsi="Times New Roman" w:cs="Times New Roman"/>
            <w:sz w:val="24"/>
            <w:szCs w:val="24"/>
            <w:lang w:val="en-US"/>
          </w:rPr>
          <w:t>.</w:t>
        </w:r>
      </w:ins>
    </w:p>
    <w:p w14:paraId="0DC9C72F" w14:textId="355A0DD3" w:rsidR="0087149A" w:rsidRPr="004A20DB" w:rsidRDefault="00AC30E2">
      <w:pPr>
        <w:pBdr>
          <w:top w:val="nil"/>
          <w:left w:val="nil"/>
          <w:bottom w:val="nil"/>
          <w:right w:val="nil"/>
          <w:between w:val="nil"/>
        </w:pBdr>
        <w:spacing w:line="276" w:lineRule="auto"/>
        <w:jc w:val="center"/>
        <w:rPr>
          <w:ins w:id="253" w:author="Автор" w:date="2026-05-07T13:24:00Z"/>
          <w:rFonts w:ascii="Times New Roman" w:eastAsia="Times New Roman" w:hAnsi="Times New Roman" w:cs="Times New Roman"/>
          <w:color w:val="000000"/>
          <w:sz w:val="20"/>
          <w:szCs w:val="20"/>
        </w:rPr>
      </w:pPr>
      <w:ins w:id="254" w:author="Автор" w:date="2026-05-07T13:24:00Z">
        <w:r w:rsidRPr="004A20DB">
          <w:rPr>
            <w:rFonts w:ascii="Times New Roman" w:eastAsia="Times New Roman" w:hAnsi="Times New Roman" w:cs="Times New Roman"/>
            <w:noProof/>
            <w:color w:val="000000"/>
            <w:sz w:val="20"/>
            <w:szCs w:val="20"/>
          </w:rPr>
          <w:drawing>
            <wp:inline distT="0" distB="0" distL="0" distR="0" wp14:anchorId="7CF3A3F2" wp14:editId="702F25F6">
              <wp:extent cx="6370131" cy="2400300"/>
              <wp:effectExtent l="0" t="0" r="0" b="0"/>
              <wp:docPr id="5153058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cstate="print">
                        <a:extLst>
                          <a:ext uri="{28A0092B-C50C-407E-A947-70E740481C1C}">
                            <a14:useLocalDpi xmlns:a14="http://schemas.microsoft.com/office/drawing/2010/main" val="0"/>
                          </a:ext>
                        </a:extLst>
                      </a:blip>
                      <a:stretch>
                        <a:fillRect/>
                      </a:stretch>
                    </pic:blipFill>
                    <pic:spPr>
                      <a:xfrm>
                        <a:off x="0" y="0"/>
                        <a:ext cx="6393027" cy="2408927"/>
                      </a:xfrm>
                      <a:prstGeom prst="rect">
                        <a:avLst/>
                      </a:prstGeom>
                      <a:ln/>
                    </pic:spPr>
                  </pic:pic>
                </a:graphicData>
              </a:graphic>
            </wp:inline>
          </w:drawing>
        </w:r>
      </w:ins>
    </w:p>
    <w:p w14:paraId="10EAFF23" w14:textId="77777777" w:rsidR="0087149A" w:rsidRPr="004A20DB" w:rsidRDefault="0087149A">
      <w:pPr>
        <w:rPr>
          <w:ins w:id="255" w:author="Автор" w:date="2026-05-07T13:24:00Z"/>
          <w:rFonts w:ascii="Times New Roman" w:eastAsia="Times New Roman" w:hAnsi="Times New Roman" w:cs="Times New Roman"/>
          <w:b/>
          <w:sz w:val="20"/>
          <w:szCs w:val="20"/>
        </w:rPr>
      </w:pPr>
    </w:p>
    <w:p w14:paraId="224AA9DF" w14:textId="7A38B539" w:rsidR="0087149A" w:rsidRPr="004A20DB" w:rsidRDefault="0076272C">
      <w:pPr>
        <w:rPr>
          <w:rFonts w:ascii="Times New Roman" w:eastAsia="Times New Roman" w:hAnsi="Times New Roman" w:cs="Times New Roman"/>
          <w:sz w:val="20"/>
          <w:szCs w:val="20"/>
        </w:rPr>
      </w:pPr>
      <w:r w:rsidRPr="004A20DB">
        <w:rPr>
          <w:rFonts w:ascii="Times New Roman" w:eastAsia="Times New Roman" w:hAnsi="Times New Roman" w:cs="Times New Roman"/>
          <w:b/>
          <w:sz w:val="20"/>
          <w:szCs w:val="20"/>
        </w:rPr>
        <w:t xml:space="preserve">Figure </w:t>
      </w:r>
      <w:del w:id="256" w:author="Автор" w:date="2026-05-07T13:24:00Z">
        <w:r>
          <w:rPr>
            <w:rFonts w:ascii="Times New Roman" w:eastAsia="Times New Roman" w:hAnsi="Times New Roman" w:cs="Times New Roman"/>
            <w:b/>
            <w:sz w:val="20"/>
            <w:szCs w:val="20"/>
          </w:rPr>
          <w:delText>5</w:delText>
        </w:r>
      </w:del>
      <w:ins w:id="257" w:author="Автор" w:date="2026-05-07T13:24:00Z">
        <w:r w:rsidR="001D5E08">
          <w:rPr>
            <w:rFonts w:ascii="Times New Roman" w:eastAsia="Times New Roman" w:hAnsi="Times New Roman" w:cs="Times New Roman"/>
            <w:b/>
            <w:sz w:val="20"/>
            <w:szCs w:val="20"/>
          </w:rPr>
          <w:t>7</w:t>
        </w:r>
      </w:ins>
      <w:r w:rsidRPr="004A20DB">
        <w:rPr>
          <w:rFonts w:ascii="Times New Roman" w:eastAsia="Times New Roman" w:hAnsi="Times New Roman" w:cs="Times New Roman"/>
          <w:b/>
          <w:sz w:val="20"/>
          <w:szCs w:val="20"/>
        </w:rPr>
        <w:t>. Epistatic interactions for SARS-CoV-2 genome: comparison of the present results with two previous studies.</w:t>
      </w:r>
      <w:r w:rsidRPr="004A20DB">
        <w:rPr>
          <w:sz w:val="20"/>
          <w:szCs w:val="20"/>
        </w:rPr>
        <w:t xml:space="preserve"> </w:t>
      </w:r>
      <w:r w:rsidRPr="004A20DB">
        <w:rPr>
          <w:rFonts w:ascii="Times New Roman" w:eastAsia="Times New Roman" w:hAnsi="Times New Roman" w:cs="Times New Roman"/>
          <w:sz w:val="20"/>
          <w:szCs w:val="20"/>
        </w:rPr>
        <w:t>A) Results of the present work for Dataset 1</w:t>
      </w:r>
      <w:del w:id="258" w:author="Автор" w:date="2026-05-07T13:24:00Z">
        <w:r>
          <w:rPr>
            <w:rFonts w:ascii="Times New Roman" w:eastAsia="Times New Roman" w:hAnsi="Times New Roman" w:cs="Times New Roman"/>
            <w:sz w:val="20"/>
            <w:szCs w:val="20"/>
          </w:rPr>
          <w:delText>,</w:delText>
        </w:r>
      </w:del>
      <w:ins w:id="259" w:author="Автор" w:date="2026-05-07T13:24:00Z">
        <w:r w:rsidR="0065576F">
          <w:rPr>
            <w:rFonts w:ascii="Times New Roman" w:eastAsia="Times New Roman" w:hAnsi="Times New Roman" w:cs="Times New Roman"/>
            <w:sz w:val="20"/>
            <w:szCs w:val="20"/>
          </w:rPr>
          <w:t xml:space="preserve"> from Fig. 6 obtained from mixing</w:t>
        </w:r>
      </w:ins>
      <w:r w:rsidR="0065576F">
        <w:rPr>
          <w:rFonts w:ascii="Times New Roman" w:eastAsia="Times New Roman" w:hAnsi="Times New Roman" w:cs="Times New Roman"/>
          <w:sz w:val="20"/>
          <w:szCs w:val="20"/>
        </w:rPr>
        <w:t xml:space="preserve"> </w:t>
      </w:r>
      <w:r w:rsidRPr="004A20DB">
        <w:rPr>
          <w:rFonts w:ascii="Times New Roman" w:eastAsia="Times New Roman" w:hAnsi="Times New Roman" w:cs="Times New Roman"/>
          <w:sz w:val="20"/>
          <w:szCs w:val="20"/>
        </w:rPr>
        <w:t xml:space="preserve">sequence groups </w:t>
      </w:r>
      <w:del w:id="260" w:author="Автор" w:date="2026-05-07T13:24:00Z">
        <w:r>
          <w:rPr>
            <w:rFonts w:ascii="Times New Roman" w:eastAsia="Times New Roman" w:hAnsi="Times New Roman" w:cs="Times New Roman"/>
            <w:sz w:val="20"/>
            <w:szCs w:val="20"/>
          </w:rPr>
          <w:delText>1</w:delText>
        </w:r>
      </w:del>
      <w:ins w:id="261" w:author="Автор" w:date="2026-05-07T13:24:00Z">
        <w:r w:rsidR="0065576F">
          <w:rPr>
            <w:rFonts w:ascii="Times New Roman" w:eastAsia="Times New Roman" w:hAnsi="Times New Roman" w:cs="Times New Roman"/>
            <w:sz w:val="20"/>
            <w:szCs w:val="20"/>
          </w:rPr>
          <w:t>I</w:t>
        </w:r>
      </w:ins>
      <w:r w:rsidRPr="004A20DB">
        <w:rPr>
          <w:rFonts w:ascii="Times New Roman" w:eastAsia="Times New Roman" w:hAnsi="Times New Roman" w:cs="Times New Roman"/>
          <w:sz w:val="20"/>
          <w:szCs w:val="20"/>
        </w:rPr>
        <w:t xml:space="preserve"> and </w:t>
      </w:r>
      <w:del w:id="262" w:author="Автор" w:date="2026-05-07T13:24:00Z">
        <w:r>
          <w:rPr>
            <w:rFonts w:ascii="Times New Roman" w:eastAsia="Times New Roman" w:hAnsi="Times New Roman" w:cs="Times New Roman"/>
            <w:sz w:val="20"/>
            <w:szCs w:val="20"/>
          </w:rPr>
          <w:delText>2 in Fig. 2, panel A or D</w:delText>
        </w:r>
      </w:del>
      <w:ins w:id="263" w:author="Автор" w:date="2026-05-07T13:24:00Z">
        <w:r w:rsidR="0065576F">
          <w:rPr>
            <w:rFonts w:ascii="Times New Roman" w:eastAsia="Times New Roman" w:hAnsi="Times New Roman" w:cs="Times New Roman"/>
            <w:sz w:val="20"/>
            <w:szCs w:val="20"/>
          </w:rPr>
          <w:t>II</w:t>
        </w:r>
      </w:ins>
      <w:r w:rsidRPr="004A20DB">
        <w:rPr>
          <w:rFonts w:ascii="Times New Roman" w:eastAsia="Times New Roman" w:hAnsi="Times New Roman" w:cs="Times New Roman"/>
          <w:sz w:val="20"/>
          <w:szCs w:val="20"/>
        </w:rPr>
        <w:t xml:space="preserve"> in Fig. </w:t>
      </w:r>
      <w:del w:id="264" w:author="Автор" w:date="2026-05-07T13:24:00Z">
        <w:r>
          <w:rPr>
            <w:rFonts w:ascii="Times New Roman" w:eastAsia="Times New Roman" w:hAnsi="Times New Roman" w:cs="Times New Roman"/>
            <w:sz w:val="20"/>
            <w:szCs w:val="20"/>
          </w:rPr>
          <w:delText>3</w:delText>
        </w:r>
      </w:del>
      <w:ins w:id="265" w:author="Автор" w:date="2026-05-07T13:24:00Z">
        <w:r w:rsidR="00A66571" w:rsidRPr="004A20DB">
          <w:rPr>
            <w:rFonts w:ascii="Times New Roman" w:eastAsia="Times New Roman" w:hAnsi="Times New Roman" w:cs="Times New Roman"/>
            <w:sz w:val="20"/>
            <w:szCs w:val="20"/>
          </w:rPr>
          <w:t>5</w:t>
        </w:r>
      </w:ins>
      <w:r w:rsidRPr="004A20DB">
        <w:rPr>
          <w:rFonts w:ascii="Times New Roman" w:eastAsia="Times New Roman" w:hAnsi="Times New Roman" w:cs="Times New Roman"/>
          <w:sz w:val="20"/>
          <w:szCs w:val="20"/>
        </w:rPr>
        <w:t xml:space="preserve">. </w:t>
      </w:r>
      <w:r w:rsidR="003F36B7">
        <w:rPr>
          <w:rFonts w:ascii="Times New Roman" w:eastAsia="Times New Roman" w:hAnsi="Times New Roman" w:cs="Times New Roman"/>
          <w:sz w:val="20"/>
          <w:szCs w:val="20"/>
        </w:rPr>
        <w:t>B</w:t>
      </w:r>
      <w:del w:id="266" w:author="Автор" w:date="2026-05-07T13:24:00Z">
        <w:r>
          <w:rPr>
            <w:rFonts w:ascii="Times New Roman" w:eastAsia="Times New Roman" w:hAnsi="Times New Roman" w:cs="Times New Roman"/>
            <w:sz w:val="20"/>
            <w:szCs w:val="20"/>
          </w:rPr>
          <w:delText>) The same, but for groups 1 and 3.</w:delText>
        </w:r>
      </w:del>
      <w:ins w:id="267" w:author="Автор" w:date="2026-05-07T13:24:00Z">
        <w:r w:rsidRPr="004A20DB">
          <w:rPr>
            <w:rFonts w:ascii="Times New Roman" w:eastAsia="Times New Roman" w:hAnsi="Times New Roman" w:cs="Times New Roman"/>
            <w:sz w:val="20"/>
            <w:szCs w:val="20"/>
          </w:rPr>
          <w:t>,</w:t>
        </w:r>
      </w:ins>
      <w:r w:rsidRPr="004A20DB">
        <w:rPr>
          <w:rFonts w:ascii="Times New Roman" w:eastAsia="Times New Roman" w:hAnsi="Times New Roman" w:cs="Times New Roman"/>
          <w:sz w:val="20"/>
          <w:szCs w:val="20"/>
        </w:rPr>
        <w:t xml:space="preserve"> </w:t>
      </w:r>
      <w:r w:rsidR="003F36B7">
        <w:rPr>
          <w:rFonts w:ascii="Times New Roman" w:eastAsia="Times New Roman" w:hAnsi="Times New Roman" w:cs="Times New Roman"/>
          <w:sz w:val="20"/>
          <w:szCs w:val="20"/>
        </w:rPr>
        <w:t>C</w:t>
      </w:r>
      <w:del w:id="268" w:author="Автор" w:date="2026-05-07T13:24:00Z">
        <w:r>
          <w:rPr>
            <w:rFonts w:ascii="Times New Roman" w:eastAsia="Times New Roman" w:hAnsi="Times New Roman" w:cs="Times New Roman"/>
            <w:sz w:val="20"/>
            <w:szCs w:val="20"/>
          </w:rPr>
          <w:delText>, D</w:delText>
        </w:r>
      </w:del>
      <w:r w:rsidRPr="004A20DB">
        <w:rPr>
          <w:rFonts w:ascii="Times New Roman" w:eastAsia="Times New Roman" w:hAnsi="Times New Roman" w:cs="Times New Roman"/>
          <w:sz w:val="20"/>
          <w:szCs w:val="20"/>
        </w:rPr>
        <w:t xml:space="preserve">) Results from studies </w:t>
      </w:r>
      <w:del w:id="269" w:author="Автор" w:date="2026-05-07T13:24:00Z">
        <w:r>
          <w:rPr>
            <w:rFonts w:ascii="Times New Roman" w:eastAsia="Times New Roman" w:hAnsi="Times New Roman" w:cs="Times New Roman"/>
            <w:sz w:val="20"/>
            <w:szCs w:val="20"/>
          </w:rPr>
          <w:delText>(58) and (59),</w:delText>
        </w:r>
      </w:del>
      <w:ins w:id="270" w:author="Автор" w:date="2026-05-07T13:24:00Z">
        <w:r w:rsidR="00CD5292">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0"/>
            <w:szCs w:val="20"/>
          </w:rPr>
          <w:instrText xml:space="preserve"> ADDIN EN.CITE </w:instrText>
        </w:r>
        <w:r w:rsidR="00CD5292">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0"/>
            <w:szCs w:val="20"/>
          </w:rPr>
          <w:instrText xml:space="preserve"> ADDIN EN.CITE.DATA </w:instrText>
        </w:r>
        <w:r w:rsidR="00CD5292">
          <w:rPr>
            <w:rFonts w:ascii="Times New Roman" w:eastAsia="Times New Roman" w:hAnsi="Times New Roman" w:cs="Times New Roman"/>
            <w:sz w:val="20"/>
            <w:szCs w:val="20"/>
          </w:rPr>
        </w:r>
        <w:r w:rsidR="00CD5292">
          <w:rPr>
            <w:rFonts w:ascii="Times New Roman" w:eastAsia="Times New Roman" w:hAnsi="Times New Roman" w:cs="Times New Roman"/>
            <w:sz w:val="20"/>
            <w:szCs w:val="20"/>
          </w:rPr>
          <w:fldChar w:fldCharType="end"/>
        </w:r>
        <w:r w:rsidR="00CD5292">
          <w:rPr>
            <w:rFonts w:ascii="Times New Roman" w:eastAsia="Times New Roman" w:hAnsi="Times New Roman" w:cs="Times New Roman"/>
            <w:sz w:val="20"/>
            <w:szCs w:val="20"/>
          </w:rPr>
        </w:r>
        <w:r w:rsidR="00CD5292">
          <w:rPr>
            <w:rFonts w:ascii="Times New Roman" w:eastAsia="Times New Roman" w:hAnsi="Times New Roman" w:cs="Times New Roman"/>
            <w:sz w:val="20"/>
            <w:szCs w:val="20"/>
          </w:rPr>
          <w:fldChar w:fldCharType="separate"/>
        </w:r>
        <w:r w:rsidR="00CD5292">
          <w:rPr>
            <w:rFonts w:ascii="Times New Roman" w:eastAsia="Times New Roman" w:hAnsi="Times New Roman" w:cs="Times New Roman"/>
            <w:noProof/>
            <w:sz w:val="20"/>
            <w:szCs w:val="20"/>
          </w:rPr>
          <w:t>[67]</w:t>
        </w:r>
        <w:r w:rsidR="00CD5292">
          <w:rPr>
            <w:rFonts w:ascii="Times New Roman" w:eastAsia="Times New Roman" w:hAnsi="Times New Roman" w:cs="Times New Roman"/>
            <w:sz w:val="20"/>
            <w:szCs w:val="20"/>
          </w:rPr>
          <w:fldChar w:fldCharType="end"/>
        </w:r>
        <w:r w:rsidR="00BE0056" w:rsidRPr="004A20DB">
          <w:rPr>
            <w:rFonts w:ascii="Times New Roman" w:eastAsia="Times New Roman" w:hAnsi="Times New Roman" w:cs="Times New Roman"/>
            <w:sz w:val="20"/>
            <w:szCs w:val="20"/>
          </w:rPr>
          <w:t xml:space="preserve"> and </w:t>
        </w:r>
        <w:r w:rsidR="00CD5292">
          <w:rPr>
            <w:rFonts w:ascii="Times New Roman" w:eastAsia="Times New Roman" w:hAnsi="Times New Roman" w:cs="Times New Roman"/>
            <w:sz w:val="20"/>
            <w:szCs w:val="20"/>
          </w:rPr>
          <w:fldChar w:fldCharType="begin"/>
        </w:r>
        <w:r w:rsidR="00CD5292">
          <w:rPr>
            <w:rFonts w:ascii="Times New Roman" w:eastAsia="Times New Roman" w:hAnsi="Times New Roman" w:cs="Times New Roman"/>
            <w:sz w:val="20"/>
            <w:szCs w:val="20"/>
          </w:rPr>
          <w:instrText xml:space="preserve"> ADDIN EN.CITE &lt;EndNote&gt;&lt;Cite&gt;&lt;Author&gt;Zeng&lt;/Author&gt;&lt;Year&gt;2020&lt;/Year&gt;&lt;RecNum&gt;27&lt;/RecNum&gt;&lt;DisplayText&gt;[68]&lt;/DisplayText&gt;&lt;record&gt;&lt;rec-number&gt;27&lt;/rec-number&gt;&lt;foreign-keys&gt;&lt;key app="EN" db-id="z5v2e0v5r25tt5e00v35f59hst2ra25srwwd" timestamp="1765292078"&gt;27&lt;/key&gt;&lt;/foreign-keys&gt;&lt;ref-type name="Journal Article"&gt;17&lt;/ref-type&gt;&lt;contributors&gt;&lt;authors&gt;&lt;author&gt;Zeng, Hong-Li&lt;/author&gt;&lt;author&gt;Dichio, Vito&lt;/author&gt;&lt;author&gt;Rodríguez Horta, Edwin&lt;/author&gt;&lt;author&gt;Thorell, Kaisa&lt;/author&gt;&lt;author&gt;Aurell, Erik&lt;/author&gt;&lt;/authors&gt;&lt;/contributors&gt;&lt;titles&gt;&lt;title&gt;Global analysis of more than 50,000 SARS-CoV-2 genomes reveals epistasis between eight viral genes&lt;/title&gt;&lt;secondary-title&gt;Proceedings of the National Academy of Sciences&lt;/secondary-title&gt;&lt;/titles&gt;&lt;pages&gt;31519-31526&lt;/pages&gt;&lt;volume&gt;117&lt;/volume&gt;&lt;number&gt;49&lt;/number&gt;&lt;dates&gt;&lt;year&gt;2020&lt;/year&gt;&lt;/dates&gt;&lt;urls&gt;&lt;related-urls&gt;&lt;url&gt;https://www.pnas.org/doi/abs/10.1073/pnas.2012331117&lt;/url&gt;&lt;/related-urls&gt;&lt;/urls&gt;&lt;electronic-resource-num&gt;doi:10.1073/pnas.2012331117&lt;/electronic-resource-num&gt;&lt;/record&gt;&lt;/Cite&gt;&lt;/EndNote&gt;</w:instrText>
        </w:r>
        <w:r w:rsidR="00CD5292">
          <w:rPr>
            <w:rFonts w:ascii="Times New Roman" w:eastAsia="Times New Roman" w:hAnsi="Times New Roman" w:cs="Times New Roman"/>
            <w:sz w:val="20"/>
            <w:szCs w:val="20"/>
          </w:rPr>
          <w:fldChar w:fldCharType="separate"/>
        </w:r>
        <w:r w:rsidR="00CD5292">
          <w:rPr>
            <w:rFonts w:ascii="Times New Roman" w:eastAsia="Times New Roman" w:hAnsi="Times New Roman" w:cs="Times New Roman"/>
            <w:noProof/>
            <w:sz w:val="20"/>
            <w:szCs w:val="20"/>
          </w:rPr>
          <w:t>[68]</w:t>
        </w:r>
        <w:r w:rsidR="00CD5292">
          <w:rPr>
            <w:rFonts w:ascii="Times New Roman" w:eastAsia="Times New Roman" w:hAnsi="Times New Roman" w:cs="Times New Roman"/>
            <w:sz w:val="20"/>
            <w:szCs w:val="20"/>
          </w:rPr>
          <w:fldChar w:fldCharType="end"/>
        </w:r>
        <w:r w:rsidRPr="004A20DB">
          <w:rPr>
            <w:rFonts w:ascii="Times New Roman" w:eastAsia="Times New Roman" w:hAnsi="Times New Roman" w:cs="Times New Roman"/>
            <w:sz w:val="20"/>
            <w:szCs w:val="20"/>
          </w:rPr>
          <w:t>,</w:t>
        </w:r>
      </w:ins>
      <w:r w:rsidRPr="004A20DB">
        <w:rPr>
          <w:rFonts w:ascii="Times New Roman" w:eastAsia="Times New Roman" w:hAnsi="Times New Roman" w:cs="Times New Roman"/>
          <w:sz w:val="20"/>
          <w:szCs w:val="20"/>
        </w:rPr>
        <w:t xml:space="preserve"> respectively</w:t>
      </w:r>
      <w:r w:rsidR="00FA0267" w:rsidRPr="004A20DB">
        <w:rPr>
          <w:rFonts w:ascii="Times New Roman" w:eastAsia="Times New Roman" w:hAnsi="Times New Roman" w:cs="Times New Roman"/>
          <w:sz w:val="20"/>
          <w:szCs w:val="20"/>
        </w:rPr>
        <w:t>.</w:t>
      </w:r>
      <w:ins w:id="271" w:author="Автор" w:date="2026-05-07T13:24:00Z">
        <w:r w:rsidR="008045FD" w:rsidRPr="004A20DB">
          <w:rPr>
            <w:rFonts w:ascii="Times New Roman" w:eastAsia="Times New Roman" w:hAnsi="Times New Roman" w:cs="Times New Roman"/>
            <w:sz w:val="20"/>
            <w:szCs w:val="20"/>
          </w:rPr>
          <w:t xml:space="preserve"> </w:t>
        </w:r>
        <w:r w:rsidR="00FA0267" w:rsidRPr="004A20DB">
          <w:rPr>
            <w:rFonts w:ascii="Times New Roman" w:eastAsia="Times New Roman" w:hAnsi="Times New Roman" w:cs="Times New Roman"/>
            <w:sz w:val="20"/>
            <w:szCs w:val="20"/>
          </w:rPr>
          <w:t xml:space="preserve">Blue stripes </w:t>
        </w:r>
        <w:r w:rsidR="008045FD" w:rsidRPr="004A20DB">
          <w:rPr>
            <w:rFonts w:ascii="Times New Roman" w:eastAsia="Times New Roman" w:hAnsi="Times New Roman" w:cs="Times New Roman"/>
            <w:sz w:val="20"/>
            <w:szCs w:val="20"/>
          </w:rPr>
          <w:t xml:space="preserve">in panel </w:t>
        </w:r>
        <w:r w:rsidR="003F36B7">
          <w:rPr>
            <w:rFonts w:ascii="Times New Roman" w:eastAsia="Times New Roman" w:hAnsi="Times New Roman" w:cs="Times New Roman"/>
            <w:sz w:val="20"/>
            <w:szCs w:val="20"/>
          </w:rPr>
          <w:t>B</w:t>
        </w:r>
        <w:r w:rsidR="008045FD" w:rsidRPr="004A20DB">
          <w:rPr>
            <w:rFonts w:ascii="Times New Roman" w:eastAsia="Times New Roman" w:hAnsi="Times New Roman" w:cs="Times New Roman"/>
            <w:sz w:val="20"/>
            <w:szCs w:val="20"/>
          </w:rPr>
          <w:t xml:space="preserve"> represent protein domains reported to interact with each other in </w:t>
        </w:r>
        <w:r w:rsidR="00CD5292">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0"/>
            <w:szCs w:val="20"/>
          </w:rPr>
          <w:instrText xml:space="preserve"> ADDIN EN.CITE </w:instrText>
        </w:r>
        <w:r w:rsidR="00CD5292">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0"/>
            <w:szCs w:val="20"/>
          </w:rPr>
          <w:instrText xml:space="preserve"> ADDIN EN.CITE.DATA </w:instrText>
        </w:r>
        <w:r w:rsidR="00CD5292">
          <w:rPr>
            <w:rFonts w:ascii="Times New Roman" w:eastAsia="Times New Roman" w:hAnsi="Times New Roman" w:cs="Times New Roman"/>
            <w:sz w:val="20"/>
            <w:szCs w:val="20"/>
          </w:rPr>
        </w:r>
        <w:r w:rsidR="00CD5292">
          <w:rPr>
            <w:rFonts w:ascii="Times New Roman" w:eastAsia="Times New Roman" w:hAnsi="Times New Roman" w:cs="Times New Roman"/>
            <w:sz w:val="20"/>
            <w:szCs w:val="20"/>
          </w:rPr>
          <w:fldChar w:fldCharType="end"/>
        </w:r>
        <w:r w:rsidR="00CD5292">
          <w:rPr>
            <w:rFonts w:ascii="Times New Roman" w:eastAsia="Times New Roman" w:hAnsi="Times New Roman" w:cs="Times New Roman"/>
            <w:sz w:val="20"/>
            <w:szCs w:val="20"/>
          </w:rPr>
        </w:r>
        <w:r w:rsidR="00CD5292">
          <w:rPr>
            <w:rFonts w:ascii="Times New Roman" w:eastAsia="Times New Roman" w:hAnsi="Times New Roman" w:cs="Times New Roman"/>
            <w:sz w:val="20"/>
            <w:szCs w:val="20"/>
          </w:rPr>
          <w:fldChar w:fldCharType="separate"/>
        </w:r>
        <w:r w:rsidR="00CD5292">
          <w:rPr>
            <w:rFonts w:ascii="Times New Roman" w:eastAsia="Times New Roman" w:hAnsi="Times New Roman" w:cs="Times New Roman"/>
            <w:noProof/>
            <w:sz w:val="20"/>
            <w:szCs w:val="20"/>
          </w:rPr>
          <w:t>[67]</w:t>
        </w:r>
        <w:r w:rsidR="00CD5292">
          <w:rPr>
            <w:rFonts w:ascii="Times New Roman" w:eastAsia="Times New Roman" w:hAnsi="Times New Roman" w:cs="Times New Roman"/>
            <w:sz w:val="20"/>
            <w:szCs w:val="20"/>
          </w:rPr>
          <w:fldChar w:fldCharType="end"/>
        </w:r>
        <w:r w:rsidR="00FA0267" w:rsidRPr="004A20DB">
          <w:rPr>
            <w:rFonts w:ascii="Times New Roman" w:eastAsia="Times New Roman" w:hAnsi="Times New Roman" w:cs="Times New Roman"/>
            <w:sz w:val="20"/>
            <w:szCs w:val="20"/>
          </w:rPr>
          <w:t>.</w:t>
        </w:r>
      </w:ins>
    </w:p>
    <w:p w14:paraId="2563A6C8" w14:textId="77777777" w:rsidR="0087149A" w:rsidRPr="004A20DB" w:rsidRDefault="0087149A">
      <w:pPr>
        <w:rPr>
          <w:rFonts w:ascii="Times New Roman" w:eastAsia="Times New Roman" w:hAnsi="Times New Roman" w:cs="Times New Roman"/>
          <w:sz w:val="20"/>
          <w:szCs w:val="20"/>
        </w:rPr>
      </w:pPr>
    </w:p>
    <w:p w14:paraId="6D6C75C9" w14:textId="697DCB4F" w:rsidR="00203E5E" w:rsidRPr="004A20DB" w:rsidRDefault="0076272C">
      <w:pPr>
        <w:spacing w:after="0" w:line="360" w:lineRule="auto"/>
        <w:ind w:firstLine="709"/>
        <w:jc w:val="both"/>
        <w:rPr>
          <w:ins w:id="272" w:author="Автор" w:date="2026-05-07T13:24:00Z"/>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The most popular method for searching for epistasis signature in genomic data is the “quasi linkage equilibrium” approach </w:t>
      </w:r>
      <w:del w:id="273" w:author="Автор" w:date="2026-05-07T13:24:00Z">
        <w:r>
          <w:rPr>
            <w:rFonts w:ascii="Times New Roman" w:eastAsia="Times New Roman" w:hAnsi="Times New Roman" w:cs="Times New Roman"/>
            <w:sz w:val="24"/>
            <w:szCs w:val="24"/>
          </w:rPr>
          <w:delText>developed by Kimura in the 1960s (30, 32), which assumes frequent recombination, a large population size, and neglects linkage effects.</w:delText>
        </w:r>
      </w:del>
      <w:ins w:id="274" w:author="Автор" w:date="2026-05-07T13:24:00Z">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[28, 30]</w:t>
        </w:r>
        <w:r w:rsidR="00CD5292">
          <w:rPr>
            <w:rFonts w:ascii="Times New Roman" w:eastAsia="Times New Roman" w:hAnsi="Times New Roman" w:cs="Times New Roman"/>
            <w:sz w:val="24"/>
            <w:szCs w:val="24"/>
          </w:rPr>
          <w:fldChar w:fldCharType="end"/>
        </w:r>
        <w:r w:rsidR="008343EE"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 which assumes frequent recombination</w:t>
        </w:r>
        <w:r w:rsidR="00C12928" w:rsidRPr="004A20DB">
          <w:rPr>
            <w:rFonts w:ascii="Times New Roman" w:eastAsia="Times New Roman" w:hAnsi="Times New Roman" w:cs="Times New Roman"/>
            <w:sz w:val="24"/>
            <w:szCs w:val="24"/>
          </w:rPr>
          <w:t xml:space="preserve"> compared to changes in allelic frequency and</w:t>
        </w:r>
        <w:r w:rsidRPr="004A20DB">
          <w:rPr>
            <w:rFonts w:ascii="Times New Roman" w:eastAsia="Times New Roman" w:hAnsi="Times New Roman" w:cs="Times New Roman"/>
            <w:sz w:val="24"/>
            <w:szCs w:val="24"/>
          </w:rPr>
          <w:t xml:space="preserve"> a large population size</w:t>
        </w:r>
        <w:r w:rsidR="00C12928"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 </w:t>
        </w:r>
        <w:r w:rsidR="00C12928" w:rsidRPr="004A20DB">
          <w:rPr>
            <w:rFonts w:ascii="Times New Roman" w:eastAsia="Times New Roman" w:hAnsi="Times New Roman" w:cs="Times New Roman"/>
            <w:sz w:val="24"/>
            <w:szCs w:val="24"/>
          </w:rPr>
          <w:t xml:space="preserve">In this limit, genetic </w:t>
        </w:r>
        <w:r w:rsidRPr="004A20DB">
          <w:rPr>
            <w:rFonts w:ascii="Times New Roman" w:eastAsia="Times New Roman" w:hAnsi="Times New Roman" w:cs="Times New Roman"/>
            <w:sz w:val="24"/>
            <w:szCs w:val="24"/>
          </w:rPr>
          <w:t>linkage effects</w:t>
        </w:r>
        <w:r w:rsidR="00C12928" w:rsidRPr="004A20DB">
          <w:rPr>
            <w:rFonts w:ascii="Times New Roman" w:eastAsia="Times New Roman" w:hAnsi="Times New Roman" w:cs="Times New Roman"/>
            <w:sz w:val="24"/>
            <w:szCs w:val="24"/>
          </w:rPr>
          <w:t xml:space="preserve"> are negligible compared to epistasis and recombination</w:t>
        </w:r>
        <w:r w:rsidRPr="004A20DB">
          <w:rPr>
            <w:rFonts w:ascii="Times New Roman" w:eastAsia="Times New Roman" w:hAnsi="Times New Roman" w:cs="Times New Roman"/>
            <w:sz w:val="24"/>
            <w:szCs w:val="24"/>
          </w:rPr>
          <w:t>.</w:t>
        </w:r>
      </w:ins>
      <w:r w:rsidRPr="004A20DB">
        <w:rPr>
          <w:rFonts w:ascii="Times New Roman" w:eastAsia="Times New Roman" w:hAnsi="Times New Roman" w:cs="Times New Roman"/>
          <w:sz w:val="24"/>
          <w:szCs w:val="24"/>
        </w:rPr>
        <w:t xml:space="preserve"> In the present work, we do not rely on QLE approximation, so that the method works for finite population size and for modest recombination or even in its absence. The linkage effects are mostly cancelled</w:t>
      </w:r>
      <w:r w:rsidR="00C12928" w:rsidRPr="004A20DB">
        <w:rPr>
          <w:rFonts w:ascii="Times New Roman" w:eastAsia="Times New Roman" w:hAnsi="Times New Roman" w:cs="Times New Roman"/>
          <w:sz w:val="24"/>
          <w:szCs w:val="24"/>
        </w:rPr>
        <w:t xml:space="preserve"> </w:t>
      </w:r>
      <w:ins w:id="275" w:author="Автор" w:date="2026-05-07T13:24:00Z">
        <w:r w:rsidR="00C12928" w:rsidRPr="004A20DB">
          <w:rPr>
            <w:rFonts w:ascii="Times New Roman" w:eastAsia="Times New Roman" w:hAnsi="Times New Roman" w:cs="Times New Roman"/>
            <w:sz w:val="24"/>
            <w:szCs w:val="24"/>
          </w:rPr>
          <w:t>out</w:t>
        </w:r>
        <w:r w:rsidRPr="004A20DB">
          <w:rPr>
            <w:rFonts w:ascii="Times New Roman" w:eastAsia="Times New Roman" w:hAnsi="Times New Roman" w:cs="Times New Roman"/>
            <w:sz w:val="24"/>
            <w:szCs w:val="24"/>
          </w:rPr>
          <w:t xml:space="preserve"> </w:t>
        </w:r>
      </w:ins>
      <w:r w:rsidRPr="004A20DB">
        <w:rPr>
          <w:rFonts w:ascii="Times New Roman" w:eastAsia="Times New Roman" w:hAnsi="Times New Roman" w:cs="Times New Roman"/>
          <w:sz w:val="24"/>
          <w:szCs w:val="24"/>
        </w:rPr>
        <w:t xml:space="preserve">by averaging over </w:t>
      </w:r>
      <w:ins w:id="276" w:author="Автор" w:date="2026-05-07T13:24:00Z">
        <w:r w:rsidR="00C12928" w:rsidRPr="004A20DB">
          <w:rPr>
            <w:rFonts w:ascii="Times New Roman" w:eastAsia="Times New Roman" w:hAnsi="Times New Roman" w:cs="Times New Roman"/>
            <w:sz w:val="24"/>
            <w:szCs w:val="24"/>
          </w:rPr>
          <w:t>well-</w:t>
        </w:r>
        <w:r w:rsidR="00A479C3" w:rsidRPr="004A20DB">
          <w:rPr>
            <w:rFonts w:ascii="Times New Roman" w:eastAsia="Times New Roman" w:hAnsi="Times New Roman" w:cs="Times New Roman"/>
            <w:sz w:val="24"/>
            <w:szCs w:val="24"/>
            <w:lang w:val="en-US"/>
          </w:rPr>
          <w:t xml:space="preserve">balanced </w:t>
        </w:r>
      </w:ins>
      <w:r w:rsidRPr="004A20DB">
        <w:rPr>
          <w:rFonts w:ascii="Times New Roman" w:eastAsia="Times New Roman" w:hAnsi="Times New Roman" w:cs="Times New Roman"/>
          <w:sz w:val="24"/>
          <w:szCs w:val="24"/>
        </w:rPr>
        <w:t xml:space="preserve">independent populations and the use of 3-site haplotypes. Such cancellation </w:t>
      </w:r>
      <w:del w:id="277" w:author="Автор" w:date="2026-05-07T13:24:00Z">
        <w:r>
          <w:rPr>
            <w:rFonts w:ascii="Times New Roman" w:eastAsia="Times New Roman" w:hAnsi="Times New Roman" w:cs="Times New Roman"/>
            <w:sz w:val="24"/>
            <w:szCs w:val="24"/>
          </w:rPr>
          <w:delText>is</w:delText>
        </w:r>
      </w:del>
      <w:ins w:id="278" w:author="Автор" w:date="2026-05-07T13:24:00Z">
        <w:r w:rsidR="00C12928" w:rsidRPr="004A20DB">
          <w:rPr>
            <w:rFonts w:ascii="Times New Roman" w:eastAsia="Times New Roman" w:hAnsi="Times New Roman" w:cs="Times New Roman"/>
            <w:sz w:val="24"/>
            <w:szCs w:val="24"/>
          </w:rPr>
          <w:t>was</w:t>
        </w:r>
      </w:ins>
      <w:r w:rsidR="00C12928"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not carried out in </w:t>
      </w:r>
      <w:del w:id="279" w:author="Автор" w:date="2026-05-07T13:24:00Z">
        <w:r>
          <w:rPr>
            <w:rFonts w:ascii="Times New Roman" w:eastAsia="Times New Roman" w:hAnsi="Times New Roman" w:cs="Times New Roman"/>
            <w:sz w:val="24"/>
            <w:szCs w:val="24"/>
          </w:rPr>
          <w:delText>a work based on QLE (59),</w:delText>
        </w:r>
      </w:del>
      <w:ins w:id="280" w:author="Автор" w:date="2026-05-07T13:24:00Z">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&lt;EndNote&gt;&lt;Cite&gt;&lt;Author&gt;Zeng&lt;/Author&gt;&lt;Year&gt;2020&lt;/Year&gt;&lt;RecNum&gt;27&lt;/RecNum&gt;&lt;DisplayText&gt;[68]&lt;/DisplayText&gt;&lt;record&gt;&lt;rec-number&gt;27&lt;/rec-number&gt;&lt;foreign-keys&gt;&lt;key app="EN" db-id="z5v2e0v5r25tt5e00v35f59hst2ra25srwwd" timestamp="1765292078"&gt;27&lt;/key&gt;&lt;/foreign-keys&gt;&lt;ref-type name="Journal Article"&gt;17&lt;/ref-type&gt;&lt;contributors&gt;&lt;authors&gt;&lt;author&gt;Zeng, Hong-Li&lt;/author&gt;&lt;author&gt;Dichio, Vito&lt;/author&gt;&lt;author&gt;Rodríguez Horta, Edwin&lt;/author&gt;&lt;author&gt;Thorell, Kaisa&lt;/author&gt;&lt;author&gt;Aurell, Erik&lt;/author&gt;&lt;/authors&gt;&lt;/contributors&gt;&lt;titles&gt;&lt;title&gt;Global analysis of more than 50,000 SARS-CoV-2 genomes reveals epistasis between eight viral genes&lt;/title&gt;&lt;secondary-title&gt;Proceedings of the National Academy of Sciences&lt;/secondary-title&gt;&lt;/titles&gt;&lt;pages&gt;31519-31526&lt;/pages&gt;&lt;volume&gt;117&lt;/volume&gt;&lt;number&gt;49&lt;/number&gt;&lt;dates&gt;&lt;year&gt;2020&lt;/year&gt;&lt;/dates&gt;&lt;urls&gt;&lt;related-urls&gt;&lt;url&gt;https://www.pnas.org/doi/abs/10.1073/pnas.2012331117&lt;/url&gt;&lt;/related-urls&gt;&lt;/urls&gt;&lt;electronic-resource-num&gt;doi:10.1073/pnas.2012331117&lt;/electronic-resource-num&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[68]</w:t>
        </w:r>
        <w:r w:rsidR="00CD5292">
          <w:rPr>
            <w:rFonts w:ascii="Times New Roman" w:eastAsia="Times New Roman" w:hAnsi="Times New Roman" w:cs="Times New Roman"/>
            <w:sz w:val="24"/>
            <w:szCs w:val="24"/>
          </w:rPr>
          <w:fldChar w:fldCharType="end"/>
        </w:r>
        <w:r w:rsidRPr="004A20DB">
          <w:rPr>
            <w:rFonts w:ascii="Times New Roman" w:eastAsia="Times New Roman" w:hAnsi="Times New Roman" w:cs="Times New Roman"/>
            <w:sz w:val="24"/>
            <w:szCs w:val="24"/>
          </w:rPr>
          <w:t>,</w:t>
        </w:r>
      </w:ins>
      <w:r w:rsidRPr="004A20DB">
        <w:rPr>
          <w:rFonts w:ascii="Times New Roman" w:eastAsia="Times New Roman" w:hAnsi="Times New Roman" w:cs="Times New Roman"/>
          <w:sz w:val="24"/>
          <w:szCs w:val="24"/>
        </w:rPr>
        <w:t xml:space="preserve"> hence the abundance of false negative links (Fig. </w:t>
      </w:r>
      <w:del w:id="281" w:author="Автор" w:date="2026-05-07T13:24:00Z">
        <w:r>
          <w:rPr>
            <w:rFonts w:ascii="Times New Roman" w:eastAsia="Times New Roman" w:hAnsi="Times New Roman" w:cs="Times New Roman"/>
            <w:sz w:val="24"/>
            <w:szCs w:val="24"/>
          </w:rPr>
          <w:delText>5D</w:delText>
        </w:r>
      </w:del>
      <w:ins w:id="282" w:author="Автор" w:date="2026-05-07T13:24:00Z">
        <w:r w:rsidR="0065576F">
          <w:rPr>
            <w:rFonts w:ascii="Times New Roman" w:eastAsia="Times New Roman" w:hAnsi="Times New Roman" w:cs="Times New Roman"/>
            <w:sz w:val="24"/>
            <w:szCs w:val="24"/>
          </w:rPr>
          <w:t>7</w:t>
        </w:r>
        <w:r w:rsidR="003F36B7">
          <w:rPr>
            <w:rFonts w:ascii="Times New Roman" w:eastAsia="Times New Roman" w:hAnsi="Times New Roman" w:cs="Times New Roman"/>
            <w:sz w:val="24"/>
            <w:szCs w:val="24"/>
          </w:rPr>
          <w:t>C</w:t>
        </w:r>
      </w:ins>
      <w:r w:rsidRPr="004A20DB">
        <w:rPr>
          <w:rFonts w:ascii="Times New Roman" w:eastAsia="Times New Roman" w:hAnsi="Times New Roman" w:cs="Times New Roman"/>
          <w:sz w:val="24"/>
          <w:szCs w:val="24"/>
        </w:rPr>
        <w:t xml:space="preserve">) compared to our results (Fig. </w:t>
      </w:r>
      <w:del w:id="283" w:author="Автор" w:date="2026-05-07T13:24:00Z">
        <w:r>
          <w:rPr>
            <w:rFonts w:ascii="Times New Roman" w:eastAsia="Times New Roman" w:hAnsi="Times New Roman" w:cs="Times New Roman"/>
            <w:sz w:val="24"/>
            <w:szCs w:val="24"/>
          </w:rPr>
          <w:delText xml:space="preserve">5A, B). </w:delText>
        </w:r>
      </w:del>
      <w:ins w:id="284" w:author="Автор" w:date="2026-05-07T13:24:00Z">
        <w:r w:rsidR="0065576F">
          <w:rPr>
            <w:rFonts w:ascii="Times New Roman" w:eastAsia="Times New Roman" w:hAnsi="Times New Roman" w:cs="Times New Roman"/>
            <w:sz w:val="24"/>
            <w:szCs w:val="24"/>
          </w:rPr>
          <w:t>7</w:t>
        </w:r>
        <w:r w:rsidRPr="004A20DB">
          <w:rPr>
            <w:rFonts w:ascii="Times New Roman" w:eastAsia="Times New Roman" w:hAnsi="Times New Roman" w:cs="Times New Roman"/>
            <w:sz w:val="24"/>
            <w:szCs w:val="24"/>
          </w:rPr>
          <w:t xml:space="preserve">A). </w:t>
        </w:r>
      </w:ins>
    </w:p>
    <w:p w14:paraId="307B9776" w14:textId="3818E392" w:rsidR="003F5305" w:rsidRPr="004A20DB" w:rsidRDefault="0076272C" w:rsidP="00AB2BF2">
      <w:pPr>
        <w:spacing w:after="0" w:line="360" w:lineRule="auto"/>
        <w:ind w:firstLine="720"/>
        <w:jc w:val="both"/>
        <w:rPr>
          <w:rFonts w:ascii="Times New Roman" w:hAnsi="Times New Roman"/>
          <w:sz w:val="24"/>
          <w:rPrChange w:id="285" w:author="Автор" w:date="2026-05-07T13:24:00Z">
            <w:rPr>
              <w:rFonts w:ascii="Times New Roman" w:hAnsi="Times New Roman"/>
              <w:i/>
              <w:sz w:val="24"/>
            </w:rPr>
          </w:rPrChange>
        </w:rPr>
        <w:pPrChange w:id="286" w:author="Автор" w:date="2026-05-07T13:24:00Z">
          <w:pPr>
            <w:spacing w:after="0" w:line="360" w:lineRule="auto"/>
            <w:ind w:firstLine="709"/>
            <w:jc w:val="both"/>
          </w:pPr>
        </w:pPrChange>
      </w:pPr>
      <w:r w:rsidRPr="004A20DB">
        <w:rPr>
          <w:rFonts w:ascii="Times New Roman" w:eastAsia="Times New Roman" w:hAnsi="Times New Roman" w:cs="Times New Roman"/>
          <w:sz w:val="24"/>
          <w:szCs w:val="24"/>
        </w:rPr>
        <w:t xml:space="preserve">To address the problem of false-negative bonds, another team </w:t>
      </w:r>
      <w:del w:id="287" w:author="Автор" w:date="2026-05-07T13:24:00Z">
        <w:r>
          <w:rPr>
            <w:rFonts w:ascii="Times New Roman" w:eastAsia="Times New Roman" w:hAnsi="Times New Roman" w:cs="Times New Roman"/>
            <w:sz w:val="24"/>
            <w:szCs w:val="24"/>
          </w:rPr>
          <w:delText>using QLE approach (58)</w:delText>
        </w:r>
      </w:del>
      <w:ins w:id="288" w:author="Автор" w:date="2026-05-07T13:24:00Z">
        <w:r w:rsidR="00CD5292">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4"/>
            <w:szCs w:val="24"/>
          </w:rPr>
          <w:instrText xml:space="preserve"> ADDIN EN.CITE </w:instrText>
        </w:r>
        <w:r w:rsidR="00CD5292">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4"/>
            <w:szCs w:val="24"/>
          </w:rPr>
          <w:instrText xml:space="preserve"> ADDIN EN.CITE.DATA </w:instrText>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end"/>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[67]</w:t>
        </w:r>
        <w:r w:rsidR="00CD5292">
          <w:rPr>
            <w:rFonts w:ascii="Times New Roman" w:eastAsia="Times New Roman" w:hAnsi="Times New Roman" w:cs="Times New Roman"/>
            <w:sz w:val="24"/>
            <w:szCs w:val="24"/>
          </w:rPr>
          <w:fldChar w:fldCharType="end"/>
        </w:r>
      </w:ins>
      <w:r w:rsidR="00854946"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compared the sequences of SARS CoV-2 not between themselves, but with other coronaviruses</w:t>
      </w:r>
      <w:r w:rsidR="00A479C3" w:rsidRPr="004A20DB">
        <w:rPr>
          <w:rFonts w:ascii="Times New Roman" w:eastAsia="Times New Roman" w:hAnsi="Times New Roman" w:cs="Times New Roman"/>
          <w:sz w:val="24"/>
          <w:szCs w:val="24"/>
        </w:rPr>
        <w:t xml:space="preserve">. </w:t>
      </w:r>
      <w:del w:id="289" w:author="Автор" w:date="2026-05-07T13:24:00Z">
        <w:r>
          <w:rPr>
            <w:rFonts w:ascii="Times New Roman" w:eastAsia="Times New Roman" w:hAnsi="Times New Roman" w:cs="Times New Roman"/>
            <w:sz w:val="24"/>
            <w:szCs w:val="24"/>
          </w:rPr>
          <w:delText>Because they have</w:delText>
        </w:r>
      </w:del>
      <w:ins w:id="290" w:author="Автор" w:date="2026-05-07T13:24:00Z">
        <w:r w:rsidR="00A479C3" w:rsidRPr="004A20DB">
          <w:rPr>
            <w:rFonts w:ascii="Times New Roman" w:eastAsia="Times New Roman" w:hAnsi="Times New Roman" w:cs="Times New Roman"/>
            <w:sz w:val="24"/>
            <w:szCs w:val="24"/>
          </w:rPr>
          <w:t xml:space="preserve">They used “direct coupling analysis”, which postulates a statistical distribution of sequences </w:t>
        </w:r>
        <w:r w:rsidR="00C62EDA" w:rsidRPr="004A20DB">
          <w:rPr>
            <w:rFonts w:ascii="Times New Roman" w:eastAsia="Times New Roman" w:hAnsi="Times New Roman" w:cs="Times New Roman"/>
            <w:sz w:val="24"/>
            <w:szCs w:val="24"/>
            <w:lang w:val="en-US"/>
          </w:rPr>
          <w:t xml:space="preserve">(usually, </w:t>
        </w:r>
        <w:r w:rsidR="00A479C3" w:rsidRPr="004A20DB">
          <w:rPr>
            <w:rFonts w:ascii="Times New Roman" w:eastAsia="Times New Roman" w:hAnsi="Times New Roman" w:cs="Times New Roman"/>
            <w:sz w:val="24"/>
            <w:szCs w:val="24"/>
          </w:rPr>
          <w:t>of</w:t>
        </w:r>
      </w:ins>
      <w:r w:rsidR="00A479C3" w:rsidRPr="004A20DB">
        <w:rPr>
          <w:rFonts w:ascii="Times New Roman" w:eastAsia="Times New Roman" w:hAnsi="Times New Roman" w:cs="Times New Roman"/>
          <w:sz w:val="24"/>
          <w:szCs w:val="24"/>
        </w:rPr>
        <w:t xml:space="preserve"> a </w:t>
      </w:r>
      <w:del w:id="291" w:author="Автор" w:date="2026-05-07T13:24:00Z">
        <w:r>
          <w:rPr>
            <w:rFonts w:ascii="Times New Roman" w:eastAsia="Times New Roman" w:hAnsi="Times New Roman" w:cs="Times New Roman"/>
            <w:sz w:val="24"/>
            <w:szCs w:val="24"/>
          </w:rPr>
          <w:delText>more distant common ancestor</w:delText>
        </w:r>
      </w:del>
      <w:ins w:id="292" w:author="Автор" w:date="2026-05-07T13:24:00Z">
        <w:r w:rsidR="00A479C3" w:rsidRPr="004A20DB">
          <w:rPr>
            <w:rFonts w:ascii="Times New Roman" w:eastAsia="Times New Roman" w:hAnsi="Times New Roman" w:cs="Times New Roman"/>
            <w:sz w:val="24"/>
            <w:szCs w:val="24"/>
          </w:rPr>
          <w:t>Gaussian form</w:t>
        </w:r>
        <w:r w:rsidR="00C62EDA" w:rsidRPr="004A20DB">
          <w:rPr>
            <w:rFonts w:ascii="Times New Roman" w:eastAsia="Times New Roman" w:hAnsi="Times New Roman" w:cs="Times New Roman"/>
            <w:sz w:val="24"/>
            <w:szCs w:val="24"/>
          </w:rPr>
          <w:t>)</w:t>
        </w:r>
        <w:r w:rsidR="00A479C3" w:rsidRPr="004A20DB">
          <w:rPr>
            <w:rFonts w:ascii="Times New Roman" w:eastAsia="Times New Roman" w:hAnsi="Times New Roman" w:cs="Times New Roman"/>
            <w:sz w:val="24"/>
            <w:szCs w:val="24"/>
          </w:rPr>
          <w:t xml:space="preserve"> including individual effects of alleles and their pairwise interaction. </w:t>
        </w:r>
        <w:r w:rsidR="00AB2BF2" w:rsidRPr="004A20DB">
          <w:rPr>
            <w:rFonts w:ascii="Times New Roman" w:eastAsia="Times New Roman" w:hAnsi="Times New Roman" w:cs="Times New Roman"/>
            <w:sz w:val="24"/>
            <w:szCs w:val="24"/>
          </w:rPr>
          <w:t>A</w:t>
        </w:r>
        <w:r w:rsidR="00A479C3" w:rsidRPr="004A20DB">
          <w:rPr>
            <w:rFonts w:ascii="Times New Roman" w:eastAsia="Times New Roman" w:hAnsi="Times New Roman" w:cs="Times New Roman"/>
            <w:sz w:val="24"/>
            <w:szCs w:val="24"/>
          </w:rPr>
          <w:t xml:space="preserve"> physicist </w:t>
        </w:r>
        <w:r w:rsidR="00AB2BF2" w:rsidRPr="004A20DB">
          <w:rPr>
            <w:rFonts w:ascii="Times New Roman" w:eastAsia="Times New Roman" w:hAnsi="Times New Roman" w:cs="Times New Roman"/>
            <w:sz w:val="24"/>
            <w:szCs w:val="24"/>
          </w:rPr>
          <w:t xml:space="preserve">would </w:t>
        </w:r>
        <w:r w:rsidR="00A479C3" w:rsidRPr="004A20DB">
          <w:rPr>
            <w:rFonts w:ascii="Times New Roman" w:eastAsia="Times New Roman" w:hAnsi="Times New Roman" w:cs="Times New Roman"/>
            <w:sz w:val="24"/>
            <w:szCs w:val="24"/>
          </w:rPr>
          <w:t>recognize</w:t>
        </w:r>
        <w:r w:rsidR="00AB2BF2" w:rsidRPr="004A20DB">
          <w:rPr>
            <w:rFonts w:ascii="Times New Roman" w:eastAsia="Times New Roman" w:hAnsi="Times New Roman" w:cs="Times New Roman"/>
            <w:sz w:val="24"/>
            <w:szCs w:val="24"/>
          </w:rPr>
          <w:t xml:space="preserve"> here</w:t>
        </w:r>
        <w:r w:rsidR="00A479C3" w:rsidRPr="004A20DB">
          <w:rPr>
            <w:rFonts w:ascii="Times New Roman" w:eastAsia="Times New Roman" w:hAnsi="Times New Roman" w:cs="Times New Roman"/>
            <w:sz w:val="24"/>
            <w:szCs w:val="24"/>
          </w:rPr>
          <w:t xml:space="preserve"> the </w:t>
        </w:r>
        <w:r w:rsidR="00AB2BF2" w:rsidRPr="004A20DB">
          <w:rPr>
            <w:rFonts w:ascii="Times New Roman" w:eastAsia="Times New Roman" w:hAnsi="Times New Roman" w:cs="Times New Roman"/>
            <w:sz w:val="24"/>
            <w:szCs w:val="24"/>
          </w:rPr>
          <w:t xml:space="preserve">Gibbs </w:t>
        </w:r>
        <w:r w:rsidR="00651F13" w:rsidRPr="004A20DB">
          <w:rPr>
            <w:rFonts w:ascii="Times New Roman" w:eastAsia="Times New Roman" w:hAnsi="Times New Roman" w:cs="Times New Roman"/>
            <w:sz w:val="24"/>
            <w:szCs w:val="24"/>
          </w:rPr>
          <w:t>di</w:t>
        </w:r>
        <w:r w:rsidR="008F6F21" w:rsidRPr="004A20DB">
          <w:rPr>
            <w:rFonts w:ascii="Times New Roman" w:eastAsia="Times New Roman" w:hAnsi="Times New Roman" w:cs="Times New Roman"/>
            <w:sz w:val="24"/>
            <w:szCs w:val="24"/>
          </w:rPr>
          <w:t>s</w:t>
        </w:r>
        <w:r w:rsidR="00651F13" w:rsidRPr="004A20DB">
          <w:rPr>
            <w:rFonts w:ascii="Times New Roman" w:eastAsia="Times New Roman" w:hAnsi="Times New Roman" w:cs="Times New Roman"/>
            <w:sz w:val="24"/>
            <w:szCs w:val="24"/>
          </w:rPr>
          <w:t>tribution</w:t>
        </w:r>
        <w:r w:rsidR="00A479C3" w:rsidRPr="004A20DB">
          <w:rPr>
            <w:rFonts w:ascii="Times New Roman" w:eastAsia="Times New Roman" w:hAnsi="Times New Roman" w:cs="Times New Roman"/>
            <w:sz w:val="24"/>
            <w:szCs w:val="24"/>
          </w:rPr>
          <w:t xml:space="preserve"> </w:t>
        </w:r>
        <w:r w:rsidR="00AB2BF2" w:rsidRPr="004A20DB">
          <w:rPr>
            <w:rFonts w:ascii="Times New Roman" w:eastAsia="Times New Roman" w:hAnsi="Times New Roman" w:cs="Times New Roman"/>
            <w:sz w:val="24"/>
            <w:szCs w:val="24"/>
          </w:rPr>
          <w:t>for</w:t>
        </w:r>
        <w:r w:rsidR="00A479C3" w:rsidRPr="004A20DB">
          <w:rPr>
            <w:rFonts w:ascii="Times New Roman" w:eastAsia="Times New Roman" w:hAnsi="Times New Roman" w:cs="Times New Roman"/>
            <w:sz w:val="24"/>
            <w:szCs w:val="24"/>
          </w:rPr>
          <w:t xml:space="preserve"> the Onsager model of ferromagneti</w:t>
        </w:r>
        <w:r w:rsidR="00AB2BF2" w:rsidRPr="004A20DB">
          <w:rPr>
            <w:rFonts w:ascii="Times New Roman" w:eastAsia="Times New Roman" w:hAnsi="Times New Roman" w:cs="Times New Roman"/>
            <w:sz w:val="24"/>
            <w:szCs w:val="24"/>
          </w:rPr>
          <w:t xml:space="preserve">sm. In population genetics, this Gaussian form </w:t>
        </w:r>
        <w:r w:rsidR="00A479C3" w:rsidRPr="004A20DB">
          <w:rPr>
            <w:rFonts w:ascii="Times New Roman" w:eastAsia="Times New Roman" w:hAnsi="Times New Roman" w:cs="Times New Roman"/>
            <w:sz w:val="24"/>
            <w:szCs w:val="24"/>
          </w:rPr>
          <w:t>has</w:t>
        </w:r>
        <w:r w:rsidR="00AB2BF2" w:rsidRPr="004A20DB">
          <w:rPr>
            <w:rFonts w:ascii="Times New Roman" w:eastAsia="Times New Roman" w:hAnsi="Times New Roman" w:cs="Times New Roman"/>
            <w:sz w:val="24"/>
            <w:szCs w:val="24"/>
          </w:rPr>
          <w:t xml:space="preserve"> a justification </w:t>
        </w:r>
        <w:r w:rsidR="00A479C3" w:rsidRPr="004A20DB">
          <w:rPr>
            <w:rFonts w:ascii="Times New Roman" w:eastAsia="Times New Roman" w:hAnsi="Times New Roman" w:cs="Times New Roman"/>
            <w:sz w:val="24"/>
            <w:szCs w:val="24"/>
          </w:rPr>
          <w:t xml:space="preserve">in the limit of QLE </w:t>
        </w:r>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[28, 30]</w:t>
        </w:r>
        <w:r w:rsidR="00CD5292">
          <w:rPr>
            <w:rFonts w:ascii="Times New Roman" w:eastAsia="Times New Roman" w:hAnsi="Times New Roman" w:cs="Times New Roman"/>
            <w:sz w:val="24"/>
            <w:szCs w:val="24"/>
          </w:rPr>
          <w:fldChar w:fldCharType="end"/>
        </w:r>
        <w:r w:rsidR="00A479C3" w:rsidRPr="004A20DB">
          <w:rPr>
            <w:rFonts w:ascii="Times New Roman" w:eastAsia="Times New Roman" w:hAnsi="Times New Roman" w:cs="Times New Roman"/>
            <w:sz w:val="24"/>
            <w:szCs w:val="24"/>
          </w:rPr>
          <w:t>.</w:t>
        </w:r>
        <w:r w:rsidR="00A16F07" w:rsidRPr="004A20DB">
          <w:rPr>
            <w:rFonts w:ascii="Times New Roman" w:eastAsia="Times New Roman" w:hAnsi="Times New Roman" w:cs="Times New Roman"/>
            <w:sz w:val="24"/>
            <w:szCs w:val="24"/>
          </w:rPr>
          <w:t xml:space="preserve"> Parameters of the Gaussian are fit to sequence data using various approximations</w:t>
        </w:r>
        <w:r w:rsidR="008D006D" w:rsidRPr="004A20DB">
          <w:rPr>
            <w:rFonts w:ascii="Times New Roman" w:eastAsia="Times New Roman" w:hAnsi="Times New Roman" w:cs="Times New Roman"/>
            <w:sz w:val="24"/>
            <w:szCs w:val="24"/>
          </w:rPr>
          <w:t xml:space="preserve"> </w:t>
        </w:r>
        <w:r w:rsidR="00CD5292">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4"/>
            <w:szCs w:val="24"/>
          </w:rPr>
          <w:instrText xml:space="preserve"> ADDIN EN.CITE </w:instrText>
        </w:r>
        <w:r w:rsidR="00CD5292">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4"/>
            <w:szCs w:val="24"/>
          </w:rPr>
          <w:instrText xml:space="preserve"> ADDIN EN.CITE.DATA </w:instrText>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end"/>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[67]</w:t>
        </w:r>
        <w:r w:rsidR="00CD5292">
          <w:rPr>
            <w:rFonts w:ascii="Times New Roman" w:eastAsia="Times New Roman" w:hAnsi="Times New Roman" w:cs="Times New Roman"/>
            <w:sz w:val="24"/>
            <w:szCs w:val="24"/>
          </w:rPr>
          <w:fldChar w:fldCharType="end"/>
        </w:r>
        <w:r w:rsidR="00A16F07" w:rsidRPr="004A20DB">
          <w:rPr>
            <w:rFonts w:ascii="Times New Roman" w:eastAsia="Times New Roman" w:hAnsi="Times New Roman" w:cs="Times New Roman"/>
            <w:sz w:val="24"/>
            <w:szCs w:val="24"/>
          </w:rPr>
          <w:t xml:space="preserve">. </w:t>
        </w:r>
        <w:r w:rsidR="00AB2BF2" w:rsidRPr="004A20DB">
          <w:rPr>
            <w:rFonts w:ascii="Times New Roman" w:eastAsia="Times New Roman" w:hAnsi="Times New Roman" w:cs="Times New Roman"/>
            <w:sz w:val="24"/>
            <w:szCs w:val="24"/>
          </w:rPr>
          <w:t>DCA</w:t>
        </w:r>
        <w:r w:rsidR="00D65C4C" w:rsidRPr="004A20DB">
          <w:rPr>
            <w:rFonts w:ascii="Times New Roman" w:eastAsia="Times New Roman" w:hAnsi="Times New Roman" w:cs="Times New Roman"/>
            <w:sz w:val="24"/>
            <w:szCs w:val="24"/>
          </w:rPr>
          <w:t xml:space="preserve"> also</w:t>
        </w:r>
        <w:r w:rsidR="003F5305" w:rsidRPr="004A20DB">
          <w:rPr>
            <w:rFonts w:ascii="Times New Roman" w:eastAsia="Times New Roman" w:hAnsi="Times New Roman" w:cs="Times New Roman"/>
            <w:sz w:val="24"/>
            <w:szCs w:val="24"/>
          </w:rPr>
          <w:t xml:space="preserve"> include</w:t>
        </w:r>
        <w:r w:rsidR="00AB2BF2" w:rsidRPr="004A20DB">
          <w:rPr>
            <w:rFonts w:ascii="Times New Roman" w:eastAsia="Times New Roman" w:hAnsi="Times New Roman" w:cs="Times New Roman"/>
            <w:sz w:val="24"/>
            <w:szCs w:val="24"/>
          </w:rPr>
          <w:t>s</w:t>
        </w:r>
        <w:r w:rsidR="003F5305" w:rsidRPr="004A20DB">
          <w:rPr>
            <w:rFonts w:ascii="Times New Roman" w:eastAsia="Times New Roman" w:hAnsi="Times New Roman" w:cs="Times New Roman"/>
            <w:bCs/>
            <w:sz w:val="24"/>
            <w:szCs w:val="24"/>
            <w:lang w:val="en-US"/>
          </w:rPr>
          <w:t xml:space="preserve"> down-weighing sequences with over 80% identity, which is a phenomenological </w:t>
        </w:r>
        <w:r w:rsidR="00AB2BF2" w:rsidRPr="004A20DB">
          <w:rPr>
            <w:rFonts w:ascii="Times New Roman" w:eastAsia="Times New Roman" w:hAnsi="Times New Roman" w:cs="Times New Roman"/>
            <w:bCs/>
            <w:sz w:val="24"/>
            <w:szCs w:val="24"/>
            <w:lang w:val="en-US"/>
          </w:rPr>
          <w:t>trick to</w:t>
        </w:r>
        <w:r w:rsidR="003F5305" w:rsidRPr="004A20DB">
          <w:rPr>
            <w:rFonts w:ascii="Times New Roman" w:eastAsia="Times New Roman" w:hAnsi="Times New Roman" w:cs="Times New Roman"/>
            <w:bCs/>
            <w:sz w:val="24"/>
            <w:szCs w:val="24"/>
            <w:lang w:val="en-US"/>
          </w:rPr>
          <w:t xml:space="preserve"> deal with the effects of random linkage</w:t>
        </w:r>
        <w:r w:rsidR="003F5305" w:rsidRPr="004A20DB">
          <w:rPr>
            <w:rFonts w:ascii="Times New Roman" w:hAnsi="Times New Roman" w:cs="Times New Roman"/>
            <w:color w:val="000000"/>
            <w:sz w:val="20"/>
            <w:szCs w:val="20"/>
            <w:shd w:val="clear" w:color="auto" w:fill="FFFFFF"/>
            <w:lang w:val="en-US"/>
          </w:rPr>
          <w:t xml:space="preserve">. </w:t>
        </w:r>
        <w:r w:rsidR="00B21171" w:rsidRPr="004A20DB">
          <w:rPr>
            <w:rFonts w:ascii="Times New Roman" w:eastAsia="Times New Roman" w:hAnsi="Times New Roman" w:cs="Times New Roman"/>
            <w:sz w:val="24"/>
            <w:szCs w:val="24"/>
          </w:rPr>
          <w:t xml:space="preserve"> </w:t>
        </w:r>
        <w:r w:rsidR="00AB2BF2" w:rsidRPr="004A20DB">
          <w:rPr>
            <w:rFonts w:ascii="Times New Roman" w:eastAsia="Times New Roman" w:hAnsi="Times New Roman" w:cs="Times New Roman"/>
            <w:sz w:val="24"/>
            <w:szCs w:val="24"/>
          </w:rPr>
          <w:t>As result</w:t>
        </w:r>
      </w:ins>
      <w:r w:rsidR="00AB2BF2" w:rsidRPr="004A20DB">
        <w:rPr>
          <w:rFonts w:ascii="Times New Roman" w:eastAsia="Times New Roman" w:hAnsi="Times New Roman" w:cs="Times New Roman"/>
          <w:sz w:val="24"/>
          <w:szCs w:val="24"/>
        </w:rPr>
        <w:t xml:space="preserve">, the number of false-positive epistatic bonds </w:t>
      </w:r>
      <w:r w:rsidR="00C24E90" w:rsidRPr="004A20DB">
        <w:rPr>
          <w:rFonts w:ascii="Times New Roman" w:eastAsia="Times New Roman" w:hAnsi="Times New Roman" w:cs="Times New Roman"/>
          <w:sz w:val="24"/>
          <w:szCs w:val="24"/>
        </w:rPr>
        <w:t>d</w:t>
      </w:r>
      <w:r w:rsidR="00AB2BF2" w:rsidRPr="004A20DB">
        <w:rPr>
          <w:rFonts w:ascii="Times New Roman" w:eastAsia="Times New Roman" w:hAnsi="Times New Roman" w:cs="Times New Roman"/>
          <w:sz w:val="24"/>
          <w:szCs w:val="24"/>
        </w:rPr>
        <w:t xml:space="preserve">ue to genetic linkage is </w:t>
      </w:r>
      <w:ins w:id="293" w:author="Автор" w:date="2026-05-07T13:24:00Z">
        <w:r w:rsidR="00AB2BF2" w:rsidRPr="004A20DB">
          <w:rPr>
            <w:rFonts w:ascii="Times New Roman" w:eastAsia="Times New Roman" w:hAnsi="Times New Roman" w:cs="Times New Roman"/>
            <w:sz w:val="24"/>
            <w:szCs w:val="24"/>
          </w:rPr>
          <w:t xml:space="preserve">sharply </w:t>
        </w:r>
      </w:ins>
      <w:r w:rsidR="00AB2BF2" w:rsidRPr="004A20DB">
        <w:rPr>
          <w:rFonts w:ascii="Times New Roman" w:eastAsia="Times New Roman" w:hAnsi="Times New Roman" w:cs="Times New Roman"/>
          <w:sz w:val="24"/>
          <w:szCs w:val="24"/>
        </w:rPr>
        <w:t>decreased</w:t>
      </w:r>
      <w:del w:id="294" w:author="Автор" w:date="2026-05-07T13:24:00Z">
        <w:r>
          <w:rPr>
            <w:rFonts w:ascii="Times New Roman" w:eastAsia="Times New Roman" w:hAnsi="Times New Roman" w:cs="Times New Roman"/>
            <w:sz w:val="24"/>
            <w:szCs w:val="24"/>
          </w:rPr>
          <w:delText>, and very few bonds are left</w:delText>
        </w:r>
      </w:del>
      <w:r w:rsidR="00AB2BF2" w:rsidRPr="004A20DB">
        <w:rPr>
          <w:rFonts w:ascii="Times New Roman" w:eastAsia="Times New Roman" w:hAnsi="Times New Roman" w:cs="Times New Roman"/>
          <w:sz w:val="24"/>
          <w:szCs w:val="24"/>
        </w:rPr>
        <w:t xml:space="preserve"> (Fig. </w:t>
      </w:r>
      <w:del w:id="295" w:author="Автор" w:date="2026-05-07T13:24:00Z">
        <w:r>
          <w:rPr>
            <w:rFonts w:ascii="Times New Roman" w:eastAsia="Times New Roman" w:hAnsi="Times New Roman" w:cs="Times New Roman"/>
            <w:sz w:val="24"/>
            <w:szCs w:val="24"/>
          </w:rPr>
          <w:delText>5C). However, this</w:delText>
        </w:r>
      </w:del>
      <w:ins w:id="296" w:author="Автор" w:date="2026-05-07T13:24:00Z">
        <w:r w:rsidR="0065576F">
          <w:rPr>
            <w:rFonts w:ascii="Times New Roman" w:eastAsia="Times New Roman" w:hAnsi="Times New Roman" w:cs="Times New Roman"/>
            <w:sz w:val="24"/>
            <w:szCs w:val="24"/>
          </w:rPr>
          <w:t>7</w:t>
        </w:r>
        <w:r w:rsidR="003F36B7">
          <w:rPr>
            <w:rFonts w:ascii="Times New Roman" w:eastAsia="Times New Roman" w:hAnsi="Times New Roman" w:cs="Times New Roman"/>
            <w:sz w:val="24"/>
            <w:szCs w:val="24"/>
          </w:rPr>
          <w:t>B</w:t>
        </w:r>
        <w:r w:rsidR="00AB2BF2" w:rsidRPr="004A20DB">
          <w:rPr>
            <w:rFonts w:ascii="Times New Roman" w:eastAsia="Times New Roman" w:hAnsi="Times New Roman" w:cs="Times New Roman"/>
            <w:sz w:val="24"/>
            <w:szCs w:val="24"/>
          </w:rPr>
          <w:t xml:space="preserve">). </w:t>
        </w:r>
        <w:r w:rsidR="00AB2BF2" w:rsidRPr="004A20DB">
          <w:rPr>
            <w:rFonts w:ascii="Times New Roman" w:eastAsia="Times New Roman" w:hAnsi="Times New Roman" w:cs="Times New Roman"/>
            <w:bCs/>
            <w:sz w:val="24"/>
            <w:szCs w:val="24"/>
            <w:lang w:val="en-US"/>
          </w:rPr>
          <w:t>The</w:t>
        </w:r>
        <w:r w:rsidR="00AB2BF2" w:rsidRPr="004A20DB">
          <w:rPr>
            <w:rFonts w:ascii="Times New Roman" w:eastAsia="Times New Roman" w:hAnsi="Times New Roman" w:cs="Times New Roman"/>
            <w:sz w:val="24"/>
            <w:szCs w:val="24"/>
          </w:rPr>
          <w:t xml:space="preserve"> DCA</w:t>
        </w:r>
      </w:ins>
      <w:r w:rsidR="00081885"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approach </w:t>
      </w:r>
      <w:del w:id="297" w:author="Автор" w:date="2026-05-07T13:24:00Z">
        <w:r>
          <w:rPr>
            <w:rFonts w:ascii="Times New Roman" w:eastAsia="Times New Roman" w:hAnsi="Times New Roman" w:cs="Times New Roman"/>
            <w:sz w:val="24"/>
            <w:szCs w:val="24"/>
          </w:rPr>
          <w:delText>creates</w:delText>
        </w:r>
      </w:del>
      <w:ins w:id="298" w:author="Автор" w:date="2026-05-07T13:24:00Z">
        <w:r w:rsidR="00C24E90" w:rsidRPr="004A20DB">
          <w:rPr>
            <w:rFonts w:ascii="Times New Roman" w:eastAsia="Times New Roman" w:hAnsi="Times New Roman" w:cs="Times New Roman"/>
            <w:sz w:val="24"/>
            <w:szCs w:val="24"/>
          </w:rPr>
          <w:t>has</w:t>
        </w:r>
      </w:ins>
      <w:r w:rsidR="00C24E90"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other problems</w:t>
      </w:r>
      <w:ins w:id="299" w:author="Автор" w:date="2026-05-07T13:24:00Z">
        <w:r w:rsidR="00AB2BF2" w:rsidRPr="004A20DB">
          <w:rPr>
            <w:rFonts w:ascii="Times New Roman" w:eastAsia="Times New Roman" w:hAnsi="Times New Roman" w:cs="Times New Roman"/>
            <w:sz w:val="24"/>
            <w:szCs w:val="24"/>
          </w:rPr>
          <w:t xml:space="preserve"> as well</w:t>
        </w:r>
      </w:ins>
      <w:r w:rsidR="00081885" w:rsidRPr="004A20DB">
        <w:rPr>
          <w:rFonts w:ascii="Times New Roman" w:eastAsia="Times New Roman" w:hAnsi="Times New Roman" w:cs="Times New Roman"/>
          <w:sz w:val="24"/>
          <w:szCs w:val="24"/>
        </w:rPr>
        <w:t xml:space="preserve">. Firstly, </w:t>
      </w:r>
      <w:del w:id="300" w:author="Автор" w:date="2026-05-07T13:24:00Z">
        <w:r>
          <w:rPr>
            <w:rFonts w:ascii="Times New Roman" w:eastAsia="Times New Roman" w:hAnsi="Times New Roman" w:cs="Times New Roman"/>
            <w:sz w:val="24"/>
            <w:szCs w:val="24"/>
          </w:rPr>
          <w:delText>the original QLE (30, 32)</w:delText>
        </w:r>
      </w:del>
      <w:ins w:id="301" w:author="Автор" w:date="2026-05-07T13:24:00Z">
        <w:r w:rsidRPr="004A20DB">
          <w:rPr>
            <w:rFonts w:ascii="Times New Roman" w:eastAsia="Times New Roman" w:hAnsi="Times New Roman" w:cs="Times New Roman"/>
            <w:sz w:val="24"/>
            <w:szCs w:val="24"/>
          </w:rPr>
          <w:t>QLE</w:t>
        </w:r>
        <w:r w:rsidR="00316475" w:rsidRPr="004A20DB">
          <w:rPr>
            <w:rFonts w:ascii="Times New Roman" w:eastAsia="Times New Roman" w:hAnsi="Times New Roman" w:cs="Times New Roman"/>
            <w:sz w:val="24"/>
            <w:szCs w:val="24"/>
          </w:rPr>
          <w:t xml:space="preserve"> approximation</w:t>
        </w:r>
        <w:r w:rsidR="00081885" w:rsidRPr="004A20DB">
          <w:rPr>
            <w:rFonts w:ascii="Times New Roman" w:eastAsia="Times New Roman" w:hAnsi="Times New Roman" w:cs="Times New Roman"/>
            <w:sz w:val="24"/>
            <w:szCs w:val="24"/>
          </w:rPr>
          <w:t xml:space="preserve"> that lies at the basis of DCA</w:t>
        </w:r>
      </w:ins>
      <w:r w:rsidR="00316475"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was formulated for sequences from the same population of the same species, not from different species, and the validity of such a leap to cross-species comparison is not formally justified. Secondly, such</w:t>
      </w:r>
      <w:ins w:id="302" w:author="Автор" w:date="2026-05-07T13:24:00Z">
        <w:r w:rsidRPr="004A20DB">
          <w:rPr>
            <w:rFonts w:ascii="Times New Roman" w:eastAsia="Times New Roman" w:hAnsi="Times New Roman" w:cs="Times New Roman"/>
            <w:sz w:val="24"/>
            <w:szCs w:val="24"/>
          </w:rPr>
          <w:t xml:space="preserve"> </w:t>
        </w:r>
        <w:r w:rsidR="00D65C4C" w:rsidRPr="004A20DB">
          <w:rPr>
            <w:rFonts w:ascii="Times New Roman" w:eastAsia="Times New Roman" w:hAnsi="Times New Roman" w:cs="Times New Roman"/>
            <w:sz w:val="24"/>
            <w:szCs w:val="24"/>
          </w:rPr>
          <w:t>an</w:t>
        </w:r>
      </w:ins>
      <w:r w:rsidR="00D65C4C"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approach assumes that pairwise interactions did not change for million years since the most recent common ancestor</w:t>
      </w:r>
      <w:del w:id="303" w:author="Автор" w:date="2026-05-07T13:24:00Z">
        <w:r>
          <w:rPr>
            <w:rFonts w:ascii="Times New Roman" w:eastAsia="Times New Roman" w:hAnsi="Times New Roman" w:cs="Times New Roman"/>
            <w:sz w:val="24"/>
            <w:szCs w:val="24"/>
          </w:rPr>
          <w:delText>, which is not plausible.</w:delText>
        </w:r>
      </w:del>
      <w:ins w:id="304" w:author="Автор" w:date="2026-05-07T13:24:00Z">
        <w:r w:rsidR="00D65C4C" w:rsidRPr="004A20DB">
          <w:rPr>
            <w:rFonts w:ascii="Times New Roman" w:eastAsia="Times New Roman" w:hAnsi="Times New Roman" w:cs="Times New Roman"/>
            <w:sz w:val="24"/>
            <w:szCs w:val="24"/>
          </w:rPr>
          <w:t xml:space="preserve"> of these species</w:t>
        </w:r>
        <w:r w:rsidRPr="004A20DB">
          <w:rPr>
            <w:rFonts w:ascii="Times New Roman" w:eastAsia="Times New Roman" w:hAnsi="Times New Roman" w:cs="Times New Roman"/>
            <w:sz w:val="24"/>
            <w:szCs w:val="24"/>
          </w:rPr>
          <w:t>.</w:t>
        </w:r>
      </w:ins>
      <w:r w:rsidRPr="004A20DB">
        <w:rPr>
          <w:rFonts w:ascii="Times New Roman" w:eastAsia="Times New Roman" w:hAnsi="Times New Roman" w:cs="Times New Roman"/>
          <w:sz w:val="24"/>
          <w:szCs w:val="24"/>
        </w:rPr>
        <w:t xml:space="preserve"> Interactions of higher orders may be incorporated into pairwise interactions on short time scales, as done in our work as well, but such renormalized values are expected to change at long interspecies times. </w:t>
      </w:r>
      <w:del w:id="305" w:author="Автор" w:date="2026-05-07T13:24:00Z">
        <w:r>
          <w:rPr>
            <w:rFonts w:ascii="Times New Roman" w:eastAsia="Times New Roman" w:hAnsi="Times New Roman" w:cs="Times New Roman"/>
            <w:sz w:val="24"/>
            <w:szCs w:val="24"/>
          </w:rPr>
          <w:delText xml:space="preserve">Thirdly, because in in QLE approach, all </w:delText>
        </w:r>
        <w:r>
          <w:rPr>
            <w:rFonts w:ascii="Times New Roman" w:eastAsia="Times New Roman" w:hAnsi="Times New Roman" w:cs="Times New Roman"/>
            <w:i/>
            <w:sz w:val="24"/>
            <w:szCs w:val="24"/>
          </w:rPr>
          <w:delText>L</w:delText>
        </w:r>
        <w:r>
          <w:rPr>
            <w:rFonts w:ascii="Times New Roman" w:eastAsia="Times New Roman" w:hAnsi="Times New Roman" w:cs="Times New Roman"/>
            <w:sz w:val="24"/>
            <w:szCs w:val="24"/>
            <w:vertAlign w:val="superscript"/>
          </w:rPr>
          <w:delText>2</w:delText>
        </w:r>
        <w:r>
          <w:rPr>
            <w:rFonts w:ascii="Times New Roman" w:eastAsia="Times New Roman" w:hAnsi="Times New Roman" w:cs="Times New Roman"/>
            <w:sz w:val="24"/>
            <w:szCs w:val="24"/>
          </w:rPr>
          <w:delText>/2 coefficients of a large interaction matrix are fit to genomic data at once, the number of fitting parameters is large, which may cause unstable results due to even small errors. In contrast, our method uses data for one species, direct calculation instead of fitting, and works with one site pair at a time.</w:delText>
        </w:r>
      </w:del>
      <w:ins w:id="306" w:author="Автор" w:date="2026-05-07T13:24:00Z">
        <w:r w:rsidR="00D4242A" w:rsidRPr="004A20DB">
          <w:rPr>
            <w:rFonts w:ascii="Times New Roman" w:eastAsia="Times New Roman" w:hAnsi="Times New Roman" w:cs="Times New Roman"/>
            <w:sz w:val="24"/>
            <w:szCs w:val="24"/>
          </w:rPr>
          <w:t>Thirdly</w:t>
        </w:r>
        <w:r w:rsidR="00B872A7" w:rsidRPr="004A20DB">
          <w:rPr>
            <w:rFonts w:ascii="Times New Roman" w:eastAsia="Times New Roman" w:hAnsi="Times New Roman" w:cs="Times New Roman"/>
            <w:sz w:val="24"/>
            <w:szCs w:val="24"/>
          </w:rPr>
          <w:t>,</w:t>
        </w:r>
        <w:r w:rsidR="00203E5E" w:rsidRPr="004A20DB">
          <w:rPr>
            <w:rFonts w:ascii="Times New Roman" w:eastAsia="Times New Roman" w:hAnsi="Times New Roman" w:cs="Times New Roman"/>
            <w:sz w:val="24"/>
            <w:szCs w:val="24"/>
          </w:rPr>
          <w:t xml:space="preserve"> </w:t>
        </w:r>
        <w:r w:rsidR="00B82515" w:rsidRPr="004A20DB">
          <w:rPr>
            <w:rFonts w:ascii="Times New Roman" w:eastAsia="Times New Roman" w:hAnsi="Times New Roman" w:cs="Times New Roman"/>
            <w:sz w:val="24"/>
            <w:szCs w:val="24"/>
          </w:rPr>
          <w:t>QLE</w:t>
        </w:r>
        <w:r w:rsidR="00081885" w:rsidRPr="004A20DB">
          <w:rPr>
            <w:rFonts w:ascii="Times New Roman" w:eastAsia="Times New Roman" w:hAnsi="Times New Roman" w:cs="Times New Roman"/>
            <w:sz w:val="24"/>
            <w:szCs w:val="24"/>
          </w:rPr>
          <w:t xml:space="preserve"> </w:t>
        </w:r>
        <w:r w:rsidR="00203E5E" w:rsidRPr="004A20DB">
          <w:rPr>
            <w:rFonts w:ascii="Times New Roman" w:eastAsia="Times New Roman" w:hAnsi="Times New Roman" w:cs="Times New Roman"/>
            <w:sz w:val="24"/>
            <w:szCs w:val="24"/>
          </w:rPr>
          <w:t xml:space="preserve">does not </w:t>
        </w:r>
        <w:r w:rsidR="00F9174A" w:rsidRPr="004A20DB">
          <w:rPr>
            <w:rFonts w:ascii="Times New Roman" w:eastAsia="Times New Roman" w:hAnsi="Times New Roman" w:cs="Times New Roman"/>
            <w:sz w:val="24"/>
            <w:szCs w:val="24"/>
          </w:rPr>
          <w:t xml:space="preserve">work in </w:t>
        </w:r>
        <w:r w:rsidR="00203E5E" w:rsidRPr="004A20DB">
          <w:rPr>
            <w:rFonts w:ascii="Times New Roman" w:eastAsia="Times New Roman" w:hAnsi="Times New Roman" w:cs="Times New Roman"/>
            <w:sz w:val="24"/>
            <w:szCs w:val="24"/>
          </w:rPr>
          <w:t>SARS CoV-2 evolution</w:t>
        </w:r>
        <w:r w:rsidR="00050B99" w:rsidRPr="004A20DB">
          <w:rPr>
            <w:rFonts w:ascii="Times New Roman" w:eastAsia="Times New Roman" w:hAnsi="Times New Roman" w:cs="Times New Roman"/>
            <w:sz w:val="24"/>
            <w:szCs w:val="24"/>
          </w:rPr>
          <w:t>, because l</w:t>
        </w:r>
        <w:r w:rsidR="00203E5E" w:rsidRPr="004A20DB">
          <w:rPr>
            <w:rFonts w:ascii="Times New Roman" w:eastAsia="Times New Roman" w:hAnsi="Times New Roman" w:cs="Times New Roman"/>
            <w:sz w:val="24"/>
            <w:szCs w:val="24"/>
          </w:rPr>
          <w:t xml:space="preserve">inkage effects, </w:t>
        </w:r>
        <w:r w:rsidR="00050B99" w:rsidRPr="004A20DB">
          <w:rPr>
            <w:rFonts w:ascii="Times New Roman" w:eastAsia="Times New Roman" w:hAnsi="Times New Roman" w:cs="Times New Roman"/>
            <w:sz w:val="24"/>
            <w:szCs w:val="24"/>
          </w:rPr>
          <w:t>which are</w:t>
        </w:r>
        <w:r w:rsidR="00F57B46" w:rsidRPr="004A20DB">
          <w:rPr>
            <w:rFonts w:ascii="Times New Roman" w:eastAsia="Times New Roman" w:hAnsi="Times New Roman" w:cs="Times New Roman"/>
            <w:sz w:val="24"/>
            <w:szCs w:val="24"/>
          </w:rPr>
          <w:t xml:space="preserve"> </w:t>
        </w:r>
        <w:r w:rsidR="00203E5E" w:rsidRPr="004A20DB">
          <w:rPr>
            <w:rFonts w:ascii="Times New Roman" w:eastAsia="Times New Roman" w:hAnsi="Times New Roman" w:cs="Times New Roman"/>
            <w:sz w:val="24"/>
            <w:szCs w:val="24"/>
          </w:rPr>
          <w:t xml:space="preserve">negligible in </w:t>
        </w:r>
        <w:r w:rsidR="00B82515" w:rsidRPr="004A20DB">
          <w:rPr>
            <w:rFonts w:ascii="Times New Roman" w:eastAsia="Times New Roman" w:hAnsi="Times New Roman" w:cs="Times New Roman"/>
            <w:sz w:val="24"/>
            <w:szCs w:val="24"/>
          </w:rPr>
          <w:t>QLE</w:t>
        </w:r>
        <w:r w:rsidR="00203E5E" w:rsidRPr="004A20DB">
          <w:rPr>
            <w:rFonts w:ascii="Times New Roman" w:eastAsia="Times New Roman" w:hAnsi="Times New Roman" w:cs="Times New Roman"/>
            <w:sz w:val="24"/>
            <w:szCs w:val="24"/>
          </w:rPr>
          <w:t xml:space="preserve"> limit,</w:t>
        </w:r>
        <w:r w:rsidR="003C4E3B" w:rsidRPr="004A20DB">
          <w:rPr>
            <w:rFonts w:ascii="Times New Roman" w:eastAsia="Times New Roman" w:hAnsi="Times New Roman" w:cs="Times New Roman"/>
            <w:sz w:val="24"/>
            <w:szCs w:val="24"/>
          </w:rPr>
          <w:t xml:space="preserve"> </w:t>
        </w:r>
        <w:r w:rsidR="00203E5E" w:rsidRPr="004A20DB">
          <w:rPr>
            <w:rFonts w:ascii="Times New Roman" w:eastAsia="Times New Roman" w:hAnsi="Times New Roman" w:cs="Times New Roman"/>
            <w:sz w:val="24"/>
            <w:szCs w:val="24"/>
          </w:rPr>
          <w:t xml:space="preserve">are </w:t>
        </w:r>
        <w:r w:rsidR="00AB5E6D" w:rsidRPr="004A20DB">
          <w:rPr>
            <w:rFonts w:ascii="Times New Roman" w:eastAsia="Times New Roman" w:hAnsi="Times New Roman" w:cs="Times New Roman"/>
            <w:sz w:val="24"/>
            <w:szCs w:val="24"/>
          </w:rPr>
          <w:t>strong</w:t>
        </w:r>
        <w:r w:rsidR="00050B99" w:rsidRPr="004A20DB">
          <w:rPr>
            <w:rFonts w:ascii="Times New Roman" w:eastAsia="Times New Roman" w:hAnsi="Times New Roman" w:cs="Times New Roman"/>
            <w:sz w:val="24"/>
            <w:szCs w:val="24"/>
          </w:rPr>
          <w:t>. Lastly</w:t>
        </w:r>
        <w:r w:rsidR="003C4E3B" w:rsidRPr="004A20DB">
          <w:rPr>
            <w:rFonts w:ascii="Times New Roman" w:eastAsia="Times New Roman" w:hAnsi="Times New Roman" w:cs="Times New Roman"/>
            <w:sz w:val="24"/>
            <w:szCs w:val="24"/>
          </w:rPr>
          <w:t>, a</w:t>
        </w:r>
        <w:r w:rsidR="00203E5E" w:rsidRPr="004A20DB">
          <w:rPr>
            <w:rFonts w:ascii="Times New Roman" w:eastAsia="Times New Roman" w:hAnsi="Times New Roman" w:cs="Times New Roman"/>
            <w:sz w:val="24"/>
            <w:szCs w:val="24"/>
          </w:rPr>
          <w:t xml:space="preserve"> population</w:t>
        </w:r>
        <w:r w:rsidR="00AE78CB" w:rsidRPr="004A20DB">
          <w:rPr>
            <w:rFonts w:ascii="Times New Roman" w:eastAsia="Times New Roman" w:hAnsi="Times New Roman" w:cs="Times New Roman"/>
            <w:sz w:val="24"/>
            <w:szCs w:val="24"/>
          </w:rPr>
          <w:t xml:space="preserve"> of infected individuals</w:t>
        </w:r>
        <w:r w:rsidR="00203E5E" w:rsidRPr="004A20DB">
          <w:rPr>
            <w:rFonts w:ascii="Times New Roman" w:eastAsia="Times New Roman" w:hAnsi="Times New Roman" w:cs="Times New Roman"/>
            <w:sz w:val="24"/>
            <w:szCs w:val="24"/>
          </w:rPr>
          <w:t xml:space="preserve"> is not as large as required for QLE to work.</w:t>
        </w:r>
        <w:r w:rsidR="00A87BD0" w:rsidRPr="004A20DB">
          <w:rPr>
            <w:rFonts w:ascii="Times New Roman" w:eastAsia="Times New Roman" w:hAnsi="Times New Roman" w:cs="Times New Roman"/>
            <w:sz w:val="24"/>
            <w:szCs w:val="24"/>
          </w:rPr>
          <w:t xml:space="preserve"> </w:t>
        </w:r>
      </w:ins>
    </w:p>
    <w:p w14:paraId="76E45170" w14:textId="6371155F" w:rsidR="001E5EAD" w:rsidRPr="004A20DB" w:rsidRDefault="001E5EAD" w:rsidP="001E5EAD">
      <w:pPr>
        <w:spacing w:after="0" w:line="360" w:lineRule="auto"/>
        <w:ind w:firstLine="720"/>
        <w:jc w:val="both"/>
        <w:rPr>
          <w:ins w:id="307" w:author="Автор" w:date="2026-05-07T13:24:00Z"/>
          <w:rFonts w:ascii="Times New Roman" w:eastAsia="Times New Roman" w:hAnsi="Times New Roman" w:cs="Times New Roman"/>
          <w:bCs/>
          <w:sz w:val="24"/>
          <w:szCs w:val="24"/>
          <w:lang w:val="en-US"/>
        </w:rPr>
      </w:pPr>
      <w:ins w:id="308" w:author="Автор" w:date="2026-05-07T13:24:00Z">
        <w:r w:rsidRPr="004A20DB">
          <w:rPr>
            <w:rFonts w:ascii="Times New Roman" w:eastAsia="Times New Roman" w:hAnsi="Times New Roman" w:cs="Times New Roman"/>
            <w:sz w:val="24"/>
            <w:szCs w:val="24"/>
          </w:rPr>
          <w:lastRenderedPageBreak/>
          <w:t>Note that the use of tree-based methods does</w:t>
        </w:r>
        <w:r w:rsidRPr="004A20DB">
          <w:rPr>
            <w:rFonts w:ascii="Times New Roman" w:eastAsia="Times New Roman" w:hAnsi="Times New Roman" w:cs="Times New Roman"/>
            <w:bCs/>
            <w:sz w:val="24"/>
            <w:szCs w:val="24"/>
          </w:rPr>
          <w:t xml:space="preserve"> not automatically compensate for strong linkage effects. </w:t>
        </w:r>
        <w:r w:rsidRPr="004A20DB">
          <w:rPr>
            <w:rFonts w:ascii="Times New Roman" w:eastAsia="Times New Roman" w:hAnsi="Times New Roman" w:cs="Times New Roman"/>
            <w:bCs/>
            <w:sz w:val="24"/>
            <w:szCs w:val="24"/>
            <w:lang w:val="en-US"/>
          </w:rPr>
          <w:t xml:space="preserve">This is because, in the absence of sufficiently strong recombination, all sequences in one single population are very similar to their MRCA, and MRCAs for different independent populations are diverging from each other in genetic space. This process was demonstrated to be responsible for strong linkage effects </w:t>
        </w:r>
        <w:r w:rsidR="00CD5292">
          <w:rPr>
            <w:rFonts w:ascii="Times New Roman" w:eastAsia="Times New Roman" w:hAnsi="Times New Roman" w:cs="Times New Roman"/>
            <w:bCs/>
            <w:sz w:val="24"/>
            <w:szCs w:val="24"/>
            <w:lang w:val="en-US"/>
          </w:rPr>
          <w:fldChar w:fldCharType="begin"/>
        </w:r>
        <w:r w:rsidR="00CD5292">
          <w:rPr>
            <w:rFonts w:ascii="Times New Roman" w:eastAsia="Times New Roman" w:hAnsi="Times New Roman" w:cs="Times New Roman"/>
            <w:bCs/>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eastAsia="Times New Roman" w:hAnsi="Times New Roman" w:cs="Times New Roman"/>
            <w:bCs/>
            <w:sz w:val="24"/>
            <w:szCs w:val="24"/>
            <w:lang w:val="en-US"/>
          </w:rPr>
          <w:fldChar w:fldCharType="separate"/>
        </w:r>
        <w:r w:rsidR="00CD5292">
          <w:rPr>
            <w:rFonts w:ascii="Times New Roman" w:eastAsia="Times New Roman" w:hAnsi="Times New Roman" w:cs="Times New Roman"/>
            <w:bCs/>
            <w:noProof/>
            <w:sz w:val="24"/>
            <w:szCs w:val="24"/>
            <w:lang w:val="en-US"/>
          </w:rPr>
          <w:t>[34]</w:t>
        </w:r>
        <w:r w:rsidR="00CD5292">
          <w:rPr>
            <w:rFonts w:ascii="Times New Roman" w:eastAsia="Times New Roman" w:hAnsi="Times New Roman" w:cs="Times New Roman"/>
            <w:bCs/>
            <w:sz w:val="24"/>
            <w:szCs w:val="24"/>
            <w:lang w:val="en-US"/>
          </w:rPr>
          <w:fldChar w:fldCharType="end"/>
        </w:r>
        <w:r w:rsidRPr="004A20DB">
          <w:rPr>
            <w:rFonts w:ascii="Times New Roman" w:eastAsia="Times New Roman" w:hAnsi="Times New Roman" w:cs="Times New Roman"/>
            <w:bCs/>
            <w:sz w:val="24"/>
            <w:szCs w:val="24"/>
            <w:lang w:val="en-US"/>
          </w:rPr>
          <w:t xml:space="preserve">. </w:t>
        </w:r>
        <w:r w:rsidR="00150B08" w:rsidRPr="004A20DB">
          <w:rPr>
            <w:rFonts w:ascii="Times New Roman" w:eastAsia="Times New Roman" w:hAnsi="Times New Roman" w:cs="Times New Roman"/>
            <w:bCs/>
            <w:sz w:val="24"/>
            <w:szCs w:val="24"/>
            <w:lang w:val="en-US"/>
          </w:rPr>
          <w:t xml:space="preserve">To </w:t>
        </w:r>
        <w:r w:rsidR="00565D3D" w:rsidRPr="004A20DB">
          <w:rPr>
            <w:rFonts w:ascii="Times New Roman" w:eastAsia="Times New Roman" w:hAnsi="Times New Roman" w:cs="Times New Roman"/>
            <w:bCs/>
            <w:sz w:val="24"/>
            <w:szCs w:val="24"/>
            <w:lang w:val="en-US"/>
          </w:rPr>
          <w:t>exclude the effects of</w:t>
        </w:r>
        <w:r w:rsidR="00150B08" w:rsidRPr="004A20DB">
          <w:rPr>
            <w:rFonts w:ascii="Times New Roman" w:eastAsia="Times New Roman" w:hAnsi="Times New Roman" w:cs="Times New Roman"/>
            <w:bCs/>
            <w:sz w:val="24"/>
            <w:szCs w:val="24"/>
            <w:lang w:val="en-US"/>
          </w:rPr>
          <w:t xml:space="preserve"> linkage, </w:t>
        </w:r>
        <w:r w:rsidR="00182B0E" w:rsidRPr="004A20DB">
          <w:rPr>
            <w:rFonts w:ascii="Times New Roman" w:eastAsia="Times New Roman" w:hAnsi="Times New Roman" w:cs="Times New Roman"/>
            <w:bCs/>
            <w:sz w:val="24"/>
            <w:szCs w:val="24"/>
            <w:lang w:val="en-US"/>
          </w:rPr>
          <w:t>one group</w:t>
        </w:r>
        <w:r w:rsidR="00F002B2" w:rsidRPr="004A20DB" w:rsidDel="00012969">
          <w:rPr>
            <w:rFonts w:ascii="Times New Roman" w:eastAsia="Times New Roman" w:hAnsi="Times New Roman" w:cs="Times New Roman"/>
            <w:bCs/>
            <w:sz w:val="24"/>
            <w:szCs w:val="24"/>
            <w:lang w:val="en-US"/>
          </w:rPr>
          <w:t xml:space="preserve"> </w:t>
        </w:r>
        <w:r w:rsidR="00F706D7" w:rsidRPr="004A20DB">
          <w:rPr>
            <w:rFonts w:ascii="Times New Roman" w:eastAsia="Times New Roman" w:hAnsi="Times New Roman" w:cs="Times New Roman"/>
            <w:bCs/>
            <w:sz w:val="24"/>
            <w:szCs w:val="24"/>
            <w:lang w:val="en-US"/>
          </w:rPr>
          <w:t>use</w:t>
        </w:r>
        <w:r w:rsidR="00182B0E" w:rsidRPr="004A20DB">
          <w:rPr>
            <w:rFonts w:ascii="Times New Roman" w:eastAsia="Times New Roman" w:hAnsi="Times New Roman" w:cs="Times New Roman"/>
            <w:bCs/>
            <w:sz w:val="24"/>
            <w:szCs w:val="24"/>
            <w:lang w:val="en-US"/>
          </w:rPr>
          <w:t>d</w:t>
        </w:r>
        <w:r w:rsidR="00F706D7" w:rsidRPr="004A20DB">
          <w:rPr>
            <w:rFonts w:ascii="Times New Roman" w:eastAsia="Times New Roman" w:hAnsi="Times New Roman" w:cs="Times New Roman"/>
            <w:bCs/>
            <w:sz w:val="24"/>
            <w:szCs w:val="24"/>
            <w:lang w:val="en-US"/>
          </w:rPr>
          <w:t xml:space="preserve"> </w:t>
        </w:r>
        <w:r w:rsidRPr="004A20DB">
          <w:rPr>
            <w:rFonts w:ascii="Times New Roman" w:eastAsia="Times New Roman" w:hAnsi="Times New Roman" w:cs="Times New Roman"/>
            <w:bCs/>
            <w:sz w:val="24"/>
            <w:szCs w:val="24"/>
            <w:lang w:val="en-US"/>
          </w:rPr>
          <w:t>synonymous sites as markers of linkage</w:t>
        </w:r>
        <w:r w:rsidR="00DF6493" w:rsidRPr="004A20DB">
          <w:rPr>
            <w:rFonts w:ascii="Times New Roman" w:eastAsia="Times New Roman" w:hAnsi="Times New Roman" w:cs="Times New Roman"/>
            <w:bCs/>
            <w:sz w:val="24"/>
            <w:szCs w:val="24"/>
            <w:lang w:val="en-US"/>
          </w:rPr>
          <w:t xml:space="preserve">  </w: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 </w:instrTex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EN.CITE.DATA </w:instrText>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end"/>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separate"/>
        </w:r>
        <w:r w:rsidR="00CD5292">
          <w:rPr>
            <w:rFonts w:ascii="Times New Roman" w:eastAsia="Times New Roman" w:hAnsi="Times New Roman" w:cs="Times New Roman"/>
            <w:bCs/>
            <w:noProof/>
            <w:sz w:val="24"/>
            <w:szCs w:val="24"/>
            <w:lang w:val="en-US"/>
          </w:rPr>
          <w:t>[37, 38]</w:t>
        </w:r>
        <w:r w:rsidR="00CD5292">
          <w:rPr>
            <w:rFonts w:ascii="Times New Roman" w:eastAsia="Times New Roman" w:hAnsi="Times New Roman" w:cs="Times New Roman"/>
            <w:bCs/>
            <w:sz w:val="24"/>
            <w:szCs w:val="24"/>
            <w:lang w:val="en-US"/>
          </w:rPr>
          <w:fldChar w:fldCharType="end"/>
        </w:r>
        <w:r w:rsidR="00150B08" w:rsidRPr="004A20DB">
          <w:rPr>
            <w:rFonts w:ascii="Times New Roman" w:eastAsia="Times New Roman" w:hAnsi="Times New Roman" w:cs="Times New Roman"/>
            <w:bCs/>
            <w:sz w:val="24"/>
            <w:szCs w:val="24"/>
            <w:lang w:val="en-US"/>
          </w:rPr>
          <w:t>. However,</w:t>
        </w:r>
        <w:r w:rsidRPr="004A20DB">
          <w:rPr>
            <w:rFonts w:ascii="Times New Roman" w:eastAsia="Times New Roman" w:hAnsi="Times New Roman" w:cs="Times New Roman"/>
            <w:bCs/>
            <w:sz w:val="24"/>
            <w:szCs w:val="24"/>
            <w:lang w:val="en-US"/>
          </w:rPr>
          <w:t xml:space="preserve"> the accuracy </w:t>
        </w:r>
        <w:r w:rsidR="00891CAF" w:rsidRPr="004A20DB">
          <w:rPr>
            <w:rFonts w:ascii="Times New Roman" w:eastAsia="Times New Roman" w:hAnsi="Times New Roman" w:cs="Times New Roman"/>
            <w:bCs/>
            <w:sz w:val="24"/>
            <w:szCs w:val="24"/>
            <w:lang w:val="en-US"/>
          </w:rPr>
          <w:t xml:space="preserve">of this method </w:t>
        </w:r>
        <w:r w:rsidR="00150B08" w:rsidRPr="004A20DB">
          <w:rPr>
            <w:rFonts w:ascii="Times New Roman" w:eastAsia="Times New Roman" w:hAnsi="Times New Roman" w:cs="Times New Roman"/>
            <w:bCs/>
            <w:sz w:val="24"/>
            <w:szCs w:val="24"/>
            <w:lang w:val="en-US"/>
          </w:rPr>
          <w:t>was</w:t>
        </w:r>
        <w:r w:rsidRPr="004A20DB">
          <w:rPr>
            <w:rFonts w:ascii="Times New Roman" w:eastAsia="Times New Roman" w:hAnsi="Times New Roman" w:cs="Times New Roman"/>
            <w:bCs/>
            <w:sz w:val="24"/>
            <w:szCs w:val="24"/>
            <w:lang w:val="en-US"/>
          </w:rPr>
          <w:t xml:space="preserve"> not tested </w:t>
        </w:r>
        <w:r w:rsidR="00F002B2" w:rsidRPr="004A20DB">
          <w:rPr>
            <w:rFonts w:ascii="Times New Roman" w:eastAsia="Times New Roman" w:hAnsi="Times New Roman" w:cs="Times New Roman"/>
            <w:bCs/>
            <w:sz w:val="24"/>
            <w:szCs w:val="24"/>
            <w:lang w:val="en-US"/>
          </w:rPr>
          <w:t>in</w:t>
        </w:r>
        <w:r w:rsidRPr="004A20DB">
          <w:rPr>
            <w:rFonts w:ascii="Times New Roman" w:eastAsia="Times New Roman" w:hAnsi="Times New Roman" w:cs="Times New Roman"/>
            <w:bCs/>
            <w:sz w:val="24"/>
            <w:szCs w:val="24"/>
            <w:lang w:val="en-US"/>
          </w:rPr>
          <w:t xml:space="preserve"> simulation. </w:t>
        </w:r>
      </w:ins>
    </w:p>
    <w:p w14:paraId="17D9E586" w14:textId="1D8F242E" w:rsidR="0087149A" w:rsidRPr="004A20DB" w:rsidRDefault="0076272C">
      <w:pPr>
        <w:spacing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To conclude, the present study </w:t>
      </w:r>
      <w:del w:id="309" w:author="Автор" w:date="2026-05-07T13:24:00Z">
        <w:r w:rsidRPr="0076272C">
          <w:rPr>
            <w:rFonts w:ascii="Times New Roman" w:eastAsia="Times New Roman" w:hAnsi="Times New Roman" w:cs="Times New Roman"/>
            <w:sz w:val="24"/>
            <w:szCs w:val="24"/>
          </w:rPr>
          <w:delText>demonstrates</w:delText>
        </w:r>
      </w:del>
      <w:ins w:id="310" w:author="Автор" w:date="2026-05-07T13:24:00Z">
        <w:r w:rsidR="005209BB" w:rsidRPr="004A20DB">
          <w:rPr>
            <w:rFonts w:ascii="Times New Roman" w:eastAsia="Times New Roman" w:hAnsi="Times New Roman" w:cs="Times New Roman"/>
            <w:sz w:val="24"/>
            <w:szCs w:val="24"/>
          </w:rPr>
          <w:t>confirms</w:t>
        </w:r>
      </w:ins>
      <w:r w:rsidR="005209BB"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the existence of fundamental limitations on epistasis detection due to genetic linkage</w:t>
      </w:r>
      <w:del w:id="311" w:author="Автор" w:date="2026-05-07T13:24:00Z">
        <w:r w:rsidRPr="0076272C">
          <w:rPr>
            <w:rFonts w:ascii="Times New Roman" w:eastAsia="Times New Roman" w:hAnsi="Times New Roman" w:cs="Times New Roman"/>
            <w:sz w:val="24"/>
            <w:szCs w:val="24"/>
          </w:rPr>
          <w:delText xml:space="preserve"> that the mainstream QLE approximation ignores.</w:delText>
        </w:r>
      </w:del>
      <w:ins w:id="312" w:author="Автор" w:date="2026-05-07T13:24:00Z">
        <w:r w:rsidRPr="004A20DB">
          <w:rPr>
            <w:rFonts w:ascii="Times New Roman" w:eastAsia="Times New Roman" w:hAnsi="Times New Roman" w:cs="Times New Roman"/>
            <w:sz w:val="24"/>
            <w:szCs w:val="24"/>
          </w:rPr>
          <w:t>.</w:t>
        </w:r>
      </w:ins>
      <w:r w:rsidRPr="004A20DB">
        <w:rPr>
          <w:rFonts w:ascii="Times New Roman" w:eastAsia="Times New Roman" w:hAnsi="Times New Roman" w:cs="Times New Roman"/>
          <w:sz w:val="24"/>
          <w:szCs w:val="24"/>
        </w:rPr>
        <w:t xml:space="preserve"> Within this limitation, a </w:t>
      </w:r>
      <w:del w:id="313" w:author="Автор" w:date="2026-05-07T13:24:00Z">
        <w:r w:rsidRPr="0076272C">
          <w:rPr>
            <w:rFonts w:ascii="Times New Roman" w:eastAsia="Times New Roman" w:hAnsi="Times New Roman" w:cs="Times New Roman"/>
            <w:sz w:val="24"/>
            <w:szCs w:val="24"/>
          </w:rPr>
          <w:delText>three-site</w:delText>
        </w:r>
      </w:del>
      <w:ins w:id="314" w:author="Автор" w:date="2026-05-07T13:24:00Z">
        <w:r w:rsidR="001B0976" w:rsidRPr="004A20DB">
          <w:rPr>
            <w:rFonts w:ascii="Times New Roman" w:eastAsia="Times New Roman" w:hAnsi="Times New Roman" w:cs="Times New Roman"/>
            <w:sz w:val="24"/>
            <w:szCs w:val="24"/>
          </w:rPr>
          <w:t>conditional</w:t>
        </w:r>
      </w:ins>
      <w:r w:rsidRPr="004A20DB">
        <w:rPr>
          <w:rFonts w:ascii="Times New Roman" w:eastAsia="Times New Roman" w:hAnsi="Times New Roman" w:cs="Times New Roman"/>
          <w:sz w:val="24"/>
          <w:szCs w:val="24"/>
        </w:rPr>
        <w:t xml:space="preserve"> correlation method combined with </w:t>
      </w:r>
      <w:del w:id="315" w:author="Автор" w:date="2026-05-07T13:24:00Z">
        <w:r w:rsidRPr="0076272C">
          <w:rPr>
            <w:rFonts w:ascii="Times New Roman" w:eastAsia="Times New Roman" w:hAnsi="Times New Roman" w:cs="Times New Roman"/>
            <w:sz w:val="24"/>
            <w:szCs w:val="24"/>
          </w:rPr>
          <w:delText>equal</w:delText>
        </w:r>
      </w:del>
      <w:ins w:id="316" w:author="Автор" w:date="2026-05-07T13:24:00Z">
        <w:r w:rsidR="005209BB" w:rsidRPr="004A20DB">
          <w:rPr>
            <w:rFonts w:ascii="Times New Roman" w:eastAsia="Times New Roman" w:hAnsi="Times New Roman" w:cs="Times New Roman"/>
            <w:sz w:val="24"/>
            <w:szCs w:val="24"/>
          </w:rPr>
          <w:t>balanced</w:t>
        </w:r>
      </w:ins>
      <w:r w:rsidR="005209BB"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sampling from quasi-independent populations </w:t>
      </w:r>
      <w:ins w:id="317" w:author="Автор" w:date="2026-05-07T13:24:00Z">
        <w:r w:rsidR="00620D41" w:rsidRPr="004A20DB">
          <w:rPr>
            <w:rFonts w:ascii="Times New Roman" w:eastAsia="Times New Roman" w:hAnsi="Times New Roman" w:cs="Times New Roman"/>
            <w:sz w:val="24"/>
            <w:szCs w:val="24"/>
          </w:rPr>
          <w:t xml:space="preserve">and testing </w:t>
        </w:r>
        <w:r w:rsidR="005209BB" w:rsidRPr="004A20DB">
          <w:rPr>
            <w:rFonts w:ascii="Times New Roman" w:eastAsia="Times New Roman" w:hAnsi="Times New Roman" w:cs="Times New Roman"/>
            <w:sz w:val="24"/>
            <w:szCs w:val="24"/>
          </w:rPr>
          <w:t xml:space="preserve">the accuracy </w:t>
        </w:r>
        <w:r w:rsidR="00691F57" w:rsidRPr="004A20DB">
          <w:rPr>
            <w:rFonts w:ascii="Times New Roman" w:eastAsia="Times New Roman" w:hAnsi="Times New Roman" w:cs="Times New Roman"/>
            <w:sz w:val="24"/>
            <w:szCs w:val="24"/>
          </w:rPr>
          <w:t xml:space="preserve">in simulation </w:t>
        </w:r>
      </w:ins>
      <w:r w:rsidRPr="004A20DB">
        <w:rPr>
          <w:rFonts w:ascii="Times New Roman" w:eastAsia="Times New Roman" w:hAnsi="Times New Roman" w:cs="Times New Roman"/>
          <w:sz w:val="24"/>
          <w:szCs w:val="24"/>
        </w:rPr>
        <w:t xml:space="preserve">allows </w:t>
      </w:r>
      <w:del w:id="318" w:author="Автор" w:date="2026-05-07T13:24:00Z">
        <w:r w:rsidRPr="0076272C">
          <w:rPr>
            <w:rFonts w:ascii="Times New Roman" w:eastAsia="Times New Roman" w:hAnsi="Times New Roman" w:cs="Times New Roman"/>
            <w:sz w:val="24"/>
            <w:szCs w:val="24"/>
          </w:rPr>
          <w:delText>reliable</w:delText>
        </w:r>
      </w:del>
      <w:ins w:id="319" w:author="Автор" w:date="2026-05-07T13:24:00Z">
        <w:r w:rsidR="004F6E6D" w:rsidRPr="004A20DB">
          <w:rPr>
            <w:rFonts w:ascii="Times New Roman" w:eastAsia="Times New Roman" w:hAnsi="Times New Roman" w:cs="Times New Roman"/>
            <w:sz w:val="24"/>
            <w:szCs w:val="24"/>
          </w:rPr>
          <w:t xml:space="preserve">the </w:t>
        </w:r>
        <w:r w:rsidR="00A72EB3" w:rsidRPr="004A20DB">
          <w:rPr>
            <w:rFonts w:ascii="Times New Roman" w:eastAsia="Times New Roman" w:hAnsi="Times New Roman" w:cs="Times New Roman"/>
            <w:sz w:val="24"/>
            <w:szCs w:val="24"/>
          </w:rPr>
          <w:t>testable</w:t>
        </w:r>
      </w:ins>
      <w:r w:rsidR="00A72EB3"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detection of strong epistatic links</w:t>
      </w:r>
      <w:del w:id="320" w:author="Автор" w:date="2026-05-07T13:24:00Z">
        <w:r w:rsidRPr="0076272C">
          <w:rPr>
            <w:rFonts w:ascii="Times New Roman" w:eastAsia="Times New Roman" w:hAnsi="Times New Roman" w:cs="Times New Roman"/>
            <w:sz w:val="24"/>
            <w:szCs w:val="24"/>
          </w:rPr>
          <w:delText xml:space="preserve"> against the background noise of genetic linkage.</w:delText>
        </w:r>
      </w:del>
      <w:ins w:id="321" w:author="Автор" w:date="2026-05-07T13:24:00Z">
        <w:r w:rsidRPr="004A20DB">
          <w:rPr>
            <w:rFonts w:ascii="Times New Roman" w:eastAsia="Times New Roman" w:hAnsi="Times New Roman" w:cs="Times New Roman"/>
            <w:sz w:val="24"/>
            <w:szCs w:val="24"/>
          </w:rPr>
          <w:t>.</w:t>
        </w:r>
        <w:r w:rsidR="005209BB" w:rsidRPr="004A20DB">
          <w:rPr>
            <w:rFonts w:ascii="Times New Roman" w:eastAsia="Times New Roman" w:hAnsi="Times New Roman" w:cs="Times New Roman"/>
            <w:sz w:val="24"/>
            <w:szCs w:val="24"/>
          </w:rPr>
          <w:t xml:space="preserve"> </w:t>
        </w:r>
      </w:ins>
    </w:p>
    <w:p w14:paraId="1D47048C" w14:textId="77777777" w:rsidR="0087149A" w:rsidRPr="004A20DB" w:rsidRDefault="0087149A">
      <w:pPr>
        <w:jc w:val="both"/>
      </w:pPr>
    </w:p>
    <w:p w14:paraId="4886318C" w14:textId="77777777" w:rsidR="0087149A" w:rsidRPr="004A20DB" w:rsidRDefault="0076272C">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METHODS</w:t>
      </w:r>
      <w:r w:rsidRPr="004A20DB">
        <w:rPr>
          <w:rFonts w:ascii="Times New Roman" w:eastAsia="Times New Roman" w:hAnsi="Times New Roman" w:cs="Times New Roman"/>
          <w:sz w:val="24"/>
          <w:szCs w:val="24"/>
        </w:rPr>
        <w:t xml:space="preserve"> </w:t>
      </w:r>
    </w:p>
    <w:p w14:paraId="5F2794A9" w14:textId="77777777" w:rsidR="0087149A" w:rsidRPr="004A20DB" w:rsidRDefault="0087149A">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0C7EF835" w14:textId="176BBFA2" w:rsidR="0087149A" w:rsidRPr="004A20DB" w:rsidRDefault="007627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Generating sequences for method testing.</w:t>
      </w:r>
      <w:r w:rsidRPr="004A20DB">
        <w:rPr>
          <w:rFonts w:ascii="Times New Roman" w:eastAsia="Times New Roman" w:hAnsi="Times New Roman" w:cs="Times New Roman"/>
          <w:color w:val="000000"/>
          <w:sz w:val="24"/>
          <w:szCs w:val="24"/>
        </w:rPr>
        <w:t xml:space="preserve"> Evolution of a haploid asexual population of </w:t>
      </w:r>
      <m:oMath>
        <m:r>
          <w:rPr>
            <w:rFonts w:ascii="Cambria Math" w:eastAsia="Cambria Math" w:hAnsi="Cambria Math" w:cs="Cambria Math"/>
            <w:color w:val="000000"/>
            <w:sz w:val="24"/>
            <w:szCs w:val="24"/>
          </w:rPr>
          <m:t>N</m:t>
        </m:r>
      </m:oMath>
      <w:r w:rsidRPr="004A20DB">
        <w:rPr>
          <w:rFonts w:ascii="Times New Roman" w:eastAsia="Times New Roman" w:hAnsi="Times New Roman" w:cs="Times New Roman"/>
          <w:color w:val="000000"/>
          <w:sz w:val="24"/>
          <w:szCs w:val="24"/>
        </w:rPr>
        <w:t xml:space="preserve"> binary sequences is simulated by a Monte Carlo code </w:t>
      </w:r>
      <w:del w:id="322" w:author="Автор" w:date="2026-05-07T13:24:00Z">
        <w:r>
          <w:rPr>
            <w:rFonts w:ascii="Times New Roman" w:eastAsia="Times New Roman" w:hAnsi="Times New Roman" w:cs="Times New Roman"/>
            <w:color w:val="000000"/>
            <w:sz w:val="24"/>
            <w:szCs w:val="24"/>
          </w:rPr>
          <w:delText>(35, 60),</w:delText>
        </w:r>
      </w:del>
      <w:ins w:id="323" w:author="Автор" w:date="2026-05-07T13:24:00Z">
        <w:r w:rsidR="00CD5292">
          <w:rPr>
            <w:rFonts w:ascii="Times New Roman" w:eastAsia="Times New Roman" w:hAnsi="Times New Roman" w:cs="Times New Roman"/>
            <w:color w:val="000000"/>
            <w:sz w:val="24"/>
            <w:szCs w:val="24"/>
          </w:rPr>
          <w:fldChar w:fldCharType="begin">
            <w:fldData xml:space="preserve">PEVuZE5vdGU+PENpdGU+PEF1dGhvcj5CYXRvcnNreTwvQXV0aG9yPjxZZWFyPjIwMTE8L1llYXI+
PFJlY051bT43Njk8L1JlY051bT48RGlzcGxheVRleHQ+WzM2LCA2OV08L0Rpc3BsYXlUZXh0Pjxy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dGU+PEF1dGhvcj5QZWRydXp6aTwvQXV0aG9yPjxZZWFyPjIwMTg8L1llYXI+PFJlY051bT4xMjUx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</w:fldData>
          </w:fldChar>
        </w:r>
        <w:r w:rsidR="00CD5292">
          <w:rPr>
            <w:rFonts w:ascii="Times New Roman" w:eastAsia="Times New Roman" w:hAnsi="Times New Roman" w:cs="Times New Roman"/>
            <w:color w:val="000000"/>
            <w:sz w:val="24"/>
            <w:szCs w:val="24"/>
          </w:rPr>
          <w:instrText xml:space="preserve"> ADDIN EN.CITE </w:instrText>
        </w:r>
        <w:r w:rsidR="00CD5292">
          <w:rPr>
            <w:rFonts w:ascii="Times New Roman" w:eastAsia="Times New Roman" w:hAnsi="Times New Roman" w:cs="Times New Roman"/>
            <w:color w:val="000000"/>
            <w:sz w:val="24"/>
            <w:szCs w:val="24"/>
          </w:rPr>
          <w:fldChar w:fldCharType="begin">
            <w:fldData xml:space="preserve">PEVuZE5vdGU+PENpdGU+PEF1dGhvcj5CYXRvcnNreTwvQXV0aG9yPjxZZWFyPjIwMTE8L1llYXI+
PFJlY051bT43Njk8L1JlY051bT48RGlzcGxheVRleHQ+WzM2LCA2OV08L0Rpc3BsYXlUZXh0Pjxy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dGU+PEF1dGhvcj5QZWRydXp6aTwvQXV0aG9yPjxZZWFyPjIwMTg8L1llYXI+PFJlY051bT4xMjUx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</w:fldData>
          </w:fldChar>
        </w:r>
        <w:r w:rsidR="00CD5292">
          <w:rPr>
            <w:rFonts w:ascii="Times New Roman" w:eastAsia="Times New Roman" w:hAnsi="Times New Roman" w:cs="Times New Roman"/>
            <w:color w:val="000000"/>
            <w:sz w:val="24"/>
            <w:szCs w:val="24"/>
          </w:rPr>
          <w:instrText xml:space="preserve"> ADDIN EN.CITE.DATA </w:instrText>
        </w:r>
        <w:r w:rsidR="00CD5292">
          <w:rPr>
            <w:rFonts w:ascii="Times New Roman" w:eastAsia="Times New Roman" w:hAnsi="Times New Roman" w:cs="Times New Roman"/>
            <w:color w:val="000000"/>
            <w:sz w:val="24"/>
            <w:szCs w:val="24"/>
          </w:rPr>
        </w:r>
        <w:r w:rsidR="00CD5292">
          <w:rPr>
            <w:rFonts w:ascii="Times New Roman" w:eastAsia="Times New Roman" w:hAnsi="Times New Roman" w:cs="Times New Roman"/>
            <w:color w:val="000000"/>
            <w:sz w:val="24"/>
            <w:szCs w:val="24"/>
          </w:rPr>
          <w:fldChar w:fldCharType="end"/>
        </w:r>
        <w:r w:rsidR="00CD5292">
          <w:rPr>
            <w:rFonts w:ascii="Times New Roman" w:eastAsia="Times New Roman" w:hAnsi="Times New Roman" w:cs="Times New Roman"/>
            <w:color w:val="000000"/>
            <w:sz w:val="24"/>
            <w:szCs w:val="24"/>
          </w:rPr>
        </w:r>
        <w:r w:rsidR="00CD5292">
          <w:rPr>
            <w:rFonts w:ascii="Times New Roman" w:eastAsia="Times New Roman" w:hAnsi="Times New Roman" w:cs="Times New Roman"/>
            <w:color w:val="000000"/>
            <w:sz w:val="24"/>
            <w:szCs w:val="24"/>
          </w:rPr>
          <w:fldChar w:fldCharType="separate"/>
        </w:r>
        <w:r w:rsidR="00CD5292">
          <w:rPr>
            <w:rFonts w:ascii="Times New Roman" w:eastAsia="Times New Roman" w:hAnsi="Times New Roman" w:cs="Times New Roman"/>
            <w:noProof/>
            <w:color w:val="000000"/>
            <w:sz w:val="24"/>
            <w:szCs w:val="24"/>
          </w:rPr>
          <w:t>[36, 69]</w:t>
        </w:r>
        <w:r w:rsidR="00CD5292">
          <w:rPr>
            <w:rFonts w:ascii="Times New Roman" w:eastAsia="Times New Roman" w:hAnsi="Times New Roman" w:cs="Times New Roman"/>
            <w:color w:val="000000"/>
            <w:sz w:val="24"/>
            <w:szCs w:val="24"/>
          </w:rPr>
          <w:fldChar w:fldCharType="end"/>
        </w:r>
        <w:r w:rsidRPr="004A20DB">
          <w:rPr>
            <w:rFonts w:ascii="Times New Roman" w:eastAsia="Times New Roman" w:hAnsi="Times New Roman" w:cs="Times New Roman"/>
            <w:color w:val="000000"/>
            <w:sz w:val="24"/>
            <w:szCs w:val="24"/>
          </w:rPr>
          <w:t>,</w:t>
        </w:r>
      </w:ins>
      <w:r w:rsidRPr="004A20DB">
        <w:rPr>
          <w:rFonts w:ascii="Times New Roman" w:eastAsia="Times New Roman" w:hAnsi="Times New Roman" w:cs="Times New Roman"/>
          <w:color w:val="000000"/>
          <w:sz w:val="24"/>
          <w:szCs w:val="24"/>
        </w:rPr>
        <w:t xml:space="preserve"> as follows. In an individual genome, each locus (site, nucleotide position, amino acid position) numbered </w:t>
      </w:r>
      <m:oMath>
        <m:r>
          <w:rPr>
            <w:rFonts w:ascii="Cambria Math" w:eastAsia="Cambria Math" w:hAnsi="Cambria Math" w:cs="Cambria Math"/>
            <w:color w:val="000000"/>
            <w:sz w:val="24"/>
            <w:szCs w:val="24"/>
          </w:rPr>
          <m:t>i =1, 2, …, L</m:t>
        </m:r>
      </m:oMath>
      <w:r w:rsidRPr="004A20DB">
        <w:rPr>
          <w:rFonts w:ascii="Times New Roman" w:eastAsia="Times New Roman" w:hAnsi="Times New Roman" w:cs="Times New Roman"/>
          <w:color w:val="000000"/>
          <w:sz w:val="24"/>
          <w:szCs w:val="24"/>
        </w:rPr>
        <w:t xml:space="preserve"> is occupied by one of two alleles, either the wild-type allele, denoted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=0</m:t>
        </m:r>
      </m:oMath>
      <w:r w:rsidRPr="004A20DB">
        <w:rPr>
          <w:rFonts w:ascii="Times New Roman" w:eastAsia="Times New Roman" w:hAnsi="Times New Roman" w:cs="Times New Roman"/>
          <w:color w:val="000000"/>
          <w:sz w:val="24"/>
          <w:szCs w:val="24"/>
        </w:rPr>
        <w:t xml:space="preserve">, or the mutant allele,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=1</m:t>
        </m:r>
      </m:oMath>
      <w:r w:rsidRPr="004A20DB">
        <w:rPr>
          <w:rFonts w:ascii="Times New Roman" w:eastAsia="Times New Roman" w:hAnsi="Times New Roman" w:cs="Times New Roman"/>
          <w:color w:val="000000"/>
          <w:sz w:val="24"/>
          <w:szCs w:val="24"/>
        </w:rPr>
        <w:t xml:space="preserve">.We use a discrete generation scheme in the absence of generation overlap (Wright-Fisher model). The evolutionary factors included in the model are random mutation with rate </w:t>
      </w:r>
      <m:oMath>
        <m:r>
          <w:rPr>
            <w:rFonts w:ascii="Cambria Math" w:eastAsia="Cambria Math" w:hAnsi="Cambria Math" w:cs="Cambria Math"/>
            <w:color w:val="000000"/>
            <w:sz w:val="24"/>
            <w:szCs w:val="24"/>
          </w:rPr>
          <m:t>μL</m:t>
        </m:r>
      </m:oMath>
      <w:r w:rsidRPr="004A20DB">
        <w:rPr>
          <w:rFonts w:ascii="Times New Roman" w:eastAsia="Times New Roman" w:hAnsi="Times New Roman" w:cs="Times New Roman"/>
          <w:color w:val="000000"/>
          <w:sz w:val="24"/>
          <w:szCs w:val="24"/>
        </w:rPr>
        <w:t xml:space="preserve"> per genome, constant directional selection, random genetic drift due to random sampling of progeny and recombination with rate </w:t>
      </w:r>
      <m:oMath>
        <m:r>
          <w:rPr>
            <w:rFonts w:ascii="Cambria Math" w:eastAsia="Cambria Math" w:hAnsi="Cambria Math" w:cs="Cambria Math"/>
            <w:color w:val="000000"/>
            <w:sz w:val="24"/>
            <w:szCs w:val="24"/>
          </w:rPr>
          <m:t>r</m:t>
        </m:r>
      </m:oMath>
      <w:r w:rsidRPr="004A20DB">
        <w:rPr>
          <w:rFonts w:ascii="Times New Roman" w:eastAsia="Times New Roman" w:hAnsi="Times New Roman" w:cs="Times New Roman"/>
          <w:color w:val="000000"/>
          <w:sz w:val="24"/>
          <w:szCs w:val="24"/>
        </w:rPr>
        <w:t>. Selection includes an epistatic network with a set strength and topology. The logar</w:t>
      </w:r>
      <w:proofErr w:type="spellStart"/>
      <w:r w:rsidRPr="004A20DB">
        <w:rPr>
          <w:rFonts w:ascii="Times New Roman" w:eastAsia="Times New Roman" w:hAnsi="Times New Roman" w:cs="Times New Roman"/>
          <w:color w:val="000000"/>
          <w:sz w:val="24"/>
          <w:szCs w:val="24"/>
        </w:rPr>
        <w:t>ithm</w:t>
      </w:r>
      <w:proofErr w:type="spellEnd"/>
      <w:r w:rsidRPr="004A20DB">
        <w:rPr>
          <w:rFonts w:ascii="Times New Roman" w:eastAsia="Times New Roman" w:hAnsi="Times New Roman" w:cs="Times New Roman"/>
          <w:color w:val="000000"/>
          <w:sz w:val="24"/>
          <w:szCs w:val="24"/>
        </w:rPr>
        <w:t xml:space="preserve"> of the average progeny number of a genome, </w:t>
      </w:r>
      <m:oMath>
        <m:r>
          <w:rPr>
            <w:rFonts w:ascii="Cambria Math" w:eastAsia="Cambria Math" w:hAnsi="Cambria Math" w:cs="Cambria Math"/>
            <w:color w:val="000000"/>
            <w:sz w:val="24"/>
            <w:szCs w:val="24"/>
          </w:rPr>
          <m:t>W,</m:t>
        </m:r>
      </m:oMath>
      <w:r w:rsidRPr="004A20DB">
        <w:rPr>
          <w:rFonts w:ascii="Times New Roman" w:eastAsia="Times New Roman" w:hAnsi="Times New Roman" w:cs="Times New Roman"/>
          <w:color w:val="000000"/>
          <w:sz w:val="24"/>
          <w:szCs w:val="24"/>
        </w:rPr>
        <w:t xml:space="preserve"> depends on sequence </w:t>
      </w:r>
      <m:oMath>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m:t>
        </m:r>
      </m:oMath>
      <w:r w:rsidRPr="004A20DB">
        <w:rPr>
          <w:rFonts w:ascii="Times New Roman" w:eastAsia="Times New Roman" w:hAnsi="Times New Roman" w:cs="Times New Roman"/>
          <w:color w:val="000000"/>
          <w:sz w:val="24"/>
          <w:szCs w:val="24"/>
        </w:rPr>
        <w:t xml:space="preserve"> as given by </w:t>
      </w:r>
      <w:ins w:id="324" w:author="Автор" w:date="2026-05-07T13:24:00Z">
        <w:r w:rsidR="00CD5292">
          <w:rPr>
            <w:rFonts w:ascii="Times New Roman" w:eastAsia="Times New Roman" w:hAnsi="Times New Roman" w:cs="Times New Roman"/>
            <w:color w:val="000000"/>
            <w:sz w:val="24"/>
            <w:szCs w:val="24"/>
          </w:rPr>
          <w:fldChar w:fldCharType="begin"/>
        </w:r>
        <w:r w:rsidR="00CD5292">
          <w:rPr>
            <w:rFonts w:ascii="Times New Roman" w:eastAsia="Times New Roman" w:hAnsi="Times New Roman" w:cs="Times New Roman"/>
            <w:color w:val="000000"/>
            <w:sz w:val="24"/>
            <w:szCs w:val="24"/>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eastAsia="Times New Roman" w:hAnsi="Times New Roman" w:cs="Times New Roman"/>
            <w:color w:val="000000"/>
            <w:sz w:val="24"/>
            <w:szCs w:val="24"/>
          </w:rPr>
          <w:fldChar w:fldCharType="separate"/>
        </w:r>
        <w:r w:rsidR="00CD5292">
          <w:rPr>
            <w:rFonts w:ascii="Times New Roman" w:eastAsia="Times New Roman" w:hAnsi="Times New Roman" w:cs="Times New Roman"/>
            <w:noProof/>
            <w:color w:val="000000"/>
            <w:sz w:val="24"/>
            <w:szCs w:val="24"/>
          </w:rPr>
          <w:t>[36]</w:t>
        </w:r>
        <w:r w:rsidR="00CD5292">
          <w:rPr>
            <w:rFonts w:ascii="Times New Roman" w:eastAsia="Times New Roman" w:hAnsi="Times New Roman" w:cs="Times New Roman"/>
            <w:color w:val="000000"/>
            <w:sz w:val="24"/>
            <w:szCs w:val="24"/>
          </w:rPr>
          <w:fldChar w:fldCharType="end"/>
        </w:r>
      </w:ins>
    </w:p>
    <w:p w14:paraId="7E04B070" w14:textId="0219D45F" w:rsidR="0087149A" w:rsidRPr="004A20DB" w:rsidRDefault="0076272C">
      <w:pPr>
        <w:spacing w:line="360" w:lineRule="auto"/>
        <w:jc w:val="right"/>
      </w:pPr>
      <m:oMath>
        <m:r>
          <w:rPr>
            <w:rFonts w:ascii="Cambria Math" w:eastAsia="Cambria Math" w:hAnsi="Cambria Math" w:cs="Cambria Math"/>
          </w:rPr>
          <m:t>W</m:t>
        </m:r>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e>
        </m:d>
        <m:r>
          <w:rPr>
            <w:rFonts w:ascii="Cambria Math" w:eastAsia="Cambria Math" w:hAnsi="Cambria Math" w:cs="Cambria Math"/>
          </w:rPr>
          <m:t>=-</m:t>
        </m:r>
        <m:nary>
          <m:naryPr>
            <m:chr m:val="∑"/>
            <m:limLoc m:val="undOvr"/>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L</m:t>
            </m:r>
          </m:sup>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e>
        </m:nary>
        <m:r>
          <w:rPr>
            <w:rFonts w:ascii="Cambria Math" w:eastAsia="Cambria Math" w:hAnsi="Cambria Math" w:cs="Cambria Math"/>
          </w:rPr>
          <m:t>+</m:t>
        </m:r>
        <m:nary>
          <m:naryPr>
            <m:chr m:val="∑"/>
            <m:limLoc m:val="undOvr"/>
            <m:ctrlPr>
              <w:rPr>
                <w:rFonts w:ascii="Cambria Math" w:eastAsia="Cambria Math" w:hAnsi="Cambria Math" w:cs="Cambria Math"/>
              </w:rPr>
            </m:ctrlPr>
          </m:naryPr>
          <m:sub>
            <m:r>
              <w:rPr>
                <w:rFonts w:ascii="Cambria Math" w:eastAsia="Cambria Math" w:hAnsi="Cambria Math" w:cs="Cambria Math"/>
              </w:rPr>
              <m:t>i&lt;j</m:t>
            </m:r>
          </m:sub>
          <m:sup>
            <m:r>
              <w:rPr>
                <w:rFonts w:ascii="Cambria Math" w:eastAsia="Cambria Math" w:hAnsi="Cambria Math" w:cs="Cambria Math"/>
              </w:rPr>
              <m:t>L</m:t>
            </m:r>
          </m:sup>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ij</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j</m:t>
                </m:r>
              </m:sub>
            </m:sSub>
          </m:e>
        </m:nary>
        <m:r>
          <w:rPr>
            <w:rFonts w:ascii="Cambria Math" w:eastAsia="Cambria Math" w:hAnsi="Cambria Math" w:cs="Cambria Math"/>
          </w:rPr>
          <m:t xml:space="preserve">                                         (1)</m:t>
        </m:r>
      </m:oMath>
      <w:r w:rsidRPr="004A20DB">
        <w:t xml:space="preserve"> </w:t>
      </w:r>
    </w:p>
    <w:p w14:paraId="14F1B8D1" w14:textId="77777777" w:rsidR="0087149A" w:rsidRPr="004A20DB" w:rsidRDefault="00FF4608">
      <w:pPr>
        <w:jc w:val="right"/>
        <w:rPr>
          <w:rFonts w:ascii="Cambria Math" w:eastAsia="Cambria Math" w:hAnsi="Cambria Math" w:cs="Cambria Math"/>
        </w:rPr>
      </w:pPr>
      <m:oMathPara>
        <m:oMathParaPr>
          <m:jc m:val="right"/>
        </m:oMathParaPr>
        <m:oMath>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ij</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ij</m:t>
              </m:r>
            </m:sub>
          </m:sSub>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j</m:t>
                  </m:r>
                </m:sub>
              </m:sSub>
            </m:e>
          </m:d>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ij</m:t>
              </m:r>
            </m:sub>
          </m:sSub>
          <m:r>
            <w:rPr>
              <w:rFonts w:ascii="Cambria Math" w:eastAsia="Cambria Math" w:hAnsi="Cambria Math" w:cs="Cambria Math"/>
            </w:rPr>
            <m:t xml:space="preserve">                                                                    (2)</m:t>
          </m:r>
        </m:oMath>
      </m:oMathPara>
    </w:p>
    <w:p w14:paraId="184BF4C8" w14:textId="678D821A" w:rsidR="0087149A" w:rsidRPr="004A20DB" w:rsidRDefault="0076272C">
      <w:pPr>
        <w:widowControl w:val="0"/>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where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ij</m:t>
            </m:r>
          </m:sub>
        </m:sSub>
        <m:r>
          <w:rPr>
            <w:rFonts w:ascii="Cambria Math" w:eastAsia="Cambria Math" w:hAnsi="Cambria Math" w:cs="Cambria Math"/>
            <w:sz w:val="24"/>
            <w:szCs w:val="24"/>
          </w:rPr>
          <m:t xml:space="preserve"> =0 </m:t>
        </m:r>
      </m:oMath>
      <w:r w:rsidRPr="004A20DB">
        <w:rPr>
          <w:rFonts w:ascii="Times New Roman" w:eastAsia="Times New Roman" w:hAnsi="Times New Roman" w:cs="Times New Roman"/>
          <w:sz w:val="24"/>
          <w:szCs w:val="24"/>
        </w:rPr>
        <w:t>or</w:t>
      </w:r>
      <m:oMath>
        <m:r>
          <w:rPr>
            <w:rFonts w:ascii="Cambria Math" w:eastAsia="Cambria Math" w:hAnsi="Cambria Math" w:cs="Cambria Math"/>
            <w:sz w:val="24"/>
            <w:szCs w:val="24"/>
          </w:rPr>
          <m:t xml:space="preserve"> 1</m:t>
        </m:r>
      </m:oMath>
      <w:r w:rsidRPr="004A20DB">
        <w:rPr>
          <w:rFonts w:ascii="Times New Roman" w:eastAsia="Times New Roman" w:hAnsi="Times New Roman" w:cs="Times New Roman"/>
          <w:sz w:val="24"/>
          <w:szCs w:val="24"/>
        </w:rPr>
        <w:t xml:space="preserve"> is the binary matrix that shows </w:t>
      </w:r>
      <w:proofErr w:type="spellStart"/>
      <w:ins w:id="325" w:author="Автор" w:date="2026-05-07T13:24:00Z">
        <w:r w:rsidR="00060404" w:rsidRPr="004A20DB">
          <w:rPr>
            <w:rFonts w:ascii="Times New Roman" w:eastAsia="Times New Roman" w:hAnsi="Times New Roman" w:cs="Times New Roman"/>
            <w:sz w:val="24"/>
            <w:szCs w:val="24"/>
          </w:rPr>
          <w:t>epistatica</w:t>
        </w:r>
        <w:r w:rsidR="00601DA2" w:rsidRPr="004A20DB">
          <w:rPr>
            <w:rFonts w:ascii="Times New Roman" w:eastAsia="Times New Roman" w:hAnsi="Times New Roman" w:cs="Times New Roman"/>
            <w:sz w:val="24"/>
            <w:szCs w:val="24"/>
          </w:rPr>
          <w:t>l</w:t>
        </w:r>
        <w:r w:rsidR="00060404" w:rsidRPr="004A20DB">
          <w:rPr>
            <w:rFonts w:ascii="Times New Roman" w:eastAsia="Times New Roman" w:hAnsi="Times New Roman" w:cs="Times New Roman"/>
            <w:sz w:val="24"/>
            <w:szCs w:val="24"/>
          </w:rPr>
          <w:t>ly</w:t>
        </w:r>
        <w:proofErr w:type="spellEnd"/>
        <w:r w:rsidR="00601DA2" w:rsidRPr="004A20DB">
          <w:rPr>
            <w:rFonts w:ascii="Times New Roman" w:eastAsia="Times New Roman" w:hAnsi="Times New Roman" w:cs="Times New Roman"/>
            <w:sz w:val="24"/>
            <w:szCs w:val="24"/>
          </w:rPr>
          <w:t>-</w:t>
        </w:r>
      </w:ins>
      <w:r w:rsidRPr="004A20DB">
        <w:rPr>
          <w:rFonts w:ascii="Times New Roman" w:eastAsia="Times New Roman" w:hAnsi="Times New Roman" w:cs="Times New Roman"/>
          <w:sz w:val="24"/>
          <w:szCs w:val="24"/>
        </w:rPr>
        <w:t xml:space="preserve">interacting pairs. Here the selection coefficients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i</m:t>
            </m:r>
          </m:sub>
        </m:sSub>
      </m:oMath>
      <w:r w:rsidRPr="004A20DB">
        <w:rPr>
          <w:rFonts w:ascii="Times New Roman" w:eastAsia="Times New Roman" w:hAnsi="Times New Roman" w:cs="Times New Roman"/>
          <w:sz w:val="24"/>
          <w:szCs w:val="24"/>
        </w:rPr>
        <w:t xml:space="preserve"> and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j</m:t>
            </m:r>
          </m:sub>
        </m:sSub>
        <m:r>
          <w:rPr>
            <w:rFonts w:ascii="Cambria Math" w:eastAsia="Cambria Math" w:hAnsi="Cambria Math" w:cs="Cambria Math"/>
            <w:sz w:val="24"/>
            <w:szCs w:val="24"/>
          </w:rPr>
          <m:t xml:space="preserve"> </m:t>
        </m:r>
      </m:oMath>
      <w:r w:rsidRPr="004A20DB">
        <w:rPr>
          <w:rFonts w:ascii="Times New Roman" w:eastAsia="Times New Roman" w:hAnsi="Times New Roman" w:cs="Times New Roman"/>
          <w:sz w:val="24"/>
          <w:szCs w:val="24"/>
        </w:rPr>
        <w:t xml:space="preserve">denote the individual fitness </w:t>
      </w:r>
      <w:r w:rsidR="006363C9" w:rsidRPr="004A20DB">
        <w:rPr>
          <w:rFonts w:ascii="Times New Roman" w:eastAsia="Times New Roman" w:hAnsi="Times New Roman" w:cs="Times New Roman"/>
          <w:sz w:val="24"/>
          <w:szCs w:val="24"/>
        </w:rPr>
        <w:t>costs</w:t>
      </w:r>
      <w:r w:rsidR="004A5170"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of two </w:t>
      </w:r>
      <w:r w:rsidR="006363C9" w:rsidRPr="004A20DB">
        <w:rPr>
          <w:rFonts w:ascii="Times New Roman" w:eastAsia="Times New Roman" w:hAnsi="Times New Roman" w:cs="Times New Roman"/>
          <w:sz w:val="24"/>
          <w:szCs w:val="24"/>
        </w:rPr>
        <w:t>deleterious</w:t>
      </w:r>
      <w:r w:rsidR="004A5170"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mutations</w:t>
      </w:r>
      <w:del w:id="326" w:author="Автор" w:date="2026-05-07T13:24:00Z">
        <w:r>
          <w:rPr>
            <w:rFonts w:ascii="Times New Roman" w:eastAsia="Times New Roman" w:hAnsi="Times New Roman" w:cs="Times New Roman"/>
            <w:sz w:val="24"/>
            <w:szCs w:val="24"/>
          </w:rPr>
          <w:delText xml:space="preserve"> that are partially compensated by each other. By definition</w:delText>
        </w:r>
      </w:del>
      <w:r w:rsidRPr="004A20DB">
        <w:rPr>
          <w:rFonts w:ascii="Times New Roman" w:eastAsia="Times New Roman" w:hAnsi="Times New Roman" w:cs="Times New Roman"/>
          <w:sz w:val="24"/>
          <w:szCs w:val="24"/>
        </w:rPr>
        <w:t xml:space="preserv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ij</m:t>
            </m:r>
          </m:sub>
        </m:sSub>
      </m:oMath>
      <w:r w:rsidRPr="004A20DB">
        <w:rPr>
          <w:rFonts w:ascii="Times New Roman" w:eastAsia="Times New Roman" w:hAnsi="Times New Roman" w:cs="Times New Roman"/>
          <w:sz w:val="24"/>
          <w:szCs w:val="24"/>
        </w:rPr>
        <w:t xml:space="preserve"> is the </w:t>
      </w:r>
      <w:del w:id="327" w:author="Автор" w:date="2026-05-07T13:24:00Z">
        <w:r>
          <w:rPr>
            <w:rFonts w:ascii="Times New Roman" w:eastAsia="Times New Roman" w:hAnsi="Times New Roman" w:cs="Times New Roman"/>
            <w:sz w:val="24"/>
            <w:szCs w:val="24"/>
          </w:rPr>
          <w:delText xml:space="preserve">degree of </w:delText>
        </w:r>
      </w:del>
      <w:r w:rsidR="006363C9" w:rsidRPr="004A20DB">
        <w:rPr>
          <w:rFonts w:ascii="Times New Roman" w:eastAsia="Times New Roman" w:hAnsi="Times New Roman" w:cs="Times New Roman"/>
          <w:sz w:val="24"/>
          <w:szCs w:val="24"/>
        </w:rPr>
        <w:t xml:space="preserve">compensation </w:t>
      </w:r>
      <w:del w:id="328" w:author="Автор" w:date="2026-05-07T13:24:00Z">
        <w:r>
          <w:rPr>
            <w:rFonts w:ascii="Times New Roman" w:eastAsia="Times New Roman" w:hAnsi="Times New Roman" w:cs="Times New Roman"/>
            <w:sz w:val="24"/>
            <w:szCs w:val="24"/>
          </w:rPr>
          <w:delText xml:space="preserve">of deleterious alleles </w:delText>
        </w:r>
      </w:del>
      <w:ins w:id="329" w:author="Автор" w:date="2026-05-07T13:24:00Z">
        <w:r w:rsidR="006363C9" w:rsidRPr="004A20DB">
          <w:rPr>
            <w:rFonts w:ascii="Times New Roman" w:eastAsia="Times New Roman" w:hAnsi="Times New Roman" w:cs="Times New Roman"/>
            <w:sz w:val="24"/>
            <w:szCs w:val="24"/>
          </w:rPr>
          <w:t>degree</w:t>
        </w:r>
        <w:r w:rsidRPr="004A20DB">
          <w:rPr>
            <w:rFonts w:ascii="Times New Roman" w:eastAsia="Times New Roman" w:hAnsi="Times New Roman" w:cs="Times New Roman"/>
            <w:sz w:val="24"/>
            <w:szCs w:val="24"/>
          </w:rPr>
          <w:t xml:space="preserve"> </w:t>
        </w:r>
      </w:ins>
      <w:r w:rsidRPr="004A20DB">
        <w:rPr>
          <w:rFonts w:ascii="Times New Roman" w:eastAsia="Times New Roman" w:hAnsi="Times New Roman" w:cs="Times New Roman"/>
          <w:sz w:val="24"/>
          <w:szCs w:val="24"/>
        </w:rPr>
        <w:t xml:space="preserve">at sites </w:t>
      </w:r>
      <m:oMath>
        <m:r>
          <w:rPr>
            <w:rFonts w:ascii="Cambria Math" w:eastAsia="Cambria Math" w:hAnsi="Cambria Math" w:cs="Cambria Math"/>
            <w:sz w:val="24"/>
            <w:szCs w:val="24"/>
          </w:rPr>
          <m:t xml:space="preserve">i </m:t>
        </m:r>
      </m:oMath>
      <w:r w:rsidRPr="004A20DB">
        <w:rPr>
          <w:rFonts w:ascii="Times New Roman" w:eastAsia="Times New Roman" w:hAnsi="Times New Roman" w:cs="Times New Roman"/>
          <w:sz w:val="24"/>
          <w:szCs w:val="24"/>
        </w:rPr>
        <w:t>and</w:t>
      </w:r>
      <w:r w:rsidRPr="004A20DB">
        <w:rPr>
          <w:rFonts w:ascii="Times New Roman" w:eastAsia="Times New Roman" w:hAnsi="Times New Roman" w:cs="Times New Roman"/>
          <w:i/>
          <w:sz w:val="24"/>
          <w:szCs w:val="24"/>
        </w:rPr>
        <w:t xml:space="preserve"> </w:t>
      </w:r>
      <m:oMath>
        <m:r>
          <w:rPr>
            <w:rFonts w:ascii="Cambria Math" w:eastAsia="Cambria Math" w:hAnsi="Cambria Math" w:cs="Cambria Math"/>
            <w:sz w:val="24"/>
            <w:szCs w:val="24"/>
          </w:rPr>
          <m:t>j.</m:t>
        </m:r>
      </m:oMath>
      <w:del w:id="330" w:author="Автор" w:date="2026-05-07T13:24:00Z">
        <w:r>
          <w:rPr>
            <w:rFonts w:ascii="Times New Roman" w:eastAsia="Times New Roman" w:hAnsi="Times New Roman" w:cs="Times New Roman"/>
            <w:sz w:val="24"/>
            <w:szCs w:val="24"/>
          </w:rPr>
          <w:delText xml:space="preserve"> Values </w:delText>
        </w:r>
        <m:oMath>
          <m:r>
            <w:rPr>
              <w:rFonts w:ascii="Cambria Math" w:eastAsia="Cambria Math" w:hAnsi="Cambria Math" w:cs="Cambria Math"/>
              <w:sz w:val="24"/>
              <w:szCs w:val="24"/>
            </w:rPr>
            <m:t>E = 0</m:t>
          </m:r>
        </m:oMath>
        <w:r>
          <w:rPr>
            <w:rFonts w:ascii="Times New Roman" w:eastAsia="Times New Roman" w:hAnsi="Times New Roman" w:cs="Times New Roman"/>
            <w:sz w:val="24"/>
            <w:szCs w:val="24"/>
          </w:rPr>
          <w:delText xml:space="preserve"> and</w:delText>
        </w:r>
        <m:oMath>
          <m:r>
            <w:rPr>
              <w:rFonts w:ascii="Cambria Math" w:eastAsia="Cambria Math" w:hAnsi="Cambria Math" w:cs="Cambria Math"/>
              <w:sz w:val="24"/>
              <w:szCs w:val="24"/>
            </w:rPr>
            <m:t xml:space="preserve"> 1</m:t>
          </m:r>
        </m:oMath>
        <w:r>
          <w:rPr>
            <w:rFonts w:ascii="Times New Roman" w:eastAsia="Times New Roman" w:hAnsi="Times New Roman" w:cs="Times New Roman"/>
            <w:sz w:val="24"/>
            <w:szCs w:val="24"/>
          </w:rPr>
          <w:delText xml:space="preserve"> represents no epistasis and full compensation, respectively.</w:delText>
        </w:r>
      </w:del>
      <w:r w:rsidRPr="004A20DB">
        <w:rPr>
          <w:rFonts w:ascii="Times New Roman" w:eastAsia="Times New Roman" w:hAnsi="Times New Roman" w:cs="Times New Roman"/>
          <w:sz w:val="24"/>
          <w:szCs w:val="24"/>
        </w:rPr>
        <w:t xml:space="preserve"> </w:t>
      </w:r>
    </w:p>
    <w:p w14:paraId="10F30062" w14:textId="37C0D38B" w:rsidR="00192CCC" w:rsidRPr="004A20DB" w:rsidRDefault="0076272C">
      <w:pPr>
        <w:pBdr>
          <w:top w:val="nil"/>
          <w:left w:val="nil"/>
          <w:bottom w:val="nil"/>
          <w:right w:val="nil"/>
          <w:between w:val="nil"/>
        </w:pBdr>
        <w:spacing w:after="0" w:line="360" w:lineRule="auto"/>
        <w:jc w:val="both"/>
        <w:rPr>
          <w:ins w:id="331" w:author="Автор" w:date="2026-05-07T13:24:00Z"/>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ab/>
        <w:t>In our simulation example in Fig</w:t>
      </w:r>
      <w:ins w:id="332" w:author="Автор" w:date="2026-05-07T13:24:00Z">
        <w:r w:rsidR="00060404" w:rsidRPr="004A20DB">
          <w:rPr>
            <w:rFonts w:ascii="Times New Roman" w:eastAsia="Times New Roman" w:hAnsi="Times New Roman" w:cs="Times New Roman"/>
            <w:color w:val="000000"/>
            <w:sz w:val="24"/>
            <w:szCs w:val="24"/>
          </w:rPr>
          <w:t>.</w:t>
        </w:r>
      </w:ins>
      <w:r w:rsidRPr="004A20DB">
        <w:rPr>
          <w:rFonts w:ascii="Times New Roman" w:eastAsia="Times New Roman" w:hAnsi="Times New Roman" w:cs="Times New Roman"/>
          <w:color w:val="000000"/>
          <w:sz w:val="24"/>
          <w:szCs w:val="24"/>
        </w:rPr>
        <w:t xml:space="preserve"> 1, we consider a haploid population with the initial frequency of </w:t>
      </w:r>
      <w:r w:rsidR="00192CCC" w:rsidRPr="004A20DB">
        <w:rPr>
          <w:rFonts w:ascii="Times New Roman" w:eastAsia="Times New Roman" w:hAnsi="Times New Roman" w:cs="Times New Roman"/>
          <w:color w:val="000000"/>
          <w:sz w:val="24"/>
          <w:szCs w:val="24"/>
        </w:rPr>
        <w:t xml:space="preserve">deleterious </w:t>
      </w:r>
      <w:r w:rsidRPr="004A20DB">
        <w:rPr>
          <w:rFonts w:ascii="Times New Roman" w:eastAsia="Times New Roman" w:hAnsi="Times New Roman" w:cs="Times New Roman"/>
          <w:color w:val="000000"/>
          <w:sz w:val="24"/>
          <w:szCs w:val="24"/>
        </w:rPr>
        <w:t>alleles</w:t>
      </w:r>
      <w:del w:id="333" w:author="Автор" w:date="2026-05-07T13:24:00Z">
        <w:r>
          <w:rPr>
            <w:rFonts w:ascii="Times New Roman" w:eastAsia="Times New Roman" w:hAnsi="Times New Roman" w:cs="Times New Roman"/>
            <w:color w:val="000000"/>
            <w:sz w:val="24"/>
            <w:szCs w:val="24"/>
          </w:rPr>
          <w:delText>,</w:delText>
        </w:r>
      </w:del>
      <w:r w:rsidRPr="004A20DB">
        <w:rPr>
          <w:rFonts w:ascii="Times New Roman" w:eastAsia="Times New Roman" w:hAnsi="Times New Roman" w:cs="Times New Roman"/>
          <w:color w:val="000000"/>
          <w:sz w:val="24"/>
          <w:szCs w:val="24"/>
        </w:rPr>
        <w:t xml:space="preserv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=0.45,</m:t>
        </m:r>
      </m:oMath>
      <w:r w:rsidRPr="004A20DB">
        <w:rPr>
          <w:rFonts w:ascii="Times New Roman" w:eastAsia="Times New Roman" w:hAnsi="Times New Roman" w:cs="Times New Roman"/>
          <w:color w:val="000000"/>
          <w:sz w:val="24"/>
          <w:szCs w:val="24"/>
        </w:rPr>
        <w:t xml:space="preserve"> mutation rate</w:t>
      </w:r>
      <w:del w:id="334" w:author="Автор" w:date="2026-05-07T13:24:00Z">
        <w:r>
          <w:rPr>
            <w:rFonts w:ascii="Times New Roman" w:eastAsia="Times New Roman" w:hAnsi="Times New Roman" w:cs="Times New Roman"/>
            <w:color w:val="000000"/>
            <w:sz w:val="24"/>
            <w:szCs w:val="24"/>
          </w:rPr>
          <w:delText>,</w:delText>
        </w:r>
      </w:del>
      <w:ins w:id="335" w:author="Автор" w:date="2026-05-07T13:24:00Z">
        <w:r w:rsidR="00192CCC" w:rsidRPr="004A20DB">
          <w:rPr>
            <w:rFonts w:ascii="Times New Roman" w:eastAsia="Times New Roman" w:hAnsi="Times New Roman" w:cs="Times New Roman"/>
            <w:color w:val="000000"/>
            <w:sz w:val="24"/>
            <w:szCs w:val="24"/>
          </w:rPr>
          <w:t xml:space="preserve"> </w:t>
        </w:r>
        <w:r w:rsidR="00BB6F54" w:rsidRPr="004A20DB">
          <w:rPr>
            <w:rFonts w:ascii="Times New Roman" w:eastAsia="Times New Roman" w:hAnsi="Times New Roman" w:cs="Times New Roman"/>
            <w:color w:val="000000"/>
            <w:sz w:val="24"/>
            <w:szCs w:val="24"/>
          </w:rPr>
          <w:t xml:space="preserve">per </w:t>
        </w:r>
        <w:r w:rsidR="00192CCC" w:rsidRPr="004A20DB">
          <w:rPr>
            <w:rFonts w:ascii="Times New Roman" w:eastAsia="Times New Roman" w:hAnsi="Times New Roman" w:cs="Times New Roman"/>
            <w:color w:val="000000"/>
            <w:sz w:val="24"/>
            <w:szCs w:val="24"/>
          </w:rPr>
          <w:t>genome</w:t>
        </w:r>
      </w:ins>
      <w:r w:rsidRPr="004A20DB">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 xml:space="preserve">μL=0.07, </m:t>
        </m:r>
      </m:oMath>
      <w:r w:rsidRPr="004A20DB">
        <w:rPr>
          <w:rFonts w:ascii="Times New Roman" w:eastAsia="Times New Roman" w:hAnsi="Times New Roman" w:cs="Times New Roman"/>
          <w:color w:val="000000"/>
          <w:sz w:val="24"/>
          <w:szCs w:val="24"/>
        </w:rPr>
        <w:t xml:space="preserve">fixed selection </w:t>
      </w:r>
      <w:r w:rsidRPr="004A20DB">
        <w:rPr>
          <w:rFonts w:ascii="Times New Roman" w:eastAsia="Times New Roman" w:hAnsi="Times New Roman" w:cs="Times New Roman"/>
          <w:color w:val="000000"/>
          <w:sz w:val="24"/>
          <w:szCs w:val="24"/>
        </w:rPr>
        <w:lastRenderedPageBreak/>
        <w:t>coefficient</w:t>
      </w:r>
      <w:del w:id="336" w:author="Автор" w:date="2026-05-07T13:24:00Z">
        <w:r>
          <w:rPr>
            <w:rFonts w:ascii="Times New Roman" w:eastAsia="Times New Roman" w:hAnsi="Times New Roman" w:cs="Times New Roman"/>
            <w:color w:val="000000"/>
            <w:sz w:val="24"/>
            <w:szCs w:val="24"/>
          </w:rPr>
          <w:delText>,</w:delText>
        </w:r>
        <m:oMath>
          <m:r>
            <w:rPr>
              <w:rFonts w:ascii="Cambria Math" w:eastAsia="Cambria Math" w:hAnsi="Cambria Math" w:cs="Cambria Math"/>
              <w:color w:val="000000"/>
              <w:sz w:val="24"/>
              <w:szCs w:val="24"/>
            </w:rPr>
            <m:t xml:space="preserve"> </m:t>
          </m:r>
        </m:oMath>
      </w:del>
      <m:oMath>
        <m:r>
          <w:ins w:id="337" w:author="Автор" w:date="2026-05-07T13:24:00Z">
            <w:rPr>
              <w:rFonts w:ascii="Cambria Math" w:eastAsia="Cambria Math" w:hAnsi="Cambria Math" w:cs="Cambria Math"/>
              <w:color w:val="000000"/>
              <w:sz w:val="24"/>
              <w:szCs w:val="24"/>
            </w:rPr>
            <m:t xml:space="preserve"> </m:t>
          </w:ins>
        </m:r>
        <m:sSub>
          <m:sSubPr>
            <m:ctrlPr>
              <w:ins w:id="338" w:author="Автор" w:date="2026-05-07T13:24:00Z">
                <w:rPr>
                  <w:rFonts w:ascii="Cambria Math" w:eastAsia="Cambria Math" w:hAnsi="Cambria Math" w:cs="Cambria Math"/>
                </w:rPr>
              </w:ins>
            </m:ctrlPr>
          </m:sSubPr>
          <m:e>
            <m:r>
              <w:ins w:id="339" w:author="Автор" w:date="2026-05-07T13:24:00Z">
                <w:rPr>
                  <w:rFonts w:ascii="Cambria Math" w:eastAsia="Cambria Math" w:hAnsi="Cambria Math" w:cs="Cambria Math"/>
                </w:rPr>
                <m:t>s</m:t>
              </w:ins>
            </m:r>
          </m:e>
          <m:sub>
            <m:r>
              <w:ins w:id="340" w:author="Автор" w:date="2026-05-07T13:24:00Z">
                <w:rPr>
                  <w:rFonts w:ascii="Cambria Math" w:eastAsia="Cambria Math" w:hAnsi="Cambria Math" w:cs="Cambria Math"/>
                </w:rPr>
                <m:t>i</m:t>
              </w:ins>
            </m:r>
          </m:sub>
        </m:sSub>
        <m:r>
          <w:ins w:id="341" w:author="Автор" w:date="2026-05-07T13:24:00Z">
            <w:rPr>
              <w:rFonts w:ascii="Cambria Math" w:eastAsia="Cambria Math" w:hAnsi="Cambria Math" w:cs="Cambria Math"/>
              <w:color w:val="000000"/>
              <w:sz w:val="24"/>
              <w:szCs w:val="24"/>
            </w:rPr>
            <m:t>≡</m:t>
          </w:ins>
        </m:r>
        <m:r>
          <w:rPr>
            <w:rFonts w:ascii="Cambria Math" w:eastAsia="Cambria Math" w:hAnsi="Cambria Math" w:cs="Cambria Math"/>
            <w:color w:val="000000"/>
            <w:sz w:val="24"/>
            <w:szCs w:val="24"/>
          </w:rPr>
          <m:t xml:space="preserve">s =0.1, </m:t>
        </m:r>
      </m:oMath>
      <w:r w:rsidRPr="004A20DB">
        <w:rPr>
          <w:rFonts w:ascii="Times New Roman" w:eastAsia="Times New Roman" w:hAnsi="Times New Roman" w:cs="Times New Roman"/>
          <w:color w:val="000000"/>
          <w:sz w:val="24"/>
          <w:szCs w:val="24"/>
        </w:rPr>
        <w:t>population</w:t>
      </w:r>
      <w:r w:rsidR="00192CCC" w:rsidRPr="004A20DB">
        <w:rPr>
          <w:rFonts w:ascii="Times New Roman" w:eastAsia="Times New Roman" w:hAnsi="Times New Roman" w:cs="Times New Roman"/>
          <w:color w:val="000000"/>
          <w:sz w:val="24"/>
          <w:szCs w:val="24"/>
        </w:rPr>
        <w:t xml:space="preserve"> </w:t>
      </w:r>
      <w:del w:id="342" w:author="Автор" w:date="2026-05-07T13:24:00Z">
        <w:r>
          <w:rPr>
            <w:rFonts w:ascii="Times New Roman" w:eastAsia="Times New Roman" w:hAnsi="Times New Roman" w:cs="Times New Roman"/>
            <w:color w:val="000000"/>
            <w:sz w:val="24"/>
            <w:szCs w:val="24"/>
          </w:rPr>
          <w:delText>of</w:delText>
        </w:r>
      </w:del>
      <m:oMath>
        <m:r>
          <w:ins w:id="343" w:author="Автор" w:date="2026-05-07T13:24:00Z">
            <m:rPr>
              <m:sty m:val="p"/>
            </m:rPr>
            <w:rPr>
              <w:rFonts w:ascii="Cambria Math" w:eastAsia="Times New Roman" w:hAnsi="Cambria Math" w:cs="Times New Roman"/>
              <w:color w:val="000000"/>
              <w:sz w:val="24"/>
              <w:szCs w:val="24"/>
            </w:rPr>
            <m:t>size</m:t>
          </w:ins>
        </m:r>
        <m:r>
          <w:rPr>
            <w:rFonts w:ascii="Cambria Math" w:eastAsia="Cambria Math" w:hAnsi="Cambria Math" w:cs="Cambria Math"/>
            <w:color w:val="000000"/>
            <w:sz w:val="24"/>
            <w:szCs w:val="24"/>
          </w:rPr>
          <m:t xml:space="preserve"> N=1000</m:t>
        </m:r>
      </m:oMath>
      <w:r w:rsidRPr="004A20DB">
        <w:rPr>
          <w:rFonts w:ascii="Times New Roman" w:eastAsia="Times New Roman" w:hAnsi="Times New Roman" w:cs="Times New Roman"/>
          <w:color w:val="000000"/>
          <w:sz w:val="24"/>
          <w:szCs w:val="24"/>
        </w:rPr>
        <w:t xml:space="preserve"> individuals</w:t>
      </w:r>
      <w:del w:id="344" w:author="Автор" w:date="2026-05-07T13:24:00Z">
        <w:r>
          <w:rPr>
            <w:rFonts w:ascii="Times New Roman" w:eastAsia="Times New Roman" w:hAnsi="Times New Roman" w:cs="Times New Roman"/>
            <w:color w:val="000000"/>
            <w:sz w:val="24"/>
            <w:szCs w:val="24"/>
          </w:rPr>
          <w:delText xml:space="preserve"> and</w:delText>
        </w:r>
        <m:oMath>
          <m:r>
            <w:rPr>
              <w:rFonts w:ascii="Cambria Math" w:eastAsia="Cambria Math" w:hAnsi="Cambria Math" w:cs="Cambria Math"/>
              <w:color w:val="000000"/>
              <w:sz w:val="24"/>
              <w:szCs w:val="24"/>
            </w:rPr>
            <m:t xml:space="preserve"> </m:t>
          </m:r>
        </m:oMath>
      </w:del>
      <w:ins w:id="345" w:author="Автор" w:date="2026-05-07T13:24:00Z">
        <w:r w:rsidR="00601DA2" w:rsidRPr="004A20DB">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 xml:space="preserve"> </w:t>
        </w:r>
        <w:r w:rsidR="00192CCC" w:rsidRPr="004A20DB">
          <w:rPr>
            <w:rFonts w:ascii="Times New Roman" w:eastAsia="Times New Roman" w:hAnsi="Times New Roman" w:cs="Times New Roman"/>
            <w:color w:val="000000"/>
            <w:sz w:val="24"/>
            <w:szCs w:val="24"/>
          </w:rPr>
          <w:t>genome length</w:t>
        </w:r>
      </w:ins>
      <w:r w:rsidRPr="004A20DB">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 xml:space="preserve">L=40 </m:t>
        </m:r>
      </m:oMath>
      <w:r w:rsidRPr="004A20DB">
        <w:rPr>
          <w:rFonts w:ascii="Times New Roman" w:eastAsia="Times New Roman" w:hAnsi="Times New Roman" w:cs="Times New Roman"/>
          <w:color w:val="000000"/>
          <w:sz w:val="24"/>
          <w:szCs w:val="24"/>
        </w:rPr>
        <w:t>sites</w:t>
      </w:r>
      <w:del w:id="346" w:author="Автор" w:date="2026-05-07T13:24:00Z">
        <w:r>
          <w:rPr>
            <w:rFonts w:ascii="Times New Roman" w:eastAsia="Times New Roman" w:hAnsi="Times New Roman" w:cs="Times New Roman"/>
            <w:color w:val="000000"/>
            <w:sz w:val="24"/>
            <w:szCs w:val="24"/>
          </w:rPr>
          <w:delText>.</w:delText>
        </w:r>
      </w:del>
      <w:ins w:id="347" w:author="Автор" w:date="2026-05-07T13:24:00Z">
        <w:r w:rsidR="00A22C54" w:rsidRPr="004A20DB">
          <w:rPr>
            <w:rFonts w:ascii="Times New Roman" w:eastAsia="Times New Roman" w:hAnsi="Times New Roman" w:cs="Times New Roman"/>
            <w:color w:val="000000"/>
            <w:sz w:val="24"/>
            <w:szCs w:val="24"/>
          </w:rPr>
          <w:t xml:space="preserve">, </w:t>
        </w:r>
        <w:r w:rsidR="00D84A23" w:rsidRPr="004A20DB">
          <w:rPr>
            <w:rFonts w:ascii="Times New Roman" w:eastAsia="Times New Roman" w:hAnsi="Times New Roman" w:cs="Times New Roman"/>
            <w:color w:val="000000"/>
            <w:sz w:val="24"/>
            <w:szCs w:val="24"/>
          </w:rPr>
          <w:t xml:space="preserve">and </w:t>
        </w:r>
        <w:r w:rsidR="00A22C54" w:rsidRPr="004A20DB">
          <w:rPr>
            <w:rFonts w:ascii="Times New Roman" w:eastAsia="Times New Roman" w:hAnsi="Times New Roman" w:cs="Times New Roman"/>
            <w:color w:val="000000"/>
            <w:sz w:val="24"/>
            <w:szCs w:val="24"/>
          </w:rPr>
          <w:t xml:space="preserve">epistatic network </w:t>
        </w:r>
        <w:r w:rsidR="00601DA2" w:rsidRPr="004A20DB">
          <w:rPr>
            <w:rFonts w:ascii="Times New Roman" w:eastAsia="Times New Roman" w:hAnsi="Times New Roman" w:cs="Times New Roman"/>
            <w:color w:val="000000"/>
            <w:sz w:val="24"/>
            <w:szCs w:val="24"/>
          </w:rPr>
          <w:t>is</w:t>
        </w:r>
        <w:r w:rsidR="00A22C54" w:rsidRPr="004A20DB">
          <w:rPr>
            <w:rFonts w:ascii="Times New Roman" w:eastAsia="Times New Roman" w:hAnsi="Times New Roman" w:cs="Times New Roman"/>
            <w:color w:val="000000"/>
            <w:sz w:val="24"/>
            <w:szCs w:val="24"/>
          </w:rPr>
          <w:t xml:space="preserve"> double arches</w:t>
        </w:r>
        <w:r w:rsidRPr="004A20DB">
          <w:rPr>
            <w:rFonts w:ascii="Times New Roman" w:eastAsia="Times New Roman" w:hAnsi="Times New Roman" w:cs="Times New Roman"/>
            <w:color w:val="000000"/>
            <w:sz w:val="24"/>
            <w:szCs w:val="24"/>
          </w:rPr>
          <w:t xml:space="preserve"> </w:t>
        </w:r>
      </w:ins>
    </w:p>
    <w:p w14:paraId="64D22695" w14:textId="39EEA308" w:rsidR="00060404" w:rsidRPr="004A20DB" w:rsidRDefault="00060404" w:rsidP="00060404">
      <w:pPr>
        <w:pBdr>
          <w:top w:val="nil"/>
          <w:left w:val="nil"/>
          <w:bottom w:val="nil"/>
          <w:right w:val="nil"/>
          <w:between w:val="nil"/>
        </w:pBdr>
        <w:spacing w:after="0" w:line="360" w:lineRule="auto"/>
        <w:jc w:val="both"/>
        <w:rPr>
          <w:ins w:id="348" w:author="Автор" w:date="2026-05-07T13:24:00Z"/>
          <w:rFonts w:ascii="Times New Roman" w:eastAsia="Times New Roman" w:hAnsi="Times New Roman" w:cs="Times New Roman"/>
          <w:color w:val="000000"/>
          <w:sz w:val="24"/>
          <w:szCs w:val="24"/>
        </w:rPr>
      </w:pPr>
      <w:ins w:id="349" w:author="Автор" w:date="2026-05-07T13:24:00Z">
        <w:r w:rsidRPr="004A20DB">
          <w:rPr>
            <w:rFonts w:ascii="Times New Roman" w:eastAsia="Times New Roman" w:hAnsi="Times New Roman" w:cs="Times New Roman"/>
            <w:color w:val="000000"/>
            <w:sz w:val="24"/>
            <w:szCs w:val="24"/>
          </w:rPr>
          <w:tab/>
          <w:t>In our simulation example in Figs. 2</w:t>
        </w:r>
        <w:r w:rsidR="00D84A23" w:rsidRPr="004A20DB">
          <w:rPr>
            <w:rFonts w:ascii="Times New Roman" w:eastAsia="Times New Roman" w:hAnsi="Times New Roman" w:cs="Times New Roman"/>
            <w:color w:val="000000"/>
            <w:sz w:val="24"/>
            <w:szCs w:val="24"/>
          </w:rPr>
          <w:t xml:space="preserve"> to </w:t>
        </w:r>
        <w:r w:rsidRPr="004A20DB">
          <w:rPr>
            <w:rFonts w:ascii="Times New Roman" w:eastAsia="Times New Roman" w:hAnsi="Times New Roman" w:cs="Times New Roman"/>
            <w:color w:val="000000"/>
            <w:sz w:val="24"/>
            <w:szCs w:val="24"/>
          </w:rPr>
          <w:t xml:space="preserve">4, we consider a haploid population with the initial frequency of deleterious alleles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=0,</m:t>
          </m:r>
        </m:oMath>
        <w:r w:rsidRPr="004A20DB">
          <w:rPr>
            <w:rFonts w:ascii="Times New Roman" w:eastAsia="Times New Roman" w:hAnsi="Times New Roman" w:cs="Times New Roman"/>
            <w:color w:val="000000"/>
            <w:sz w:val="24"/>
            <w:szCs w:val="24"/>
          </w:rPr>
          <w:t xml:space="preserve"> mutation rate per genome </w:t>
        </w:r>
        <m:oMath>
          <m:r>
            <w:rPr>
              <w:rFonts w:ascii="Cambria Math" w:eastAsia="Cambria Math" w:hAnsi="Cambria Math" w:cs="Cambria Math"/>
              <w:color w:val="000000"/>
              <w:sz w:val="24"/>
              <w:szCs w:val="24"/>
            </w:rPr>
            <m:t xml:space="preserve">μL=0.1, </m:t>
          </m:r>
        </m:oMath>
        <w:r w:rsidRPr="004A20DB">
          <w:rPr>
            <w:rFonts w:ascii="Times New Roman" w:eastAsia="Times New Roman" w:hAnsi="Times New Roman" w:cs="Times New Roman"/>
            <w:color w:val="000000"/>
            <w:sz w:val="24"/>
            <w:szCs w:val="24"/>
          </w:rPr>
          <w:t>selection coefficient</w:t>
        </w:r>
        <w:r w:rsidR="00171A57" w:rsidRPr="004A20DB">
          <w:rPr>
            <w:rFonts w:ascii="Times New Roman" w:eastAsia="Times New Roman" w:hAnsi="Times New Roman" w:cs="Times New Roman"/>
            <w:color w:val="000000"/>
            <w:sz w:val="24"/>
            <w:szCs w:val="24"/>
          </w:rPr>
          <w:t>s with a fixed absolute value</w:t>
        </w:r>
        <m:oMath>
          <m:r>
            <w:rPr>
              <w:rFonts w:ascii="Cambria Math" w:eastAsia="Times New Roman" w:hAnsi="Cambria Math" w:cs="Times New Roman"/>
              <w:color w:val="000000"/>
              <w:sz w:val="24"/>
              <w:szCs w:val="24"/>
            </w:rPr>
            <m:t xml:space="preserve">  </m:t>
          </m:r>
          <m:r>
            <w:rPr>
              <w:rFonts w:ascii="Cambria Math" w:eastAsia="Cambria Math" w:hAnsi="Cambria Math" w:cs="Cambria Math"/>
              <w:color w:val="000000"/>
              <w:sz w:val="24"/>
              <w:szCs w:val="24"/>
            </w:rPr>
            <m:t xml:space="preserve"> </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color w:val="000000"/>
              <w:sz w:val="24"/>
              <w:szCs w:val="24"/>
            </w:rPr>
            <m:t>≡s =0.1,</m:t>
          </m:r>
        </m:oMath>
        <w:r w:rsidRPr="004A20DB">
          <w:rPr>
            <w:rFonts w:ascii="Times New Roman" w:eastAsia="Times New Roman" w:hAnsi="Times New Roman" w:cs="Times New Roman"/>
            <w:color w:val="000000"/>
            <w:sz w:val="24"/>
            <w:szCs w:val="24"/>
          </w:rPr>
          <w:t xml:space="preserve"> </w:t>
        </w:r>
        <w:r w:rsidR="00171A57" w:rsidRPr="004A20DB">
          <w:rPr>
            <w:rFonts w:ascii="Times New Roman" w:eastAsia="Times New Roman" w:hAnsi="Times New Roman" w:cs="Times New Roman"/>
            <w:color w:val="000000"/>
            <w:sz w:val="24"/>
            <w:szCs w:val="24"/>
          </w:rPr>
          <w:t xml:space="preserve">where </w:t>
        </w:r>
        <w:r w:rsidRPr="004A20DB">
          <w:rPr>
            <w:rFonts w:ascii="Times New Roman" w:eastAsia="Times New Roman" w:hAnsi="Times New Roman" w:cs="Times New Roman"/>
            <w:color w:val="000000"/>
            <w:sz w:val="24"/>
            <w:szCs w:val="24"/>
          </w:rPr>
          <w:t>10%</w:t>
        </w:r>
        <w:r w:rsidR="00A22C54" w:rsidRPr="004A20DB">
          <w:rPr>
            <w:rFonts w:ascii="Times New Roman" w:eastAsia="Times New Roman" w:hAnsi="Times New Roman" w:cs="Times New Roman"/>
            <w:color w:val="000000"/>
            <w:sz w:val="24"/>
            <w:szCs w:val="24"/>
          </w:rPr>
          <w:t xml:space="preserve"> of </w:t>
        </w:r>
        <w:r w:rsidR="0021614C" w:rsidRPr="004A20DB">
          <w:rPr>
            <w:rFonts w:ascii="Times New Roman" w:eastAsia="Times New Roman" w:hAnsi="Times New Roman" w:cs="Times New Roman"/>
            <w:color w:val="000000"/>
            <w:sz w:val="24"/>
            <w:szCs w:val="24"/>
          </w:rPr>
          <w:t>potential mutations</w:t>
        </w:r>
        <w:r w:rsidR="00A22C54" w:rsidRPr="004A20DB">
          <w:rPr>
            <w:rFonts w:ascii="Times New Roman" w:eastAsia="Times New Roman" w:hAnsi="Times New Roman" w:cs="Times New Roman"/>
            <w:color w:val="000000"/>
            <w:sz w:val="24"/>
            <w:szCs w:val="24"/>
          </w:rPr>
          <w:t xml:space="preserve"> are advantageous</w:t>
        </w:r>
        <w:r w:rsidR="00171A57" w:rsidRPr="004A20DB">
          <w:rPr>
            <w:rFonts w:ascii="Times New Roman" w:eastAsia="Times New Roman" w:hAnsi="Times New Roman" w:cs="Times New Roman"/>
            <w:color w:val="000000"/>
            <w:sz w:val="24"/>
            <w:szCs w:val="24"/>
          </w:rPr>
          <w:t xml:space="preserve"> and 90%</w:t>
        </w:r>
        <w:r w:rsidR="00A22C54" w:rsidRPr="004A20DB">
          <w:rPr>
            <w:rFonts w:ascii="Times New Roman" w:eastAsia="Times New Roman" w:hAnsi="Times New Roman" w:cs="Times New Roman"/>
            <w:color w:val="000000"/>
            <w:sz w:val="24"/>
            <w:szCs w:val="24"/>
          </w:rPr>
          <w:t xml:space="preserve"> </w:t>
        </w:r>
        <w:r w:rsidR="00171A57" w:rsidRPr="004A20DB">
          <w:rPr>
            <w:rFonts w:ascii="Times New Roman" w:eastAsia="Times New Roman" w:hAnsi="Times New Roman" w:cs="Times New Roman"/>
            <w:color w:val="000000"/>
            <w:sz w:val="24"/>
            <w:szCs w:val="24"/>
          </w:rPr>
          <w:t xml:space="preserve">are </w:t>
        </w:r>
        <w:r w:rsidR="00A22C54" w:rsidRPr="004A20DB">
          <w:rPr>
            <w:rFonts w:ascii="Times New Roman" w:eastAsia="Times New Roman" w:hAnsi="Times New Roman" w:cs="Times New Roman"/>
            <w:color w:val="000000"/>
            <w:sz w:val="24"/>
            <w:szCs w:val="24"/>
          </w:rPr>
          <w:t>deleterious</w:t>
        </w:r>
        <w:r w:rsidRPr="004A20DB">
          <w:rPr>
            <w:rFonts w:ascii="Times New Roman" w:eastAsia="Times New Roman" w:hAnsi="Times New Roman" w:cs="Times New Roman"/>
            <w:color w:val="000000"/>
            <w:sz w:val="24"/>
            <w:szCs w:val="24"/>
          </w:rPr>
          <w:t xml:space="preserve">, population </w:t>
        </w:r>
        <m:oMath>
          <m:r>
            <m:rPr>
              <m:sty m:val="p"/>
            </m:rPr>
            <w:rPr>
              <w:rFonts w:ascii="Cambria Math" w:eastAsia="Times New Roman" w:hAnsi="Cambria Math" w:cs="Times New Roman"/>
              <w:color w:val="000000"/>
              <w:sz w:val="24"/>
              <w:szCs w:val="24"/>
            </w:rPr>
            <m:t>size</m:t>
          </m:r>
          <m:r>
            <w:rPr>
              <w:rFonts w:ascii="Cambria Math" w:eastAsia="Cambria Math" w:hAnsi="Cambria Math" w:cs="Cambria Math"/>
              <w:color w:val="000000"/>
              <w:sz w:val="24"/>
              <w:szCs w:val="24"/>
            </w:rPr>
            <m:t xml:space="preserve"> N=1000</m:t>
          </m:r>
        </m:oMath>
        <w:r w:rsidRPr="004A20DB">
          <w:rPr>
            <w:rFonts w:ascii="Times New Roman" w:eastAsia="Times New Roman" w:hAnsi="Times New Roman" w:cs="Times New Roman"/>
            <w:color w:val="000000"/>
            <w:sz w:val="24"/>
            <w:szCs w:val="24"/>
          </w:rPr>
          <w:t xml:space="preserve"> individuals and genome length </w:t>
        </w:r>
        <m:oMath>
          <m:r>
            <w:rPr>
              <w:rFonts w:ascii="Cambria Math" w:eastAsia="Cambria Math" w:hAnsi="Cambria Math" w:cs="Cambria Math"/>
              <w:color w:val="000000"/>
              <w:sz w:val="24"/>
              <w:szCs w:val="24"/>
            </w:rPr>
            <m:t xml:space="preserve">L=100 </m:t>
          </m:r>
        </m:oMath>
        <w:r w:rsidRPr="004A20DB">
          <w:rPr>
            <w:rFonts w:ascii="Times New Roman" w:eastAsia="Times New Roman" w:hAnsi="Times New Roman" w:cs="Times New Roman"/>
            <w:color w:val="000000"/>
            <w:sz w:val="24"/>
            <w:szCs w:val="24"/>
          </w:rPr>
          <w:t>sites</w:t>
        </w:r>
        <w:r w:rsidR="00A22C54" w:rsidRPr="004A20DB">
          <w:rPr>
            <w:rFonts w:ascii="Times New Roman" w:eastAsia="Times New Roman" w:hAnsi="Times New Roman" w:cs="Times New Roman"/>
            <w:color w:val="000000"/>
            <w:sz w:val="24"/>
            <w:szCs w:val="24"/>
          </w:rPr>
          <w:t>, epistatic network – star with deleterious mutation in the middle and 10 compensatory mutations as rays, degree of compensation gradually increases from 80% to 800%</w:t>
        </w:r>
      </w:ins>
    </w:p>
    <w:p w14:paraId="084FCBBC" w14:textId="599A9EA6" w:rsidR="00060404" w:rsidRPr="004A20DB" w:rsidRDefault="00060404">
      <w:pPr>
        <w:pBdr>
          <w:top w:val="nil"/>
          <w:left w:val="nil"/>
          <w:bottom w:val="nil"/>
          <w:right w:val="nil"/>
          <w:between w:val="nil"/>
        </w:pBdr>
        <w:spacing w:after="0" w:line="360" w:lineRule="auto"/>
        <w:jc w:val="both"/>
        <w:rPr>
          <w:ins w:id="350" w:author="Автор" w:date="2026-05-07T13:24:00Z"/>
          <w:rFonts w:ascii="Times New Roman" w:eastAsia="Times New Roman" w:hAnsi="Times New Roman" w:cs="Times New Roman"/>
          <w:color w:val="000000"/>
          <w:sz w:val="24"/>
          <w:szCs w:val="24"/>
        </w:rPr>
      </w:pPr>
    </w:p>
    <w:p w14:paraId="04847BA3" w14:textId="1156513D" w:rsidR="0087149A" w:rsidRPr="004A20DB" w:rsidRDefault="00192CCC" w:rsidP="00FC4B93">
      <w:pPr>
        <w:pBdr>
          <w:top w:val="nil"/>
          <w:left w:val="nil"/>
          <w:bottom w:val="nil"/>
          <w:right w:val="nil"/>
          <w:between w:val="nil"/>
        </w:pBdr>
        <w:spacing w:after="0" w:line="360" w:lineRule="auto"/>
        <w:ind w:firstLine="720"/>
        <w:jc w:val="both"/>
        <w:rPr>
          <w:rPrChange w:id="351" w:author="Автор" w:date="2026-05-07T13:24:00Z">
            <w:rPr>
              <w:rFonts w:ascii="Times New Roman" w:hAnsi="Times New Roman"/>
              <w:b/>
            </w:rPr>
          </w:rPrChange>
        </w:rPr>
        <w:pPrChange w:id="352" w:author="Автор" w:date="2026-05-07T13:24:00Z">
          <w:pPr>
            <w:pBdr>
              <w:top w:val="nil"/>
              <w:left w:val="nil"/>
              <w:bottom w:val="nil"/>
              <w:right w:val="nil"/>
              <w:between w:val="nil"/>
            </w:pBdr>
            <w:spacing w:after="0" w:line="360" w:lineRule="auto"/>
            <w:jc w:val="both"/>
          </w:pPr>
        </w:pPrChange>
      </w:pPr>
      <w:ins w:id="353" w:author="Автор" w:date="2026-05-07T13:24:00Z">
        <w:r w:rsidRPr="004A20DB">
          <w:rPr>
            <w:rFonts w:ascii="Times New Roman" w:eastAsia="Times New Roman" w:hAnsi="Times New Roman" w:cs="Times New Roman"/>
            <w:color w:val="000000"/>
            <w:sz w:val="24"/>
            <w:szCs w:val="24"/>
          </w:rPr>
          <w:t>The</w:t>
        </w:r>
      </w:ins>
      <w:r w:rsidRPr="004A20DB">
        <w:rPr>
          <w:rFonts w:ascii="Times New Roman" w:eastAsia="Times New Roman" w:hAnsi="Times New Roman" w:cs="Times New Roman"/>
          <w:color w:val="000000"/>
          <w:sz w:val="24"/>
          <w:szCs w:val="24"/>
        </w:rPr>
        <w:t xml:space="preserve"> </w:t>
      </w:r>
      <w:r w:rsidR="0076272C" w:rsidRPr="004A20DB">
        <w:rPr>
          <w:rFonts w:ascii="Times New Roman" w:eastAsia="Times New Roman" w:hAnsi="Times New Roman" w:cs="Times New Roman"/>
          <w:color w:val="000000"/>
          <w:sz w:val="24"/>
          <w:szCs w:val="24"/>
        </w:rPr>
        <w:t>Monte-Carlo simulation code is written in MATLAB</w:t>
      </w:r>
      <w:r w:rsidR="0076272C" w:rsidRPr="004A20DB">
        <w:rPr>
          <w:rFonts w:ascii="Times New Roman" w:eastAsia="Times New Roman" w:hAnsi="Times New Roman" w:cs="Times New Roman"/>
          <w:color w:val="000000"/>
          <w:sz w:val="24"/>
          <w:szCs w:val="24"/>
          <w:vertAlign w:val="superscript"/>
        </w:rPr>
        <w:t xml:space="preserve">TM </w:t>
      </w:r>
      <w:r w:rsidR="0076272C" w:rsidRPr="004A20DB">
        <w:rPr>
          <w:rFonts w:ascii="Times New Roman" w:eastAsia="Times New Roman" w:hAnsi="Times New Roman" w:cs="Times New Roman"/>
          <w:color w:val="000000"/>
          <w:sz w:val="24"/>
          <w:szCs w:val="24"/>
        </w:rPr>
        <w:t xml:space="preserve">and deposited at </w:t>
      </w:r>
      <w:r w:rsidR="00FF4608">
        <w:rPr>
          <w:rStyle w:val="a4"/>
          <w:rFonts w:ascii="Times New Roman" w:eastAsia="Times New Roman" w:hAnsi="Times New Roman" w:cs="Times New Roman"/>
          <w:sz w:val="24"/>
          <w:szCs w:val="24"/>
        </w:rPr>
        <w:fldChar w:fldCharType="begin"/>
      </w:r>
      <w:r w:rsidR="00FF4608">
        <w:rPr>
          <w:rStyle w:val="a4"/>
          <w:rFonts w:ascii="Times New Roman" w:eastAsia="Times New Roman" w:hAnsi="Times New Roman" w:cs="Times New Roman"/>
          <w:sz w:val="24"/>
          <w:szCs w:val="24"/>
        </w:rPr>
        <w:instrText xml:space="preserve"> HYPERLINK "https://github.com/FireFrog17/Fundamental-restriction-on-epistasis-detection-and-fitness-valleys-in-virus-evolution-Data" </w:instrText>
      </w:r>
      <w:r w:rsidR="00FF4608">
        <w:rPr>
          <w:rStyle w:val="a4"/>
          <w:rFonts w:ascii="Times New Roman" w:eastAsia="Times New Roman" w:hAnsi="Times New Roman" w:cs="Times New Roman"/>
          <w:sz w:val="24"/>
          <w:szCs w:val="24"/>
        </w:rPr>
        <w:fldChar w:fldCharType="separate"/>
      </w:r>
      <w:r w:rsidR="00626F04" w:rsidRPr="004A20DB">
        <w:rPr>
          <w:rStyle w:val="a4"/>
          <w:rFonts w:ascii="Times New Roman" w:eastAsia="Times New Roman" w:hAnsi="Times New Roman" w:cs="Times New Roman"/>
          <w:sz w:val="24"/>
          <w:szCs w:val="24"/>
        </w:rPr>
        <w:t>https://github.com/FireFrog17/Fundamental-restriction-on-epistasis-detection-and-fitness-valleys-in-virus-evolution-Data</w:t>
      </w:r>
      <w:r w:rsidR="00FF4608">
        <w:rPr>
          <w:rStyle w:val="a4"/>
          <w:rFonts w:ascii="Times New Roman" w:eastAsia="Times New Roman" w:hAnsi="Times New Roman" w:cs="Times New Roman"/>
          <w:sz w:val="24"/>
          <w:szCs w:val="24"/>
        </w:rPr>
        <w:fldChar w:fldCharType="end"/>
      </w:r>
    </w:p>
    <w:p w14:paraId="412BADD4" w14:textId="77777777" w:rsidR="0071539E" w:rsidRPr="004A20DB" w:rsidRDefault="0071539E">
      <w:pPr>
        <w:pBdr>
          <w:top w:val="nil"/>
          <w:left w:val="nil"/>
          <w:bottom w:val="nil"/>
          <w:right w:val="nil"/>
          <w:between w:val="nil"/>
        </w:pBdr>
        <w:spacing w:after="0" w:line="360" w:lineRule="auto"/>
        <w:jc w:val="both"/>
        <w:rPr>
          <w:ins w:id="354" w:author="Автор" w:date="2026-05-07T13:24:00Z"/>
          <w:rFonts w:ascii="Times New Roman" w:eastAsia="Times New Roman" w:hAnsi="Times New Roman" w:cs="Times New Roman"/>
          <w:b/>
        </w:rPr>
      </w:pPr>
    </w:p>
    <w:p w14:paraId="6987C5DF" w14:textId="77777777" w:rsidR="0087149A" w:rsidRPr="004A20DB" w:rsidRDefault="0076272C">
      <w:pPr>
        <w:spacing w:line="360" w:lineRule="auto"/>
        <w:rPr>
          <w:rFonts w:ascii="Times New Roman" w:eastAsia="Times New Roman" w:hAnsi="Times New Roman" w:cs="Times New Roman"/>
          <w:b/>
          <w:sz w:val="20"/>
          <w:szCs w:val="20"/>
        </w:rPr>
      </w:pPr>
      <w:r w:rsidRPr="004A20DB">
        <w:rPr>
          <w:rFonts w:ascii="Times New Roman" w:eastAsia="Times New Roman" w:hAnsi="Times New Roman" w:cs="Times New Roman"/>
          <w:b/>
          <w:sz w:val="20"/>
          <w:szCs w:val="20"/>
        </w:rPr>
        <w:t xml:space="preserve">Table 1. </w:t>
      </w:r>
      <w:r w:rsidRPr="004A20DB">
        <w:rPr>
          <w:rFonts w:ascii="Times New Roman" w:eastAsia="Times New Roman" w:hAnsi="Times New Roman" w:cs="Times New Roman"/>
          <w:sz w:val="20"/>
          <w:szCs w:val="20"/>
        </w:rPr>
        <w:t>Parameters of the model and data processing.</w:t>
      </w:r>
    </w:p>
    <w:tbl>
      <w:tblPr>
        <w:tblStyle w:val="a3"/>
        <w:tblW w:w="9513" w:type="dxa"/>
        <w:tblInd w:w="0" w:type="dxa"/>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Layout w:type="fixed"/>
        <w:tblLook w:val="04A0" w:firstRow="1" w:lastRow="0" w:firstColumn="1" w:lastColumn="0" w:noHBand="0" w:noVBand="1"/>
        <w:tblPrChange w:id="355" w:author="Автор" w:date="2026-05-07T13:24:00Z">
          <w:tblPr>
            <w:tblW w:w="9513" w:type="dxa"/>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Layout w:type="fixed"/>
            <w:tblLook w:val="04A0" w:firstRow="1" w:lastRow="0" w:firstColumn="1" w:lastColumn="0" w:noHBand="0" w:noVBand="1"/>
          </w:tblPr>
        </w:tblPrChange>
      </w:tblPr>
      <w:tblGrid>
        <w:gridCol w:w="2263"/>
        <w:gridCol w:w="1985"/>
        <w:gridCol w:w="5265"/>
        <w:tblGridChange w:id="356">
          <w:tblGrid>
            <w:gridCol w:w="2263"/>
            <w:gridCol w:w="1985"/>
            <w:gridCol w:w="5265"/>
          </w:tblGrid>
        </w:tblGridChange>
      </w:tblGrid>
      <w:tr w:rsidR="0087149A" w:rsidRPr="004A20DB" w14:paraId="6F16DFF0" w14:textId="77777777" w:rsidTr="008714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Change w:id="357" w:author="Автор" w:date="2026-05-07T13:24:00Z">
              <w:tcPr>
                <w:tcW w:w="2263" w:type="dxa"/>
              </w:tcPr>
            </w:tcPrChange>
          </w:tcPr>
          <w:p w14:paraId="18BEFBEB" w14:textId="77777777" w:rsidR="0087149A" w:rsidRPr="004A20DB" w:rsidRDefault="0076272C">
            <w:pPr>
              <w:pBdr>
                <w:top w:val="nil"/>
                <w:left w:val="nil"/>
                <w:bottom w:val="nil"/>
                <w:right w:val="nil"/>
                <w:between w:val="nil"/>
              </w:pBdr>
              <w:spacing w:after="160"/>
              <w:jc w:val="center"/>
              <w:cnfStyle w:val="101000000000" w:firstRow="1" w:lastRow="0" w:firstColumn="1"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Notation</w:t>
            </w:r>
          </w:p>
        </w:tc>
        <w:tc>
          <w:tcPr>
            <w:tcW w:w="1985" w:type="dxa"/>
            <w:tcPrChange w:id="358" w:author="Автор" w:date="2026-05-07T13:24:00Z">
              <w:tcPr>
                <w:tcW w:w="1985" w:type="dxa"/>
              </w:tcPr>
            </w:tcPrChange>
          </w:tcPr>
          <w:p w14:paraId="71D31C2B" w14:textId="77777777" w:rsidR="0087149A" w:rsidRPr="004A20DB" w:rsidRDefault="0076272C">
            <w:pPr>
              <w:pBdr>
                <w:top w:val="nil"/>
                <w:left w:val="nil"/>
                <w:bottom w:val="nil"/>
                <w:right w:val="nil"/>
                <w:between w:val="nil"/>
              </w:pBd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Value</w:t>
            </w:r>
          </w:p>
        </w:tc>
        <w:tc>
          <w:tcPr>
            <w:tcW w:w="5265" w:type="dxa"/>
            <w:tcPrChange w:id="359" w:author="Автор" w:date="2026-05-07T13:24:00Z">
              <w:tcPr>
                <w:tcW w:w="5265" w:type="dxa"/>
              </w:tcPr>
            </w:tcPrChange>
          </w:tcPr>
          <w:p w14:paraId="4AEC877F" w14:textId="77777777" w:rsidR="0087149A" w:rsidRPr="004A20DB" w:rsidRDefault="0076272C">
            <w:pPr>
              <w:pBdr>
                <w:top w:val="nil"/>
                <w:left w:val="nil"/>
                <w:bottom w:val="nil"/>
                <w:right w:val="nil"/>
                <w:between w:val="nil"/>
              </w:pBd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Description</w:t>
            </w:r>
          </w:p>
        </w:tc>
      </w:tr>
      <w:tr w:rsidR="0087149A" w:rsidRPr="004A20DB" w14:paraId="1651FA99" w14:textId="77777777" w:rsidTr="0087149A">
        <w:tc>
          <w:tcPr>
            <w:cnfStyle w:val="001000000000" w:firstRow="0" w:lastRow="0" w:firstColumn="1" w:lastColumn="0" w:oddVBand="0" w:evenVBand="0" w:oddHBand="0" w:evenHBand="0" w:firstRowFirstColumn="0" w:firstRowLastColumn="0" w:lastRowFirstColumn="0" w:lastRowLastColumn="0"/>
            <w:tcW w:w="2263" w:type="dxa"/>
            <w:tcPrChange w:id="360" w:author="Автор" w:date="2026-05-07T13:24:00Z">
              <w:tcPr>
                <w:tcW w:w="2263" w:type="dxa"/>
              </w:tcPr>
            </w:tcPrChange>
          </w:tcPr>
          <w:p w14:paraId="5B99DAFE" w14:textId="77777777" w:rsidR="0087149A" w:rsidRPr="004A20DB" w:rsidRDefault="00FF4608">
            <w:pPr>
              <w:jc w:val="center"/>
              <w:rPr>
                <w:rFonts w:ascii="Cambria Math" w:eastAsia="Cambria Math" w:hAnsi="Cambria Math" w:cs="Cambria Math"/>
                <w:sz w:val="20"/>
                <w:szCs w:val="20"/>
                <w:vertAlign w:val="subscript"/>
              </w:rPr>
            </w:pPr>
            <m:oMathPara>
              <m:oMathParaPr>
                <m:jc m:val="center"/>
              </m:oMathParaPr>
              <m:oMath>
                <m:sSub>
                  <m:sSubPr>
                    <m:ctrlPr>
                      <w:rPr>
                        <w:rFonts w:ascii="Cambria Math" w:eastAsia="Cambria Math" w:hAnsi="Cambria Math" w:cs="Cambria Math"/>
                        <w:sz w:val="20"/>
                        <w:szCs w:val="20"/>
                        <w:vertAlign w:val="subscript"/>
                      </w:rPr>
                    </m:ctrlPr>
                  </m:sSubPr>
                  <m:e>
                    <m:r>
                      <m:rPr>
                        <m:sty m:val="bi"/>
                      </m:rPr>
                      <w:rPr>
                        <w:rFonts w:ascii="Cambria Math" w:eastAsia="Cambria Math" w:hAnsi="Cambria Math" w:cs="Cambria Math"/>
                        <w:sz w:val="20"/>
                        <w:szCs w:val="20"/>
                      </w:rPr>
                      <m:t>f</m:t>
                    </m:r>
                  </m:e>
                  <m:sub>
                    <m:r>
                      <m:rPr>
                        <m:sty m:val="bi"/>
                      </m:rPr>
                      <w:rPr>
                        <w:rFonts w:ascii="Cambria Math" w:eastAsia="Cambria Math" w:hAnsi="Cambria Math" w:cs="Cambria Math"/>
                        <w:sz w:val="20"/>
                        <w:szCs w:val="20"/>
                        <w:vertAlign w:val="subscript"/>
                      </w:rPr>
                      <m:t>0</m:t>
                    </m:r>
                  </m:sub>
                </m:sSub>
              </m:oMath>
            </m:oMathPara>
          </w:p>
        </w:tc>
        <w:tc>
          <w:tcPr>
            <w:tcW w:w="1985" w:type="dxa"/>
            <w:tcPrChange w:id="361" w:author="Автор" w:date="2026-05-07T13:24:00Z">
              <w:tcPr>
                <w:tcW w:w="1985" w:type="dxa"/>
              </w:tcPr>
            </w:tcPrChange>
          </w:tcPr>
          <w:p w14:paraId="70A372DF" w14:textId="7DA0413B" w:rsidR="0087149A" w:rsidRPr="004A20DB" w:rsidRDefault="00A22C54">
            <w:pPr>
              <w:cnfStyle w:val="000000000000" w:firstRow="0" w:lastRow="0" w:firstColumn="0" w:lastColumn="0" w:oddVBand="0" w:evenVBand="0" w:oddHBand="0" w:evenHBand="0" w:firstRowFirstColumn="0" w:firstRowLastColumn="0" w:lastRowFirstColumn="0" w:lastRowLastColumn="0"/>
              <w:rPr>
                <w:ins w:id="362" w:author="Автор" w:date="2026-05-07T13:24:00Z"/>
                <w:rFonts w:ascii="Times New Roman" w:eastAsia="Times New Roman" w:hAnsi="Times New Roman" w:cs="Times New Roman"/>
                <w:sz w:val="20"/>
                <w:szCs w:val="20"/>
              </w:rPr>
            </w:pPr>
            <w:proofErr w:type="gramStart"/>
            <w:ins w:id="363" w:author="Автор" w:date="2026-05-07T13:24:00Z">
              <w:r w:rsidRPr="004A20DB">
                <w:rPr>
                  <w:rFonts w:ascii="Times New Roman" w:eastAsia="Times New Roman" w:hAnsi="Times New Roman" w:cs="Times New Roman"/>
                  <w:sz w:val="20"/>
                  <w:szCs w:val="20"/>
                </w:rPr>
                <w:t>0</w:t>
              </w:r>
              <w:r w:rsidR="00AA56DC" w:rsidRPr="004A20DB">
                <w:rPr>
                  <w:rFonts w:ascii="Times New Roman" w:eastAsia="Times New Roman" w:hAnsi="Times New Roman" w:cs="Times New Roman"/>
                  <w:sz w:val="20"/>
                  <w:szCs w:val="20"/>
                </w:rPr>
                <w:t xml:space="preserve">  Fig</w:t>
              </w:r>
              <w:r w:rsidR="007A1DA2" w:rsidRPr="004A20DB">
                <w:rPr>
                  <w:rFonts w:ascii="Times New Roman" w:eastAsia="Times New Roman" w:hAnsi="Times New Roman" w:cs="Times New Roman"/>
                  <w:sz w:val="20"/>
                  <w:szCs w:val="20"/>
                </w:rPr>
                <w:t>s</w:t>
              </w:r>
              <w:r w:rsidR="00AA56DC" w:rsidRPr="004A20DB">
                <w:rPr>
                  <w:rFonts w:ascii="Times New Roman" w:eastAsia="Times New Roman" w:hAnsi="Times New Roman" w:cs="Times New Roman"/>
                  <w:sz w:val="20"/>
                  <w:szCs w:val="20"/>
                </w:rPr>
                <w:t>.</w:t>
              </w:r>
              <w:proofErr w:type="gramEnd"/>
              <w:r w:rsidR="00AA56DC" w:rsidRPr="004A20DB">
                <w:rPr>
                  <w:rFonts w:ascii="Times New Roman" w:eastAsia="Times New Roman" w:hAnsi="Times New Roman" w:cs="Times New Roman"/>
                  <w:sz w:val="20"/>
                  <w:szCs w:val="20"/>
                </w:rPr>
                <w:t xml:space="preserve"> </w:t>
              </w:r>
              <w:r w:rsidR="007A1DA2" w:rsidRPr="004A20DB">
                <w:rPr>
                  <w:rFonts w:ascii="Times New Roman" w:eastAsia="Times New Roman" w:hAnsi="Times New Roman" w:cs="Times New Roman"/>
                  <w:sz w:val="20"/>
                  <w:szCs w:val="20"/>
                </w:rPr>
                <w:t>2 to 4</w:t>
              </w:r>
            </w:ins>
          </w:p>
          <w:p w14:paraId="38733630" w14:textId="0FA89DFA" w:rsidR="00AA56DC" w:rsidRPr="004A20DB" w:rsidRDefault="00AA56D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gramStart"/>
            <w:r w:rsidRPr="004A20DB">
              <w:rPr>
                <w:rFonts w:ascii="Times New Roman" w:eastAsia="Times New Roman" w:hAnsi="Times New Roman" w:cs="Times New Roman"/>
                <w:sz w:val="20"/>
                <w:szCs w:val="20"/>
              </w:rPr>
              <w:t>0.45</w:t>
            </w:r>
            <w:ins w:id="364" w:author="Автор" w:date="2026-05-07T13:24:00Z">
              <w:r w:rsidRPr="004A20DB">
                <w:rPr>
                  <w:rFonts w:ascii="Times New Roman" w:eastAsia="Times New Roman" w:hAnsi="Times New Roman" w:cs="Times New Roman"/>
                  <w:sz w:val="20"/>
                  <w:szCs w:val="20"/>
                </w:rPr>
                <w:t xml:space="preserve">  Fig.</w:t>
              </w:r>
              <w:proofErr w:type="gramEnd"/>
              <w:r w:rsidRPr="004A20DB">
                <w:rPr>
                  <w:rFonts w:ascii="Times New Roman" w:eastAsia="Times New Roman" w:hAnsi="Times New Roman" w:cs="Times New Roman"/>
                  <w:sz w:val="20"/>
                  <w:szCs w:val="20"/>
                </w:rPr>
                <w:t xml:space="preserve"> </w:t>
              </w:r>
              <w:r w:rsidR="007A1DA2" w:rsidRPr="004A20DB">
                <w:rPr>
                  <w:rFonts w:ascii="Times New Roman" w:eastAsia="Times New Roman" w:hAnsi="Times New Roman" w:cs="Times New Roman"/>
                  <w:sz w:val="20"/>
                  <w:szCs w:val="20"/>
                </w:rPr>
                <w:t>1</w:t>
              </w:r>
            </w:ins>
          </w:p>
        </w:tc>
        <w:tc>
          <w:tcPr>
            <w:tcW w:w="5265" w:type="dxa"/>
            <w:tcPrChange w:id="365" w:author="Автор" w:date="2026-05-07T13:24:00Z">
              <w:tcPr>
                <w:tcW w:w="5265" w:type="dxa"/>
              </w:tcPr>
            </w:tcPrChange>
          </w:tcPr>
          <w:p w14:paraId="36F2A934"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Initial proportion of mutant alleles in the population</w:t>
            </w:r>
          </w:p>
        </w:tc>
      </w:tr>
      <w:tr w:rsidR="0087149A" w:rsidRPr="004A20DB" w14:paraId="3D2E8CD4" w14:textId="77777777" w:rsidTr="0087149A">
        <w:tc>
          <w:tcPr>
            <w:cnfStyle w:val="001000000000" w:firstRow="0" w:lastRow="0" w:firstColumn="1" w:lastColumn="0" w:oddVBand="0" w:evenVBand="0" w:oddHBand="0" w:evenHBand="0" w:firstRowFirstColumn="0" w:firstRowLastColumn="0" w:lastRowFirstColumn="0" w:lastRowLastColumn="0"/>
            <w:tcW w:w="2263" w:type="dxa"/>
            <w:tcPrChange w:id="366" w:author="Автор" w:date="2026-05-07T13:24:00Z">
              <w:tcPr>
                <w:tcW w:w="2263" w:type="dxa"/>
              </w:tcPr>
            </w:tcPrChange>
          </w:tcPr>
          <w:p w14:paraId="620776BA"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N</m:t>
                </m:r>
              </m:oMath>
            </m:oMathPara>
          </w:p>
        </w:tc>
        <w:tc>
          <w:tcPr>
            <w:tcW w:w="1985" w:type="dxa"/>
            <w:tcPrChange w:id="367" w:author="Автор" w:date="2026-05-07T13:24:00Z">
              <w:tcPr>
                <w:tcW w:w="1985" w:type="dxa"/>
              </w:tcPr>
            </w:tcPrChange>
          </w:tcPr>
          <w:p w14:paraId="5362B1C9" w14:textId="77777777"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1000</w:t>
            </w:r>
          </w:p>
        </w:tc>
        <w:tc>
          <w:tcPr>
            <w:tcW w:w="5265" w:type="dxa"/>
            <w:tcPrChange w:id="368" w:author="Автор" w:date="2026-05-07T13:24:00Z">
              <w:tcPr>
                <w:tcW w:w="5265" w:type="dxa"/>
              </w:tcPr>
            </w:tcPrChange>
          </w:tcPr>
          <w:p w14:paraId="0C4B3B4C"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Population size</w:t>
            </w:r>
          </w:p>
        </w:tc>
      </w:tr>
      <w:tr w:rsidR="0087149A" w:rsidRPr="004A20DB" w14:paraId="7D8E5804" w14:textId="77777777" w:rsidTr="0087149A">
        <w:tc>
          <w:tcPr>
            <w:cnfStyle w:val="001000000000" w:firstRow="0" w:lastRow="0" w:firstColumn="1" w:lastColumn="0" w:oddVBand="0" w:evenVBand="0" w:oddHBand="0" w:evenHBand="0" w:firstRowFirstColumn="0" w:firstRowLastColumn="0" w:lastRowFirstColumn="0" w:lastRowLastColumn="0"/>
            <w:tcW w:w="2263" w:type="dxa"/>
            <w:tcPrChange w:id="369" w:author="Автор" w:date="2026-05-07T13:24:00Z">
              <w:tcPr>
                <w:tcW w:w="2263" w:type="dxa"/>
              </w:tcPr>
            </w:tcPrChange>
          </w:tcPr>
          <w:p w14:paraId="3DDD8006"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μL</m:t>
                </m:r>
              </m:oMath>
            </m:oMathPara>
          </w:p>
        </w:tc>
        <w:tc>
          <w:tcPr>
            <w:tcW w:w="1985" w:type="dxa"/>
            <w:tcPrChange w:id="370" w:author="Автор" w:date="2026-05-07T13:24:00Z">
              <w:tcPr>
                <w:tcW w:w="1985" w:type="dxa"/>
              </w:tcPr>
            </w:tcPrChange>
          </w:tcPr>
          <w:p w14:paraId="6E579A89" w14:textId="3A4D8DFE" w:rsidR="007A1DA2" w:rsidRPr="004A20DB" w:rsidRDefault="0076272C">
            <w:pPr>
              <w:cnfStyle w:val="000000000000" w:firstRow="0" w:lastRow="0" w:firstColumn="0" w:lastColumn="0" w:oddVBand="0" w:evenVBand="0" w:oddHBand="0" w:evenHBand="0" w:firstRowFirstColumn="0" w:firstRowLastColumn="0" w:lastRowFirstColumn="0" w:lastRowLastColumn="0"/>
              <w:rPr>
                <w:ins w:id="371" w:author="Автор" w:date="2026-05-07T13:24:00Z"/>
                <w:rFonts w:ascii="Times New Roman" w:eastAsia="Times New Roman" w:hAnsi="Times New Roman" w:cs="Times New Roman"/>
                <w:sz w:val="20"/>
                <w:szCs w:val="20"/>
              </w:rPr>
            </w:pPr>
            <w:proofErr w:type="gramStart"/>
            <w:r w:rsidRPr="004A20DB">
              <w:rPr>
                <w:rFonts w:ascii="Times New Roman" w:eastAsia="Times New Roman" w:hAnsi="Times New Roman" w:cs="Times New Roman"/>
                <w:sz w:val="20"/>
                <w:szCs w:val="20"/>
              </w:rPr>
              <w:t>0.07</w:t>
            </w:r>
            <w:ins w:id="372" w:author="Автор" w:date="2026-05-07T13:24:00Z">
              <w:r w:rsidR="007A1DA2" w:rsidRPr="004A20DB">
                <w:rPr>
                  <w:rFonts w:ascii="Times New Roman" w:eastAsia="Times New Roman" w:hAnsi="Times New Roman" w:cs="Times New Roman"/>
                  <w:sz w:val="20"/>
                  <w:szCs w:val="20"/>
                </w:rPr>
                <w:t xml:space="preserve">  Fig.</w:t>
              </w:r>
              <w:proofErr w:type="gramEnd"/>
              <w:r w:rsidR="007A1DA2" w:rsidRPr="004A20DB">
                <w:rPr>
                  <w:rFonts w:ascii="Times New Roman" w:eastAsia="Times New Roman" w:hAnsi="Times New Roman" w:cs="Times New Roman"/>
                  <w:sz w:val="20"/>
                  <w:szCs w:val="20"/>
                </w:rPr>
                <w:t xml:space="preserve"> 1</w:t>
              </w:r>
            </w:ins>
          </w:p>
          <w:p w14:paraId="75854C4E" w14:textId="6CFE9702" w:rsidR="0087149A" w:rsidRPr="004A20DB"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gramStart"/>
            <w:ins w:id="373" w:author="Автор" w:date="2026-05-07T13:24:00Z">
              <w:r w:rsidRPr="004A20DB">
                <w:rPr>
                  <w:rFonts w:ascii="Times New Roman" w:eastAsia="Times New Roman" w:hAnsi="Times New Roman" w:cs="Times New Roman"/>
                  <w:sz w:val="20"/>
                  <w:szCs w:val="20"/>
                </w:rPr>
                <w:t>0</w:t>
              </w:r>
              <w:r w:rsidR="00AA56DC" w:rsidRPr="004A20DB">
                <w:rPr>
                  <w:rFonts w:ascii="Times New Roman" w:eastAsia="Times New Roman" w:hAnsi="Times New Roman" w:cs="Times New Roman"/>
                  <w:sz w:val="20"/>
                  <w:szCs w:val="20"/>
                </w:rPr>
                <w:t>.1</w:t>
              </w:r>
              <w:r w:rsidR="007A1DA2" w:rsidRPr="004A20DB">
                <w:rPr>
                  <w:rFonts w:ascii="Times New Roman" w:eastAsia="Times New Roman" w:hAnsi="Times New Roman" w:cs="Times New Roman"/>
                  <w:sz w:val="20"/>
                  <w:szCs w:val="20"/>
                </w:rPr>
                <w:t xml:space="preserve">  Figs.</w:t>
              </w:r>
              <w:proofErr w:type="gramEnd"/>
              <w:r w:rsidR="007A1DA2" w:rsidRPr="004A20DB">
                <w:rPr>
                  <w:rFonts w:ascii="Times New Roman" w:eastAsia="Times New Roman" w:hAnsi="Times New Roman" w:cs="Times New Roman"/>
                  <w:sz w:val="20"/>
                  <w:szCs w:val="20"/>
                </w:rPr>
                <w:t xml:space="preserve"> 2 to 4</w:t>
              </w:r>
            </w:ins>
          </w:p>
        </w:tc>
        <w:tc>
          <w:tcPr>
            <w:tcW w:w="5265" w:type="dxa"/>
            <w:tcPrChange w:id="374" w:author="Автор" w:date="2026-05-07T13:24:00Z">
              <w:tcPr>
                <w:tcW w:w="5265" w:type="dxa"/>
              </w:tcPr>
            </w:tcPrChange>
          </w:tcPr>
          <w:p w14:paraId="15CD3C48"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 xml:space="preserve">Mutation rate per genome </w:t>
            </w:r>
          </w:p>
        </w:tc>
      </w:tr>
      <w:tr w:rsidR="0087149A" w:rsidRPr="004A20DB" w14:paraId="6B8CF495" w14:textId="77777777" w:rsidTr="0087149A">
        <w:tc>
          <w:tcPr>
            <w:cnfStyle w:val="001000000000" w:firstRow="0" w:lastRow="0" w:firstColumn="1" w:lastColumn="0" w:oddVBand="0" w:evenVBand="0" w:oddHBand="0" w:evenHBand="0" w:firstRowFirstColumn="0" w:firstRowLastColumn="0" w:lastRowFirstColumn="0" w:lastRowLastColumn="0"/>
            <w:tcW w:w="2263" w:type="dxa"/>
            <w:tcPrChange w:id="375" w:author="Автор" w:date="2026-05-07T13:24:00Z">
              <w:tcPr>
                <w:tcW w:w="2263" w:type="dxa"/>
              </w:tcPr>
            </w:tcPrChange>
          </w:tcPr>
          <w:p w14:paraId="58D384B1"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t</m:t>
                </m:r>
              </m:oMath>
            </m:oMathPara>
          </w:p>
        </w:tc>
        <w:tc>
          <w:tcPr>
            <w:tcW w:w="1985" w:type="dxa"/>
            <w:tcPrChange w:id="376" w:author="Автор" w:date="2026-05-07T13:24:00Z">
              <w:tcPr>
                <w:tcW w:w="1985" w:type="dxa"/>
              </w:tcPr>
            </w:tcPrChange>
          </w:tcPr>
          <w:p w14:paraId="1B383AD4" w14:textId="44C1BEF7" w:rsidR="007A1DA2" w:rsidRPr="004A20DB" w:rsidRDefault="0076272C">
            <w:pPr>
              <w:cnfStyle w:val="000000000000" w:firstRow="0" w:lastRow="0" w:firstColumn="0" w:lastColumn="0" w:oddVBand="0" w:evenVBand="0" w:oddHBand="0" w:evenHBand="0" w:firstRowFirstColumn="0" w:firstRowLastColumn="0" w:lastRowFirstColumn="0" w:lastRowLastColumn="0"/>
              <w:rPr>
                <w:ins w:id="377" w:author="Автор" w:date="2026-05-07T13:24:00Z"/>
                <w:rFonts w:ascii="Times New Roman" w:eastAsia="Times New Roman" w:hAnsi="Times New Roman" w:cs="Times New Roman"/>
                <w:sz w:val="20"/>
                <w:szCs w:val="20"/>
              </w:rPr>
            </w:pPr>
            <w:proofErr w:type="gramStart"/>
            <w:r w:rsidRPr="004A20DB">
              <w:rPr>
                <w:rFonts w:ascii="Times New Roman" w:eastAsia="Times New Roman" w:hAnsi="Times New Roman" w:cs="Times New Roman"/>
                <w:sz w:val="20"/>
                <w:szCs w:val="20"/>
              </w:rPr>
              <w:t>30</w:t>
            </w:r>
            <w:ins w:id="378" w:author="Автор" w:date="2026-05-07T13:24:00Z">
              <w:r w:rsidR="007A1DA2" w:rsidRPr="004A20DB">
                <w:rPr>
                  <w:rFonts w:ascii="Times New Roman" w:eastAsia="Times New Roman" w:hAnsi="Times New Roman" w:cs="Times New Roman"/>
                  <w:sz w:val="20"/>
                  <w:szCs w:val="20"/>
                </w:rPr>
                <w:t xml:space="preserve">  Fig.</w:t>
              </w:r>
              <w:proofErr w:type="gramEnd"/>
              <w:r w:rsidR="007A1DA2" w:rsidRPr="004A20DB">
                <w:rPr>
                  <w:rFonts w:ascii="Times New Roman" w:eastAsia="Times New Roman" w:hAnsi="Times New Roman" w:cs="Times New Roman"/>
                  <w:sz w:val="20"/>
                  <w:szCs w:val="20"/>
                </w:rPr>
                <w:t xml:space="preserve"> 1</w:t>
              </w:r>
            </w:ins>
          </w:p>
          <w:p w14:paraId="4596623A" w14:textId="5A3ED72A" w:rsidR="0087149A" w:rsidRPr="004A20DB"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gramStart"/>
            <w:ins w:id="379" w:author="Автор" w:date="2026-05-07T13:24:00Z">
              <w:r w:rsidRPr="004A20DB">
                <w:rPr>
                  <w:rFonts w:ascii="Times New Roman" w:eastAsia="Times New Roman" w:hAnsi="Times New Roman" w:cs="Times New Roman"/>
                  <w:sz w:val="20"/>
                  <w:szCs w:val="20"/>
                </w:rPr>
                <w:t>300</w:t>
              </w:r>
              <w:r w:rsidR="007A1DA2" w:rsidRPr="004A20DB">
                <w:rPr>
                  <w:rFonts w:ascii="Times New Roman" w:eastAsia="Times New Roman" w:hAnsi="Times New Roman" w:cs="Times New Roman"/>
                  <w:sz w:val="20"/>
                  <w:szCs w:val="20"/>
                </w:rPr>
                <w:t xml:space="preserve">  Figs.</w:t>
              </w:r>
              <w:proofErr w:type="gramEnd"/>
              <w:r w:rsidR="007A1DA2" w:rsidRPr="004A20DB">
                <w:rPr>
                  <w:rFonts w:ascii="Times New Roman" w:eastAsia="Times New Roman" w:hAnsi="Times New Roman" w:cs="Times New Roman"/>
                  <w:sz w:val="20"/>
                  <w:szCs w:val="20"/>
                </w:rPr>
                <w:t xml:space="preserve"> 2 to 4</w:t>
              </w:r>
            </w:ins>
          </w:p>
        </w:tc>
        <w:tc>
          <w:tcPr>
            <w:tcW w:w="5265" w:type="dxa"/>
            <w:tcPrChange w:id="380" w:author="Автор" w:date="2026-05-07T13:24:00Z">
              <w:tcPr>
                <w:tcW w:w="5265" w:type="dxa"/>
              </w:tcPr>
            </w:tcPrChange>
          </w:tcPr>
          <w:p w14:paraId="35432270"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Simulation time in generations</w:t>
            </w:r>
          </w:p>
        </w:tc>
      </w:tr>
      <w:tr w:rsidR="0087149A" w:rsidRPr="004A20DB" w14:paraId="65CF9CCC" w14:textId="77777777" w:rsidTr="0087149A">
        <w:tc>
          <w:tcPr>
            <w:cnfStyle w:val="001000000000" w:firstRow="0" w:lastRow="0" w:firstColumn="1" w:lastColumn="0" w:oddVBand="0" w:evenVBand="0" w:oddHBand="0" w:evenHBand="0" w:firstRowFirstColumn="0" w:firstRowLastColumn="0" w:lastRowFirstColumn="0" w:lastRowLastColumn="0"/>
            <w:tcW w:w="2263" w:type="dxa"/>
            <w:tcPrChange w:id="381" w:author="Автор" w:date="2026-05-07T13:24:00Z">
              <w:tcPr>
                <w:tcW w:w="2263" w:type="dxa"/>
              </w:tcPr>
            </w:tcPrChange>
          </w:tcPr>
          <w:p w14:paraId="198FE66D" w14:textId="77777777" w:rsidR="0087149A" w:rsidRPr="004A20DB" w:rsidRDefault="00FF4608">
            <w:pPr>
              <w:jc w:val="center"/>
              <w:rPr>
                <w:rFonts w:ascii="Cambria Math" w:eastAsia="Cambria Math" w:hAnsi="Cambria Math" w:cs="Cambria Math"/>
                <w:sz w:val="20"/>
                <w:szCs w:val="20"/>
                <w:vertAlign w:val="subscript"/>
              </w:rPr>
            </w:pPr>
            <m:oMathPara>
              <m:oMathParaPr>
                <m:jc m:val="center"/>
              </m:oMathParaPr>
              <m:oMath>
                <m:sSub>
                  <m:sSubPr>
                    <m:ctrlPr>
                      <w:rPr>
                        <w:rFonts w:ascii="Cambria Math" w:eastAsia="Cambria Math" w:hAnsi="Cambria Math" w:cs="Cambria Math"/>
                        <w:sz w:val="20"/>
                        <w:szCs w:val="20"/>
                        <w:vertAlign w:val="subscript"/>
                      </w:rPr>
                    </m:ctrlPr>
                  </m:sSubPr>
                  <m:e>
                    <m:r>
                      <m:rPr>
                        <m:sty m:val="bi"/>
                      </m:rPr>
                      <w:rPr>
                        <w:rFonts w:ascii="Cambria Math" w:eastAsia="Cambria Math" w:hAnsi="Cambria Math" w:cs="Cambria Math"/>
                        <w:sz w:val="20"/>
                        <w:szCs w:val="20"/>
                      </w:rPr>
                      <m:t>s</m:t>
                    </m:r>
                  </m:e>
                  <m:sub>
                    <m:r>
                      <m:rPr>
                        <m:sty m:val="bi"/>
                      </m:rPr>
                      <w:rPr>
                        <w:rFonts w:ascii="Cambria Math" w:eastAsia="Cambria Math" w:hAnsi="Cambria Math" w:cs="Cambria Math"/>
                        <w:sz w:val="20"/>
                        <w:szCs w:val="20"/>
                        <w:vertAlign w:val="subscript"/>
                      </w:rPr>
                      <m:t>0</m:t>
                    </m:r>
                  </m:sub>
                </m:sSub>
              </m:oMath>
            </m:oMathPara>
          </w:p>
        </w:tc>
        <w:tc>
          <w:tcPr>
            <w:tcW w:w="1985" w:type="dxa"/>
            <w:tcPrChange w:id="382" w:author="Автор" w:date="2026-05-07T13:24:00Z">
              <w:tcPr>
                <w:tcW w:w="1985" w:type="dxa"/>
              </w:tcPr>
            </w:tcPrChange>
          </w:tcPr>
          <w:p w14:paraId="4087A576" w14:textId="6252F82A" w:rsidR="0087149A" w:rsidRPr="004A20DB" w:rsidRDefault="002161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0.1</w:t>
            </w:r>
          </w:p>
        </w:tc>
        <w:tc>
          <w:tcPr>
            <w:tcW w:w="5265" w:type="dxa"/>
            <w:tcPrChange w:id="383" w:author="Автор" w:date="2026-05-07T13:24:00Z">
              <w:tcPr>
                <w:tcW w:w="5265" w:type="dxa"/>
              </w:tcPr>
            </w:tcPrChange>
          </w:tcPr>
          <w:p w14:paraId="2EE36CBF"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Selection coefficient (the same for all sites)</w:t>
            </w:r>
          </w:p>
        </w:tc>
      </w:tr>
      <w:tr w:rsidR="0087149A" w:rsidRPr="004A20DB" w14:paraId="143F56C3" w14:textId="77777777" w:rsidTr="0087149A">
        <w:tc>
          <w:tcPr>
            <w:cnfStyle w:val="001000000000" w:firstRow="0" w:lastRow="0" w:firstColumn="1" w:lastColumn="0" w:oddVBand="0" w:evenVBand="0" w:oddHBand="0" w:evenHBand="0" w:firstRowFirstColumn="0" w:firstRowLastColumn="0" w:lastRowFirstColumn="0" w:lastRowLastColumn="0"/>
            <w:tcW w:w="2263" w:type="dxa"/>
            <w:tcPrChange w:id="384" w:author="Автор" w:date="2026-05-07T13:24:00Z">
              <w:tcPr>
                <w:tcW w:w="2263" w:type="dxa"/>
              </w:tcPr>
            </w:tcPrChange>
          </w:tcPr>
          <w:p w14:paraId="68BF2DE6"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r</m:t>
                </m:r>
              </m:oMath>
            </m:oMathPara>
          </w:p>
        </w:tc>
        <w:tc>
          <w:tcPr>
            <w:tcW w:w="1985" w:type="dxa"/>
            <w:tcPrChange w:id="385" w:author="Автор" w:date="2026-05-07T13:24:00Z">
              <w:tcPr>
                <w:tcW w:w="1985" w:type="dxa"/>
              </w:tcPr>
            </w:tcPrChange>
          </w:tcPr>
          <w:p w14:paraId="0950D10F" w14:textId="01CA3EC9"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del w:id="386" w:author="Автор" w:date="2026-05-07T13:24:00Z">
              <w:r>
                <w:rPr>
                  <w:rFonts w:ascii="Times New Roman" w:eastAsia="Times New Roman" w:hAnsi="Times New Roman" w:cs="Times New Roman"/>
                  <w:sz w:val="20"/>
                  <w:szCs w:val="20"/>
                </w:rPr>
                <w:delText>[</w:delText>
              </w:r>
            </w:del>
            <w:r w:rsidRPr="004A20DB">
              <w:rPr>
                <w:rFonts w:ascii="Times New Roman" w:eastAsia="Times New Roman" w:hAnsi="Times New Roman" w:cs="Times New Roman"/>
                <w:sz w:val="20"/>
                <w:szCs w:val="20"/>
              </w:rPr>
              <w:t>0,</w:t>
            </w:r>
            <w:ins w:id="387" w:author="Автор" w:date="2026-05-07T13:24:00Z">
              <w:r w:rsidR="00AA56DC" w:rsidRPr="004A20DB">
                <w:rPr>
                  <w:rFonts w:ascii="Times New Roman" w:eastAsia="Times New Roman" w:hAnsi="Times New Roman" w:cs="Times New Roman"/>
                  <w:sz w:val="20"/>
                  <w:szCs w:val="20"/>
                </w:rPr>
                <w:t xml:space="preserve"> </w:t>
              </w:r>
            </w:ins>
            <w:r w:rsidRPr="004A20DB">
              <w:rPr>
                <w:rFonts w:ascii="Times New Roman" w:eastAsia="Times New Roman" w:hAnsi="Times New Roman" w:cs="Times New Roman"/>
                <w:sz w:val="20"/>
                <w:szCs w:val="20"/>
              </w:rPr>
              <w:t>0.1,</w:t>
            </w:r>
            <w:ins w:id="388" w:author="Автор" w:date="2026-05-07T13:24:00Z">
              <w:r w:rsidR="00AA56DC" w:rsidRPr="004A20DB">
                <w:rPr>
                  <w:rFonts w:ascii="Times New Roman" w:eastAsia="Times New Roman" w:hAnsi="Times New Roman" w:cs="Times New Roman"/>
                  <w:sz w:val="20"/>
                  <w:szCs w:val="20"/>
                </w:rPr>
                <w:t xml:space="preserve"> </w:t>
              </w:r>
            </w:ins>
            <w:r w:rsidRPr="004A20DB">
              <w:rPr>
                <w:rFonts w:ascii="Times New Roman" w:eastAsia="Times New Roman" w:hAnsi="Times New Roman" w:cs="Times New Roman"/>
                <w:sz w:val="20"/>
                <w:szCs w:val="20"/>
              </w:rPr>
              <w:t>0.5,</w:t>
            </w:r>
            <w:ins w:id="389" w:author="Автор" w:date="2026-05-07T13:24:00Z">
              <w:r w:rsidR="00AA56DC" w:rsidRPr="004A20DB">
                <w:rPr>
                  <w:rFonts w:ascii="Times New Roman" w:eastAsia="Times New Roman" w:hAnsi="Times New Roman" w:cs="Times New Roman"/>
                  <w:sz w:val="20"/>
                  <w:szCs w:val="20"/>
                </w:rPr>
                <w:t xml:space="preserve"> or </w:t>
              </w:r>
            </w:ins>
            <w:r w:rsidRPr="004A20DB">
              <w:rPr>
                <w:rFonts w:ascii="Times New Roman" w:eastAsia="Times New Roman" w:hAnsi="Times New Roman" w:cs="Times New Roman"/>
                <w:sz w:val="20"/>
                <w:szCs w:val="20"/>
              </w:rPr>
              <w:t>1</w:t>
            </w:r>
            <w:del w:id="390" w:author="Автор" w:date="2026-05-07T13:24:00Z">
              <w:r>
                <w:rPr>
                  <w:rFonts w:ascii="Times New Roman" w:eastAsia="Times New Roman" w:hAnsi="Times New Roman" w:cs="Times New Roman"/>
                  <w:sz w:val="20"/>
                  <w:szCs w:val="20"/>
                </w:rPr>
                <w:delText>]</w:delText>
              </w:r>
            </w:del>
          </w:p>
        </w:tc>
        <w:tc>
          <w:tcPr>
            <w:tcW w:w="5265" w:type="dxa"/>
            <w:tcPrChange w:id="391" w:author="Автор" w:date="2026-05-07T13:24:00Z">
              <w:tcPr>
                <w:tcW w:w="5265" w:type="dxa"/>
              </w:tcPr>
            </w:tcPrChange>
          </w:tcPr>
          <w:p w14:paraId="7C70F3A1"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Recombination probability</w:t>
            </w:r>
          </w:p>
        </w:tc>
      </w:tr>
      <w:tr w:rsidR="0087149A" w:rsidRPr="004A20DB" w14:paraId="3ABE5C04" w14:textId="77777777" w:rsidTr="0087149A">
        <w:tc>
          <w:tcPr>
            <w:cnfStyle w:val="001000000000" w:firstRow="0" w:lastRow="0" w:firstColumn="1" w:lastColumn="0" w:oddVBand="0" w:evenVBand="0" w:oddHBand="0" w:evenHBand="0" w:firstRowFirstColumn="0" w:firstRowLastColumn="0" w:lastRowFirstColumn="0" w:lastRowLastColumn="0"/>
            <w:tcW w:w="2263" w:type="dxa"/>
            <w:tcPrChange w:id="392" w:author="Автор" w:date="2026-05-07T13:24:00Z">
              <w:tcPr>
                <w:tcW w:w="2263" w:type="dxa"/>
              </w:tcPr>
            </w:tcPrChange>
          </w:tcPr>
          <w:p w14:paraId="5CF02046"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M</m:t>
                </m:r>
              </m:oMath>
            </m:oMathPara>
          </w:p>
        </w:tc>
        <w:tc>
          <w:tcPr>
            <w:tcW w:w="1985" w:type="dxa"/>
            <w:tcPrChange w:id="393" w:author="Автор" w:date="2026-05-07T13:24:00Z">
              <w:tcPr>
                <w:tcW w:w="1985" w:type="dxa"/>
              </w:tcPr>
            </w:tcPrChange>
          </w:tcPr>
          <w:p w14:paraId="0313086E" w14:textId="4E0ED5F3"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del w:id="394" w:author="Автор" w:date="2026-05-07T13:24:00Z">
              <w:r>
                <w:rPr>
                  <w:rFonts w:ascii="Times New Roman" w:eastAsia="Times New Roman" w:hAnsi="Times New Roman" w:cs="Times New Roman"/>
                  <w:sz w:val="20"/>
                  <w:szCs w:val="20"/>
                </w:rPr>
                <w:delText>[</w:delText>
              </w:r>
            </w:del>
            <w:r w:rsidRPr="004A20DB">
              <w:rPr>
                <w:rFonts w:ascii="Times New Roman" w:eastAsia="Times New Roman" w:hAnsi="Times New Roman" w:cs="Times New Roman"/>
                <w:sz w:val="20"/>
                <w:szCs w:val="20"/>
              </w:rPr>
              <w:t>1,3,</w:t>
            </w:r>
            <w:ins w:id="395" w:author="Автор" w:date="2026-05-07T13:24:00Z">
              <w:r w:rsidR="007A1DA2" w:rsidRPr="004A20DB">
                <w:rPr>
                  <w:rFonts w:ascii="Times New Roman" w:eastAsia="Times New Roman" w:hAnsi="Times New Roman" w:cs="Times New Roman"/>
                  <w:sz w:val="20"/>
                  <w:szCs w:val="20"/>
                </w:rPr>
                <w:t xml:space="preserve"> or </w:t>
              </w:r>
            </w:ins>
            <w:r w:rsidRPr="004A20DB">
              <w:rPr>
                <w:rFonts w:ascii="Times New Roman" w:eastAsia="Times New Roman" w:hAnsi="Times New Roman" w:cs="Times New Roman"/>
                <w:sz w:val="20"/>
                <w:szCs w:val="20"/>
              </w:rPr>
              <w:t>10</w:t>
            </w:r>
            <w:del w:id="396" w:author="Автор" w:date="2026-05-07T13:24:00Z">
              <w:r>
                <w:rPr>
                  <w:rFonts w:ascii="Times New Roman" w:eastAsia="Times New Roman" w:hAnsi="Times New Roman" w:cs="Times New Roman"/>
                  <w:sz w:val="20"/>
                  <w:szCs w:val="20"/>
                </w:rPr>
                <w:delText>]</w:delText>
              </w:r>
            </w:del>
          </w:p>
        </w:tc>
        <w:tc>
          <w:tcPr>
            <w:tcW w:w="5265" w:type="dxa"/>
            <w:tcPrChange w:id="397" w:author="Автор" w:date="2026-05-07T13:24:00Z">
              <w:tcPr>
                <w:tcW w:w="5265" w:type="dxa"/>
              </w:tcPr>
            </w:tcPrChange>
          </w:tcPr>
          <w:p w14:paraId="0C372620"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Number of crossovers</w:t>
            </w:r>
          </w:p>
        </w:tc>
      </w:tr>
      <w:tr w:rsidR="0087149A" w:rsidRPr="004A20DB" w14:paraId="68BE5DDE" w14:textId="77777777" w:rsidTr="0087149A">
        <w:tc>
          <w:tcPr>
            <w:cnfStyle w:val="001000000000" w:firstRow="0" w:lastRow="0" w:firstColumn="1" w:lastColumn="0" w:oddVBand="0" w:evenVBand="0" w:oddHBand="0" w:evenHBand="0" w:firstRowFirstColumn="0" w:firstRowLastColumn="0" w:lastRowFirstColumn="0" w:lastRowLastColumn="0"/>
            <w:tcW w:w="2263" w:type="dxa"/>
            <w:tcPrChange w:id="398" w:author="Автор" w:date="2026-05-07T13:24:00Z">
              <w:tcPr>
                <w:tcW w:w="2263" w:type="dxa"/>
              </w:tcPr>
            </w:tcPrChange>
          </w:tcPr>
          <w:p w14:paraId="33DCCD60"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E</m:t>
                </m:r>
              </m:oMath>
            </m:oMathPara>
          </w:p>
        </w:tc>
        <w:tc>
          <w:tcPr>
            <w:tcW w:w="1985" w:type="dxa"/>
            <w:tcPrChange w:id="399" w:author="Автор" w:date="2026-05-07T13:24:00Z">
              <w:tcPr>
                <w:tcW w:w="1985" w:type="dxa"/>
              </w:tcPr>
            </w:tcPrChange>
          </w:tcPr>
          <w:p w14:paraId="61254624" w14:textId="741A9FE3" w:rsidR="007A1DA2" w:rsidRPr="004A20DB" w:rsidRDefault="0076272C">
            <w:pPr>
              <w:cnfStyle w:val="000000000000" w:firstRow="0" w:lastRow="0" w:firstColumn="0" w:lastColumn="0" w:oddVBand="0" w:evenVBand="0" w:oddHBand="0" w:evenHBand="0" w:firstRowFirstColumn="0" w:firstRowLastColumn="0" w:lastRowFirstColumn="0" w:lastRowLastColumn="0"/>
              <w:rPr>
                <w:ins w:id="400" w:author="Автор" w:date="2026-05-07T13:24:00Z"/>
                <w:rFonts w:ascii="Times New Roman" w:eastAsia="Times New Roman" w:hAnsi="Times New Roman" w:cs="Times New Roman"/>
                <w:sz w:val="20"/>
                <w:szCs w:val="20"/>
              </w:rPr>
            </w:pPr>
            <w:del w:id="401" w:author="Автор" w:date="2026-05-07T13:24:00Z">
              <w:r>
                <w:rPr>
                  <w:rFonts w:ascii="Times New Roman" w:eastAsia="Times New Roman" w:hAnsi="Times New Roman" w:cs="Times New Roman"/>
                  <w:sz w:val="20"/>
                  <w:szCs w:val="20"/>
                </w:rPr>
                <w:delText>[</w:delText>
              </w:r>
            </w:del>
            <w:r w:rsidRPr="004A20DB">
              <w:rPr>
                <w:rFonts w:ascii="Times New Roman" w:eastAsia="Times New Roman" w:hAnsi="Times New Roman" w:cs="Times New Roman"/>
                <w:sz w:val="20"/>
                <w:szCs w:val="20"/>
              </w:rPr>
              <w:t>0.4,0.5,0.6,0.75</w:t>
            </w:r>
            <w:del w:id="402" w:author="Автор" w:date="2026-05-07T13:24:00Z">
              <w:r>
                <w:rPr>
                  <w:rFonts w:ascii="Times New Roman" w:eastAsia="Times New Roman" w:hAnsi="Times New Roman" w:cs="Times New Roman"/>
                  <w:sz w:val="20"/>
                  <w:szCs w:val="20"/>
                </w:rPr>
                <w:delText>]</w:delText>
              </w:r>
            </w:del>
            <w:ins w:id="403" w:author="Автор" w:date="2026-05-07T13:24:00Z">
              <w:r w:rsidR="007A1DA2" w:rsidRPr="004A20DB">
                <w:rPr>
                  <w:rFonts w:ascii="Times New Roman" w:eastAsia="Times New Roman" w:hAnsi="Times New Roman" w:cs="Times New Roman"/>
                  <w:sz w:val="20"/>
                  <w:szCs w:val="20"/>
                </w:rPr>
                <w:t xml:space="preserve"> Fig. 1</w:t>
              </w:r>
            </w:ins>
          </w:p>
          <w:p w14:paraId="38BFB4D1" w14:textId="03955686" w:rsidR="0087149A" w:rsidRPr="004A20DB"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ins w:id="404" w:author="Автор" w:date="2026-05-07T13:24:00Z">
              <w:r w:rsidRPr="004A20DB">
                <w:rPr>
                  <w:rFonts w:ascii="Times New Roman" w:eastAsia="Times New Roman" w:hAnsi="Times New Roman" w:cs="Times New Roman"/>
                  <w:sz w:val="20"/>
                  <w:szCs w:val="20"/>
                </w:rPr>
                <w:t>0.4</w:t>
              </w:r>
              <w:r w:rsidR="007A1DA2" w:rsidRPr="004A20DB">
                <w:rPr>
                  <w:rFonts w:ascii="Times New Roman" w:eastAsia="Times New Roman" w:hAnsi="Times New Roman" w:cs="Times New Roman"/>
                  <w:sz w:val="20"/>
                  <w:szCs w:val="20"/>
                </w:rPr>
                <w:t xml:space="preserve"> - </w:t>
              </w:r>
              <w:proofErr w:type="gramStart"/>
              <w:r w:rsidRPr="004A20DB">
                <w:rPr>
                  <w:rFonts w:ascii="Times New Roman" w:eastAsia="Times New Roman" w:hAnsi="Times New Roman" w:cs="Times New Roman"/>
                  <w:sz w:val="20"/>
                  <w:szCs w:val="20"/>
                </w:rPr>
                <w:t>4</w:t>
              </w:r>
              <w:r w:rsidR="007A1DA2" w:rsidRPr="004A20DB">
                <w:rPr>
                  <w:rFonts w:ascii="Times New Roman" w:eastAsia="Times New Roman" w:hAnsi="Times New Roman" w:cs="Times New Roman"/>
                  <w:sz w:val="20"/>
                  <w:szCs w:val="20"/>
                </w:rPr>
                <w:t xml:space="preserve">  Figs.</w:t>
              </w:r>
              <w:proofErr w:type="gramEnd"/>
              <w:r w:rsidR="007A1DA2" w:rsidRPr="004A20DB">
                <w:rPr>
                  <w:rFonts w:ascii="Times New Roman" w:eastAsia="Times New Roman" w:hAnsi="Times New Roman" w:cs="Times New Roman"/>
                  <w:sz w:val="20"/>
                  <w:szCs w:val="20"/>
                </w:rPr>
                <w:t xml:space="preserve"> 2 to 4</w:t>
              </w:r>
            </w:ins>
          </w:p>
        </w:tc>
        <w:tc>
          <w:tcPr>
            <w:tcW w:w="5265" w:type="dxa"/>
            <w:tcPrChange w:id="405" w:author="Автор" w:date="2026-05-07T13:24:00Z">
              <w:tcPr>
                <w:tcW w:w="5265" w:type="dxa"/>
              </w:tcPr>
            </w:tcPrChange>
          </w:tcPr>
          <w:p w14:paraId="2D8880B5"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Strength of epistatic interaction</w:t>
            </w:r>
          </w:p>
        </w:tc>
      </w:tr>
      <w:tr w:rsidR="0087149A" w:rsidRPr="004A20DB" w14:paraId="714A7543" w14:textId="77777777" w:rsidTr="0087149A">
        <w:tc>
          <w:tcPr>
            <w:cnfStyle w:val="001000000000" w:firstRow="0" w:lastRow="0" w:firstColumn="1" w:lastColumn="0" w:oddVBand="0" w:evenVBand="0" w:oddHBand="0" w:evenHBand="0" w:firstRowFirstColumn="0" w:firstRowLastColumn="0" w:lastRowFirstColumn="0" w:lastRowLastColumn="0"/>
            <w:tcW w:w="2263" w:type="dxa"/>
            <w:tcPrChange w:id="406" w:author="Автор" w:date="2026-05-07T13:24:00Z">
              <w:tcPr>
                <w:tcW w:w="2263" w:type="dxa"/>
              </w:tcPr>
            </w:tcPrChange>
          </w:tcPr>
          <w:p w14:paraId="6A23FDBD"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run</m:t>
                </m:r>
              </m:oMath>
            </m:oMathPara>
          </w:p>
        </w:tc>
        <w:tc>
          <w:tcPr>
            <w:tcW w:w="1985" w:type="dxa"/>
            <w:tcPrChange w:id="407" w:author="Автор" w:date="2026-05-07T13:24:00Z">
              <w:tcPr>
                <w:tcW w:w="1985" w:type="dxa"/>
              </w:tcPr>
            </w:tcPrChange>
          </w:tcPr>
          <w:p w14:paraId="01CA31AD" w14:textId="4D0CDDBA"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del w:id="408" w:author="Автор" w:date="2026-05-07T13:24:00Z">
              <w:r>
                <w:rPr>
                  <w:rFonts w:ascii="Times New Roman" w:eastAsia="Times New Roman" w:hAnsi="Times New Roman" w:cs="Times New Roman"/>
                  <w:sz w:val="20"/>
                  <w:szCs w:val="20"/>
                </w:rPr>
                <w:delText>[</w:delText>
              </w:r>
            </w:del>
            <w:r w:rsidRPr="004A20DB">
              <w:rPr>
                <w:rFonts w:ascii="Times New Roman" w:eastAsia="Times New Roman" w:hAnsi="Times New Roman" w:cs="Times New Roman"/>
                <w:sz w:val="20"/>
                <w:szCs w:val="20"/>
              </w:rPr>
              <w:t>6,20,50</w:t>
            </w:r>
            <w:del w:id="409" w:author="Автор" w:date="2026-05-07T13:24:00Z">
              <w:r>
                <w:rPr>
                  <w:rFonts w:ascii="Times New Roman" w:eastAsia="Times New Roman" w:hAnsi="Times New Roman" w:cs="Times New Roman"/>
                  <w:sz w:val="20"/>
                  <w:szCs w:val="20"/>
                </w:rPr>
                <w:delText>,</w:delText>
              </w:r>
            </w:del>
            <w:ins w:id="410" w:author="Автор" w:date="2026-05-07T13:24:00Z">
              <w:r w:rsidR="007A1DA2" w:rsidRPr="004A20DB">
                <w:rPr>
                  <w:rFonts w:ascii="Times New Roman" w:eastAsia="Times New Roman" w:hAnsi="Times New Roman" w:cs="Times New Roman"/>
                  <w:sz w:val="20"/>
                  <w:szCs w:val="20"/>
                </w:rPr>
                <w:t xml:space="preserve"> or </w:t>
              </w:r>
            </w:ins>
            <w:r w:rsidRPr="004A20DB">
              <w:rPr>
                <w:rFonts w:ascii="Times New Roman" w:eastAsia="Times New Roman" w:hAnsi="Times New Roman" w:cs="Times New Roman"/>
                <w:sz w:val="20"/>
                <w:szCs w:val="20"/>
              </w:rPr>
              <w:t>200</w:t>
            </w:r>
            <w:del w:id="411" w:author="Автор" w:date="2026-05-07T13:24:00Z">
              <w:r>
                <w:rPr>
                  <w:rFonts w:ascii="Times New Roman" w:eastAsia="Times New Roman" w:hAnsi="Times New Roman" w:cs="Times New Roman"/>
                  <w:sz w:val="20"/>
                  <w:szCs w:val="20"/>
                </w:rPr>
                <w:delText>]</w:delText>
              </w:r>
            </w:del>
          </w:p>
        </w:tc>
        <w:tc>
          <w:tcPr>
            <w:tcW w:w="5265" w:type="dxa"/>
            <w:tcPrChange w:id="412" w:author="Автор" w:date="2026-05-07T13:24:00Z">
              <w:tcPr>
                <w:tcW w:w="5265" w:type="dxa"/>
              </w:tcPr>
            </w:tcPrChange>
          </w:tcPr>
          <w:p w14:paraId="44E0708C"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 xml:space="preserve">Number of </w:t>
            </w:r>
            <w:proofErr w:type="gramStart"/>
            <w:r w:rsidRPr="004A20DB">
              <w:rPr>
                <w:rFonts w:ascii="Times New Roman" w:eastAsia="Times New Roman" w:hAnsi="Times New Roman" w:cs="Times New Roman"/>
                <w:color w:val="000000"/>
                <w:sz w:val="20"/>
                <w:szCs w:val="20"/>
              </w:rPr>
              <w:t>simulation</w:t>
            </w:r>
            <w:proofErr w:type="gramEnd"/>
            <w:r w:rsidRPr="004A20DB">
              <w:rPr>
                <w:rFonts w:ascii="Times New Roman" w:eastAsia="Times New Roman" w:hAnsi="Times New Roman" w:cs="Times New Roman"/>
                <w:color w:val="000000"/>
                <w:sz w:val="20"/>
                <w:szCs w:val="20"/>
              </w:rPr>
              <w:t xml:space="preserve"> runs used to average the data</w:t>
            </w:r>
          </w:p>
        </w:tc>
      </w:tr>
      <w:tr w:rsidR="0087149A" w:rsidRPr="004A20DB" w14:paraId="5ECBF3F6" w14:textId="77777777" w:rsidTr="0087149A">
        <w:tc>
          <w:tcPr>
            <w:cnfStyle w:val="001000000000" w:firstRow="0" w:lastRow="0" w:firstColumn="1" w:lastColumn="0" w:oddVBand="0" w:evenVBand="0" w:oddHBand="0" w:evenHBand="0" w:firstRowFirstColumn="0" w:firstRowLastColumn="0" w:lastRowFirstColumn="0" w:lastRowLastColumn="0"/>
            <w:tcW w:w="2263" w:type="dxa"/>
            <w:tcPrChange w:id="413" w:author="Автор" w:date="2026-05-07T13:24:00Z">
              <w:tcPr>
                <w:tcW w:w="2263" w:type="dxa"/>
              </w:tcPr>
            </w:tcPrChange>
          </w:tcPr>
          <w:p w14:paraId="50818A58" w14:textId="77777777" w:rsidR="0087149A" w:rsidRPr="004A20DB" w:rsidRDefault="0076272C">
            <w:pPr>
              <w:jc w:val="center"/>
              <w:rPr>
                <w:rFonts w:ascii="Times New Roman" w:eastAsia="Times New Roman" w:hAnsi="Times New Roman" w:cs="Times New Roman"/>
                <w:sz w:val="20"/>
                <w:szCs w:val="20"/>
              </w:rPr>
            </w:pPr>
            <m:oMath>
              <m:r>
                <m:rPr>
                  <m:sty m:val="bi"/>
                </m:rPr>
                <w:rPr>
                  <w:rFonts w:ascii="Cambria Math" w:eastAsia="Cambria Math" w:hAnsi="Cambria Math" w:cs="Cambria Math"/>
                  <w:sz w:val="20"/>
                  <w:szCs w:val="20"/>
                </w:rPr>
                <m:t>L</m:t>
              </m:r>
            </m:oMath>
            <w:r w:rsidRPr="004A20DB">
              <w:rPr>
                <w:rFonts w:ascii="Times New Roman" w:eastAsia="Times New Roman" w:hAnsi="Times New Roman" w:cs="Times New Roman"/>
                <w:sz w:val="20"/>
                <w:szCs w:val="20"/>
              </w:rPr>
              <w:t xml:space="preserve"> (seqlen)</w:t>
            </w:r>
          </w:p>
        </w:tc>
        <w:tc>
          <w:tcPr>
            <w:tcW w:w="1985" w:type="dxa"/>
            <w:tcPrChange w:id="414" w:author="Автор" w:date="2026-05-07T13:24:00Z">
              <w:tcPr>
                <w:tcW w:w="1985" w:type="dxa"/>
              </w:tcPr>
            </w:tcPrChange>
          </w:tcPr>
          <w:p w14:paraId="14A52751" w14:textId="2B19719C"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del w:id="415" w:author="Автор" w:date="2026-05-07T13:24:00Z">
              <w:r>
                <w:rPr>
                  <w:rFonts w:ascii="Times New Roman" w:eastAsia="Times New Roman" w:hAnsi="Times New Roman" w:cs="Times New Roman"/>
                  <w:sz w:val="20"/>
                  <w:szCs w:val="20"/>
                </w:rPr>
                <w:delText>[</w:delText>
              </w:r>
            </w:del>
            <w:r w:rsidRPr="004A20DB">
              <w:rPr>
                <w:rFonts w:ascii="Times New Roman" w:eastAsia="Times New Roman" w:hAnsi="Times New Roman" w:cs="Times New Roman"/>
                <w:sz w:val="20"/>
                <w:szCs w:val="20"/>
              </w:rPr>
              <w:t>20,40,100</w:t>
            </w:r>
            <w:del w:id="416" w:author="Автор" w:date="2026-05-07T13:24:00Z">
              <w:r>
                <w:rPr>
                  <w:rFonts w:ascii="Times New Roman" w:eastAsia="Times New Roman" w:hAnsi="Times New Roman" w:cs="Times New Roman"/>
                  <w:sz w:val="20"/>
                  <w:szCs w:val="20"/>
                </w:rPr>
                <w:delText>,</w:delText>
              </w:r>
            </w:del>
            <w:ins w:id="417" w:author="Автор" w:date="2026-05-07T13:24:00Z">
              <w:r w:rsidR="007A1DA2" w:rsidRPr="004A20DB">
                <w:rPr>
                  <w:rFonts w:ascii="Times New Roman" w:eastAsia="Times New Roman" w:hAnsi="Times New Roman" w:cs="Times New Roman"/>
                  <w:sz w:val="20"/>
                  <w:szCs w:val="20"/>
                </w:rPr>
                <w:t xml:space="preserve"> or </w:t>
              </w:r>
            </w:ins>
            <w:r w:rsidRPr="004A20DB">
              <w:rPr>
                <w:rFonts w:ascii="Times New Roman" w:eastAsia="Times New Roman" w:hAnsi="Times New Roman" w:cs="Times New Roman"/>
                <w:sz w:val="20"/>
                <w:szCs w:val="20"/>
              </w:rPr>
              <w:t>200</w:t>
            </w:r>
            <w:del w:id="418" w:author="Автор" w:date="2026-05-07T13:24:00Z">
              <w:r>
                <w:rPr>
                  <w:rFonts w:ascii="Times New Roman" w:eastAsia="Times New Roman" w:hAnsi="Times New Roman" w:cs="Times New Roman"/>
                  <w:sz w:val="20"/>
                  <w:szCs w:val="20"/>
                </w:rPr>
                <w:delText>]</w:delText>
              </w:r>
            </w:del>
          </w:p>
        </w:tc>
        <w:tc>
          <w:tcPr>
            <w:tcW w:w="5265" w:type="dxa"/>
            <w:tcPrChange w:id="419" w:author="Автор" w:date="2026-05-07T13:24:00Z">
              <w:tcPr>
                <w:tcW w:w="5265" w:type="dxa"/>
              </w:tcPr>
            </w:tcPrChange>
          </w:tcPr>
          <w:p w14:paraId="1EE1FDA2"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Length of the simulated sequence</w:t>
            </w:r>
          </w:p>
        </w:tc>
      </w:tr>
      <w:tr w:rsidR="0087149A" w:rsidRPr="004A20DB" w14:paraId="413A7631" w14:textId="77777777" w:rsidTr="0087149A">
        <w:tc>
          <w:tcPr>
            <w:cnfStyle w:val="001000000000" w:firstRow="0" w:lastRow="0" w:firstColumn="1" w:lastColumn="0" w:oddVBand="0" w:evenVBand="0" w:oddHBand="0" w:evenHBand="0" w:firstRowFirstColumn="0" w:firstRowLastColumn="0" w:lastRowFirstColumn="0" w:lastRowLastColumn="0"/>
            <w:tcW w:w="2263" w:type="dxa"/>
            <w:tcPrChange w:id="420" w:author="Автор" w:date="2026-05-07T13:24:00Z">
              <w:tcPr>
                <w:tcW w:w="2263" w:type="dxa"/>
              </w:tcPr>
            </w:tcPrChange>
          </w:tcPr>
          <w:p w14:paraId="515B027A" w14:textId="77777777" w:rsidR="0087149A" w:rsidRPr="004A20DB" w:rsidRDefault="0076272C">
            <w:pPr>
              <w:jc w:val="center"/>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Sequence threshold</w:t>
            </w:r>
          </w:p>
        </w:tc>
        <w:tc>
          <w:tcPr>
            <w:tcW w:w="1985" w:type="dxa"/>
            <w:tcPrChange w:id="421" w:author="Автор" w:date="2026-05-07T13:24:00Z">
              <w:tcPr>
                <w:tcW w:w="1985" w:type="dxa"/>
              </w:tcPr>
            </w:tcPrChange>
          </w:tcPr>
          <w:p w14:paraId="2B7AE18E" w14:textId="41B77307"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del w:id="422" w:author="Автор" w:date="2026-05-07T13:24:00Z">
              <w:r>
                <w:rPr>
                  <w:rFonts w:ascii="Times New Roman" w:eastAsia="Times New Roman" w:hAnsi="Times New Roman" w:cs="Times New Roman"/>
                  <w:sz w:val="20"/>
                  <w:szCs w:val="20"/>
                </w:rPr>
                <w:delText>[</w:delText>
              </w:r>
            </w:del>
            <w:r w:rsidRPr="004A20DB">
              <w:rPr>
                <w:rFonts w:ascii="Times New Roman" w:eastAsia="Times New Roman" w:hAnsi="Times New Roman" w:cs="Times New Roman"/>
                <w:sz w:val="20"/>
                <w:szCs w:val="20"/>
              </w:rPr>
              <w:t>0.7</w:t>
            </w:r>
            <w:del w:id="423" w:author="Автор" w:date="2026-05-07T13:24:00Z">
              <w:r>
                <w:rPr>
                  <w:rFonts w:ascii="Times New Roman" w:eastAsia="Times New Roman" w:hAnsi="Times New Roman" w:cs="Times New Roman"/>
                  <w:sz w:val="20"/>
                  <w:szCs w:val="20"/>
                </w:rPr>
                <w:delText>]</w:delText>
              </w:r>
            </w:del>
          </w:p>
        </w:tc>
        <w:tc>
          <w:tcPr>
            <w:tcW w:w="5265" w:type="dxa"/>
            <w:tcPrChange w:id="424" w:author="Автор" w:date="2026-05-07T13:24:00Z">
              <w:tcPr>
                <w:tcW w:w="5265" w:type="dxa"/>
              </w:tcPr>
            </w:tcPrChange>
          </w:tcPr>
          <w:p w14:paraId="242BD942"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 xml:space="preserve">Maximum proportion of gaps and </w:t>
            </w:r>
            <w:proofErr w:type="spellStart"/>
            <w:r w:rsidRPr="004A20DB">
              <w:rPr>
                <w:rFonts w:ascii="Times New Roman" w:eastAsia="Times New Roman" w:hAnsi="Times New Roman" w:cs="Times New Roman"/>
                <w:color w:val="000000"/>
                <w:sz w:val="20"/>
                <w:szCs w:val="20"/>
              </w:rPr>
              <w:t>nonreads</w:t>
            </w:r>
            <w:proofErr w:type="spellEnd"/>
            <w:r w:rsidRPr="004A20DB">
              <w:rPr>
                <w:rFonts w:ascii="Times New Roman" w:eastAsia="Times New Roman" w:hAnsi="Times New Roman" w:cs="Times New Roman"/>
                <w:color w:val="000000"/>
                <w:sz w:val="20"/>
                <w:szCs w:val="20"/>
              </w:rPr>
              <w:t xml:space="preserve"> in one sequence</w:t>
            </w:r>
          </w:p>
        </w:tc>
      </w:tr>
      <w:tr w:rsidR="0087149A" w:rsidRPr="004A20DB" w14:paraId="68D9C33D" w14:textId="77777777" w:rsidTr="0087149A">
        <w:tc>
          <w:tcPr>
            <w:cnfStyle w:val="001000000000" w:firstRow="0" w:lastRow="0" w:firstColumn="1" w:lastColumn="0" w:oddVBand="0" w:evenVBand="0" w:oddHBand="0" w:evenHBand="0" w:firstRowFirstColumn="0" w:firstRowLastColumn="0" w:lastRowFirstColumn="0" w:lastRowLastColumn="0"/>
            <w:tcW w:w="2263" w:type="dxa"/>
            <w:tcPrChange w:id="425" w:author="Автор" w:date="2026-05-07T13:24:00Z">
              <w:tcPr>
                <w:tcW w:w="2263" w:type="dxa"/>
              </w:tcPr>
            </w:tcPrChange>
          </w:tcPr>
          <w:p w14:paraId="7AD51EFF" w14:textId="77777777" w:rsidR="0087149A" w:rsidRPr="004A20DB" w:rsidRDefault="0076272C">
            <w:pPr>
              <w:jc w:val="center"/>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Gap threshold</w:t>
            </w:r>
          </w:p>
        </w:tc>
        <w:tc>
          <w:tcPr>
            <w:tcW w:w="1985" w:type="dxa"/>
            <w:tcPrChange w:id="426" w:author="Автор" w:date="2026-05-07T13:24:00Z">
              <w:tcPr>
                <w:tcW w:w="1985" w:type="dxa"/>
              </w:tcPr>
            </w:tcPrChange>
          </w:tcPr>
          <w:p w14:paraId="5D131DBD" w14:textId="542E266E"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del w:id="427" w:author="Автор" w:date="2026-05-07T13:24:00Z">
              <w:r>
                <w:rPr>
                  <w:rFonts w:ascii="Times New Roman" w:eastAsia="Times New Roman" w:hAnsi="Times New Roman" w:cs="Times New Roman"/>
                  <w:sz w:val="20"/>
                  <w:szCs w:val="20"/>
                </w:rPr>
                <w:delText>[</w:delText>
              </w:r>
            </w:del>
            <w:r w:rsidRPr="004A20DB">
              <w:rPr>
                <w:rFonts w:ascii="Times New Roman" w:eastAsia="Times New Roman" w:hAnsi="Times New Roman" w:cs="Times New Roman"/>
                <w:sz w:val="20"/>
                <w:szCs w:val="20"/>
              </w:rPr>
              <w:t>0.5</w:t>
            </w:r>
            <w:del w:id="428" w:author="Автор" w:date="2026-05-07T13:24:00Z">
              <w:r>
                <w:rPr>
                  <w:rFonts w:ascii="Times New Roman" w:eastAsia="Times New Roman" w:hAnsi="Times New Roman" w:cs="Times New Roman"/>
                  <w:sz w:val="20"/>
                  <w:szCs w:val="20"/>
                </w:rPr>
                <w:delText>]</w:delText>
              </w:r>
            </w:del>
          </w:p>
        </w:tc>
        <w:tc>
          <w:tcPr>
            <w:tcW w:w="5265" w:type="dxa"/>
            <w:tcPrChange w:id="429" w:author="Автор" w:date="2026-05-07T13:24:00Z">
              <w:tcPr>
                <w:tcW w:w="5265" w:type="dxa"/>
              </w:tcPr>
            </w:tcPrChange>
          </w:tcPr>
          <w:p w14:paraId="4168B44D"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 xml:space="preserve">Maximum proportion of gaps and </w:t>
            </w:r>
            <w:proofErr w:type="spellStart"/>
            <w:r w:rsidRPr="004A20DB">
              <w:rPr>
                <w:rFonts w:ascii="Times New Roman" w:eastAsia="Times New Roman" w:hAnsi="Times New Roman" w:cs="Times New Roman"/>
                <w:color w:val="000000"/>
                <w:sz w:val="20"/>
                <w:szCs w:val="20"/>
              </w:rPr>
              <w:t>nonreads</w:t>
            </w:r>
            <w:proofErr w:type="spellEnd"/>
            <w:r w:rsidRPr="004A20DB">
              <w:rPr>
                <w:rFonts w:ascii="Times New Roman" w:eastAsia="Times New Roman" w:hAnsi="Times New Roman" w:cs="Times New Roman"/>
                <w:color w:val="000000"/>
                <w:sz w:val="20"/>
                <w:szCs w:val="20"/>
              </w:rPr>
              <w:t xml:space="preserve"> at one site</w:t>
            </w:r>
          </w:p>
        </w:tc>
      </w:tr>
      <w:tr w:rsidR="0087149A" w:rsidRPr="004A20DB" w14:paraId="2731CE01" w14:textId="77777777" w:rsidTr="0087149A">
        <w:tc>
          <w:tcPr>
            <w:cnfStyle w:val="001000000000" w:firstRow="0" w:lastRow="0" w:firstColumn="1" w:lastColumn="0" w:oddVBand="0" w:evenVBand="0" w:oddHBand="0" w:evenHBand="0" w:firstRowFirstColumn="0" w:firstRowLastColumn="0" w:lastRowFirstColumn="0" w:lastRowLastColumn="0"/>
            <w:tcW w:w="2263" w:type="dxa"/>
            <w:tcPrChange w:id="430" w:author="Автор" w:date="2026-05-07T13:24:00Z">
              <w:tcPr>
                <w:tcW w:w="2263" w:type="dxa"/>
              </w:tcPr>
            </w:tcPrChange>
          </w:tcPr>
          <w:p w14:paraId="0523F021" w14:textId="77777777" w:rsidR="0087149A" w:rsidRPr="004A20DB" w:rsidRDefault="0076272C">
            <w:pPr>
              <w:jc w:val="center"/>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Monomorphism threshold</w:t>
            </w:r>
          </w:p>
        </w:tc>
        <w:tc>
          <w:tcPr>
            <w:tcW w:w="1985" w:type="dxa"/>
            <w:tcPrChange w:id="431" w:author="Автор" w:date="2026-05-07T13:24:00Z">
              <w:tcPr>
                <w:tcW w:w="1985" w:type="dxa"/>
              </w:tcPr>
            </w:tcPrChange>
          </w:tcPr>
          <w:p w14:paraId="4EBFC3DB" w14:textId="45D93505"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del w:id="432" w:author="Автор" w:date="2026-05-07T13:24:00Z">
              <w:r>
                <w:rPr>
                  <w:rFonts w:ascii="Times New Roman" w:eastAsia="Times New Roman" w:hAnsi="Times New Roman" w:cs="Times New Roman"/>
                  <w:sz w:val="20"/>
                  <w:szCs w:val="20"/>
                </w:rPr>
                <w:delText>[</w:delText>
              </w:r>
            </w:del>
            <w:r w:rsidRPr="004A20DB">
              <w:rPr>
                <w:rFonts w:ascii="Times New Roman" w:eastAsia="Times New Roman" w:hAnsi="Times New Roman" w:cs="Times New Roman"/>
                <w:sz w:val="20"/>
                <w:szCs w:val="20"/>
              </w:rPr>
              <w:t>0.8</w:t>
            </w:r>
            <w:del w:id="433" w:author="Автор" w:date="2026-05-07T13:24:00Z">
              <w:r>
                <w:rPr>
                  <w:rFonts w:ascii="Times New Roman" w:eastAsia="Times New Roman" w:hAnsi="Times New Roman" w:cs="Times New Roman"/>
                  <w:sz w:val="20"/>
                  <w:szCs w:val="20"/>
                </w:rPr>
                <w:delText>,</w:delText>
              </w:r>
            </w:del>
            <w:ins w:id="434" w:author="Автор" w:date="2026-05-07T13:24:00Z">
              <w:r w:rsidR="002E716E" w:rsidRPr="004A20DB">
                <w:rPr>
                  <w:rFonts w:ascii="Times New Roman" w:eastAsia="Times New Roman" w:hAnsi="Times New Roman" w:cs="Times New Roman"/>
                  <w:sz w:val="20"/>
                  <w:szCs w:val="20"/>
                </w:rPr>
                <w:t xml:space="preserve"> or </w:t>
              </w:r>
            </w:ins>
            <w:r w:rsidRPr="004A20DB">
              <w:rPr>
                <w:rFonts w:ascii="Times New Roman" w:eastAsia="Times New Roman" w:hAnsi="Times New Roman" w:cs="Times New Roman"/>
                <w:sz w:val="20"/>
                <w:szCs w:val="20"/>
              </w:rPr>
              <w:t>0.95</w:t>
            </w:r>
            <w:del w:id="435" w:author="Автор" w:date="2026-05-07T13:24:00Z">
              <w:r>
                <w:rPr>
                  <w:rFonts w:ascii="Times New Roman" w:eastAsia="Times New Roman" w:hAnsi="Times New Roman" w:cs="Times New Roman"/>
                  <w:sz w:val="20"/>
                  <w:szCs w:val="20"/>
                </w:rPr>
                <w:delText>]</w:delText>
              </w:r>
            </w:del>
          </w:p>
        </w:tc>
        <w:tc>
          <w:tcPr>
            <w:tcW w:w="5265" w:type="dxa"/>
            <w:tcPrChange w:id="436" w:author="Автор" w:date="2026-05-07T13:24:00Z">
              <w:tcPr>
                <w:tcW w:w="5265" w:type="dxa"/>
              </w:tcPr>
            </w:tcPrChange>
          </w:tcPr>
          <w:p w14:paraId="2DC9864C"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Maximum degree of monomorphism per site</w:t>
            </w:r>
          </w:p>
        </w:tc>
      </w:tr>
    </w:tbl>
    <w:p w14:paraId="3CB8BF46" w14:textId="77777777" w:rsidR="0087149A" w:rsidRPr="004A20DB" w:rsidRDefault="0087149A">
      <w:pPr>
        <w:spacing w:after="0" w:line="360" w:lineRule="auto"/>
        <w:jc w:val="both"/>
        <w:rPr>
          <w:rFonts w:ascii="Times New Roman" w:eastAsia="Times New Roman" w:hAnsi="Times New Roman" w:cs="Times New Roman"/>
          <w:sz w:val="24"/>
          <w:szCs w:val="24"/>
        </w:rPr>
      </w:pPr>
    </w:p>
    <w:p w14:paraId="168EC224" w14:textId="3333084C"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 xml:space="preserve">Processing genomic data of SARS-CoV-2. </w:t>
      </w:r>
      <w:r w:rsidRPr="004A20DB">
        <w:rPr>
          <w:rFonts w:ascii="Times New Roman" w:eastAsia="Times New Roman" w:hAnsi="Times New Roman" w:cs="Times New Roman"/>
          <w:sz w:val="24"/>
          <w:szCs w:val="24"/>
        </w:rPr>
        <w:t>In Dataset 1, 6000 sequences sampled from 6 regions (Africa, Asia, North America, Oceania, South America) in the period from 09/24/2020 to 09/25/2021 were downloaded from database NCBI Virus.</w:t>
      </w:r>
      <w:r w:rsidR="00A22C54"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In Dataset </w:t>
      </w:r>
      <w:r w:rsidR="00A22C54" w:rsidRPr="004A20DB">
        <w:rPr>
          <w:rFonts w:ascii="Times New Roman" w:eastAsia="Times New Roman" w:hAnsi="Times New Roman" w:cs="Times New Roman"/>
          <w:sz w:val="24"/>
          <w:szCs w:val="24"/>
        </w:rPr>
        <w:t>2</w:t>
      </w:r>
      <w:r w:rsidRPr="004A20DB">
        <w:rPr>
          <w:rFonts w:ascii="Times New Roman" w:eastAsia="Times New Roman" w:hAnsi="Times New Roman" w:cs="Times New Roman"/>
          <w:sz w:val="24"/>
          <w:szCs w:val="24"/>
        </w:rPr>
        <w:t xml:space="preserve">, </w:t>
      </w:r>
      <w:del w:id="437" w:author="Автор" w:date="2026-05-07T13:24:00Z">
        <w:r>
          <w:rPr>
            <w:rFonts w:ascii="Times New Roman" w:eastAsia="Times New Roman" w:hAnsi="Times New Roman" w:cs="Times New Roman"/>
            <w:sz w:val="24"/>
            <w:szCs w:val="24"/>
          </w:rPr>
          <w:delText xml:space="preserve">12,000 sequences were sampled from NCBI Virus database labeled B.1 and B.1.1.7 (Alpha), in equal numbers for each label. </w:delText>
        </w:r>
        <w:r>
          <w:rPr>
            <w:rFonts w:ascii="Times New Roman" w:eastAsia="Times New Roman" w:hAnsi="Times New Roman" w:cs="Times New Roman"/>
            <w:sz w:val="24"/>
            <w:szCs w:val="24"/>
          </w:rPr>
          <w:lastRenderedPageBreak/>
          <w:delText xml:space="preserve">In Dataset 3, </w:delText>
        </w:r>
      </w:del>
      <w:r w:rsidRPr="004A20DB">
        <w:rPr>
          <w:rFonts w:ascii="Times New Roman" w:eastAsia="Times New Roman" w:hAnsi="Times New Roman" w:cs="Times New Roman"/>
          <w:sz w:val="24"/>
          <w:szCs w:val="24"/>
        </w:rPr>
        <w:t xml:space="preserve">we used 20,000 random sequences from the NCBI Virus database for the </w:t>
      </w:r>
      <w:ins w:id="438" w:author="Автор" w:date="2026-05-07T13:24:00Z">
        <w:r w:rsidR="002E716E" w:rsidRPr="004A20DB">
          <w:rPr>
            <w:rFonts w:ascii="Times New Roman" w:eastAsia="Times New Roman" w:hAnsi="Times New Roman" w:cs="Times New Roman"/>
            <w:sz w:val="24"/>
            <w:szCs w:val="24"/>
          </w:rPr>
          <w:t xml:space="preserve">same </w:t>
        </w:r>
      </w:ins>
      <w:r w:rsidR="002E716E" w:rsidRPr="004A20DB">
        <w:rPr>
          <w:rFonts w:ascii="Times New Roman" w:eastAsia="Times New Roman" w:hAnsi="Times New Roman" w:cs="Times New Roman"/>
          <w:sz w:val="24"/>
          <w:szCs w:val="24"/>
        </w:rPr>
        <w:t xml:space="preserve">period </w:t>
      </w:r>
      <w:del w:id="439" w:author="Автор" w:date="2026-05-07T13:24:00Z">
        <w:r>
          <w:rPr>
            <w:rFonts w:ascii="Times New Roman" w:eastAsia="Times New Roman" w:hAnsi="Times New Roman" w:cs="Times New Roman"/>
            <w:sz w:val="24"/>
            <w:szCs w:val="24"/>
          </w:rPr>
          <w:delText xml:space="preserve">from 09/24/2020 to 09/25/2021. </w:delText>
        </w:r>
      </w:del>
      <w:ins w:id="440" w:author="Автор" w:date="2026-05-07T13:24:00Z">
        <w:r w:rsidR="002E716E" w:rsidRPr="004A20DB">
          <w:rPr>
            <w:rFonts w:ascii="Times New Roman" w:eastAsia="Times New Roman" w:hAnsi="Times New Roman" w:cs="Times New Roman"/>
            <w:sz w:val="24"/>
            <w:szCs w:val="24"/>
          </w:rPr>
          <w:t>of time as in Dataset 1.</w:t>
        </w:r>
      </w:ins>
    </w:p>
    <w:p w14:paraId="5D1EF84A" w14:textId="53455F6C" w:rsidR="00545794" w:rsidRPr="004A20DB" w:rsidRDefault="00545794" w:rsidP="00545794">
      <w:pPr>
        <w:spacing w:after="0" w:line="360" w:lineRule="auto"/>
        <w:ind w:firstLine="709"/>
        <w:jc w:val="both"/>
        <w:rPr>
          <w:ins w:id="441" w:author="Автор" w:date="2026-05-07T13:24:00Z"/>
          <w:rFonts w:ascii="Times New Roman" w:eastAsia="Times New Roman" w:hAnsi="Times New Roman" w:cs="Times New Roman"/>
          <w:sz w:val="24"/>
          <w:szCs w:val="24"/>
          <w:lang w:val="en-US"/>
        </w:rPr>
      </w:pPr>
      <w:ins w:id="442" w:author="Автор" w:date="2026-05-07T13:24:00Z">
        <w:r w:rsidRPr="004A20DB">
          <w:rPr>
            <w:rFonts w:ascii="Times New Roman" w:eastAsia="Times New Roman" w:hAnsi="Times New Roman" w:cs="Times New Roman"/>
            <w:sz w:val="24"/>
            <w:szCs w:val="24"/>
            <w:lang w:val="en-US"/>
          </w:rPr>
          <w:t xml:space="preserve">The sequences were not stratified by sampling date for two reasons, as follows. Firstly, the necessary size of statistics would be missing. </w:t>
        </w:r>
        <w:r w:rsidR="006363C9" w:rsidRPr="004A20DB">
          <w:rPr>
            <w:rFonts w:ascii="Times New Roman" w:eastAsia="Times New Roman" w:hAnsi="Times New Roman" w:cs="Times New Roman"/>
            <w:sz w:val="24"/>
            <w:szCs w:val="24"/>
            <w:lang w:val="en-US"/>
          </w:rPr>
          <w:t>Also, p</w:t>
        </w:r>
        <w:r w:rsidRPr="004A20DB">
          <w:rPr>
            <w:rFonts w:ascii="Times New Roman" w:eastAsia="Times New Roman" w:hAnsi="Times New Roman" w:cs="Times New Roman"/>
            <w:sz w:val="24"/>
            <w:szCs w:val="24"/>
            <w:lang w:val="en-US"/>
          </w:rPr>
          <w:t xml:space="preserve">revious experience with hemagglutinin data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[39]</w:t>
        </w:r>
        <w:r w:rsidR="00CD5292">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xml:space="preserve"> </w:t>
        </w:r>
        <w:r w:rsidR="006363C9" w:rsidRPr="004A20DB">
          <w:rPr>
            <w:rFonts w:ascii="Times New Roman" w:eastAsia="Times New Roman" w:hAnsi="Times New Roman" w:cs="Times New Roman"/>
            <w:sz w:val="24"/>
            <w:szCs w:val="24"/>
            <w:lang w:val="en-US"/>
          </w:rPr>
          <w:t>demonstrates</w:t>
        </w:r>
        <w:r w:rsidRPr="004A20DB">
          <w:rPr>
            <w:rFonts w:ascii="Times New Roman" w:eastAsia="Times New Roman" w:hAnsi="Times New Roman" w:cs="Times New Roman"/>
            <w:sz w:val="24"/>
            <w:szCs w:val="24"/>
            <w:lang w:val="en-US"/>
          </w:rPr>
          <w:t xml:space="preserve"> that </w:t>
        </w:r>
        <w:r w:rsidR="006363C9" w:rsidRPr="004A20DB">
          <w:rPr>
            <w:rFonts w:ascii="Times New Roman" w:eastAsia="Times New Roman" w:hAnsi="Times New Roman" w:cs="Times New Roman"/>
            <w:sz w:val="24"/>
            <w:szCs w:val="24"/>
            <w:lang w:val="en-US"/>
          </w:rPr>
          <w:t>combining sequences from different dates</w:t>
        </w:r>
        <w:r w:rsidRPr="004A20DB">
          <w:rPr>
            <w:rFonts w:ascii="Times New Roman" w:eastAsia="Times New Roman" w:hAnsi="Times New Roman" w:cs="Times New Roman"/>
            <w:sz w:val="24"/>
            <w:szCs w:val="24"/>
            <w:lang w:val="en-US"/>
          </w:rPr>
          <w:t xml:space="preserve"> is an advantage, because </w:t>
        </w:r>
        <w:r w:rsidR="006363C9" w:rsidRPr="004A20DB">
          <w:rPr>
            <w:rFonts w:ascii="Times New Roman" w:eastAsia="Times New Roman" w:hAnsi="Times New Roman" w:cs="Times New Roman"/>
            <w:sz w:val="24"/>
            <w:szCs w:val="24"/>
            <w:lang w:val="en-US"/>
          </w:rPr>
          <w:t>one</w:t>
        </w:r>
        <w:r w:rsidRPr="004A20DB">
          <w:rPr>
            <w:rFonts w:ascii="Times New Roman" w:eastAsia="Times New Roman" w:hAnsi="Times New Roman" w:cs="Times New Roman"/>
            <w:sz w:val="24"/>
            <w:szCs w:val="24"/>
            <w:lang w:val="en-US"/>
          </w:rPr>
          <w:t xml:space="preserve"> compare</w:t>
        </w:r>
        <w:r w:rsidR="006363C9" w:rsidRPr="004A20DB">
          <w:rPr>
            <w:rFonts w:ascii="Times New Roman" w:eastAsia="Times New Roman" w:hAnsi="Times New Roman" w:cs="Times New Roman"/>
            <w:sz w:val="24"/>
            <w:szCs w:val="24"/>
            <w:lang w:val="en-US"/>
          </w:rPr>
          <w:t>s</w:t>
        </w:r>
        <w:r w:rsidRPr="004A20DB">
          <w:rPr>
            <w:rFonts w:ascii="Times New Roman" w:eastAsia="Times New Roman" w:hAnsi="Times New Roman" w:cs="Times New Roman"/>
            <w:sz w:val="24"/>
            <w:szCs w:val="24"/>
            <w:lang w:val="en-US"/>
          </w:rPr>
          <w:t xml:space="preserve"> earlier and later strains and thus find</w:t>
        </w:r>
        <w:r w:rsidR="006363C9" w:rsidRPr="004A20DB">
          <w:rPr>
            <w:rFonts w:ascii="Times New Roman" w:eastAsia="Times New Roman" w:hAnsi="Times New Roman" w:cs="Times New Roman"/>
            <w:sz w:val="24"/>
            <w:szCs w:val="24"/>
            <w:lang w:val="en-US"/>
          </w:rPr>
          <w:t>s</w:t>
        </w:r>
        <w:r w:rsidRPr="004A20DB">
          <w:rPr>
            <w:rFonts w:ascii="Times New Roman" w:eastAsia="Times New Roman" w:hAnsi="Times New Roman" w:cs="Times New Roman"/>
            <w:sz w:val="24"/>
            <w:szCs w:val="24"/>
            <w:lang w:val="en-US"/>
          </w:rPr>
          <w:t xml:space="preserve"> a fitness valley connecting them. In contrast, estimation of selection coefficients, indeed, requires classification by time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&lt;EndNote&gt;&lt;Cite&gt;&lt;Author&gt;Lagunov&lt;/Author&gt;&lt;Year&gt;2025&lt;/Year&gt;&lt;RecNum&gt;30&lt;/RecNum&gt;&lt;DisplayText&gt;[70]&lt;/DisplayText&gt;&lt;record&gt;&lt;rec-number&gt;30&lt;/rec-number&gt;&lt;foreign-keys&gt;&lt;key app="EN" db-id="z5v2e0v5r25tt5e00v35f59hst2ra25srwwd" timestamp="1765292078"&gt;30&lt;/key&gt;&lt;/foreign-keys&gt;&lt;ref-type name="Online Database"&gt;45&lt;/ref-type&gt;&lt;contributors&gt;&lt;authors&gt;&lt;author&gt;Lagunov, S.V.&lt;/author&gt;&lt;author&gt;Rouzine, I.M.&lt;/author&gt;&lt;/authors&gt;&lt;/contributors&gt;&lt;titles&gt;&lt;title&gt;Estimating fitness effects of mutations in the presence of genetic linkage&lt;/title&gt;&lt;secondary-title&gt;BioRxiv&lt;/secondary-title&gt;&lt;/titles&gt;&lt;edition&gt;November 29, 2025&lt;/edition&gt;&lt;dates&gt;&lt;year&gt;2025&lt;/year&gt;&lt;/dates&gt;&lt;work-type&gt;preprint&lt;/work-type&gt;&lt;urls&gt;&lt;related-urls&gt;&lt;url&gt;https://www.biorxiv.org/content/10.1101/2025.11.26.690712v1&lt;/url&gt;&lt;/related-urls&gt;&lt;/urls&gt;&lt;electronic-resource-num&gt;10.1101/2025.11.26.690712 &lt;/electronic-resource-num&gt;&lt;/record&gt;&lt;/Cite&gt;&lt;/EndNote&gt;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[70]</w:t>
        </w:r>
        <w:r w:rsidR="00CD5292">
          <w:rPr>
            <w:rFonts w:ascii="Times New Roman" w:eastAsia="Times New Roman" w:hAnsi="Times New Roman" w:cs="Times New Roman"/>
            <w:sz w:val="24"/>
            <w:szCs w:val="24"/>
            <w:lang w:val="en-US"/>
          </w:rPr>
          <w:fldChar w:fldCharType="end"/>
        </w:r>
        <w:r w:rsidR="006363C9" w:rsidRPr="004A20DB" w:rsidDel="006363C9">
          <w:rPr>
            <w:rFonts w:ascii="Times New Roman" w:eastAsia="Times New Roman" w:hAnsi="Times New Roman" w:cs="Times New Roman"/>
            <w:sz w:val="24"/>
            <w:szCs w:val="24"/>
            <w:lang w:val="en-US"/>
          </w:rPr>
          <w:t xml:space="preserve"> </w:t>
        </w:r>
        <w:r w:rsidRPr="004A20DB">
          <w:rPr>
            <w:rFonts w:ascii="Times New Roman" w:eastAsia="Times New Roman" w:hAnsi="Times New Roman" w:cs="Times New Roman"/>
            <w:sz w:val="24"/>
            <w:szCs w:val="24"/>
            <w:lang w:val="en-US"/>
          </w:rPr>
          <w:t>.</w:t>
        </w:r>
      </w:ins>
    </w:p>
    <w:p w14:paraId="7DBA8D28" w14:textId="47D225AC" w:rsidR="0087149A" w:rsidRPr="004A20DB" w:rsidRDefault="0076272C">
      <w:pPr>
        <w:spacing w:after="0" w:line="360" w:lineRule="auto"/>
        <w:ind w:firstLine="709"/>
        <w:jc w:val="both"/>
        <w:rPr>
          <w:rFonts w:ascii="Times New Roman" w:hAnsi="Times New Roman"/>
          <w:sz w:val="20"/>
          <w:lang w:val="en-US"/>
          <w:rPrChange w:id="443" w:author="Автор" w:date="2026-05-07T13:24:00Z">
            <w:rPr>
              <w:rFonts w:ascii="Times New Roman" w:hAnsi="Times New Roman"/>
              <w:sz w:val="20"/>
            </w:rPr>
          </w:rPrChange>
        </w:rPr>
      </w:pPr>
      <w:r w:rsidRPr="004A20DB">
        <w:rPr>
          <w:rFonts w:ascii="Times New Roman" w:eastAsia="Times New Roman" w:hAnsi="Times New Roman" w:cs="Times New Roman"/>
          <w:sz w:val="24"/>
          <w:szCs w:val="24"/>
        </w:rPr>
        <w:t xml:space="preserve">Downloaded data were processed by a custom-made sequence-processing program </w:t>
      </w:r>
      <w:r w:rsidRPr="004A20DB">
        <w:rPr>
          <w:rFonts w:ascii="Times New Roman" w:eastAsia="Times New Roman" w:hAnsi="Times New Roman" w:cs="Times New Roman"/>
          <w:i/>
          <w:sz w:val="24"/>
          <w:szCs w:val="24"/>
        </w:rPr>
        <w:t>ProcessGenomes.py</w:t>
      </w:r>
      <w:r w:rsidRPr="004A20DB">
        <w:rPr>
          <w:rFonts w:ascii="Times New Roman" w:eastAsia="Times New Roman" w:hAnsi="Times New Roman" w:cs="Times New Roman"/>
          <w:sz w:val="24"/>
          <w:szCs w:val="24"/>
        </w:rPr>
        <w:t>. Multiple alignment was performed in MAFT online, using the "Fast calculation of full-length MSA of closely related viral genomes</w:t>
      </w:r>
      <w:del w:id="444" w:author="Автор" w:date="2026-05-07T13:24:00Z">
        <w:r>
          <w:rPr>
            <w:rFonts w:ascii="Times New Roman" w:eastAsia="Times New Roman" w:hAnsi="Times New Roman" w:cs="Times New Roman"/>
            <w:sz w:val="24"/>
            <w:szCs w:val="24"/>
          </w:rPr>
          <w:delText xml:space="preserve"> (61).</w:delText>
        </w:r>
      </w:del>
      <w:ins w:id="445" w:author="Автор" w:date="2026-05-07T13:24:00Z">
        <w:r w:rsidR="00A22C54"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 </w:t>
        </w:r>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&lt;EndNote&gt;&lt;Cite&gt;&lt;Author&gt;Katoh&lt;/Author&gt;&lt;Year&gt;2019&lt;/Year&gt;&lt;RecNum&gt;28&lt;/RecNum&gt;&lt;DisplayText&gt;[71]&lt;/DisplayText&gt;&lt;record&gt;&lt;rec-number&gt;28&lt;/rec-number&gt;&lt;foreign-keys&gt;&lt;key app="EN" db-id="z5v2e0v5r25tt5e00v35f59hst2ra25srwwd" timestamp="1765292078"&gt;28&lt;/key&gt;&lt;/foreign-keys&gt;&lt;ref-type name="Journal Article"&gt;17&lt;/ref-type&gt;&lt;contributors&gt;&lt;authors&gt;&lt;author&gt;Katoh, K.&lt;/author&gt;&lt;author&gt;Rozewicki, J.&lt;/author&gt;&lt;author&gt;Yamada, K. D.&lt;/author&gt;&lt;/authors&gt;&lt;/contributors&gt;&lt;titles&gt;&lt;title&gt;MAFFT online service: multiple sequence alignment, interactive sequence choice and visualization&lt;/title&gt;&lt;secondary-title&gt;Brief Bioinform&lt;/secondary-title&gt;&lt;/titles&gt;&lt;pages&gt;1160-1166&lt;/pages&gt;&lt;volume&gt;20&lt;/volume&gt;&lt;number&gt;4&lt;/number&gt;&lt;keywords&gt;&lt;keyword&gt;Algorithms&lt;/keyword&gt;&lt;keyword&gt;Computational Biology/methods&lt;/keyword&gt;&lt;keyword&gt;Databases, Genetic&lt;/keyword&gt;&lt;keyword&gt;Internet&lt;/keyword&gt;&lt;keyword&gt;Sequence Alignment/*methods/statistics &amp;amp; numerical data&lt;/keyword&gt;&lt;keyword&gt;Sequence Analysis&lt;/keyword&gt;&lt;keyword&gt;*Software&lt;/keyword&gt;&lt;keyword&gt;User-Computer Interface&lt;/keyword&gt;&lt;keyword&gt;multiple sequence alignment&lt;/keyword&gt;&lt;keyword&gt;phylogenetic tree&lt;/keyword&gt;&lt;/keywords&gt;&lt;dates&gt;&lt;year&gt;2019&lt;/year&gt;&lt;pub-dates&gt;&lt;date&gt;Jul 19&lt;/date&gt;&lt;/pub-dates&gt;&lt;/dates&gt;&lt;isbn&gt;1477-4054 (Electronic)&amp;#xD;1467-5463 (Print)&amp;#xD;1467-5463 (Linking)&lt;/isbn&gt;&lt;accession-num&gt;28968734&lt;/accession-num&gt;&lt;urls&gt;&lt;related-urls&gt;&lt;url&gt;https://www.ncbi.nlm.nih.gov/pubmed/28968734&lt;/url&gt;&lt;/related-urls&gt;&lt;/urls&gt;&lt;custom2&gt;PMC6781576&lt;/custom2&gt;&lt;electronic-resource-num&gt;10.1093/bib/bbx108&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[71]</w:t>
        </w:r>
        <w:r w:rsidR="00CD5292">
          <w:rPr>
            <w:rFonts w:ascii="Times New Roman" w:eastAsia="Times New Roman" w:hAnsi="Times New Roman" w:cs="Times New Roman"/>
            <w:sz w:val="24"/>
            <w:szCs w:val="24"/>
          </w:rPr>
          <w:fldChar w:fldCharType="end"/>
        </w:r>
        <w:r w:rsidRPr="004A20DB">
          <w:rPr>
            <w:rFonts w:ascii="Times New Roman" w:eastAsia="Times New Roman" w:hAnsi="Times New Roman" w:cs="Times New Roman"/>
            <w:sz w:val="24"/>
            <w:szCs w:val="24"/>
          </w:rPr>
          <w:t>.</w:t>
        </w:r>
      </w:ins>
      <w:r w:rsidRPr="004A20DB">
        <w:rPr>
          <w:rFonts w:ascii="Times New Roman" w:eastAsia="Times New Roman" w:hAnsi="Times New Roman" w:cs="Times New Roman"/>
          <w:sz w:val="24"/>
          <w:szCs w:val="24"/>
        </w:rPr>
        <w:t xml:space="preserve"> From the total number of downloaded and aligned sequences, sequences in which the percentage of symbols “</w:t>
      </w:r>
      <w:proofErr w:type="gramStart"/>
      <w:r w:rsidRPr="004A20DB">
        <w:rPr>
          <w:rFonts w:ascii="Times New Roman" w:eastAsia="Times New Roman" w:hAnsi="Times New Roman" w:cs="Times New Roman"/>
          <w:sz w:val="24"/>
          <w:szCs w:val="24"/>
        </w:rPr>
        <w:t>–“ (</w:t>
      </w:r>
      <w:proofErr w:type="gramEnd"/>
      <w:r w:rsidRPr="004A20DB">
        <w:rPr>
          <w:rFonts w:ascii="Times New Roman" w:eastAsia="Times New Roman" w:hAnsi="Times New Roman" w:cs="Times New Roman"/>
          <w:sz w:val="24"/>
          <w:szCs w:val="24"/>
        </w:rPr>
        <w:t>gap) or “N” (</w:t>
      </w:r>
      <w:proofErr w:type="spellStart"/>
      <w:r w:rsidRPr="004A20DB">
        <w:rPr>
          <w:rFonts w:ascii="Times New Roman" w:eastAsia="Times New Roman" w:hAnsi="Times New Roman" w:cs="Times New Roman"/>
          <w:sz w:val="24"/>
          <w:szCs w:val="24"/>
        </w:rPr>
        <w:t>nonread</w:t>
      </w:r>
      <w:proofErr w:type="spellEnd"/>
      <w:r w:rsidRPr="004A20DB">
        <w:rPr>
          <w:rFonts w:ascii="Times New Roman" w:eastAsia="Times New Roman" w:hAnsi="Times New Roman" w:cs="Times New Roman"/>
          <w:sz w:val="24"/>
          <w:szCs w:val="24"/>
        </w:rPr>
        <w:t xml:space="preserve">) is greater than </w:t>
      </w:r>
      <w:r w:rsidRPr="004A20DB">
        <w:rPr>
          <w:rFonts w:ascii="Times New Roman" w:eastAsia="Times New Roman" w:hAnsi="Times New Roman" w:cs="Times New Roman"/>
          <w:i/>
          <w:sz w:val="24"/>
          <w:szCs w:val="24"/>
        </w:rPr>
        <w:t>Sequence threshold</w:t>
      </w:r>
      <w:r w:rsidRPr="004A20DB">
        <w:rPr>
          <w:rFonts w:ascii="Times New Roman" w:eastAsia="Times New Roman" w:hAnsi="Times New Roman" w:cs="Times New Roman"/>
          <w:sz w:val="24"/>
          <w:szCs w:val="24"/>
        </w:rPr>
        <w:t xml:space="preserve"> are removed. From the remaining sequences, sites in which the percentage of gaps or letters N in across sequences is higher than </w:t>
      </w:r>
      <w:r w:rsidRPr="004A20DB">
        <w:rPr>
          <w:rFonts w:ascii="Times New Roman" w:eastAsia="Times New Roman" w:hAnsi="Times New Roman" w:cs="Times New Roman"/>
          <w:i/>
          <w:sz w:val="24"/>
          <w:szCs w:val="24"/>
        </w:rPr>
        <w:t>Gap threshold</w:t>
      </w:r>
      <w:r w:rsidRPr="004A20DB">
        <w:rPr>
          <w:rFonts w:ascii="Times New Roman" w:eastAsia="Times New Roman" w:hAnsi="Times New Roman" w:cs="Times New Roman"/>
          <w:sz w:val="24"/>
          <w:szCs w:val="24"/>
        </w:rPr>
        <w:t xml:space="preserve"> are removed. Then, sites with a polymorphism degree (Hamming distance) lower than </w:t>
      </w:r>
      <w:r w:rsidRPr="004A20DB">
        <w:rPr>
          <w:rFonts w:ascii="Times New Roman" w:eastAsia="Times New Roman" w:hAnsi="Times New Roman" w:cs="Times New Roman"/>
          <w:i/>
          <w:sz w:val="24"/>
          <w:szCs w:val="24"/>
        </w:rPr>
        <w:t>Monomorphism threshold</w:t>
      </w:r>
      <w:r w:rsidRPr="004A20DB">
        <w:rPr>
          <w:rFonts w:ascii="Times New Roman" w:eastAsia="Times New Roman" w:hAnsi="Times New Roman" w:cs="Times New Roman"/>
          <w:sz w:val="24"/>
          <w:szCs w:val="24"/>
        </w:rPr>
        <w:t xml:space="preserve"> are removed. </w:t>
      </w:r>
      <w:ins w:id="446" w:author="Автор" w:date="2026-05-07T13:24:00Z">
        <w:r w:rsidR="00BE537C" w:rsidRPr="004A20DB">
          <w:rPr>
            <w:rFonts w:ascii="Times New Roman" w:eastAsia="Times New Roman" w:hAnsi="Times New Roman" w:cs="Times New Roman"/>
            <w:sz w:val="24"/>
            <w:szCs w:val="24"/>
          </w:rPr>
          <w:t>We put the monomorphism threshold at two values (Table 1) and ma</w:t>
        </w:r>
        <w:r w:rsidR="00B67E12" w:rsidRPr="004A20DB">
          <w:rPr>
            <w:rFonts w:ascii="Times New Roman" w:eastAsia="Times New Roman" w:hAnsi="Times New Roman" w:cs="Times New Roman"/>
            <w:sz w:val="24"/>
            <w:szCs w:val="24"/>
          </w:rPr>
          <w:t>ke</w:t>
        </w:r>
        <w:r w:rsidR="00BE537C" w:rsidRPr="004A20DB">
          <w:rPr>
            <w:rFonts w:ascii="Times New Roman" w:eastAsia="Times New Roman" w:hAnsi="Times New Roman" w:cs="Times New Roman"/>
            <w:sz w:val="24"/>
            <w:szCs w:val="24"/>
          </w:rPr>
          <w:t xml:space="preserve"> sure that the choice does not affect final results</w:t>
        </w:r>
        <w:r w:rsidR="002C11AB" w:rsidRPr="004A20DB">
          <w:rPr>
            <w:rFonts w:ascii="Times New Roman" w:eastAsia="Times New Roman" w:hAnsi="Times New Roman" w:cs="Times New Roman"/>
            <w:sz w:val="24"/>
            <w:szCs w:val="24"/>
          </w:rPr>
          <w:t xml:space="preserve">, </w:t>
        </w:r>
        <w:r w:rsidR="002C11AB" w:rsidRPr="004A20DB">
          <w:rPr>
            <w:rFonts w:ascii="Times New Roman" w:eastAsia="Times New Roman" w:hAnsi="Times New Roman" w:cs="Times New Roman"/>
            <w:sz w:val="24"/>
            <w:szCs w:val="24"/>
            <w:lang w:val="en-US"/>
          </w:rPr>
          <w:t>i.e., results are in a plateau in this parameter</w:t>
        </w:r>
        <w:r w:rsidR="00BE537C" w:rsidRPr="004A20DB">
          <w:rPr>
            <w:rFonts w:ascii="Times New Roman" w:eastAsia="Times New Roman" w:hAnsi="Times New Roman" w:cs="Times New Roman"/>
            <w:sz w:val="24"/>
            <w:szCs w:val="24"/>
          </w:rPr>
          <w:t xml:space="preserve">. </w:t>
        </w:r>
      </w:ins>
      <w:r w:rsidRPr="004A20DB">
        <w:rPr>
          <w:rFonts w:ascii="Times New Roman" w:eastAsia="Times New Roman" w:hAnsi="Times New Roman" w:cs="Times New Roman"/>
          <w:sz w:val="24"/>
          <w:szCs w:val="24"/>
        </w:rPr>
        <w:t xml:space="preserve">The sequence data are binarized: the </w:t>
      </w:r>
      <w:ins w:id="447" w:author="Автор" w:date="2026-05-07T13:24:00Z">
        <w:r w:rsidRPr="004A20DB">
          <w:rPr>
            <w:rFonts w:ascii="Times New Roman" w:eastAsia="Times New Roman" w:hAnsi="Times New Roman" w:cs="Times New Roman"/>
            <w:sz w:val="24"/>
            <w:szCs w:val="24"/>
          </w:rPr>
          <w:t>variant</w:t>
        </w:r>
        <w:r w:rsidR="00A22C54" w:rsidRPr="004A20DB">
          <w:rPr>
            <w:rFonts w:ascii="Times New Roman" w:eastAsia="Times New Roman" w:hAnsi="Times New Roman" w:cs="Times New Roman"/>
            <w:sz w:val="24"/>
            <w:szCs w:val="24"/>
          </w:rPr>
          <w:t xml:space="preserve"> similar to </w:t>
        </w:r>
      </w:ins>
      <w:r w:rsidR="00A22C54" w:rsidRPr="004A20DB">
        <w:rPr>
          <w:rFonts w:ascii="Times New Roman" w:eastAsia="Times New Roman" w:hAnsi="Times New Roman" w:cs="Times New Roman"/>
          <w:sz w:val="24"/>
          <w:szCs w:val="24"/>
        </w:rPr>
        <w:t>consensus</w:t>
      </w:r>
      <w:ins w:id="448" w:author="Автор" w:date="2026-05-07T13:24:00Z">
        <w:r w:rsidR="002E716E" w:rsidRPr="004A20DB">
          <w:rPr>
            <w:rFonts w:ascii="Times New Roman" w:eastAsia="Times New Roman" w:hAnsi="Times New Roman" w:cs="Times New Roman"/>
            <w:sz w:val="24"/>
            <w:szCs w:val="24"/>
          </w:rPr>
          <w:t xml:space="preserve"> defined as</w:t>
        </w:r>
        <w:r w:rsidR="00A22C54" w:rsidRPr="004A20DB">
          <w:rPr>
            <w:rFonts w:ascii="Times New Roman" w:eastAsia="Times New Roman" w:hAnsi="Times New Roman" w:cs="Times New Roman"/>
            <w:sz w:val="24"/>
            <w:szCs w:val="24"/>
          </w:rPr>
          <w:t xml:space="preserve"> Wuhan</w:t>
        </w:r>
      </w:ins>
      <w:r w:rsidR="00A22C54" w:rsidRPr="004A20DB">
        <w:rPr>
          <w:rFonts w:ascii="Times New Roman" w:eastAsia="Times New Roman" w:hAnsi="Times New Roman" w:cs="Times New Roman"/>
          <w:sz w:val="24"/>
          <w:szCs w:val="24"/>
        </w:rPr>
        <w:t xml:space="preserve"> variant</w:t>
      </w:r>
      <w:r w:rsidRPr="004A20DB">
        <w:rPr>
          <w:rFonts w:ascii="Times New Roman" w:eastAsia="Times New Roman" w:hAnsi="Times New Roman" w:cs="Times New Roman"/>
          <w:sz w:val="24"/>
          <w:szCs w:val="24"/>
        </w:rPr>
        <w:t xml:space="preserve"> is declared 0, the others are 1, with the resulting population matrix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K</m:t>
            </m:r>
          </m:e>
          <m:sub>
            <m:r>
              <w:rPr>
                <w:rFonts w:ascii="Cambria Math" w:eastAsia="Cambria Math" w:hAnsi="Cambria Math" w:cs="Cambria Math"/>
                <w:sz w:val="24"/>
                <w:szCs w:val="24"/>
              </w:rPr>
              <m:t>ni</m:t>
            </m:r>
          </m:sub>
        </m:sSub>
      </m:oMath>
      <w:r w:rsidRPr="004A20DB">
        <w:rPr>
          <w:rFonts w:ascii="Times New Roman" w:eastAsia="Times New Roman" w:hAnsi="Times New Roman" w:cs="Times New Roman"/>
          <w:sz w:val="24"/>
          <w:szCs w:val="24"/>
        </w:rPr>
        <w:t xml:space="preserve">. </w:t>
      </w:r>
    </w:p>
    <w:p w14:paraId="78C62C91" w14:textId="1D6AC39C" w:rsidR="0087149A" w:rsidRPr="004A20DB" w:rsidRDefault="0076272C">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4"/>
          <w:szCs w:val="24"/>
        </w:rPr>
      </w:pPr>
      <w:del w:id="449" w:author="Автор" w:date="2026-05-07T13:24:00Z">
        <w:r>
          <w:rPr>
            <w:rFonts w:ascii="Times New Roman" w:eastAsia="Times New Roman" w:hAnsi="Times New Roman" w:cs="Times New Roman"/>
            <w:b/>
            <w:color w:val="000000"/>
            <w:sz w:val="24"/>
            <w:szCs w:val="24"/>
          </w:rPr>
          <w:delText>Preparing genomic data.</w:delText>
        </w:r>
        <w:r>
          <w:rPr>
            <w:rFonts w:ascii="Times New Roman" w:eastAsia="Times New Roman" w:hAnsi="Times New Roman" w:cs="Times New Roman"/>
            <w:color w:val="000000"/>
            <w:sz w:val="24"/>
            <w:szCs w:val="24"/>
          </w:rPr>
          <w:delText xml:space="preserve"> </w:delText>
        </w:r>
      </w:del>
      <w:r w:rsidRPr="004A20DB">
        <w:rPr>
          <w:rFonts w:ascii="Times New Roman" w:eastAsia="Times New Roman" w:hAnsi="Times New Roman" w:cs="Times New Roman"/>
          <w:color w:val="000000"/>
          <w:sz w:val="24"/>
          <w:szCs w:val="24"/>
        </w:rPr>
        <w:t>After binarization, the sequence data of virus undergo an additional processing stage, as follows. Based on the number of differences from sample consensus, a mutational spectrum</w:t>
      </w:r>
      <w:r w:rsidR="002E716E" w:rsidRPr="004A20DB">
        <w:rPr>
          <w:rFonts w:ascii="Times New Roman" w:eastAsia="Times New Roman" w:hAnsi="Times New Roman" w:cs="Times New Roman"/>
          <w:color w:val="000000"/>
          <w:sz w:val="24"/>
          <w:szCs w:val="24"/>
        </w:rPr>
        <w:t xml:space="preserve"> </w:t>
      </w:r>
      <w:r w:rsidRPr="004A20DB">
        <w:rPr>
          <w:rFonts w:ascii="Times New Roman" w:eastAsia="Times New Roman" w:hAnsi="Times New Roman" w:cs="Times New Roman"/>
          <w:color w:val="000000"/>
          <w:sz w:val="24"/>
          <w:szCs w:val="24"/>
        </w:rPr>
        <w:t xml:space="preserve">is constructed using a custom-made sequence processing program </w:t>
      </w:r>
      <w:r w:rsidRPr="004A20DB">
        <w:rPr>
          <w:rFonts w:ascii="Times New Roman" w:eastAsia="Times New Roman" w:hAnsi="Times New Roman" w:cs="Times New Roman"/>
          <w:i/>
          <w:sz w:val="24"/>
          <w:szCs w:val="24"/>
        </w:rPr>
        <w:t>ProcessGenomes.py</w:t>
      </w:r>
      <w:r w:rsidR="0065576F">
        <w:rPr>
          <w:rFonts w:ascii="Times New Roman" w:eastAsia="Times New Roman" w:hAnsi="Times New Roman" w:cs="Times New Roman"/>
          <w:color w:val="000000"/>
          <w:sz w:val="24"/>
          <w:szCs w:val="24"/>
        </w:rPr>
        <w:t xml:space="preserve"> (</w:t>
      </w:r>
      <w:del w:id="450" w:author="Автор" w:date="2026-05-07T13:24:00Z">
        <w:r>
          <w:rPr>
            <w:rFonts w:ascii="Times New Roman" w:eastAsia="Times New Roman" w:hAnsi="Times New Roman" w:cs="Times New Roman"/>
            <w:color w:val="000000"/>
            <w:sz w:val="24"/>
            <w:szCs w:val="24"/>
          </w:rPr>
          <w:delText>Fig. 2).</w:delText>
        </w:r>
      </w:del>
      <w:ins w:id="451" w:author="Автор" w:date="2026-05-07T13:24:00Z">
        <w:r w:rsidR="0065576F">
          <w:rPr>
            <w:rFonts w:ascii="Times New Roman" w:eastAsia="Times New Roman" w:hAnsi="Times New Roman" w:cs="Times New Roman"/>
            <w:color w:val="000000"/>
            <w:sz w:val="24"/>
            <w:szCs w:val="24"/>
          </w:rPr>
          <w:t xml:space="preserve">Figs. 3 and 5). </w:t>
        </w:r>
      </w:ins>
      <w:r w:rsidRPr="004A20DB">
        <w:rPr>
          <w:rFonts w:ascii="Times New Roman" w:eastAsia="Times New Roman" w:hAnsi="Times New Roman" w:cs="Times New Roman"/>
          <w:color w:val="000000"/>
          <w:sz w:val="24"/>
          <w:szCs w:val="24"/>
        </w:rPr>
        <w:t xml:space="preserve"> Several groups of sequences are identified from this diagram. The new matrix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ni</m:t>
            </m:r>
          </m:sub>
        </m:sSub>
      </m:oMath>
      <w:r w:rsidRPr="004A20DB">
        <w:rPr>
          <w:rFonts w:ascii="Times New Roman" w:eastAsia="Times New Roman" w:hAnsi="Times New Roman" w:cs="Times New Roman"/>
          <w:color w:val="000000"/>
          <w:sz w:val="24"/>
          <w:szCs w:val="24"/>
        </w:rPr>
        <w:t xml:space="preserve"> is formed by random sampling from two chosen groups, with the possibility of repetition</w:t>
      </w:r>
      <w:del w:id="452" w:author="Автор" w:date="2026-05-07T13:24:00Z">
        <w:r>
          <w:rPr>
            <w:rFonts w:ascii="Times New Roman" w:eastAsia="Times New Roman" w:hAnsi="Times New Roman" w:cs="Times New Roman"/>
            <w:color w:val="000000"/>
            <w:sz w:val="24"/>
            <w:szCs w:val="24"/>
          </w:rPr>
          <w:delText>. Averaging is performed over 200 random samples.</w:delText>
        </w:r>
      </w:del>
      <w:ins w:id="453" w:author="Автор" w:date="2026-05-07T13:24:00Z">
        <w:r w:rsidRPr="004A20DB">
          <w:rPr>
            <w:rFonts w:ascii="Times New Roman" w:eastAsia="Times New Roman" w:hAnsi="Times New Roman" w:cs="Times New Roman"/>
            <w:color w:val="000000"/>
            <w:sz w:val="24"/>
            <w:szCs w:val="24"/>
          </w:rPr>
          <w:t>..</w:t>
        </w:r>
      </w:ins>
      <w:r w:rsidRPr="004A20DB">
        <w:rPr>
          <w:rFonts w:ascii="Times New Roman" w:eastAsia="Times New Roman" w:hAnsi="Times New Roman" w:cs="Times New Roman"/>
          <w:color w:val="000000"/>
          <w:sz w:val="24"/>
          <w:szCs w:val="24"/>
        </w:rPr>
        <w:t xml:space="preserve"> The dependence of the predicted number of epistatic links on the sample size </w:t>
      </w:r>
      <w:del w:id="454" w:author="Автор" w:date="2026-05-07T13:24:00Z">
        <w:r>
          <w:rPr>
            <w:rFonts w:ascii="Times New Roman" w:eastAsia="Times New Roman" w:hAnsi="Times New Roman" w:cs="Times New Roman"/>
            <w:color w:val="000000"/>
            <w:sz w:val="24"/>
            <w:szCs w:val="24"/>
          </w:rPr>
          <w:delText>of each group</w:delText>
        </w:r>
      </w:del>
      <w:ins w:id="455" w:author="Автор" w:date="2026-05-07T13:24:00Z">
        <w:r w:rsidR="00195F6C" w:rsidRPr="004A20DB">
          <w:rPr>
            <w:rFonts w:ascii="Times New Roman" w:eastAsia="Times New Roman" w:hAnsi="Times New Roman" w:cs="Times New Roman"/>
            <w:color w:val="000000"/>
            <w:sz w:val="24"/>
            <w:szCs w:val="24"/>
          </w:rPr>
          <w:t>for simulated data</w:t>
        </w:r>
      </w:ins>
      <w:r w:rsidR="00195F6C" w:rsidRPr="004A20DB">
        <w:rPr>
          <w:rFonts w:ascii="Times New Roman" w:eastAsia="Times New Roman" w:hAnsi="Times New Roman" w:cs="Times New Roman"/>
          <w:color w:val="000000"/>
          <w:sz w:val="24"/>
          <w:szCs w:val="24"/>
        </w:rPr>
        <w:t xml:space="preserve"> is shown </w:t>
      </w:r>
      <w:del w:id="456" w:author="Автор" w:date="2026-05-07T13:24:00Z">
        <w:r>
          <w:rPr>
            <w:rFonts w:ascii="Times New Roman" w:eastAsia="Times New Roman" w:hAnsi="Times New Roman" w:cs="Times New Roman"/>
            <w:color w:val="000000"/>
            <w:sz w:val="24"/>
            <w:szCs w:val="24"/>
          </w:rPr>
          <w:delText xml:space="preserve">as a color map </w:delText>
        </w:r>
      </w:del>
      <w:r w:rsidR="00195F6C" w:rsidRPr="004A20DB">
        <w:rPr>
          <w:rFonts w:ascii="Times New Roman" w:eastAsia="Times New Roman" w:hAnsi="Times New Roman" w:cs="Times New Roman"/>
          <w:color w:val="000000"/>
          <w:sz w:val="24"/>
          <w:szCs w:val="24"/>
        </w:rPr>
        <w:t xml:space="preserve">in </w:t>
      </w:r>
      <w:del w:id="457" w:author="Автор" w:date="2026-05-07T13:24:00Z">
        <w:r>
          <w:rPr>
            <w:rFonts w:ascii="Times New Roman" w:eastAsia="Times New Roman" w:hAnsi="Times New Roman" w:cs="Times New Roman"/>
            <w:color w:val="000000"/>
            <w:sz w:val="24"/>
            <w:szCs w:val="24"/>
          </w:rPr>
          <w:delText xml:space="preserve">the center of </w:delText>
        </w:r>
      </w:del>
      <w:r w:rsidR="00195F6C" w:rsidRPr="004A20DB">
        <w:rPr>
          <w:rFonts w:ascii="Times New Roman" w:eastAsia="Times New Roman" w:hAnsi="Times New Roman" w:cs="Times New Roman"/>
          <w:color w:val="000000"/>
          <w:sz w:val="24"/>
          <w:szCs w:val="24"/>
        </w:rPr>
        <w:t>Fig</w:t>
      </w:r>
      <w:r w:rsidR="001700ED">
        <w:rPr>
          <w:rFonts w:ascii="Times New Roman" w:eastAsia="Times New Roman" w:hAnsi="Times New Roman" w:cs="Times New Roman"/>
          <w:color w:val="000000"/>
          <w:sz w:val="24"/>
          <w:szCs w:val="24"/>
        </w:rPr>
        <w:t>s</w:t>
      </w:r>
      <w:r w:rsidR="00195F6C" w:rsidRPr="004A20DB">
        <w:rPr>
          <w:rFonts w:ascii="Times New Roman" w:eastAsia="Times New Roman" w:hAnsi="Times New Roman" w:cs="Times New Roman"/>
          <w:color w:val="000000"/>
          <w:sz w:val="24"/>
          <w:szCs w:val="24"/>
        </w:rPr>
        <w:t xml:space="preserve">. </w:t>
      </w:r>
      <w:del w:id="458" w:author="Автор" w:date="2026-05-07T13:24:00Z">
        <w:r>
          <w:rPr>
            <w:rFonts w:ascii="Times New Roman" w:eastAsia="Times New Roman" w:hAnsi="Times New Roman" w:cs="Times New Roman"/>
            <w:color w:val="000000"/>
            <w:sz w:val="24"/>
            <w:szCs w:val="24"/>
          </w:rPr>
          <w:delText>3</w:delText>
        </w:r>
      </w:del>
      <w:ins w:id="459" w:author="Автор" w:date="2026-05-07T13:24:00Z">
        <w:r w:rsidR="0065576F">
          <w:rPr>
            <w:rFonts w:ascii="Times New Roman" w:eastAsia="Times New Roman" w:hAnsi="Times New Roman" w:cs="Times New Roman"/>
            <w:color w:val="000000"/>
            <w:sz w:val="24"/>
            <w:szCs w:val="24"/>
          </w:rPr>
          <w:t>1</w:t>
        </w:r>
      </w:ins>
      <w:r w:rsidR="0065576F">
        <w:rPr>
          <w:rFonts w:ascii="Times New Roman" w:eastAsia="Times New Roman" w:hAnsi="Times New Roman" w:cs="Times New Roman"/>
          <w:color w:val="000000"/>
          <w:sz w:val="24"/>
          <w:szCs w:val="24"/>
        </w:rPr>
        <w:t xml:space="preserve"> and 4.</w:t>
      </w:r>
    </w:p>
    <w:p w14:paraId="65A8AC63" w14:textId="4C376B24" w:rsidR="0087149A" w:rsidRPr="004A20DB" w:rsidRDefault="0076272C">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 xml:space="preserve">Epistasis detection and measurement. </w:t>
      </w:r>
      <w:r w:rsidRPr="004A20DB">
        <w:rPr>
          <w:rFonts w:ascii="Times New Roman" w:eastAsia="Times New Roman" w:hAnsi="Times New Roman" w:cs="Times New Roman"/>
          <w:color w:val="000000"/>
          <w:sz w:val="24"/>
          <w:szCs w:val="24"/>
        </w:rPr>
        <w:t xml:space="preserve">Based on matrix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ni</m:t>
            </m:r>
          </m:sub>
        </m:sSub>
      </m:oMath>
      <w:r w:rsidRPr="004A20DB">
        <w:rPr>
          <w:rFonts w:ascii="Times New Roman" w:eastAsia="Times New Roman" w:hAnsi="Times New Roman" w:cs="Times New Roman"/>
          <w:color w:val="000000"/>
          <w:sz w:val="24"/>
          <w:szCs w:val="24"/>
        </w:rPr>
        <w:t xml:space="preserve"> obtained as described above, </w:t>
      </w:r>
      <w:del w:id="460" w:author="Автор" w:date="2026-05-07T13:24:00Z">
        <w:r>
          <w:rPr>
            <w:rFonts w:ascii="Times New Roman" w:eastAsia="Times New Roman" w:hAnsi="Times New Roman" w:cs="Times New Roman"/>
            <w:color w:val="000000"/>
            <w:sz w:val="24"/>
            <w:szCs w:val="24"/>
          </w:rPr>
          <w:delText>Universal Footprint</w:delText>
        </w:r>
      </w:del>
      <w:ins w:id="461" w:author="Автор" w:date="2026-05-07T13:24:00Z">
        <w:r w:rsidR="007E084A" w:rsidRPr="004A20DB">
          <w:rPr>
            <w:rFonts w:ascii="Times New Roman" w:eastAsia="Times New Roman" w:hAnsi="Times New Roman" w:cs="Times New Roman"/>
            <w:color w:val="000000"/>
            <w:sz w:val="24"/>
            <w:szCs w:val="24"/>
          </w:rPr>
          <w:t>the universal f</w:t>
        </w:r>
        <w:r w:rsidRPr="004A20DB">
          <w:rPr>
            <w:rFonts w:ascii="Times New Roman" w:eastAsia="Times New Roman" w:hAnsi="Times New Roman" w:cs="Times New Roman"/>
            <w:color w:val="000000"/>
            <w:sz w:val="24"/>
            <w:szCs w:val="24"/>
          </w:rPr>
          <w:t>ootprint</w:t>
        </w:r>
      </w:ins>
      <w:r w:rsidRPr="004A20DB">
        <w:rPr>
          <w:rFonts w:ascii="Times New Roman" w:eastAsia="Times New Roman" w:hAnsi="Times New Roman" w:cs="Times New Roman"/>
          <w:color w:val="000000"/>
          <w:sz w:val="24"/>
          <w:szCs w:val="24"/>
        </w:rPr>
        <w:t xml:space="preserve"> of </w:t>
      </w:r>
      <w:del w:id="462" w:author="Автор" w:date="2026-05-07T13:24:00Z">
        <w:r>
          <w:rPr>
            <w:rFonts w:ascii="Times New Roman" w:eastAsia="Times New Roman" w:hAnsi="Times New Roman" w:cs="Times New Roman"/>
            <w:color w:val="000000"/>
            <w:sz w:val="24"/>
            <w:szCs w:val="24"/>
          </w:rPr>
          <w:delText>Epistasis</w:delText>
        </w:r>
        <w:r>
          <w:rPr>
            <w:color w:val="000000"/>
          </w:rPr>
          <w:delText xml:space="preserve"> </w:delText>
        </w:r>
        <w:r>
          <w:rPr>
            <w:rFonts w:ascii="Times New Roman" w:eastAsia="Times New Roman" w:hAnsi="Times New Roman" w:cs="Times New Roman"/>
            <w:sz w:val="24"/>
            <w:szCs w:val="24"/>
          </w:rPr>
          <w:delText>(35)</w:delText>
        </w:r>
      </w:del>
      <w:ins w:id="463" w:author="Автор" w:date="2026-05-07T13:24:00Z">
        <w:r w:rsidR="007E084A" w:rsidRPr="004A20DB">
          <w:rPr>
            <w:rFonts w:ascii="Times New Roman" w:eastAsia="Times New Roman" w:hAnsi="Times New Roman" w:cs="Times New Roman"/>
            <w:color w:val="000000"/>
            <w:sz w:val="24"/>
            <w:szCs w:val="24"/>
          </w:rPr>
          <w:t>e</w:t>
        </w:r>
        <w:r w:rsidRPr="004A20DB">
          <w:rPr>
            <w:rFonts w:ascii="Times New Roman" w:eastAsia="Times New Roman" w:hAnsi="Times New Roman" w:cs="Times New Roman"/>
            <w:color w:val="000000"/>
            <w:sz w:val="24"/>
            <w:szCs w:val="24"/>
          </w:rPr>
          <w:t>pistasis</w:t>
        </w:r>
        <w:r w:rsidRPr="004A20DB">
          <w:rPr>
            <w:color w:val="000000"/>
          </w:rPr>
          <w:t xml:space="preserve">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[36]</w:t>
        </w:r>
        <w:r w:rsidR="00CD5292">
          <w:rPr>
            <w:rFonts w:ascii="Times New Roman" w:hAnsi="Times New Roman" w:cs="Times New Roman"/>
            <w:bCs/>
            <w:sz w:val="24"/>
            <w:szCs w:val="24"/>
            <w:lang w:val="en-US"/>
          </w:rPr>
          <w:fldChar w:fldCharType="end"/>
        </w:r>
      </w:ins>
      <w:r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color w:val="000000"/>
          <w:sz w:val="24"/>
          <w:szCs w:val="24"/>
        </w:rPr>
        <w:t xml:space="preserve">denoted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oMath>
      <w:r w:rsidRPr="004A20DB">
        <w:rPr>
          <w:rFonts w:ascii="Times New Roman" w:eastAsia="Times New Roman" w:hAnsi="Times New Roman" w:cs="Times New Roman"/>
          <w:color w:val="000000"/>
          <w:sz w:val="24"/>
          <w:szCs w:val="24"/>
        </w:rPr>
        <w:t xml:space="preserve"> is calculated for each possible pair of sites </w:t>
      </w:r>
      <m:oMath>
        <m:r>
          <w:rPr>
            <w:rFonts w:ascii="Cambria Math" w:eastAsia="Cambria Math" w:hAnsi="Cambria Math" w:cs="Cambria Math"/>
            <w:color w:val="000000"/>
            <w:sz w:val="24"/>
            <w:szCs w:val="24"/>
          </w:rPr>
          <m:t>i,j</m:t>
        </m:r>
      </m:oMath>
      <w:del w:id="464" w:author="Автор" w:date="2026-05-07T13:24:00Z">
        <w:r>
          <w:rPr>
            <w:rFonts w:ascii="Times New Roman" w:eastAsia="Times New Roman" w:hAnsi="Times New Roman" w:cs="Times New Roman"/>
            <w:color w:val="000000"/>
            <w:sz w:val="24"/>
            <w:szCs w:val="24"/>
          </w:rPr>
          <w:delText>.</w:delText>
        </w:r>
      </w:del>
      <w:ins w:id="465" w:author="Автор" w:date="2026-05-07T13:24:00Z">
        <w:r w:rsidR="00655546" w:rsidRPr="004A20DB">
          <w:rPr>
            <w:rFonts w:ascii="Times New Roman" w:eastAsia="Times New Roman" w:hAnsi="Times New Roman" w:cs="Times New Roman"/>
            <w:color w:val="000000"/>
            <w:sz w:val="24"/>
            <w:szCs w:val="24"/>
          </w:rPr>
          <w:t xml:space="preserve"> as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r>
            <w:rPr>
              <w:rFonts w:ascii="Cambria Math" w:eastAsia="Times New Roman" w:hAnsi="Cambria Math" w:cs="Times New Roman"/>
              <w:color w:val="000000"/>
              <w:sz w:val="24"/>
              <w:szCs w:val="24"/>
            </w:rPr>
            <m:t>=1-</m:t>
          </m:r>
          <m:r>
            <m:rPr>
              <m:sty m:val="p"/>
            </m:rPr>
            <w:rPr>
              <w:rFonts w:ascii="Cambria Math" w:eastAsia="Times New Roman" w:hAnsi="Cambria Math" w:cs="Times New Roman"/>
              <w:color w:val="000000"/>
              <w:sz w:val="24"/>
              <w:szCs w:val="24"/>
            </w:rPr>
            <m:t>log</m:t>
          </m:r>
          <m:d>
            <m:dPr>
              <m:ctrlPr>
                <w:rPr>
                  <w:rFonts w:ascii="Cambria Math" w:eastAsia="Times New Roman" w:hAnsi="Cambria Math" w:cs="Times New Roman"/>
                  <w:i/>
                  <w:color w:val="000000"/>
                  <w:sz w:val="24"/>
                  <w:szCs w:val="24"/>
                </w:rPr>
              </m:ctrlPr>
            </m:dPr>
            <m:e>
              <m:f>
                <m:fPr>
                  <m:ctrlPr>
                    <w:rPr>
                      <w:rFonts w:ascii="Cambria Math" w:eastAsia="Times New Roman" w:hAnsi="Cambria Math" w:cs="Times New Roman"/>
                      <w:i/>
                      <w:color w:val="000000"/>
                      <w:sz w:val="24"/>
                      <w:szCs w:val="24"/>
                    </w:rPr>
                  </m:ctrlPr>
                </m:fPr>
                <m:num>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11</m:t>
                      </m:r>
                    </m:sub>
                  </m:sSub>
                </m:num>
                <m:den>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00</m:t>
                      </m:r>
                    </m:sub>
                  </m:sSub>
                </m:den>
              </m:f>
            </m:e>
          </m:d>
          <m:r>
            <w:rPr>
              <w:rFonts w:ascii="Cambria Math" w:eastAsia="Times New Roman" w:hAnsi="Cambria Math" w:cs="Times New Roman"/>
              <w:color w:val="000000"/>
              <w:sz w:val="24"/>
              <w:szCs w:val="24"/>
            </w:rPr>
            <m:t>/</m:t>
          </m:r>
          <m:r>
            <m:rPr>
              <m:sty m:val="p"/>
            </m:rPr>
            <w:rPr>
              <w:rFonts w:ascii="Cambria Math" w:eastAsia="Times New Roman" w:hAnsi="Cambria Math" w:cs="Times New Roman"/>
              <w:color w:val="000000"/>
              <w:sz w:val="24"/>
              <w:szCs w:val="24"/>
            </w:rPr>
            <m:t>log</m:t>
          </m:r>
          <m:d>
            <m:dPr>
              <m:ctrlPr>
                <w:rPr>
                  <w:rFonts w:ascii="Cambria Math" w:eastAsia="Times New Roman" w:hAnsi="Cambria Math" w:cs="Times New Roman"/>
                  <w:i/>
                  <w:color w:val="000000"/>
                  <w:sz w:val="24"/>
                  <w:szCs w:val="24"/>
                </w:rPr>
              </m:ctrlPr>
            </m:dPr>
            <m:e>
              <m:f>
                <m:fPr>
                  <m:ctrlPr>
                    <w:rPr>
                      <w:rFonts w:ascii="Cambria Math" w:eastAsia="Times New Roman" w:hAnsi="Cambria Math" w:cs="Times New Roman"/>
                      <w:i/>
                      <w:color w:val="000000"/>
                      <w:sz w:val="24"/>
                      <w:szCs w:val="24"/>
                    </w:rPr>
                  </m:ctrlPr>
                </m:fPr>
                <m:num>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01</m:t>
                      </m:r>
                    </m:sub>
                  </m:sSub>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10</m:t>
                      </m:r>
                    </m:sub>
                  </m:sSub>
                </m:num>
                <m:den>
                  <m:sSubSup>
                    <m:sSubSupPr>
                      <m:ctrlPr>
                        <w:rPr>
                          <w:rFonts w:ascii="Cambria Math" w:eastAsia="Times New Roman" w:hAnsi="Cambria Math" w:cs="Times New Roman"/>
                          <w:i/>
                          <w:color w:val="000000"/>
                          <w:sz w:val="24"/>
                          <w:szCs w:val="24"/>
                        </w:rPr>
                      </m:ctrlPr>
                    </m:sSubSup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00</m:t>
                      </m:r>
                    </m:sub>
                    <m:sup>
                      <m:r>
                        <w:rPr>
                          <w:rFonts w:ascii="Cambria Math" w:eastAsia="Times New Roman" w:hAnsi="Cambria Math" w:cs="Times New Roman"/>
                          <w:color w:val="000000"/>
                          <w:sz w:val="24"/>
                          <w:szCs w:val="24"/>
                        </w:rPr>
                        <m:t>2</m:t>
                      </m:r>
                    </m:sup>
                  </m:sSubSup>
                </m:den>
              </m:f>
            </m:e>
          </m:d>
          <m:r>
            <w:rPr>
              <w:rFonts w:ascii="Cambria Math" w:eastAsia="Times New Roman" w:hAnsi="Cambria Math" w:cs="Times New Roman"/>
              <w:color w:val="000000"/>
              <w:sz w:val="24"/>
              <w:szCs w:val="24"/>
            </w:rPr>
            <m:t>.</m:t>
          </m:r>
        </m:oMath>
      </w:ins>
      <w:r w:rsidR="00655546" w:rsidRPr="004A20DB">
        <w:rPr>
          <w:rFonts w:ascii="Times New Roman" w:eastAsia="Times New Roman" w:hAnsi="Times New Roman" w:cs="Times New Roman"/>
          <w:color w:val="000000"/>
          <w:sz w:val="24"/>
          <w:szCs w:val="24"/>
        </w:rPr>
        <w:t xml:space="preserve"> </w:t>
      </w:r>
      <w:r w:rsidRPr="004A20DB">
        <w:rPr>
          <w:rFonts w:ascii="Times New Roman" w:eastAsia="Times New Roman" w:hAnsi="Times New Roman" w:cs="Times New Roman"/>
          <w:color w:val="000000"/>
          <w:sz w:val="24"/>
          <w:szCs w:val="24"/>
        </w:rPr>
        <w:t xml:space="preserve">Then, the conditional coefficient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sidRPr="004A20DB">
        <w:rPr>
          <w:rFonts w:ascii="Times New Roman" w:eastAsia="Times New Roman" w:hAnsi="Times New Roman" w:cs="Times New Roman"/>
          <w:color w:val="000000"/>
          <w:sz w:val="24"/>
          <w:szCs w:val="24"/>
        </w:rPr>
        <w:t xml:space="preserve"> is </w:t>
      </w:r>
      <w:ins w:id="466" w:author="Автор" w:date="2026-05-07T13:24:00Z">
        <w:r w:rsidR="00161711" w:rsidRPr="004A20DB">
          <w:rPr>
            <w:rFonts w:ascii="Times New Roman" w:eastAsia="Times New Roman" w:hAnsi="Times New Roman" w:cs="Times New Roman"/>
            <w:color w:val="000000"/>
            <w:sz w:val="24"/>
            <w:szCs w:val="24"/>
          </w:rPr>
          <w:t>re-</w:t>
        </w:r>
      </w:ins>
      <w:r w:rsidRPr="004A20DB">
        <w:rPr>
          <w:rFonts w:ascii="Times New Roman" w:eastAsia="Times New Roman" w:hAnsi="Times New Roman" w:cs="Times New Roman"/>
          <w:color w:val="000000"/>
          <w:sz w:val="24"/>
          <w:szCs w:val="24"/>
        </w:rPr>
        <w:t xml:space="preserve">calculated for each locus pair </w:t>
      </w:r>
      <w:del w:id="467" w:author="Автор" w:date="2026-05-07T13:24:00Z">
        <w:r>
          <w:rPr>
            <w:rFonts w:ascii="Times New Roman" w:eastAsia="Times New Roman" w:hAnsi="Times New Roman" w:cs="Times New Roman"/>
            <w:sz w:val="24"/>
            <w:szCs w:val="24"/>
          </w:rPr>
          <w:delText>(39)</w:delText>
        </w:r>
        <w:r>
          <w:rPr>
            <w:rFonts w:ascii="Times New Roman" w:eastAsia="Times New Roman" w:hAnsi="Times New Roman" w:cs="Times New Roman"/>
            <w:color w:val="000000"/>
            <w:sz w:val="24"/>
            <w:szCs w:val="24"/>
          </w:rPr>
          <w:delText>, as follows.</w:delText>
        </w:r>
      </w:del>
      <w:ins w:id="468" w:author="Автор" w:date="2026-05-07T13:24:00Z">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[39]</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color w:val="000000"/>
            <w:sz w:val="24"/>
            <w:szCs w:val="24"/>
          </w:rPr>
          <w:t>, as follows.</w:t>
        </w:r>
      </w:ins>
      <w:r w:rsidRPr="004A20DB">
        <w:rPr>
          <w:rFonts w:ascii="Times New Roman" w:eastAsia="Times New Roman" w:hAnsi="Times New Roman" w:cs="Times New Roman"/>
          <w:color w:val="000000"/>
          <w:sz w:val="24"/>
          <w:szCs w:val="24"/>
        </w:rPr>
        <w:t xml:space="preserve"> Only sequences where at least one of the neighboring loci of the pair has allele 0 are used. The minimum of all UFE over such neighbors is denoted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sidRPr="004A20DB">
        <w:rPr>
          <w:rFonts w:ascii="Times New Roman" w:eastAsia="Times New Roman" w:hAnsi="Times New Roman" w:cs="Times New Roman"/>
          <w:color w:val="000000"/>
          <w:sz w:val="24"/>
          <w:szCs w:val="24"/>
        </w:rPr>
        <w:t>. Because the array of data used is large, these coefficients are calculated using parallel computing on the video card with more than 1000 parallel processors with the help of CUDA language. Pairs of loci, where the rat</w:t>
      </w:r>
      <w:proofErr w:type="spellStart"/>
      <w:r w:rsidRPr="004A20DB">
        <w:rPr>
          <w:rFonts w:ascii="Times New Roman" w:eastAsia="Times New Roman" w:hAnsi="Times New Roman" w:cs="Times New Roman"/>
          <w:color w:val="000000"/>
          <w:sz w:val="24"/>
          <w:szCs w:val="24"/>
        </w:rPr>
        <w:t>io</w:t>
      </w:r>
      <w:proofErr w:type="spellEnd"/>
      <w:r w:rsidRPr="004A20DB">
        <w:rPr>
          <w:rFonts w:ascii="Times New Roman" w:eastAsia="Times New Roman" w:hAnsi="Times New Roman" w:cs="Times New Roman"/>
          <w:color w:val="000000"/>
          <w:sz w:val="24"/>
          <w:szCs w:val="24"/>
        </w:rPr>
        <w:t xml:space="preserve"> of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oMath>
      <w:r w:rsidRPr="004A20DB">
        <w:rPr>
          <w:rFonts w:ascii="Times New Roman" w:eastAsia="Times New Roman" w:hAnsi="Times New Roman" w:cs="Times New Roman"/>
          <w:color w:val="000000"/>
          <w:sz w:val="24"/>
          <w:szCs w:val="24"/>
        </w:rPr>
        <w:t xml:space="preserve"> to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sidRPr="004A20DB">
        <w:rPr>
          <w:rFonts w:ascii="Times New Roman" w:eastAsia="Times New Roman" w:hAnsi="Times New Roman" w:cs="Times New Roman"/>
          <w:color w:val="000000"/>
          <w:sz w:val="24"/>
          <w:szCs w:val="24"/>
        </w:rPr>
        <w:t xml:space="preserve">  is </w:t>
      </w:r>
      <w:r w:rsidRPr="004A20DB">
        <w:rPr>
          <w:rFonts w:ascii="Times New Roman" w:eastAsia="Times New Roman" w:hAnsi="Times New Roman" w:cs="Times New Roman"/>
          <w:color w:val="000000"/>
          <w:sz w:val="24"/>
          <w:szCs w:val="24"/>
        </w:rPr>
        <w:lastRenderedPageBreak/>
        <w:t>equal to or greater than 0.5, are considered “true pairs”, while the remaining pairs are excluded. Results are displayed in the form of circular diagrams (Figs</w:t>
      </w:r>
      <w:del w:id="469" w:author="Автор" w:date="2026-05-07T13:24:00Z">
        <w:r>
          <w:rPr>
            <w:rFonts w:ascii="Times New Roman" w:eastAsia="Times New Roman" w:hAnsi="Times New Roman" w:cs="Times New Roman"/>
            <w:color w:val="000000"/>
            <w:sz w:val="24"/>
            <w:szCs w:val="24"/>
          </w:rPr>
          <w:delText xml:space="preserve"> 3</w:delText>
        </w:r>
      </w:del>
      <w:ins w:id="470" w:author="Автор" w:date="2026-05-07T13:24:00Z">
        <w:r w:rsidR="001700ED">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 xml:space="preserve"> </w:t>
        </w:r>
        <w:r w:rsidR="00D71DAA" w:rsidRPr="004A20DB">
          <w:rPr>
            <w:rFonts w:ascii="Times New Roman" w:eastAsia="Times New Roman" w:hAnsi="Times New Roman" w:cs="Times New Roman"/>
            <w:color w:val="000000"/>
            <w:sz w:val="24"/>
            <w:szCs w:val="24"/>
          </w:rPr>
          <w:t>6</w:t>
        </w:r>
      </w:ins>
      <w:r w:rsidRPr="004A20DB">
        <w:rPr>
          <w:rFonts w:ascii="Times New Roman" w:eastAsia="Times New Roman" w:hAnsi="Times New Roman" w:cs="Times New Roman"/>
          <w:color w:val="000000"/>
          <w:sz w:val="24"/>
          <w:szCs w:val="24"/>
        </w:rPr>
        <w:t xml:space="preserve"> and</w:t>
      </w:r>
      <w:r w:rsidR="00D71DAA" w:rsidRPr="004A20DB">
        <w:rPr>
          <w:rFonts w:ascii="Times New Roman" w:eastAsia="Times New Roman" w:hAnsi="Times New Roman" w:cs="Times New Roman"/>
          <w:color w:val="000000"/>
          <w:sz w:val="24"/>
          <w:szCs w:val="24"/>
        </w:rPr>
        <w:t xml:space="preserve"> </w:t>
      </w:r>
      <w:del w:id="471" w:author="Автор" w:date="2026-05-07T13:24:00Z">
        <w:r>
          <w:rPr>
            <w:rFonts w:ascii="Times New Roman" w:eastAsia="Times New Roman" w:hAnsi="Times New Roman" w:cs="Times New Roman"/>
            <w:color w:val="000000"/>
            <w:sz w:val="24"/>
            <w:szCs w:val="24"/>
          </w:rPr>
          <w:delText>4</w:delText>
        </w:r>
      </w:del>
      <w:ins w:id="472" w:author="Автор" w:date="2026-05-07T13:24:00Z">
        <w:r w:rsidR="001700ED">
          <w:rPr>
            <w:rFonts w:ascii="Times New Roman" w:eastAsia="Times New Roman" w:hAnsi="Times New Roman" w:cs="Times New Roman"/>
            <w:color w:val="000000"/>
            <w:sz w:val="24"/>
            <w:szCs w:val="24"/>
          </w:rPr>
          <w:t>S5</w:t>
        </w:r>
      </w:ins>
      <w:r w:rsidRPr="004A20DB">
        <w:rPr>
          <w:rFonts w:ascii="Times New Roman" w:eastAsia="Times New Roman" w:hAnsi="Times New Roman" w:cs="Times New Roman"/>
          <w:color w:val="000000"/>
          <w:sz w:val="24"/>
          <w:szCs w:val="24"/>
        </w:rPr>
        <w:t>).</w:t>
      </w:r>
    </w:p>
    <w:p w14:paraId="12EA3998" w14:textId="05162111" w:rsidR="0087149A" w:rsidRPr="004A20DB" w:rsidRDefault="0076272C" w:rsidP="00FC4B93">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Change w:id="473" w:author="Автор" w:date="2026-05-07T13:24:00Z">
          <w:pPr>
            <w:pBdr>
              <w:top w:val="nil"/>
              <w:left w:val="nil"/>
              <w:bottom w:val="nil"/>
              <w:right w:val="nil"/>
              <w:between w:val="nil"/>
            </w:pBdr>
            <w:spacing w:line="360" w:lineRule="auto"/>
            <w:ind w:firstLine="708"/>
            <w:jc w:val="both"/>
          </w:pPr>
        </w:pPrChange>
      </w:pPr>
      <w:r w:rsidRPr="004A20DB">
        <w:rPr>
          <w:rFonts w:ascii="Times New Roman" w:eastAsia="Times New Roman" w:hAnsi="Times New Roman" w:cs="Times New Roman"/>
          <w:b/>
          <w:color w:val="000000"/>
          <w:sz w:val="24"/>
          <w:szCs w:val="24"/>
        </w:rPr>
        <w:t>Error calculation.</w:t>
      </w:r>
      <w:r w:rsidRPr="004A20DB">
        <w:rPr>
          <w:rFonts w:ascii="Times New Roman" w:eastAsia="Times New Roman" w:hAnsi="Times New Roman" w:cs="Times New Roman"/>
          <w:color w:val="000000"/>
          <w:sz w:val="24"/>
          <w:szCs w:val="24"/>
        </w:rPr>
        <w:t xml:space="preserve"> The estimated epistatic pairs are compared with the matrix of true pairs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ij</m:t>
            </m:r>
          </m:sub>
        </m:sSub>
      </m:oMath>
      <w:r w:rsidRPr="004A20DB">
        <w:rPr>
          <w:rFonts w:ascii="Times New Roman" w:eastAsia="Times New Roman" w:hAnsi="Times New Roman" w:cs="Times New Roman"/>
          <w:color w:val="000000"/>
          <w:sz w:val="24"/>
          <w:szCs w:val="24"/>
        </w:rPr>
        <w:t xml:space="preserve"> set in the Monte Carlo simulation code that generates genomic sequences for testing the accuracy. The relative error of the method is calculated as the sum of the number of fa</w:t>
      </w:r>
      <w:proofErr w:type="spellStart"/>
      <w:r w:rsidRPr="004A20DB">
        <w:rPr>
          <w:rFonts w:ascii="Times New Roman" w:eastAsia="Times New Roman" w:hAnsi="Times New Roman" w:cs="Times New Roman"/>
          <w:color w:val="000000"/>
          <w:sz w:val="24"/>
          <w:szCs w:val="24"/>
        </w:rPr>
        <w:t>lse</w:t>
      </w:r>
      <w:proofErr w:type="spellEnd"/>
      <w:r w:rsidRPr="004A20DB">
        <w:rPr>
          <w:rFonts w:ascii="Times New Roman" w:eastAsia="Times New Roman" w:hAnsi="Times New Roman" w:cs="Times New Roman"/>
          <w:color w:val="000000"/>
          <w:sz w:val="24"/>
          <w:szCs w:val="24"/>
        </w:rPr>
        <w:t xml:space="preserve"> positive and false negative pairs</w:t>
      </w:r>
      <w:r w:rsidR="000010E7">
        <w:rPr>
          <w:rFonts w:ascii="Times New Roman" w:eastAsia="Times New Roman" w:hAnsi="Times New Roman" w:cs="Times New Roman"/>
          <w:color w:val="000000"/>
          <w:sz w:val="24"/>
          <w:szCs w:val="24"/>
        </w:rPr>
        <w:t xml:space="preserve"> </w:t>
      </w:r>
      <w:ins w:id="474" w:author="Автор" w:date="2026-05-07T13:24:00Z">
        <w:r w:rsidR="000010E7">
          <w:rPr>
            <w:rFonts w:ascii="Times New Roman" w:eastAsia="Times New Roman" w:hAnsi="Times New Roman" w:cs="Times New Roman"/>
            <w:color w:val="000000"/>
            <w:sz w:val="24"/>
            <w:szCs w:val="24"/>
          </w:rPr>
          <w:t>for an initial</w:t>
        </w:r>
        <w:r w:rsidR="008E3D27">
          <w:rPr>
            <w:rFonts w:ascii="Times New Roman" w:eastAsia="Times New Roman" w:hAnsi="Times New Roman" w:cs="Times New Roman"/>
            <w:color w:val="000000"/>
            <w:sz w:val="24"/>
            <w:szCs w:val="24"/>
          </w:rPr>
          <w:t>ly–</w:t>
        </w:r>
        <w:r w:rsidR="000010E7">
          <w:rPr>
            <w:rFonts w:ascii="Times New Roman" w:eastAsia="Times New Roman" w:hAnsi="Times New Roman" w:cs="Times New Roman"/>
            <w:color w:val="000000"/>
            <w:sz w:val="24"/>
            <w:szCs w:val="24"/>
          </w:rPr>
          <w:t>uniform population</w:t>
        </w:r>
        <w:r w:rsidRPr="004A20DB">
          <w:rPr>
            <w:rFonts w:ascii="Times New Roman" w:eastAsia="Times New Roman" w:hAnsi="Times New Roman" w:cs="Times New Roman"/>
            <w:color w:val="000000"/>
            <w:sz w:val="24"/>
            <w:szCs w:val="24"/>
          </w:rPr>
          <w:t xml:space="preserve"> </w:t>
        </w:r>
        <w:r w:rsidR="000010E7">
          <w:rPr>
            <w:rFonts w:ascii="Times New Roman" w:eastAsia="Times New Roman" w:hAnsi="Times New Roman" w:cs="Times New Roman"/>
            <w:color w:val="000000"/>
            <w:sz w:val="24"/>
            <w:szCs w:val="24"/>
          </w:rPr>
          <w:t>(</w:t>
        </w:r>
        <w:r w:rsidR="001700ED">
          <w:rPr>
            <w:rFonts w:ascii="Times New Roman" w:eastAsia="Times New Roman" w:hAnsi="Times New Roman" w:cs="Times New Roman"/>
            <w:color w:val="000000"/>
            <w:sz w:val="24"/>
            <w:szCs w:val="24"/>
          </w:rPr>
          <w:t>Fig. 4</w:t>
        </w:r>
        <w:r w:rsidR="000010E7">
          <w:rPr>
            <w:rFonts w:ascii="Times New Roman" w:eastAsia="Times New Roman" w:hAnsi="Times New Roman" w:cs="Times New Roman"/>
            <w:color w:val="000000"/>
            <w:sz w:val="24"/>
            <w:szCs w:val="24"/>
          </w:rPr>
          <w:t>)</w:t>
        </w:r>
        <w:r w:rsidR="001700ED">
          <w:rPr>
            <w:rFonts w:ascii="Times New Roman" w:eastAsia="Times New Roman" w:hAnsi="Times New Roman" w:cs="Times New Roman"/>
            <w:color w:val="000000"/>
            <w:sz w:val="24"/>
            <w:szCs w:val="24"/>
          </w:rPr>
          <w:t xml:space="preserve">. </w:t>
        </w:r>
        <w:r w:rsidR="001B408C">
          <w:rPr>
            <w:rFonts w:ascii="Times New Roman" w:eastAsia="Times New Roman" w:hAnsi="Times New Roman" w:cs="Times New Roman"/>
            <w:color w:val="000000"/>
            <w:sz w:val="24"/>
            <w:szCs w:val="24"/>
          </w:rPr>
          <w:t xml:space="preserve">For </w:t>
        </w:r>
        <w:r w:rsidR="008E3D27">
          <w:rPr>
            <w:rFonts w:ascii="Times New Roman" w:eastAsia="Times New Roman" w:hAnsi="Times New Roman" w:cs="Times New Roman"/>
            <w:color w:val="000000"/>
            <w:sz w:val="24"/>
            <w:szCs w:val="24"/>
          </w:rPr>
          <w:t>the case of standing variation</w:t>
        </w:r>
        <w:r w:rsidR="001B408C">
          <w:rPr>
            <w:rFonts w:ascii="Times New Roman" w:eastAsia="Times New Roman" w:hAnsi="Times New Roman" w:cs="Times New Roman"/>
            <w:color w:val="000000"/>
            <w:sz w:val="24"/>
            <w:szCs w:val="24"/>
          </w:rPr>
          <w:t>,</w:t>
        </w:r>
        <w:r w:rsidR="001B408C" w:rsidRPr="004A20DB">
          <w:rPr>
            <w:rFonts w:ascii="Times New Roman" w:eastAsia="Times New Roman" w:hAnsi="Times New Roman" w:cs="Times New Roman"/>
            <w:color w:val="000000"/>
            <w:sz w:val="24"/>
            <w:szCs w:val="24"/>
          </w:rPr>
          <w:t xml:space="preserve"> </w:t>
        </w:r>
        <w:r w:rsidR="001B408C">
          <w:rPr>
            <w:rFonts w:ascii="Times New Roman" w:eastAsia="Times New Roman" w:hAnsi="Times New Roman" w:cs="Times New Roman"/>
            <w:color w:val="000000"/>
            <w:sz w:val="24"/>
            <w:szCs w:val="24"/>
          </w:rPr>
          <w:t>t</w:t>
        </w:r>
        <w:r w:rsidR="001700ED">
          <w:rPr>
            <w:rFonts w:ascii="Times New Roman" w:eastAsia="Times New Roman" w:hAnsi="Times New Roman" w:cs="Times New Roman"/>
            <w:color w:val="000000"/>
            <w:sz w:val="24"/>
            <w:szCs w:val="24"/>
          </w:rPr>
          <w:t>h</w:t>
        </w:r>
        <w:r w:rsidR="001B408C">
          <w:rPr>
            <w:rFonts w:ascii="Times New Roman" w:eastAsia="Times New Roman" w:hAnsi="Times New Roman" w:cs="Times New Roman"/>
            <w:color w:val="000000"/>
            <w:sz w:val="24"/>
            <w:szCs w:val="24"/>
          </w:rPr>
          <w:t>e</w:t>
        </w:r>
        <w:r w:rsidR="001700ED">
          <w:rPr>
            <w:rFonts w:ascii="Times New Roman" w:eastAsia="Times New Roman" w:hAnsi="Times New Roman" w:cs="Times New Roman"/>
            <w:color w:val="000000"/>
            <w:sz w:val="24"/>
            <w:szCs w:val="24"/>
          </w:rPr>
          <w:t xml:space="preserve"> sum is </w:t>
        </w:r>
      </w:ins>
      <w:r w:rsidRPr="004A20DB">
        <w:rPr>
          <w:rFonts w:ascii="Times New Roman" w:eastAsia="Times New Roman" w:hAnsi="Times New Roman" w:cs="Times New Roman"/>
          <w:color w:val="000000"/>
          <w:sz w:val="24"/>
          <w:szCs w:val="24"/>
        </w:rPr>
        <w:t>divided by the total number of true pairs</w:t>
      </w:r>
      <w:del w:id="475" w:author="Автор" w:date="2026-05-07T13:24:00Z">
        <w:r>
          <w:rPr>
            <w:rFonts w:ascii="Times New Roman" w:eastAsia="Times New Roman" w:hAnsi="Times New Roman" w:cs="Times New Roman"/>
            <w:color w:val="000000"/>
            <w:sz w:val="24"/>
            <w:szCs w:val="24"/>
          </w:rPr>
          <w:delText>.</w:delText>
        </w:r>
      </w:del>
      <w:ins w:id="476" w:author="Автор" w:date="2026-05-07T13:24:00Z">
        <w:r w:rsidR="00D71DAA" w:rsidRPr="004A20DB">
          <w:rPr>
            <w:rFonts w:ascii="Times New Roman" w:eastAsia="Times New Roman" w:hAnsi="Times New Roman" w:cs="Times New Roman"/>
            <w:color w:val="000000"/>
            <w:sz w:val="24"/>
            <w:szCs w:val="24"/>
          </w:rPr>
          <w:t xml:space="preserve"> </w:t>
        </w:r>
        <w:r w:rsidR="000010E7">
          <w:rPr>
            <w:rFonts w:ascii="Times New Roman" w:eastAsia="Times New Roman" w:hAnsi="Times New Roman" w:cs="Times New Roman"/>
            <w:color w:val="000000"/>
            <w:sz w:val="24"/>
            <w:szCs w:val="24"/>
          </w:rPr>
          <w:t>(</w:t>
        </w:r>
        <w:r w:rsidR="00D71DAA" w:rsidRPr="004A20DB">
          <w:rPr>
            <w:rFonts w:ascii="Times New Roman" w:eastAsia="Times New Roman" w:hAnsi="Times New Roman" w:cs="Times New Roman"/>
            <w:color w:val="000000"/>
            <w:sz w:val="24"/>
            <w:szCs w:val="24"/>
          </w:rPr>
          <w:t>Fig.</w:t>
        </w:r>
        <w:r w:rsidR="001B408C">
          <w:rPr>
            <w:rFonts w:ascii="Times New Roman" w:eastAsia="Times New Roman" w:hAnsi="Times New Roman" w:cs="Times New Roman"/>
            <w:color w:val="000000"/>
            <w:sz w:val="24"/>
            <w:szCs w:val="24"/>
          </w:rPr>
          <w:t xml:space="preserve"> </w:t>
        </w:r>
        <w:r w:rsidR="00D71DAA" w:rsidRPr="004A20DB">
          <w:rPr>
            <w:rFonts w:ascii="Times New Roman" w:eastAsia="Times New Roman" w:hAnsi="Times New Roman" w:cs="Times New Roman"/>
            <w:color w:val="000000"/>
            <w:sz w:val="24"/>
            <w:szCs w:val="24"/>
          </w:rPr>
          <w:t>1</w:t>
        </w:r>
        <w:r w:rsidR="000010E7">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w:t>
        </w:r>
      </w:ins>
    </w:p>
    <w:p w14:paraId="2F6B1E86" w14:textId="77777777" w:rsidR="007E5343" w:rsidRPr="004A20DB" w:rsidRDefault="00653793" w:rsidP="00557C49">
      <w:pPr>
        <w:pBdr>
          <w:top w:val="nil"/>
          <w:left w:val="nil"/>
          <w:bottom w:val="nil"/>
          <w:right w:val="nil"/>
          <w:between w:val="nil"/>
        </w:pBdr>
        <w:spacing w:after="0" w:line="360" w:lineRule="auto"/>
        <w:ind w:firstLine="709"/>
        <w:jc w:val="both"/>
        <w:rPr>
          <w:ins w:id="477" w:author="Автор" w:date="2026-05-07T13:24:00Z"/>
          <w:rFonts w:ascii="Times New Roman" w:eastAsia="Times New Roman" w:hAnsi="Times New Roman" w:cs="Times New Roman"/>
          <w:color w:val="000000"/>
          <w:sz w:val="24"/>
          <w:szCs w:val="24"/>
        </w:rPr>
      </w:pPr>
      <w:ins w:id="478" w:author="Автор" w:date="2026-05-07T13:24:00Z">
        <w:r w:rsidRPr="004A20DB">
          <w:rPr>
            <w:rFonts w:ascii="Times New Roman" w:eastAsia="Times New Roman" w:hAnsi="Times New Roman" w:cs="Times New Roman"/>
            <w:b/>
            <w:color w:val="000000"/>
            <w:sz w:val="24"/>
            <w:szCs w:val="24"/>
          </w:rPr>
          <w:t>Assumptions and approximations</w:t>
        </w:r>
        <w:r w:rsidRPr="004A20DB">
          <w:rPr>
            <w:rFonts w:ascii="Times New Roman" w:eastAsia="Times New Roman" w:hAnsi="Times New Roman" w:cs="Times New Roman"/>
            <w:i/>
            <w:color w:val="000000"/>
            <w:sz w:val="24"/>
            <w:szCs w:val="24"/>
          </w:rPr>
          <w:t>.</w:t>
        </w:r>
        <w:r w:rsidRPr="004A20DB">
          <w:rPr>
            <w:rFonts w:ascii="Times New Roman" w:eastAsia="Times New Roman" w:hAnsi="Times New Roman" w:cs="Times New Roman"/>
            <w:color w:val="000000"/>
            <w:sz w:val="24"/>
            <w:szCs w:val="24"/>
          </w:rPr>
          <w:t xml:space="preserve"> The method </w:t>
        </w:r>
        <w:r w:rsidR="001C746C" w:rsidRPr="004A20DB">
          <w:rPr>
            <w:rFonts w:ascii="Times New Roman" w:eastAsia="Times New Roman" w:hAnsi="Times New Roman" w:cs="Times New Roman"/>
            <w:color w:val="000000"/>
            <w:sz w:val="24"/>
            <w:szCs w:val="24"/>
          </w:rPr>
          <w:t>implies</w:t>
        </w:r>
        <w:r w:rsidRPr="004A20DB">
          <w:rPr>
            <w:rFonts w:ascii="Times New Roman" w:eastAsia="Times New Roman" w:hAnsi="Times New Roman" w:cs="Times New Roman"/>
            <w:color w:val="000000"/>
            <w:sz w:val="24"/>
            <w:szCs w:val="24"/>
          </w:rPr>
          <w:t xml:space="preserve"> the weak selection limit</w:t>
        </w:r>
        <w:r w:rsidR="001C746C" w:rsidRPr="004A20DB">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 xml:space="preserve"> defined as </w:t>
        </w:r>
        <m:oMath>
          <m:r>
            <m:rPr>
              <m:sty m:val="p"/>
            </m:rPr>
            <w:rPr>
              <w:rFonts w:ascii="Cambria Math" w:eastAsia="Times New Roman" w:hAnsi="Cambria Math" w:cs="Times New Roman"/>
              <w:color w:val="000000"/>
              <w:sz w:val="24"/>
              <w:szCs w:val="24"/>
            </w:rPr>
            <m:t>max(1/</m:t>
          </m:r>
          <m:r>
            <w:rPr>
              <w:rFonts w:ascii="Cambria Math" w:eastAsia="Times New Roman" w:hAnsi="Cambria Math" w:cs="Times New Roman"/>
              <w:color w:val="000000"/>
              <w:sz w:val="24"/>
              <w:szCs w:val="24"/>
            </w:rPr>
            <m:t>N</m:t>
          </m:r>
          <m:r>
            <m:rPr>
              <m:sty m:val="p"/>
            </m:rPr>
            <w:rPr>
              <w:rFonts w:ascii="Cambria Math" w:eastAsia="Times New Roman" w:hAnsi="Cambria Math" w:cs="Times New Roman"/>
              <w:color w:val="000000"/>
              <w:sz w:val="24"/>
              <w:szCs w:val="24"/>
            </w:rPr>
            <m:t>,  μ</m:t>
          </m:r>
          <m:r>
            <m:rPr>
              <m:sty m:val="p"/>
            </m:rPr>
            <w:rPr>
              <w:rFonts w:ascii="Cambria Math" w:eastAsia="Times New Roman" w:hAnsi="Cambria Math" w:cs="Times New Roman" w:hint="eastAsia"/>
              <w:color w:val="000000"/>
              <w:sz w:val="24"/>
              <w:szCs w:val="24"/>
            </w:rPr>
            <m:t xml:space="preserve">) </m:t>
          </m:r>
          <m:r>
            <m:rPr>
              <m:sty m:val="p"/>
            </m:rPr>
            <w:rPr>
              <w:rFonts w:ascii="Cambria Math" w:eastAsia="Times New Roman" w:hAnsi="Cambria Math" w:cs="Times New Roman" w:hint="eastAsia"/>
              <w:color w:val="000000"/>
              <w:sz w:val="24"/>
              <w:szCs w:val="24"/>
            </w:rPr>
            <m:t>≪</m:t>
          </m:r>
          <m:r>
            <m:rPr>
              <m:sty m:val="p"/>
            </m:rPr>
            <w:rPr>
              <w:rFonts w:ascii="Cambria Math" w:eastAsia="Times New Roman" w:hAnsi="Cambria Math" w:cs="Times New Roman" w:hint="eastAsia"/>
              <w:color w:val="000000"/>
              <w:sz w:val="24"/>
              <w:szCs w:val="24"/>
            </w:rPr>
            <m:t xml:space="preserve"> </m:t>
          </m:r>
          <m:r>
            <w:rPr>
              <w:rFonts w:ascii="Cambria Math" w:eastAsia="Times New Roman" w:hAnsi="Cambria Math" w:cs="Times New Roman"/>
              <w:color w:val="000000"/>
              <w:sz w:val="24"/>
              <w:szCs w:val="24"/>
            </w:rPr>
            <m:t>s</m:t>
          </m:r>
          <m:r>
            <m:rPr>
              <m:sty m:val="p"/>
            </m:rPr>
            <w:rPr>
              <w:rFonts w:ascii="Cambria Math" w:eastAsia="Times New Roman" w:hAnsi="Cambria Math" w:cs="Times New Roman" w:hint="eastAsia"/>
              <w:color w:val="000000"/>
              <w:sz w:val="24"/>
              <w:szCs w:val="24"/>
            </w:rPr>
            <m:t xml:space="preserve"> ≪ 1</m:t>
          </m:r>
        </m:oMath>
        <w:r w:rsidR="001C746C" w:rsidRPr="004A20DB">
          <w:rPr>
            <w:rFonts w:ascii="Times New Roman" w:eastAsia="Times New Roman" w:hAnsi="Times New Roman" w:cs="Times New Roman"/>
            <w:color w:val="000000"/>
            <w:sz w:val="24"/>
            <w:szCs w:val="24"/>
          </w:rPr>
          <w:t xml:space="preserve">, and is appropriate in the travelling wave regime, when many mutations at different loci are being fixed gradually and compete with each other for the space in population (clonal interference). The traveling wave regime takes place at </w:t>
        </w:r>
        <m:oMath>
          <m:r>
            <w:rPr>
              <w:rFonts w:ascii="Cambria Math" w:eastAsia="Times New Roman" w:hAnsi="Cambria Math" w:cs="Times New Roman"/>
              <w:color w:val="000000"/>
              <w:sz w:val="24"/>
              <w:szCs w:val="24"/>
            </w:rPr>
            <m:t>NμL</m:t>
          </m:r>
          <m:r>
            <m:rPr>
              <m:sty m:val="p"/>
            </m:rPr>
            <w:rPr>
              <w:rFonts w:ascii="Cambria Math" w:eastAsia="Times New Roman" w:hAnsi="Cambria Math" w:cs="Times New Roman"/>
              <w:color w:val="000000"/>
              <w:sz w:val="24"/>
              <w:szCs w:val="24"/>
            </w:rPr>
            <m:t xml:space="preserve">≫1 </m:t>
          </m:r>
        </m:oMath>
        <w:r w:rsidR="001C746C" w:rsidRPr="004A20DB">
          <w:rPr>
            <w:rFonts w:ascii="Times New Roman" w:eastAsia="Times New Roman" w:hAnsi="Times New Roman" w:cs="Times New Roman"/>
            <w:color w:val="000000"/>
            <w:sz w:val="24"/>
            <w:szCs w:val="24"/>
          </w:rPr>
          <w:t xml:space="preserve"> and on time scales longer than </w:t>
        </w:r>
        <m:oMath>
          <m:r>
            <w:rPr>
              <w:rFonts w:ascii="Cambria Math" w:eastAsia="Times New Roman" w:hAnsi="Cambria Math" w:cs="Times New Roman"/>
              <w:color w:val="000000"/>
              <w:sz w:val="24"/>
              <w:szCs w:val="24"/>
            </w:rPr>
            <m:t>1/s.</m:t>
          </m:r>
        </m:oMath>
        <w:r w:rsidR="00915E75" w:rsidRPr="004A20DB">
          <w:rPr>
            <w:rFonts w:ascii="Times New Roman" w:eastAsia="Times New Roman" w:hAnsi="Times New Roman" w:cs="Times New Roman"/>
            <w:color w:val="000000"/>
            <w:sz w:val="24"/>
            <w:szCs w:val="24"/>
          </w:rPr>
          <w:t xml:space="preserve"> </w:t>
        </w:r>
      </w:ins>
    </w:p>
    <w:p w14:paraId="7E9CCA22" w14:textId="6C85F348" w:rsidR="007E5343" w:rsidRPr="004A20DB" w:rsidRDefault="00915E75" w:rsidP="00557C49">
      <w:pPr>
        <w:pBdr>
          <w:top w:val="nil"/>
          <w:left w:val="nil"/>
          <w:bottom w:val="nil"/>
          <w:right w:val="nil"/>
          <w:between w:val="nil"/>
        </w:pBdr>
        <w:spacing w:after="0" w:line="360" w:lineRule="auto"/>
        <w:ind w:firstLine="709"/>
        <w:jc w:val="both"/>
        <w:rPr>
          <w:ins w:id="479" w:author="Автор" w:date="2026-05-07T13:24:00Z"/>
          <w:rFonts w:ascii="Times New Roman" w:eastAsia="Times New Roman" w:hAnsi="Times New Roman" w:cs="Times New Roman"/>
          <w:color w:val="000000"/>
          <w:sz w:val="24"/>
          <w:szCs w:val="24"/>
          <w:lang w:val="en-US"/>
        </w:rPr>
      </w:pPr>
      <w:ins w:id="480" w:author="Автор" w:date="2026-05-07T13:24:00Z">
        <w:r w:rsidRPr="004A20DB">
          <w:rPr>
            <w:rFonts w:ascii="Times New Roman" w:eastAsia="Times New Roman" w:hAnsi="Times New Roman" w:cs="Times New Roman"/>
            <w:color w:val="000000"/>
            <w:sz w:val="24"/>
            <w:szCs w:val="24"/>
            <w:lang w:val="en-US"/>
          </w:rPr>
          <w:t>Next, the fluctuations of mutation rate along the genome</w:t>
        </w:r>
        <w:r w:rsidR="008A7AEC" w:rsidRPr="004A20DB">
          <w:rPr>
            <w:rFonts w:ascii="Times New Roman" w:eastAsia="Times New Roman" w:hAnsi="Times New Roman" w:cs="Times New Roman"/>
            <w:color w:val="000000"/>
            <w:sz w:val="24"/>
            <w:szCs w:val="24"/>
            <w:lang w:val="en-US"/>
          </w:rPr>
          <w:t xml:space="preserve">, </w:t>
        </w:r>
        <w:r w:rsidR="00880ED6" w:rsidRPr="004A20DB">
          <w:rPr>
            <w:rFonts w:ascii="Times New Roman" w:eastAsia="Times New Roman" w:hAnsi="Times New Roman" w:cs="Times New Roman"/>
            <w:color w:val="000000"/>
            <w:sz w:val="24"/>
            <w:szCs w:val="24"/>
            <w:lang w:val="en-US"/>
          </w:rPr>
          <w:t xml:space="preserve">which are </w:t>
        </w:r>
        <w:r w:rsidR="008A7AEC" w:rsidRPr="004A20DB">
          <w:rPr>
            <w:rFonts w:ascii="Times New Roman" w:eastAsia="Times New Roman" w:hAnsi="Times New Roman" w:cs="Times New Roman"/>
            <w:color w:val="000000"/>
            <w:sz w:val="24"/>
            <w:szCs w:val="24"/>
            <w:lang w:val="en-US"/>
          </w:rPr>
          <w:t>typically strong for RNA viruses</w:t>
        </w:r>
        <w:r w:rsidR="00545794" w:rsidRPr="004A20DB">
          <w:rPr>
            <w:rFonts w:ascii="Times New Roman" w:eastAsia="Times New Roman" w:hAnsi="Times New Roman" w:cs="Times New Roman"/>
            <w:color w:val="000000"/>
            <w:sz w:val="24"/>
            <w:szCs w:val="24"/>
            <w:lang w:val="en-US"/>
          </w:rPr>
          <w:t>,</w:t>
        </w:r>
        <w:r w:rsidRPr="004A20DB">
          <w:rPr>
            <w:rFonts w:ascii="Times New Roman" w:eastAsia="Times New Roman" w:hAnsi="Times New Roman" w:cs="Times New Roman"/>
            <w:color w:val="000000"/>
            <w:sz w:val="24"/>
            <w:szCs w:val="24"/>
            <w:lang w:val="en-US"/>
          </w:rPr>
          <w:t xml:space="preserve"> do not matter much in the multi-site evolution regime, where the mutation rate enters all the observables in the argument of a large log</w:t>
        </w:r>
        <w:r w:rsidR="00880ED6" w:rsidRPr="004A20DB">
          <w:rPr>
            <w:rFonts w:ascii="Times New Roman" w:eastAsia="Times New Roman" w:hAnsi="Times New Roman" w:cs="Times New Roman"/>
            <w:color w:val="000000"/>
            <w:sz w:val="24"/>
            <w:szCs w:val="24"/>
            <w:lang w:val="en-US"/>
          </w:rPr>
          <w:t>arithm</w:t>
        </w:r>
        <w:r w:rsidRPr="004A20DB">
          <w:rPr>
            <w:rFonts w:ascii="Times New Roman" w:eastAsia="Times New Roman" w:hAnsi="Times New Roman" w:cs="Times New Roman"/>
            <w:color w:val="000000"/>
            <w:sz w:val="24"/>
            <w:szCs w:val="24"/>
            <w:lang w:val="en-US"/>
          </w:rPr>
          <w:t xml:space="preserve"> </w:t>
        </w:r>
        <w:r w:rsidR="00CD5292">
          <w:rPr>
            <w:rFonts w:ascii="Times New Roman" w:eastAsia="Times New Roman" w:hAnsi="Times New Roman" w:cs="Times New Roman"/>
            <w:color w:val="000000"/>
            <w:sz w:val="24"/>
            <w:szCs w:val="24"/>
            <w:lang w:val="en-US"/>
          </w:rPr>
          <w:fldChar w:fldCharType="begin"/>
        </w:r>
        <w:r w:rsidR="00CD5292">
          <w:rPr>
            <w:rFonts w:ascii="Times New Roman" w:eastAsia="Times New Roman" w:hAnsi="Times New Roman" w:cs="Times New Roman"/>
            <w:color w:val="000000"/>
            <w:sz w:val="24"/>
            <w:szCs w:val="24"/>
            <w:lang w:val="en-US"/>
          </w:rPr>
          <w:instrText xml:space="preserve"> ADDIN EN.CITE &lt;EndNote&gt;&lt;Cite&gt;&lt;Author&gt;Rouzine&lt;/Author&gt;&lt;Year&gt;2020&lt;/Year&gt;&lt;RecNum&gt;1036&lt;/RecNum&gt;&lt;DisplayText&gt;[53]&lt;/DisplayText&gt;&lt;record&gt;&lt;rec-number&gt;1036&lt;/rec-number&gt;&lt;foreign-keys&gt;&lt;key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EndNote&gt;</w:instrText>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[53]</w:t>
        </w:r>
        <w:r w:rsidR="00CD5292">
          <w:rPr>
            <w:rFonts w:ascii="Times New Roman" w:eastAsia="Times New Roman" w:hAnsi="Times New Roman" w:cs="Times New Roman"/>
            <w:color w:val="000000"/>
            <w:sz w:val="24"/>
            <w:szCs w:val="24"/>
            <w:lang w:val="en-US"/>
          </w:rPr>
          <w:fldChar w:fldCharType="end"/>
        </w:r>
        <w:r w:rsidRPr="004A20DB">
          <w:rPr>
            <w:rFonts w:ascii="Times New Roman" w:eastAsia="Times New Roman" w:hAnsi="Times New Roman" w:cs="Times New Roman"/>
            <w:color w:val="000000"/>
            <w:sz w:val="24"/>
            <w:szCs w:val="24"/>
            <w:lang w:val="en-US"/>
          </w:rPr>
          <w:t xml:space="preserve">. </w:t>
        </w:r>
      </w:ins>
    </w:p>
    <w:p w14:paraId="479D5984" w14:textId="07155C58" w:rsidR="007E5343" w:rsidRPr="004A20DB" w:rsidRDefault="00915E75" w:rsidP="00557C49">
      <w:pPr>
        <w:pBdr>
          <w:top w:val="nil"/>
          <w:left w:val="nil"/>
          <w:bottom w:val="nil"/>
          <w:right w:val="nil"/>
          <w:between w:val="nil"/>
        </w:pBdr>
        <w:spacing w:after="0" w:line="360" w:lineRule="auto"/>
        <w:ind w:firstLine="709"/>
        <w:jc w:val="both"/>
        <w:rPr>
          <w:ins w:id="481" w:author="Автор" w:date="2026-05-07T13:24:00Z"/>
          <w:rFonts w:ascii="Times New Roman" w:hAnsi="Times New Roman" w:cs="Times New Roman"/>
          <w:color w:val="000000"/>
          <w:sz w:val="20"/>
          <w:szCs w:val="20"/>
          <w:lang w:val="en-US"/>
        </w:rPr>
      </w:pPr>
      <w:ins w:id="482" w:author="Автор" w:date="2026-05-07T13:24:00Z">
        <w:r w:rsidRPr="004A20DB">
          <w:rPr>
            <w:rFonts w:ascii="Times New Roman" w:eastAsia="Times New Roman" w:hAnsi="Times New Roman" w:cs="Times New Roman"/>
            <w:color w:val="000000"/>
            <w:sz w:val="24"/>
            <w:szCs w:val="24"/>
            <w:lang w:val="en-US"/>
          </w:rPr>
          <w:t>Recombination</w:t>
        </w:r>
        <w:r w:rsidR="00FA4C69">
          <w:rPr>
            <w:rFonts w:ascii="Times New Roman" w:eastAsia="Times New Roman" w:hAnsi="Times New Roman" w:cs="Times New Roman"/>
            <w:color w:val="000000"/>
            <w:sz w:val="24"/>
            <w:szCs w:val="24"/>
            <w:lang w:val="en-US"/>
          </w:rPr>
          <w:t>, although observed for example for Omicron variants,</w:t>
        </w:r>
        <w:r w:rsidRPr="004A20DB">
          <w:rPr>
            <w:rFonts w:ascii="Times New Roman" w:eastAsia="Times New Roman" w:hAnsi="Times New Roman" w:cs="Times New Roman"/>
            <w:color w:val="000000"/>
            <w:sz w:val="24"/>
            <w:szCs w:val="24"/>
            <w:lang w:val="en-US"/>
          </w:rPr>
          <w:t xml:space="preserve"> is relatively rare</w:t>
        </w:r>
        <w:r w:rsidR="00E52F66" w:rsidRPr="004A20DB">
          <w:rPr>
            <w:rFonts w:ascii="Times New Roman" w:eastAsia="Times New Roman" w:hAnsi="Times New Roman" w:cs="Times New Roman"/>
            <w:color w:val="000000"/>
            <w:sz w:val="24"/>
            <w:szCs w:val="24"/>
            <w:lang w:val="en-US"/>
          </w:rPr>
          <w:t xml:space="preserve"> in SARS-CoV-2</w:t>
        </w:r>
        <w:r w:rsidRPr="004A20DB">
          <w:rPr>
            <w:rFonts w:ascii="Times New Roman" w:eastAsia="Times New Roman" w:hAnsi="Times New Roman" w:cs="Times New Roman"/>
            <w:color w:val="000000"/>
            <w:sz w:val="24"/>
            <w:szCs w:val="24"/>
            <w:lang w:val="en-US"/>
          </w:rPr>
          <w:t xml:space="preserve">, </w:t>
        </w:r>
        <w:r w:rsidR="00E52F66" w:rsidRPr="004A20DB">
          <w:rPr>
            <w:rFonts w:ascii="Times New Roman" w:eastAsia="Times New Roman" w:hAnsi="Times New Roman" w:cs="Times New Roman"/>
            <w:color w:val="000000"/>
            <w:sz w:val="24"/>
            <w:szCs w:val="24"/>
            <w:lang w:val="en-US"/>
          </w:rPr>
          <w:t>because</w:t>
        </w:r>
        <w:r w:rsidRPr="004A20DB">
          <w:rPr>
            <w:rFonts w:ascii="Times New Roman" w:eastAsia="Times New Roman" w:hAnsi="Times New Roman" w:cs="Times New Roman"/>
            <w:color w:val="000000"/>
            <w:sz w:val="24"/>
            <w:szCs w:val="24"/>
            <w:lang w:val="en-US"/>
          </w:rPr>
          <w:t xml:space="preserve"> it requires coinfection of an individual with two genetically remote variants</w:t>
        </w:r>
        <w:r w:rsidR="00E52F66" w:rsidRPr="004A20DB">
          <w:rPr>
            <w:rFonts w:ascii="Times New Roman" w:eastAsia="Times New Roman" w:hAnsi="Times New Roman" w:cs="Times New Roman"/>
            <w:color w:val="000000"/>
            <w:sz w:val="24"/>
            <w:szCs w:val="24"/>
            <w:lang w:val="en-US"/>
          </w:rPr>
          <w:t>, as estimated before for another virus</w:t>
        </w:r>
        <w:r w:rsidRPr="004A20DB">
          <w:rPr>
            <w:rFonts w:ascii="Times New Roman" w:eastAsia="Times New Roman" w:hAnsi="Times New Roman" w:cs="Times New Roman"/>
            <w:color w:val="000000"/>
            <w:sz w:val="24"/>
            <w:szCs w:val="24"/>
            <w:lang w:val="en-US"/>
          </w:rPr>
          <w:t xml:space="preserve"> </w:t>
        </w:r>
        <w:r w:rsidR="00CD5292">
          <w:rPr>
            <w:rFonts w:ascii="Times New Roman" w:eastAsia="Times New Roman" w:hAnsi="Times New Roman" w:cs="Times New Roman"/>
            <w:color w:val="000000"/>
            <w:sz w:val="24"/>
            <w:szCs w:val="24"/>
            <w:lang w:val="en-US"/>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00CD5292">
          <w:rPr>
            <w:rFonts w:ascii="Times New Roman" w:eastAsia="Times New Roman" w:hAnsi="Times New Roman" w:cs="Times New Roman"/>
            <w:color w:val="000000"/>
            <w:sz w:val="24"/>
            <w:szCs w:val="24"/>
            <w:lang w:val="en-US"/>
          </w:rPr>
          <w:instrText xml:space="preserve"> ADDIN EN.CITE </w:instrText>
        </w:r>
        <w:r w:rsidR="00CD5292">
          <w:rPr>
            <w:rFonts w:ascii="Times New Roman" w:eastAsia="Times New Roman" w:hAnsi="Times New Roman" w:cs="Times New Roman"/>
            <w:color w:val="000000"/>
            <w:sz w:val="24"/>
            <w:szCs w:val="24"/>
            <w:lang w:val="en-US"/>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00CD5292">
          <w:rPr>
            <w:rFonts w:ascii="Times New Roman" w:eastAsia="Times New Roman" w:hAnsi="Times New Roman" w:cs="Times New Roman"/>
            <w:color w:val="000000"/>
            <w:sz w:val="24"/>
            <w:szCs w:val="24"/>
            <w:lang w:val="en-US"/>
          </w:rPr>
          <w:instrText xml:space="preserve"> ADDIN EN.CITE.DATA </w:instrText>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end"/>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[69, 72]</w:t>
        </w:r>
        <w:r w:rsidR="00CD5292">
          <w:rPr>
            <w:rFonts w:ascii="Times New Roman" w:eastAsia="Times New Roman" w:hAnsi="Times New Roman" w:cs="Times New Roman"/>
            <w:color w:val="000000"/>
            <w:sz w:val="24"/>
            <w:szCs w:val="24"/>
            <w:lang w:val="en-US"/>
          </w:rPr>
          <w:fldChar w:fldCharType="end"/>
        </w:r>
        <w:r w:rsidRPr="004A20DB">
          <w:rPr>
            <w:rFonts w:ascii="Times New Roman" w:eastAsia="Times New Roman" w:hAnsi="Times New Roman" w:cs="Times New Roman"/>
            <w:color w:val="000000"/>
            <w:sz w:val="24"/>
            <w:szCs w:val="24"/>
            <w:lang w:val="en-US"/>
          </w:rPr>
          <w:t>.</w:t>
        </w:r>
        <w:r w:rsidR="003F4C32" w:rsidRPr="004A20DB">
          <w:rPr>
            <w:rFonts w:ascii="Times New Roman" w:eastAsia="Times New Roman" w:hAnsi="Times New Roman" w:cs="Times New Roman"/>
            <w:color w:val="000000"/>
            <w:sz w:val="24"/>
            <w:szCs w:val="24"/>
            <w:lang w:val="en-US"/>
          </w:rPr>
          <w:t xml:space="preserve"> </w:t>
        </w:r>
        <w:r w:rsidR="001E7145" w:rsidRPr="004A20DB">
          <w:rPr>
            <w:rFonts w:ascii="Times New Roman" w:eastAsia="Times New Roman" w:hAnsi="Times New Roman" w:cs="Times New Roman"/>
            <w:color w:val="000000"/>
            <w:sz w:val="24"/>
            <w:szCs w:val="24"/>
            <w:lang w:val="en-US"/>
          </w:rPr>
          <w:t xml:space="preserve">Multiplicity of infection is incorporated into an effective recombination rate measurable directly from genomic data </w:t>
        </w:r>
        <w:r w:rsidR="00CD5292">
          <w:rPr>
            <w:rFonts w:ascii="Times New Roman" w:eastAsia="Times New Roman" w:hAnsi="Times New Roman" w:cs="Times New Roman"/>
            <w:color w:val="000000"/>
            <w:sz w:val="24"/>
            <w:szCs w:val="24"/>
            <w:lang w:val="en-US"/>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00CD5292">
          <w:rPr>
            <w:rFonts w:ascii="Times New Roman" w:eastAsia="Times New Roman" w:hAnsi="Times New Roman" w:cs="Times New Roman"/>
            <w:color w:val="000000"/>
            <w:sz w:val="24"/>
            <w:szCs w:val="24"/>
            <w:lang w:val="en-US"/>
          </w:rPr>
          <w:instrText xml:space="preserve"> ADDIN EN.CITE </w:instrText>
        </w:r>
        <w:r w:rsidR="00CD5292">
          <w:rPr>
            <w:rFonts w:ascii="Times New Roman" w:eastAsia="Times New Roman" w:hAnsi="Times New Roman" w:cs="Times New Roman"/>
            <w:color w:val="000000"/>
            <w:sz w:val="24"/>
            <w:szCs w:val="24"/>
            <w:lang w:val="en-US"/>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00CD5292">
          <w:rPr>
            <w:rFonts w:ascii="Times New Roman" w:eastAsia="Times New Roman" w:hAnsi="Times New Roman" w:cs="Times New Roman"/>
            <w:color w:val="000000"/>
            <w:sz w:val="24"/>
            <w:szCs w:val="24"/>
            <w:lang w:val="en-US"/>
          </w:rPr>
          <w:instrText xml:space="preserve"> ADDIN EN.CITE.DATA </w:instrText>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end"/>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[69, 73]</w:t>
        </w:r>
        <w:r w:rsidR="00CD5292">
          <w:rPr>
            <w:rFonts w:ascii="Times New Roman" w:eastAsia="Times New Roman" w:hAnsi="Times New Roman" w:cs="Times New Roman"/>
            <w:color w:val="000000"/>
            <w:sz w:val="24"/>
            <w:szCs w:val="24"/>
            <w:lang w:val="en-US"/>
          </w:rPr>
          <w:fldChar w:fldCharType="end"/>
        </w:r>
        <w:r w:rsidR="001E7145" w:rsidRPr="004A20DB">
          <w:rPr>
            <w:rFonts w:ascii="Times New Roman" w:eastAsia="Times New Roman" w:hAnsi="Times New Roman" w:cs="Times New Roman"/>
            <w:color w:val="000000"/>
            <w:sz w:val="24"/>
            <w:szCs w:val="24"/>
            <w:lang w:val="en-US"/>
          </w:rPr>
          <w:t>.</w:t>
        </w:r>
        <w:r w:rsidR="001E7145" w:rsidRPr="004A20DB">
          <w:rPr>
            <w:rFonts w:ascii="Times New Roman" w:hAnsi="Times New Roman" w:cs="Times New Roman"/>
            <w:color w:val="000000"/>
            <w:sz w:val="20"/>
            <w:szCs w:val="20"/>
            <w:lang w:val="en-US"/>
          </w:rPr>
          <w:t xml:space="preserve"> </w:t>
        </w:r>
        <w:r w:rsidR="008A7D7C" w:rsidRPr="008A7D7C">
          <w:rPr>
            <w:rFonts w:ascii="Times New Roman" w:eastAsia="Times New Roman" w:hAnsi="Times New Roman" w:cs="Times New Roman"/>
            <w:color w:val="000000"/>
            <w:sz w:val="24"/>
            <w:szCs w:val="24"/>
            <w:lang w:val="en-US"/>
          </w:rPr>
          <w:t xml:space="preserve">The effect of recombination on detection accuracy was tested </w:t>
        </w:r>
        <w:r w:rsidR="000010E7">
          <w:rPr>
            <w:rFonts w:ascii="Times New Roman" w:eastAsia="Times New Roman" w:hAnsi="Times New Roman" w:cs="Times New Roman"/>
            <w:color w:val="000000"/>
            <w:sz w:val="24"/>
            <w:szCs w:val="24"/>
            <w:lang w:val="en-US"/>
          </w:rPr>
          <w:t>an initially</w:t>
        </w:r>
        <w:r w:rsidR="003F36B7">
          <w:rPr>
            <w:rFonts w:ascii="Times New Roman" w:eastAsia="Times New Roman" w:hAnsi="Times New Roman" w:cs="Times New Roman"/>
            <w:color w:val="000000"/>
            <w:sz w:val="24"/>
            <w:szCs w:val="24"/>
            <w:lang w:val="en-US"/>
          </w:rPr>
          <w:t>-</w:t>
        </w:r>
        <w:r w:rsidR="000010E7">
          <w:rPr>
            <w:rFonts w:ascii="Times New Roman" w:eastAsia="Times New Roman" w:hAnsi="Times New Roman" w:cs="Times New Roman"/>
            <w:color w:val="000000"/>
            <w:sz w:val="24"/>
            <w:szCs w:val="24"/>
            <w:lang w:val="en-US"/>
          </w:rPr>
          <w:t>diverse population</w:t>
        </w:r>
        <w:r w:rsidR="008A7D7C" w:rsidRPr="008A7D7C">
          <w:rPr>
            <w:rFonts w:ascii="Times New Roman" w:eastAsia="Times New Roman" w:hAnsi="Times New Roman" w:cs="Times New Roman"/>
            <w:color w:val="000000"/>
            <w:sz w:val="24"/>
            <w:szCs w:val="24"/>
            <w:lang w:val="en-US"/>
          </w:rPr>
          <w:t xml:space="preserve"> and found </w:t>
        </w:r>
        <w:r w:rsidR="008A7D7C">
          <w:rPr>
            <w:rFonts w:ascii="Times New Roman" w:eastAsia="Times New Roman" w:hAnsi="Times New Roman" w:cs="Times New Roman"/>
            <w:color w:val="000000"/>
            <w:sz w:val="24"/>
            <w:szCs w:val="24"/>
            <w:lang w:val="en-US"/>
          </w:rPr>
          <w:t xml:space="preserve">to be </w:t>
        </w:r>
        <w:r w:rsidR="008A7D7C" w:rsidRPr="008A7D7C">
          <w:rPr>
            <w:rFonts w:ascii="Times New Roman" w:eastAsia="Times New Roman" w:hAnsi="Times New Roman" w:cs="Times New Roman"/>
            <w:color w:val="000000"/>
            <w:sz w:val="24"/>
            <w:szCs w:val="24"/>
            <w:lang w:val="en-US"/>
          </w:rPr>
          <w:t>modest</w:t>
        </w:r>
        <w:r w:rsidR="003F36B7">
          <w:rPr>
            <w:rFonts w:ascii="Times New Roman" w:eastAsia="Times New Roman" w:hAnsi="Times New Roman" w:cs="Times New Roman"/>
            <w:color w:val="000000"/>
            <w:sz w:val="24"/>
            <w:szCs w:val="24"/>
            <w:lang w:val="en-US"/>
          </w:rPr>
          <w:t xml:space="preserve"> (Fig. 1)</w:t>
        </w:r>
        <w:r w:rsidR="008A7D7C" w:rsidRPr="008A7D7C">
          <w:rPr>
            <w:rFonts w:ascii="Times New Roman" w:eastAsia="Times New Roman" w:hAnsi="Times New Roman" w:cs="Times New Roman"/>
            <w:color w:val="000000"/>
            <w:sz w:val="24"/>
            <w:szCs w:val="24"/>
            <w:lang w:val="en-US"/>
          </w:rPr>
          <w:t>.</w:t>
        </w:r>
        <w:r w:rsidR="003F36B7">
          <w:rPr>
            <w:rFonts w:ascii="Times New Roman" w:eastAsia="Times New Roman" w:hAnsi="Times New Roman" w:cs="Times New Roman"/>
            <w:color w:val="000000"/>
            <w:sz w:val="24"/>
            <w:szCs w:val="24"/>
            <w:lang w:val="en-US"/>
          </w:rPr>
          <w:t xml:space="preserve"> </w:t>
        </w:r>
      </w:ins>
    </w:p>
    <w:p w14:paraId="5C20BEF6" w14:textId="2484DC8B" w:rsidR="00653793" w:rsidRPr="004A20DB" w:rsidRDefault="003F4C32" w:rsidP="00FC4B93">
      <w:pPr>
        <w:pBdr>
          <w:top w:val="nil"/>
          <w:left w:val="nil"/>
          <w:bottom w:val="nil"/>
          <w:right w:val="nil"/>
          <w:between w:val="nil"/>
        </w:pBdr>
        <w:spacing w:after="0" w:line="360" w:lineRule="auto"/>
        <w:ind w:firstLine="709"/>
        <w:jc w:val="both"/>
        <w:rPr>
          <w:ins w:id="483" w:author="Автор" w:date="2026-05-07T13:24:00Z"/>
          <w:rFonts w:ascii="Times New Roman" w:eastAsia="Times New Roman" w:hAnsi="Times New Roman" w:cs="Times New Roman"/>
          <w:color w:val="000000"/>
          <w:sz w:val="24"/>
          <w:szCs w:val="24"/>
        </w:rPr>
      </w:pPr>
      <w:ins w:id="484" w:author="Автор" w:date="2026-05-07T13:24:00Z">
        <w:r w:rsidRPr="004A20DB">
          <w:rPr>
            <w:rFonts w:ascii="Times New Roman" w:eastAsia="Times New Roman" w:hAnsi="Times New Roman" w:cs="Times New Roman"/>
            <w:color w:val="000000"/>
            <w:sz w:val="24"/>
            <w:szCs w:val="24"/>
            <w:lang w:val="en-US"/>
          </w:rPr>
          <w:t>Also, here we consider the population level evolution only, because SARS–CoV-2 is acute and represented by a single variant in 99,5% patients, similar to influenza. In principle, the 0.5% chronic patients could seed new variants, in which case inter-scale evolutionary</w:t>
        </w:r>
        <w:r w:rsidR="00BE0056" w:rsidRPr="004A20DB">
          <w:rPr>
            <w:rFonts w:ascii="Times New Roman" w:eastAsia="Times New Roman" w:hAnsi="Times New Roman" w:cs="Times New Roman"/>
            <w:color w:val="000000"/>
            <w:sz w:val="24"/>
            <w:szCs w:val="24"/>
            <w:lang w:val="en-US"/>
          </w:rPr>
          <w:t xml:space="preserve"> conflicts</w:t>
        </w:r>
        <w:r w:rsidRPr="004A20DB">
          <w:rPr>
            <w:rFonts w:ascii="Times New Roman" w:eastAsia="Times New Roman" w:hAnsi="Times New Roman" w:cs="Times New Roman"/>
            <w:color w:val="000000"/>
            <w:sz w:val="24"/>
            <w:szCs w:val="24"/>
            <w:lang w:val="en-US"/>
          </w:rPr>
          <w:t xml:space="preserve"> are possible </w:t>
        </w:r>
        <w:r w:rsidR="00CD5292">
          <w:rPr>
            <w:rFonts w:ascii="Times New Roman" w:eastAsia="Times New Roman" w:hAnsi="Times New Roman" w:cs="Times New Roman"/>
            <w:color w:val="000000"/>
            <w:sz w:val="24"/>
            <w:szCs w:val="24"/>
            <w:lang w:val="en-US"/>
          </w:rPr>
          <w:fldChar w:fldCharType="begin">
            <w:fldData xml:space="preserve">PEVuZE5vdGU+PENpdGU+PEF1dGhvcj5SYXN0PC9BdXRob3I+PFllYXI+MjAxNjwvWWVhcj48UmVj
TnVtPjM3PC9SZWNOdW0+PERpc3BsYXlUZXh0Pls3NF08L0Rpc3BsYXlUZXh0PjxyZWNvcmQ+PHJl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00CD5292">
          <w:rPr>
            <w:rFonts w:ascii="Times New Roman" w:eastAsia="Times New Roman" w:hAnsi="Times New Roman" w:cs="Times New Roman"/>
            <w:color w:val="000000"/>
            <w:sz w:val="24"/>
            <w:szCs w:val="24"/>
            <w:lang w:val="en-US"/>
          </w:rPr>
          <w:instrText xml:space="preserve"> ADDIN EN.CITE </w:instrText>
        </w:r>
        <w:r w:rsidR="00CD5292">
          <w:rPr>
            <w:rFonts w:ascii="Times New Roman" w:eastAsia="Times New Roman" w:hAnsi="Times New Roman" w:cs="Times New Roman"/>
            <w:color w:val="000000"/>
            <w:sz w:val="24"/>
            <w:szCs w:val="24"/>
            <w:lang w:val="en-US"/>
          </w:rPr>
          <w:fldChar w:fldCharType="begin">
            <w:fldData xml:space="preserve">PEVuZE5vdGU+PENpdGU+PEF1dGhvcj5SYXN0PC9BdXRob3I+PFllYXI+MjAxNjwvWWVhcj48UmVj
TnVtPjM3PC9SZWNOdW0+PERpc3BsYXlUZXh0Pls3NF08L0Rpc3BsYXlUZXh0PjxyZWNvcmQ+PHJl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00CD5292">
          <w:rPr>
            <w:rFonts w:ascii="Times New Roman" w:eastAsia="Times New Roman" w:hAnsi="Times New Roman" w:cs="Times New Roman"/>
            <w:color w:val="000000"/>
            <w:sz w:val="24"/>
            <w:szCs w:val="24"/>
            <w:lang w:val="en-US"/>
          </w:rPr>
          <w:instrText xml:space="preserve"> ADDIN EN.CITE.DATA </w:instrText>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end"/>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[74]</w:t>
        </w:r>
        <w:r w:rsidR="00CD5292">
          <w:rPr>
            <w:rFonts w:ascii="Times New Roman" w:eastAsia="Times New Roman" w:hAnsi="Times New Roman" w:cs="Times New Roman"/>
            <w:color w:val="000000"/>
            <w:sz w:val="24"/>
            <w:szCs w:val="24"/>
            <w:lang w:val="en-US"/>
          </w:rPr>
          <w:fldChar w:fldCharType="end"/>
        </w:r>
        <w:r w:rsidRPr="004A20DB">
          <w:rPr>
            <w:rFonts w:ascii="Times New Roman" w:eastAsia="Times New Roman" w:hAnsi="Times New Roman" w:cs="Times New Roman"/>
            <w:color w:val="000000"/>
            <w:sz w:val="24"/>
            <w:szCs w:val="24"/>
            <w:lang w:val="en-US"/>
          </w:rPr>
          <w:t>.</w:t>
        </w:r>
      </w:ins>
    </w:p>
    <w:p w14:paraId="3EB037B6" w14:textId="77777777" w:rsidR="0087149A" w:rsidRPr="004A20DB" w:rsidRDefault="0087149A" w:rsidP="00653793">
      <w:pPr>
        <w:pBdr>
          <w:top w:val="nil"/>
          <w:left w:val="nil"/>
          <w:bottom w:val="nil"/>
          <w:right w:val="nil"/>
          <w:between w:val="nil"/>
        </w:pBdr>
        <w:spacing w:line="360" w:lineRule="auto"/>
        <w:ind w:firstLine="708"/>
        <w:jc w:val="both"/>
        <w:rPr>
          <w:rFonts w:ascii="Times New Roman" w:eastAsia="Times New Roman" w:hAnsi="Times New Roman" w:cs="Times New Roman"/>
          <w:color w:val="000000"/>
          <w:sz w:val="24"/>
          <w:szCs w:val="24"/>
        </w:rPr>
      </w:pPr>
    </w:p>
    <w:p w14:paraId="09562380" w14:textId="77777777" w:rsidR="0087149A" w:rsidRPr="004A20DB" w:rsidRDefault="0076272C">
      <w:pPr>
        <w:pBdr>
          <w:top w:val="nil"/>
          <w:left w:val="nil"/>
          <w:bottom w:val="nil"/>
          <w:right w:val="nil"/>
          <w:between w:val="nil"/>
        </w:pBdr>
        <w:spacing w:line="360" w:lineRule="auto"/>
        <w:ind w:firstLine="567"/>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Funding.</w:t>
      </w:r>
      <w:r w:rsidRPr="004A20DB">
        <w:rPr>
          <w:rFonts w:ascii="Times New Roman" w:eastAsia="Times New Roman" w:hAnsi="Times New Roman" w:cs="Times New Roman"/>
          <w:color w:val="000000"/>
          <w:sz w:val="24"/>
          <w:szCs w:val="24"/>
        </w:rPr>
        <w:t xml:space="preserve"> The study was funded by Russian Science Foundation, grant 24-24-00529.</w:t>
      </w:r>
    </w:p>
    <w:p w14:paraId="489CABEF" w14:textId="292AE8CC" w:rsidR="0087149A" w:rsidRPr="004A20DB" w:rsidRDefault="0076272C">
      <w:pPr>
        <w:spacing w:line="360" w:lineRule="auto"/>
        <w:ind w:firstLine="567"/>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 xml:space="preserve">Acknowledgements. </w:t>
      </w:r>
      <w:ins w:id="485" w:author="Автор" w:date="2026-05-07T13:24:00Z">
        <w:r w:rsidR="00D71DAA" w:rsidRPr="004A20DB">
          <w:rPr>
            <w:rFonts w:ascii="Times New Roman" w:eastAsia="Times New Roman" w:hAnsi="Times New Roman" w:cs="Times New Roman"/>
            <w:sz w:val="24"/>
            <w:szCs w:val="24"/>
          </w:rPr>
          <w:t xml:space="preserve">We express </w:t>
        </w:r>
        <w:r w:rsidR="003F36B7">
          <w:rPr>
            <w:rFonts w:ascii="Times New Roman" w:eastAsia="Times New Roman" w:hAnsi="Times New Roman" w:cs="Times New Roman"/>
            <w:sz w:val="24"/>
            <w:szCs w:val="24"/>
          </w:rPr>
          <w:t xml:space="preserve">our </w:t>
        </w:r>
        <w:r w:rsidR="00D71DAA" w:rsidRPr="004A20DB">
          <w:rPr>
            <w:rFonts w:ascii="Times New Roman" w:eastAsia="Times New Roman" w:hAnsi="Times New Roman" w:cs="Times New Roman"/>
            <w:sz w:val="24"/>
            <w:szCs w:val="24"/>
          </w:rPr>
          <w:t xml:space="preserve">gratitude to Richard </w:t>
        </w:r>
        <w:proofErr w:type="spellStart"/>
        <w:r w:rsidR="00D71DAA" w:rsidRPr="004A20DB">
          <w:rPr>
            <w:rFonts w:ascii="Times New Roman" w:eastAsia="Times New Roman" w:hAnsi="Times New Roman" w:cs="Times New Roman"/>
            <w:sz w:val="24"/>
            <w:szCs w:val="24"/>
          </w:rPr>
          <w:t>Neher</w:t>
        </w:r>
        <w:proofErr w:type="spellEnd"/>
        <w:r w:rsidR="00D71DAA" w:rsidRPr="004A20DB">
          <w:rPr>
            <w:rFonts w:ascii="Times New Roman" w:eastAsia="Times New Roman" w:hAnsi="Times New Roman" w:cs="Times New Roman"/>
            <w:sz w:val="24"/>
            <w:szCs w:val="24"/>
          </w:rPr>
          <w:t xml:space="preserve"> for stimulating </w:t>
        </w:r>
        <w:r w:rsidR="003F36B7">
          <w:rPr>
            <w:rFonts w:ascii="Times New Roman" w:eastAsia="Times New Roman" w:hAnsi="Times New Roman" w:cs="Times New Roman"/>
            <w:sz w:val="24"/>
            <w:szCs w:val="24"/>
          </w:rPr>
          <w:t>comments</w:t>
        </w:r>
        <w:r w:rsidR="00D71DAA" w:rsidRPr="004A20DB">
          <w:rPr>
            <w:rFonts w:ascii="Times New Roman" w:eastAsia="Times New Roman" w:hAnsi="Times New Roman" w:cs="Times New Roman"/>
            <w:b/>
            <w:sz w:val="24"/>
            <w:szCs w:val="24"/>
          </w:rPr>
          <w:t xml:space="preserve">. </w:t>
        </w:r>
      </w:ins>
      <w:r w:rsidRPr="004A20DB">
        <w:rPr>
          <w:rFonts w:ascii="Times New Roman" w:eastAsia="Times New Roman" w:hAnsi="Times New Roman" w:cs="Times New Roman"/>
          <w:sz w:val="24"/>
          <w:szCs w:val="24"/>
        </w:rPr>
        <w:t>We thank</w:t>
      </w:r>
      <w:r w:rsidRPr="004A20DB">
        <w:rPr>
          <w:rFonts w:ascii="Times New Roman" w:eastAsia="Times New Roman" w:hAnsi="Times New Roman" w:cs="Times New Roman"/>
          <w:b/>
          <w:sz w:val="24"/>
          <w:szCs w:val="24"/>
        </w:rPr>
        <w:t xml:space="preserve"> </w:t>
      </w:r>
      <w:r w:rsidRPr="004A20DB">
        <w:rPr>
          <w:rFonts w:ascii="Times New Roman" w:eastAsia="Times New Roman" w:hAnsi="Times New Roman" w:cs="Times New Roman"/>
          <w:sz w:val="24"/>
          <w:szCs w:val="24"/>
        </w:rPr>
        <w:t xml:space="preserve">A.A. </w:t>
      </w:r>
      <w:proofErr w:type="spellStart"/>
      <w:r w:rsidRPr="004A20DB">
        <w:rPr>
          <w:rFonts w:ascii="Times New Roman" w:eastAsia="Times New Roman" w:hAnsi="Times New Roman" w:cs="Times New Roman"/>
          <w:sz w:val="24"/>
          <w:szCs w:val="24"/>
        </w:rPr>
        <w:t>Makashov</w:t>
      </w:r>
      <w:proofErr w:type="spellEnd"/>
      <w:r w:rsidRPr="004A20DB">
        <w:rPr>
          <w:rFonts w:ascii="Times New Roman" w:eastAsia="Times New Roman" w:hAnsi="Times New Roman" w:cs="Times New Roman"/>
          <w:sz w:val="24"/>
          <w:szCs w:val="24"/>
        </w:rPr>
        <w:t xml:space="preserve"> and S.V. </w:t>
      </w:r>
      <w:proofErr w:type="spellStart"/>
      <w:r w:rsidRPr="004A20DB">
        <w:rPr>
          <w:rFonts w:ascii="Times New Roman" w:eastAsia="Times New Roman" w:hAnsi="Times New Roman" w:cs="Times New Roman"/>
          <w:sz w:val="24"/>
          <w:szCs w:val="24"/>
        </w:rPr>
        <w:t>Lagunov</w:t>
      </w:r>
      <w:proofErr w:type="spellEnd"/>
      <w:r w:rsidRPr="004A20DB">
        <w:rPr>
          <w:rFonts w:ascii="Times New Roman" w:eastAsia="Times New Roman" w:hAnsi="Times New Roman" w:cs="Times New Roman"/>
          <w:sz w:val="24"/>
          <w:szCs w:val="24"/>
        </w:rPr>
        <w:t xml:space="preserve"> for technical help and discussion. We are grateful to </w:t>
      </w:r>
      <w:ins w:id="486" w:author="Автор" w:date="2026-05-07T13:24:00Z">
        <w:r w:rsidR="00D84A23" w:rsidRPr="004A20DB">
          <w:rPr>
            <w:rFonts w:ascii="Times New Roman" w:eastAsia="Times New Roman" w:hAnsi="Times New Roman" w:cs="Times New Roman"/>
            <w:sz w:val="24"/>
            <w:szCs w:val="24"/>
          </w:rPr>
          <w:t xml:space="preserve">D. </w:t>
        </w:r>
      </w:ins>
      <w:r w:rsidR="00D84A23" w:rsidRPr="004A20DB">
        <w:rPr>
          <w:rFonts w:ascii="Times New Roman" w:eastAsia="Times New Roman" w:hAnsi="Times New Roman" w:cs="Times New Roman"/>
          <w:sz w:val="24"/>
          <w:szCs w:val="24"/>
        </w:rPr>
        <w:t xml:space="preserve">A. </w:t>
      </w:r>
      <w:proofErr w:type="spellStart"/>
      <w:ins w:id="487" w:author="Автор" w:date="2026-05-07T13:24:00Z">
        <w:r w:rsidR="00D84A23" w:rsidRPr="004A20DB">
          <w:rPr>
            <w:rFonts w:ascii="Times New Roman" w:eastAsia="Times New Roman" w:hAnsi="Times New Roman" w:cs="Times New Roman"/>
            <w:sz w:val="24"/>
            <w:szCs w:val="24"/>
          </w:rPr>
          <w:t>Gorshkova</w:t>
        </w:r>
        <w:proofErr w:type="spellEnd"/>
        <w:r w:rsidR="00D84A23"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A. </w:t>
        </w:r>
      </w:ins>
      <w:r w:rsidRPr="004A20DB">
        <w:rPr>
          <w:rFonts w:ascii="Times New Roman" w:eastAsia="Times New Roman" w:hAnsi="Times New Roman" w:cs="Times New Roman"/>
          <w:sz w:val="24"/>
          <w:szCs w:val="24"/>
        </w:rPr>
        <w:t xml:space="preserve">I. </w:t>
      </w:r>
      <w:proofErr w:type="spellStart"/>
      <w:r w:rsidRPr="004A20DB">
        <w:rPr>
          <w:rFonts w:ascii="Times New Roman" w:eastAsia="Times New Roman" w:hAnsi="Times New Roman" w:cs="Times New Roman"/>
          <w:sz w:val="24"/>
          <w:szCs w:val="24"/>
        </w:rPr>
        <w:t>Pikhulya</w:t>
      </w:r>
      <w:proofErr w:type="spellEnd"/>
      <w:r w:rsidRPr="004A20DB">
        <w:rPr>
          <w:rFonts w:ascii="Times New Roman" w:eastAsia="Times New Roman" w:hAnsi="Times New Roman" w:cs="Times New Roman"/>
          <w:sz w:val="24"/>
          <w:szCs w:val="24"/>
        </w:rPr>
        <w:t xml:space="preserve">, </w:t>
      </w:r>
      <w:del w:id="488" w:author="Автор" w:date="2026-05-07T13:24:00Z">
        <w:r>
          <w:rPr>
            <w:rFonts w:ascii="Times New Roman" w:eastAsia="Times New Roman" w:hAnsi="Times New Roman" w:cs="Times New Roman"/>
            <w:sz w:val="24"/>
            <w:szCs w:val="24"/>
          </w:rPr>
          <w:delText xml:space="preserve">D. A. Gorshkova, </w:delText>
        </w:r>
      </w:del>
      <w:r w:rsidR="00D84A23" w:rsidRPr="004A20DB">
        <w:rPr>
          <w:rFonts w:ascii="Times New Roman" w:eastAsia="Times New Roman" w:hAnsi="Times New Roman" w:cs="Times New Roman"/>
          <w:sz w:val="24"/>
          <w:szCs w:val="24"/>
        </w:rPr>
        <w:t xml:space="preserve">E. </w:t>
      </w:r>
      <w:del w:id="489" w:author="Автор" w:date="2026-05-07T13:24:00Z">
        <w:r>
          <w:rPr>
            <w:rFonts w:ascii="Times New Roman" w:eastAsia="Times New Roman" w:hAnsi="Times New Roman" w:cs="Times New Roman"/>
            <w:sz w:val="24"/>
            <w:szCs w:val="24"/>
          </w:rPr>
          <w:delText xml:space="preserve">A. Vigovskaya, and E. </w:delText>
        </w:r>
      </w:del>
      <w:r w:rsidR="00D84A23" w:rsidRPr="004A20DB">
        <w:rPr>
          <w:rFonts w:ascii="Times New Roman" w:eastAsia="Times New Roman" w:hAnsi="Times New Roman" w:cs="Times New Roman"/>
          <w:sz w:val="24"/>
          <w:szCs w:val="24"/>
        </w:rPr>
        <w:t xml:space="preserve">I. </w:t>
      </w:r>
      <w:proofErr w:type="spellStart"/>
      <w:r w:rsidR="00D84A23" w:rsidRPr="004A20DB">
        <w:rPr>
          <w:rFonts w:ascii="Times New Roman" w:eastAsia="Times New Roman" w:hAnsi="Times New Roman" w:cs="Times New Roman"/>
          <w:sz w:val="24"/>
          <w:szCs w:val="24"/>
        </w:rPr>
        <w:t>Stroganova</w:t>
      </w:r>
      <w:proofErr w:type="spellEnd"/>
      <w:ins w:id="490" w:author="Автор" w:date="2026-05-07T13:24:00Z">
        <w:r w:rsidR="00D84A23" w:rsidRPr="004A20DB">
          <w:rPr>
            <w:rFonts w:ascii="Times New Roman" w:eastAsia="Times New Roman" w:hAnsi="Times New Roman" w:cs="Times New Roman"/>
            <w:sz w:val="24"/>
            <w:szCs w:val="24"/>
          </w:rPr>
          <w:t xml:space="preserve">, and </w:t>
        </w:r>
        <w:r w:rsidRPr="004A20DB">
          <w:rPr>
            <w:rFonts w:ascii="Times New Roman" w:eastAsia="Times New Roman" w:hAnsi="Times New Roman" w:cs="Times New Roman"/>
            <w:sz w:val="24"/>
            <w:szCs w:val="24"/>
          </w:rPr>
          <w:t xml:space="preserve">E. A. </w:t>
        </w:r>
        <w:proofErr w:type="spellStart"/>
        <w:r w:rsidRPr="004A20DB">
          <w:rPr>
            <w:rFonts w:ascii="Times New Roman" w:eastAsia="Times New Roman" w:hAnsi="Times New Roman" w:cs="Times New Roman"/>
            <w:sz w:val="24"/>
            <w:szCs w:val="24"/>
          </w:rPr>
          <w:t>Vigovskaya</w:t>
        </w:r>
      </w:ins>
      <w:proofErr w:type="spellEnd"/>
      <w:r w:rsidR="00D84A23"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for technical help.</w:t>
      </w:r>
    </w:p>
    <w:p w14:paraId="3D7CBFC6" w14:textId="77777777" w:rsidR="0087149A" w:rsidRPr="004A20DB" w:rsidRDefault="0076272C">
      <w:pPr>
        <w:spacing w:line="360" w:lineRule="auto"/>
        <w:ind w:firstLine="567"/>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Conflict of interests</w:t>
      </w:r>
      <w:r w:rsidRPr="004A20DB">
        <w:rPr>
          <w:rFonts w:ascii="Times New Roman" w:eastAsia="Times New Roman" w:hAnsi="Times New Roman" w:cs="Times New Roman"/>
          <w:sz w:val="24"/>
          <w:szCs w:val="24"/>
        </w:rPr>
        <w:t>. Authors declare no conflict of interest.</w:t>
      </w:r>
    </w:p>
    <w:p w14:paraId="75D5E17F" w14:textId="77777777" w:rsidR="0087149A" w:rsidRPr="004A20DB" w:rsidRDefault="0076272C">
      <w:pPr>
        <w:spacing w:line="360" w:lineRule="auto"/>
        <w:ind w:firstLine="567"/>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Ethical statement</w:t>
      </w:r>
      <w:r w:rsidRPr="004A20DB">
        <w:rPr>
          <w:rFonts w:ascii="Times New Roman" w:eastAsia="Times New Roman" w:hAnsi="Times New Roman" w:cs="Times New Roman"/>
          <w:sz w:val="24"/>
          <w:szCs w:val="24"/>
        </w:rPr>
        <w:t>. No ethical statement is required.</w:t>
      </w:r>
    </w:p>
    <w:p w14:paraId="665301CE" w14:textId="54522654" w:rsidR="00626F04" w:rsidRPr="004A20DB" w:rsidRDefault="0076272C" w:rsidP="00626F04">
      <w:pPr>
        <w:spacing w:line="360" w:lineRule="auto"/>
        <w:ind w:firstLine="567"/>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lastRenderedPageBreak/>
        <w:t>Availability of data and software.</w:t>
      </w:r>
      <w:r w:rsidRPr="004A20DB">
        <w:rPr>
          <w:rFonts w:ascii="Times New Roman" w:eastAsia="Times New Roman" w:hAnsi="Times New Roman" w:cs="Times New Roman"/>
          <w:sz w:val="24"/>
          <w:szCs w:val="24"/>
        </w:rPr>
        <w:t xml:space="preserve"> Codes are available at</w:t>
      </w:r>
      <w:r w:rsidR="00626F04" w:rsidRPr="004A20DB">
        <w:rPr>
          <w:rFonts w:ascii="Times New Roman" w:eastAsia="Times New Roman" w:hAnsi="Times New Roman" w:cs="Times New Roman"/>
          <w:b/>
          <w:sz w:val="24"/>
          <w:szCs w:val="24"/>
        </w:rPr>
        <w:t xml:space="preserve"> </w:t>
      </w:r>
      <w:r w:rsidR="00FF4608">
        <w:rPr>
          <w:rStyle w:val="a4"/>
          <w:rFonts w:ascii="Times New Roman" w:eastAsia="Times New Roman" w:hAnsi="Times New Roman" w:cs="Times New Roman"/>
          <w:sz w:val="24"/>
          <w:szCs w:val="24"/>
        </w:rPr>
        <w:fldChar w:fldCharType="begin"/>
      </w:r>
      <w:r w:rsidR="00FF4608">
        <w:rPr>
          <w:rStyle w:val="a4"/>
          <w:rFonts w:ascii="Times New Roman" w:eastAsia="Times New Roman" w:hAnsi="Times New Roman" w:cs="Times New Roman"/>
          <w:sz w:val="24"/>
          <w:szCs w:val="24"/>
        </w:rPr>
        <w:instrText xml:space="preserve"> HYPERLINK "https://github.com/FireFrog17/Fundamental-restriction-on-epistasis-detection-and-fitness-valleys-in-virus-evolution-Data" </w:instrText>
      </w:r>
      <w:r w:rsidR="00FF4608">
        <w:rPr>
          <w:rStyle w:val="a4"/>
          <w:rFonts w:ascii="Times New Roman" w:eastAsia="Times New Roman" w:hAnsi="Times New Roman" w:cs="Times New Roman"/>
          <w:sz w:val="24"/>
          <w:szCs w:val="24"/>
        </w:rPr>
        <w:fldChar w:fldCharType="separate"/>
      </w:r>
      <w:r w:rsidR="00626F04" w:rsidRPr="004A20DB">
        <w:rPr>
          <w:rStyle w:val="a4"/>
          <w:rFonts w:ascii="Times New Roman" w:eastAsia="Times New Roman" w:hAnsi="Times New Roman" w:cs="Times New Roman"/>
          <w:sz w:val="24"/>
          <w:szCs w:val="24"/>
        </w:rPr>
        <w:t>https://github.com/FireFrog17/Fundamental-restriction-on-epistasis-detection-and-fitness-valleys-in-virus-evolution-Data</w:t>
      </w:r>
      <w:r w:rsidR="00FF4608">
        <w:rPr>
          <w:rStyle w:val="a4"/>
          <w:rFonts w:ascii="Times New Roman" w:eastAsia="Times New Roman" w:hAnsi="Times New Roman" w:cs="Times New Roman"/>
          <w:sz w:val="24"/>
          <w:szCs w:val="24"/>
        </w:rPr>
        <w:fldChar w:fldCharType="end"/>
      </w:r>
    </w:p>
    <w:p w14:paraId="02EEA13C" w14:textId="77777777" w:rsidR="0087149A" w:rsidRPr="004A20DB" w:rsidRDefault="0076272C">
      <w:pPr>
        <w:spacing w:line="360" w:lineRule="auto"/>
        <w:ind w:firstLine="567"/>
        <w:rPr>
          <w:rFonts w:ascii="Times New Roman" w:eastAsia="Times New Roman" w:hAnsi="Times New Roman" w:cs="Times New Roman"/>
          <w:b/>
          <w:sz w:val="24"/>
          <w:szCs w:val="24"/>
        </w:rPr>
      </w:pPr>
      <w:r w:rsidRPr="004A20DB">
        <w:rPr>
          <w:rFonts w:ascii="Times New Roman" w:eastAsia="Times New Roman" w:hAnsi="Times New Roman" w:cs="Times New Roman"/>
          <w:b/>
          <w:sz w:val="24"/>
          <w:szCs w:val="24"/>
        </w:rPr>
        <w:t>Supplementary material</w:t>
      </w:r>
    </w:p>
    <w:p w14:paraId="6E3191B4" w14:textId="77777777" w:rsidR="0087149A" w:rsidRDefault="0076272C">
      <w:pPr>
        <w:rPr>
          <w:del w:id="491" w:author="Автор" w:date="2026-05-07T13:24:00Z"/>
          <w:rFonts w:ascii="Times New Roman" w:eastAsia="Times New Roman" w:hAnsi="Times New Roman" w:cs="Times New Roman"/>
        </w:rPr>
      </w:pPr>
      <w:del w:id="492" w:author="Автор" w:date="2026-05-07T13:24:00Z">
        <w:r>
          <w:rPr>
            <w:rFonts w:ascii="Times New Roman" w:eastAsia="Times New Roman" w:hAnsi="Times New Roman" w:cs="Times New Roman"/>
          </w:rPr>
          <w:delText>Text S1. List of interacting pairs from Fig 3.</w:delText>
        </w:r>
      </w:del>
    </w:p>
    <w:p w14:paraId="7EAF9E0C" w14:textId="77777777" w:rsidR="0087149A" w:rsidRDefault="0076272C">
      <w:pPr>
        <w:rPr>
          <w:del w:id="493" w:author="Автор" w:date="2026-05-07T13:24:00Z"/>
          <w:rFonts w:ascii="Times New Roman" w:eastAsia="Times New Roman" w:hAnsi="Times New Roman" w:cs="Times New Roman"/>
        </w:rPr>
      </w:pPr>
      <w:del w:id="494" w:author="Автор" w:date="2026-05-07T13:24:00Z">
        <w:r>
          <w:rPr>
            <w:rFonts w:ascii="Times New Roman" w:eastAsia="Times New Roman" w:hAnsi="Times New Roman" w:cs="Times New Roman"/>
          </w:rPr>
          <w:delText>Text S2. List of interacting pairs from Fig 4.</w:delText>
        </w:r>
      </w:del>
    </w:p>
    <w:p w14:paraId="5AC82CAA" w14:textId="7777777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 xml:space="preserve">Figure S1. Accuracy of detection of epistatic pairs from UFE correlator for </w:t>
      </w:r>
      <m:oMath>
        <m:r>
          <w:rPr>
            <w:rFonts w:ascii="Cambria Math" w:eastAsia="Cambria Math" w:hAnsi="Cambria Math" w:cs="Cambria Math"/>
          </w:rPr>
          <m:t>M=1</m:t>
        </m:r>
      </m:oMath>
      <w:r w:rsidRPr="004A20DB">
        <w:rPr>
          <w:rFonts w:ascii="Times New Roman" w:eastAsia="Times New Roman" w:hAnsi="Times New Roman" w:cs="Times New Roman"/>
        </w:rPr>
        <w:t xml:space="preserve">. </w:t>
      </w:r>
    </w:p>
    <w:p w14:paraId="4C66542B" w14:textId="7777777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Figure S2. The error of detection of epistatic interactions in the absence of recombination (UFE).</w:t>
      </w:r>
    </w:p>
    <w:p w14:paraId="0CB7CA5E" w14:textId="7777777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Figure S3. The error of detection of epistatic interactions (Pearson).</w:t>
      </w:r>
    </w:p>
    <w:p w14:paraId="01DB3C56" w14:textId="1F1FB806" w:rsidR="0087149A" w:rsidRDefault="0076272C">
      <w:pPr>
        <w:rPr>
          <w:rFonts w:ascii="Times New Roman" w:eastAsia="Times New Roman" w:hAnsi="Times New Roman" w:cs="Times New Roman"/>
        </w:rPr>
      </w:pPr>
      <w:r w:rsidRPr="004A20DB">
        <w:rPr>
          <w:rFonts w:ascii="Times New Roman" w:eastAsia="Times New Roman" w:hAnsi="Times New Roman" w:cs="Times New Roman"/>
        </w:rPr>
        <w:t>Figure S4. The error of detection of epistatic interactions in the absence of recombination (Pearson).</w:t>
      </w:r>
    </w:p>
    <w:p w14:paraId="324F35B6" w14:textId="77777777" w:rsidR="0087149A" w:rsidRDefault="0076272C">
      <w:pPr>
        <w:rPr>
          <w:del w:id="495" w:author="Автор" w:date="2026-05-07T13:24:00Z"/>
          <w:rFonts w:ascii="Times New Roman" w:eastAsia="Times New Roman" w:hAnsi="Times New Roman" w:cs="Times New Roman"/>
        </w:rPr>
      </w:pPr>
      <w:del w:id="496" w:author="Автор" w:date="2026-05-07T13:24:00Z">
        <w:r>
          <w:rPr>
            <w:rFonts w:ascii="Times New Roman" w:eastAsia="Times New Roman" w:hAnsi="Times New Roman" w:cs="Times New Roman"/>
          </w:rPr>
          <w:delText>Figure S5 А variant of Fig. 4</w:delText>
        </w:r>
      </w:del>
    </w:p>
    <w:p w14:paraId="62AA99FA" w14:textId="1BA239FA" w:rsidR="003F36B7" w:rsidRPr="003F36B7" w:rsidRDefault="003F36B7">
      <w:pPr>
        <w:rPr>
          <w:ins w:id="497" w:author="Автор" w:date="2026-05-07T13:24:00Z"/>
          <w:rFonts w:ascii="Times New Roman" w:eastAsia="Times New Roman" w:hAnsi="Times New Roman" w:cs="Times New Roman"/>
        </w:rPr>
      </w:pPr>
      <w:ins w:id="498" w:author="Автор" w:date="2026-05-07T13:24:00Z">
        <w:r w:rsidRPr="003F36B7">
          <w:rPr>
            <w:rFonts w:ascii="Times New Roman" w:eastAsia="Times New Roman" w:hAnsi="Times New Roman" w:cs="Times New Roman"/>
          </w:rPr>
          <w:t>Figure S5. Epistatic interactions for SARS-CoV-2 genome predicted for Dataset 1</w:t>
        </w:r>
        <w:r>
          <w:rPr>
            <w:rFonts w:ascii="Times New Roman" w:eastAsia="Times New Roman" w:hAnsi="Times New Roman" w:cs="Times New Roman"/>
          </w:rPr>
          <w:t>, as in Fig. 6, but</w:t>
        </w:r>
        <w:r w:rsidRPr="003F36B7">
          <w:rPr>
            <w:rFonts w:ascii="Times New Roman" w:eastAsia="Times New Roman" w:hAnsi="Times New Roman" w:cs="Times New Roman"/>
          </w:rPr>
          <w:t xml:space="preserve"> </w:t>
        </w:r>
        <w:r w:rsidR="00E04E74">
          <w:rPr>
            <w:rFonts w:ascii="Times New Roman" w:eastAsia="Times New Roman" w:hAnsi="Times New Roman" w:cs="Times New Roman"/>
          </w:rPr>
          <w:t>for sequence</w:t>
        </w:r>
        <w:r w:rsidRPr="003F36B7">
          <w:rPr>
            <w:rFonts w:ascii="Times New Roman" w:eastAsia="Times New Roman" w:hAnsi="Times New Roman" w:cs="Times New Roman"/>
          </w:rPr>
          <w:t xml:space="preserve"> groups I and</w:t>
        </w:r>
        <w:r w:rsidR="00E04E74">
          <w:rPr>
            <w:rFonts w:ascii="Times New Roman" w:eastAsia="Times New Roman" w:hAnsi="Times New Roman" w:cs="Times New Roman"/>
          </w:rPr>
          <w:t xml:space="preserve"> </w:t>
        </w:r>
        <w:r w:rsidRPr="003F36B7">
          <w:rPr>
            <w:rFonts w:ascii="Times New Roman" w:eastAsia="Times New Roman" w:hAnsi="Times New Roman" w:cs="Times New Roman"/>
          </w:rPr>
          <w:t>III in Fig. 5</w:t>
        </w:r>
        <w:r>
          <w:rPr>
            <w:rFonts w:ascii="Times New Roman" w:eastAsia="Times New Roman" w:hAnsi="Times New Roman" w:cs="Times New Roman"/>
          </w:rPr>
          <w:t>.</w:t>
        </w:r>
      </w:ins>
    </w:p>
    <w:p w14:paraId="6DE409F1" w14:textId="51974EE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Figure S</w:t>
      </w:r>
      <w:r w:rsidR="003F36B7">
        <w:rPr>
          <w:rFonts w:ascii="Times New Roman" w:eastAsia="Times New Roman" w:hAnsi="Times New Roman" w:cs="Times New Roman"/>
        </w:rPr>
        <w:t>6</w:t>
      </w:r>
      <w:r w:rsidRPr="004A20DB">
        <w:rPr>
          <w:rFonts w:ascii="Times New Roman" w:eastAsia="Times New Roman" w:hAnsi="Times New Roman" w:cs="Times New Roman"/>
        </w:rPr>
        <w:t xml:space="preserve">. Epistatic interactions for SARS-CoV-2 genome predicted for Dataset </w:t>
      </w:r>
      <w:r w:rsidR="00A7528A" w:rsidRPr="004A20DB">
        <w:rPr>
          <w:rFonts w:ascii="Times New Roman" w:eastAsia="Times New Roman" w:hAnsi="Times New Roman" w:cs="Times New Roman"/>
        </w:rPr>
        <w:t>2</w:t>
      </w:r>
    </w:p>
    <w:p w14:paraId="23CC4AA1" w14:textId="77777777" w:rsidR="0087149A" w:rsidRDefault="0076272C">
      <w:pPr>
        <w:rPr>
          <w:del w:id="499" w:author="Автор" w:date="2026-05-07T13:24:00Z"/>
          <w:rFonts w:ascii="Times New Roman" w:eastAsia="Times New Roman" w:hAnsi="Times New Roman" w:cs="Times New Roman"/>
        </w:rPr>
      </w:pPr>
      <w:del w:id="500" w:author="Автор" w:date="2026-05-07T13:24:00Z">
        <w:r>
          <w:rPr>
            <w:rFonts w:ascii="Times New Roman" w:eastAsia="Times New Roman" w:hAnsi="Times New Roman" w:cs="Times New Roman"/>
          </w:rPr>
          <w:delText>Figure S7. Epistatic interactions for SARS-CoV-2 genome predicted for Dataset 3</w:delText>
        </w:r>
      </w:del>
    </w:p>
    <w:p w14:paraId="6F57CF36" w14:textId="77777777" w:rsidR="0087149A" w:rsidRDefault="0076272C">
      <w:pPr>
        <w:rPr>
          <w:del w:id="501" w:author="Автор" w:date="2026-05-07T13:24:00Z"/>
          <w:rFonts w:ascii="Times New Roman" w:eastAsia="Times New Roman" w:hAnsi="Times New Roman" w:cs="Times New Roman"/>
          <w:sz w:val="24"/>
          <w:szCs w:val="24"/>
        </w:rPr>
      </w:pPr>
      <w:del w:id="502" w:author="Автор" w:date="2026-05-07T13:24:00Z">
        <w:r>
          <w:br w:type="page"/>
        </w:r>
      </w:del>
    </w:p>
    <w:p w14:paraId="16B54AD3" w14:textId="77777777" w:rsidR="0087149A" w:rsidRDefault="0087149A">
      <w:pPr>
        <w:rPr>
          <w:del w:id="503" w:author="Автор" w:date="2026-05-07T13:24:00Z"/>
          <w:rFonts w:ascii="Times New Roman" w:eastAsia="Times New Roman" w:hAnsi="Times New Roman" w:cs="Times New Roman"/>
          <w:sz w:val="24"/>
          <w:szCs w:val="24"/>
        </w:rPr>
      </w:pPr>
    </w:p>
    <w:p w14:paraId="1F921CC7" w14:textId="6CF878A0" w:rsidR="0087149A" w:rsidRPr="004A20DB" w:rsidRDefault="0076272C">
      <w:pPr>
        <w:rPr>
          <w:ins w:id="504" w:author="Автор" w:date="2026-05-07T13:24:00Z"/>
          <w:rFonts w:ascii="Times New Roman" w:eastAsia="Times New Roman" w:hAnsi="Times New Roman" w:cs="Times New Roman"/>
          <w:sz w:val="24"/>
          <w:szCs w:val="24"/>
        </w:rPr>
      </w:pPr>
      <w:ins w:id="505" w:author="Автор" w:date="2026-05-07T13:24:00Z">
        <w:r w:rsidRPr="004A20DB">
          <w:br w:type="page"/>
        </w:r>
      </w:ins>
    </w:p>
    <w:p w14:paraId="4366BB6F" w14:textId="77777777" w:rsidR="0087149A" w:rsidRPr="004A20DB" w:rsidRDefault="0076272C">
      <w:pPr>
        <w:spacing w:line="360" w:lineRule="auto"/>
        <w:jc w:val="center"/>
        <w:rPr>
          <w:rFonts w:ascii="Times New Roman" w:eastAsia="Times New Roman" w:hAnsi="Times New Roman" w:cs="Times New Roman"/>
        </w:rPr>
      </w:pPr>
      <w:r w:rsidRPr="004A20DB">
        <w:rPr>
          <w:rFonts w:ascii="Times New Roman" w:eastAsia="Times New Roman" w:hAnsi="Times New Roman" w:cs="Times New Roman"/>
          <w:sz w:val="24"/>
          <w:szCs w:val="24"/>
        </w:rPr>
        <w:lastRenderedPageBreak/>
        <w:t>REFERENCES</w:t>
      </w:r>
    </w:p>
    <w:p w14:paraId="44042C09" w14:textId="77777777" w:rsidR="0087149A" w:rsidRDefault="0087149A">
      <w:pPr>
        <w:pBdr>
          <w:top w:val="nil"/>
          <w:left w:val="nil"/>
          <w:bottom w:val="nil"/>
          <w:right w:val="nil"/>
          <w:between w:val="nil"/>
        </w:pBdr>
        <w:spacing w:after="0" w:line="240" w:lineRule="auto"/>
        <w:ind w:left="720" w:hanging="720"/>
        <w:rPr>
          <w:del w:id="506" w:author="Автор" w:date="2026-05-07T13:24:00Z"/>
          <w:color w:val="000000"/>
        </w:rPr>
      </w:pPr>
    </w:p>
    <w:p w14:paraId="6F1A35A0" w14:textId="77777777" w:rsidR="0087149A" w:rsidRDefault="0076272C">
      <w:pPr>
        <w:pBdr>
          <w:top w:val="nil"/>
          <w:left w:val="nil"/>
          <w:bottom w:val="nil"/>
          <w:right w:val="nil"/>
          <w:between w:val="nil"/>
        </w:pBdr>
        <w:spacing w:after="0" w:line="240" w:lineRule="auto"/>
        <w:ind w:left="720" w:hanging="720"/>
        <w:rPr>
          <w:del w:id="507" w:author="Автор" w:date="2026-05-07T13:24:00Z"/>
          <w:color w:val="000000"/>
        </w:rPr>
      </w:pPr>
      <w:del w:id="508" w:author="Автор" w:date="2026-05-07T13:24:00Z">
        <w:r>
          <w:rPr>
            <w:color w:val="000000"/>
          </w:rPr>
          <w:delText>1.</w:delText>
        </w:r>
        <w:r>
          <w:rPr>
            <w:color w:val="000000"/>
          </w:rPr>
          <w:tab/>
          <w:delText xml:space="preserve">O. Carlborg, L. Jacobsson, P. Ahgren, P. Siegel, L. Andersson, Epistasis and the release of genetic variation during long-term selection. </w:delText>
        </w:r>
        <w:r>
          <w:rPr>
            <w:i/>
            <w:color w:val="000000"/>
          </w:rPr>
          <w:delText>Nat Genet</w:delText>
        </w:r>
        <w:r>
          <w:rPr>
            <w:color w:val="000000"/>
          </w:rPr>
          <w:delText xml:space="preserve"> </w:delText>
        </w:r>
        <w:r>
          <w:rPr>
            <w:b/>
            <w:color w:val="000000"/>
          </w:rPr>
          <w:delText>38</w:delText>
        </w:r>
        <w:r>
          <w:rPr>
            <w:color w:val="000000"/>
          </w:rPr>
          <w:delText>, 418-420 (2006).</w:delText>
        </w:r>
      </w:del>
    </w:p>
    <w:p w14:paraId="5B882B97" w14:textId="77777777" w:rsidR="0087149A" w:rsidRDefault="0076272C">
      <w:pPr>
        <w:pBdr>
          <w:top w:val="nil"/>
          <w:left w:val="nil"/>
          <w:bottom w:val="nil"/>
          <w:right w:val="nil"/>
          <w:between w:val="nil"/>
        </w:pBdr>
        <w:spacing w:after="0" w:line="240" w:lineRule="auto"/>
        <w:ind w:left="720" w:hanging="720"/>
        <w:rPr>
          <w:del w:id="509" w:author="Автор" w:date="2026-05-07T13:24:00Z"/>
          <w:color w:val="000000"/>
        </w:rPr>
      </w:pPr>
      <w:del w:id="510" w:author="Автор" w:date="2026-05-07T13:24:00Z">
        <w:r>
          <w:rPr>
            <w:color w:val="000000"/>
          </w:rPr>
          <w:delText>2.</w:delText>
        </w:r>
        <w:r>
          <w:rPr>
            <w:color w:val="000000"/>
          </w:rPr>
          <w:tab/>
          <w:delText xml:space="preserve">O. Zuk, E. Hechter, S. R. Sunyaev, E. S. Lander, The mystery of missing heritability: Genetic interactions create phantom heritability. </w:delText>
        </w:r>
        <w:r>
          <w:rPr>
            <w:i/>
            <w:color w:val="000000"/>
          </w:rPr>
          <w:delText>Proc Natl Acad Sci U S A</w:delText>
        </w:r>
        <w:r>
          <w:rPr>
            <w:color w:val="000000"/>
          </w:rPr>
          <w:delText xml:space="preserve"> </w:delText>
        </w:r>
        <w:r>
          <w:rPr>
            <w:b/>
            <w:color w:val="000000"/>
          </w:rPr>
          <w:delText>109</w:delText>
        </w:r>
        <w:r>
          <w:rPr>
            <w:color w:val="000000"/>
          </w:rPr>
          <w:delText>, 1193-1198 (2012).</w:delText>
        </w:r>
      </w:del>
    </w:p>
    <w:p w14:paraId="11FD326D" w14:textId="77777777" w:rsidR="0087149A" w:rsidRDefault="0076272C">
      <w:pPr>
        <w:pBdr>
          <w:top w:val="nil"/>
          <w:left w:val="nil"/>
          <w:bottom w:val="nil"/>
          <w:right w:val="nil"/>
          <w:between w:val="nil"/>
        </w:pBdr>
        <w:spacing w:after="0" w:line="240" w:lineRule="auto"/>
        <w:ind w:left="720" w:hanging="720"/>
        <w:rPr>
          <w:del w:id="511" w:author="Автор" w:date="2026-05-07T13:24:00Z"/>
          <w:color w:val="000000"/>
        </w:rPr>
      </w:pPr>
      <w:del w:id="512" w:author="Автор" w:date="2026-05-07T13:24:00Z">
        <w:r>
          <w:rPr>
            <w:color w:val="000000"/>
          </w:rPr>
          <w:delText>3.</w:delText>
        </w:r>
        <w:r>
          <w:rPr>
            <w:color w:val="000000"/>
          </w:rPr>
          <w:tab/>
          <w:delText xml:space="preserve">D. B. Weissman, M. M. Desai, D. S. Fisher, M. W. Feldman, The rate at which asexual populations cross fitness valleys. </w:delText>
        </w:r>
        <w:r>
          <w:rPr>
            <w:i/>
            <w:color w:val="000000"/>
          </w:rPr>
          <w:delText>Theor Popul Biol</w:delText>
        </w:r>
        <w:r>
          <w:rPr>
            <w:color w:val="000000"/>
          </w:rPr>
          <w:delText xml:space="preserve"> </w:delText>
        </w:r>
        <w:r>
          <w:rPr>
            <w:b/>
            <w:color w:val="000000"/>
          </w:rPr>
          <w:delText>75</w:delText>
        </w:r>
        <w:r>
          <w:rPr>
            <w:color w:val="000000"/>
          </w:rPr>
          <w:delText>, 286-300 (2009).</w:delText>
        </w:r>
      </w:del>
    </w:p>
    <w:p w14:paraId="398428A9" w14:textId="77777777" w:rsidR="0087149A" w:rsidRDefault="0076272C">
      <w:pPr>
        <w:pBdr>
          <w:top w:val="nil"/>
          <w:left w:val="nil"/>
          <w:bottom w:val="nil"/>
          <w:right w:val="nil"/>
          <w:between w:val="nil"/>
        </w:pBdr>
        <w:spacing w:after="0" w:line="240" w:lineRule="auto"/>
        <w:ind w:left="720" w:hanging="720"/>
        <w:rPr>
          <w:del w:id="513" w:author="Автор" w:date="2026-05-07T13:24:00Z"/>
          <w:color w:val="000000"/>
        </w:rPr>
      </w:pPr>
      <w:del w:id="514" w:author="Автор" w:date="2026-05-07T13:24:00Z">
        <w:r>
          <w:rPr>
            <w:color w:val="000000"/>
          </w:rPr>
          <w:delText>4.</w:delText>
        </w:r>
        <w:r>
          <w:rPr>
            <w:color w:val="000000"/>
          </w:rPr>
          <w:tab/>
          <w:delText xml:space="preserve">E. Gonzalez-Ortega, E. Ballana, R. Badia, B. Clotet, J. A. Este, Compensatory mutations rescue the virus replicative capacity of VIRIP-resistant HIV-1. </w:delText>
        </w:r>
        <w:r>
          <w:rPr>
            <w:i/>
            <w:color w:val="000000"/>
          </w:rPr>
          <w:delText>Antiviral Res</w:delText>
        </w:r>
        <w:r>
          <w:rPr>
            <w:color w:val="000000"/>
          </w:rPr>
          <w:delText xml:space="preserve"> </w:delText>
        </w:r>
        <w:r>
          <w:rPr>
            <w:b/>
            <w:color w:val="000000"/>
          </w:rPr>
          <w:delText>92</w:delText>
        </w:r>
        <w:r>
          <w:rPr>
            <w:color w:val="000000"/>
          </w:rPr>
          <w:delText>, 479-483 (2011).</w:delText>
        </w:r>
      </w:del>
    </w:p>
    <w:p w14:paraId="1E18A38E" w14:textId="77777777" w:rsidR="0087149A" w:rsidRDefault="0076272C">
      <w:pPr>
        <w:pBdr>
          <w:top w:val="nil"/>
          <w:left w:val="nil"/>
          <w:bottom w:val="nil"/>
          <w:right w:val="nil"/>
          <w:between w:val="nil"/>
        </w:pBdr>
        <w:spacing w:after="0" w:line="240" w:lineRule="auto"/>
        <w:ind w:left="720" w:hanging="720"/>
        <w:rPr>
          <w:del w:id="515" w:author="Автор" w:date="2026-05-07T13:24:00Z"/>
          <w:color w:val="000000"/>
        </w:rPr>
      </w:pPr>
      <w:del w:id="516" w:author="Автор" w:date="2026-05-07T13:24:00Z">
        <w:r>
          <w:rPr>
            <w:color w:val="000000"/>
          </w:rPr>
          <w:delText>5.</w:delText>
        </w:r>
        <w:r>
          <w:rPr>
            <w:color w:val="000000"/>
          </w:rPr>
          <w:tab/>
          <w:delText xml:space="preserve">A. Handel, R. R. Regoes, R. Antia, The role of compensatory mutations in the emergence of drug resistance. </w:delText>
        </w:r>
        <w:r>
          <w:rPr>
            <w:i/>
            <w:color w:val="000000"/>
          </w:rPr>
          <w:delText>PLoS Comput Biol</w:delText>
        </w:r>
        <w:r>
          <w:rPr>
            <w:color w:val="000000"/>
          </w:rPr>
          <w:delText xml:space="preserve"> </w:delText>
        </w:r>
        <w:r>
          <w:rPr>
            <w:b/>
            <w:color w:val="000000"/>
          </w:rPr>
          <w:delText>2</w:delText>
        </w:r>
        <w:r>
          <w:rPr>
            <w:color w:val="000000"/>
          </w:rPr>
          <w:delText>, e137 (2006).</w:delText>
        </w:r>
      </w:del>
    </w:p>
    <w:p w14:paraId="32472EFE" w14:textId="77777777" w:rsidR="0087149A" w:rsidRDefault="0076272C">
      <w:pPr>
        <w:pBdr>
          <w:top w:val="nil"/>
          <w:left w:val="nil"/>
          <w:bottom w:val="nil"/>
          <w:right w:val="nil"/>
          <w:between w:val="nil"/>
        </w:pBdr>
        <w:spacing w:after="0" w:line="240" w:lineRule="auto"/>
        <w:ind w:left="720" w:hanging="720"/>
        <w:rPr>
          <w:del w:id="517" w:author="Автор" w:date="2026-05-07T13:24:00Z"/>
          <w:color w:val="000000"/>
        </w:rPr>
      </w:pPr>
      <w:del w:id="518" w:author="Автор" w:date="2026-05-07T13:24:00Z">
        <w:r>
          <w:rPr>
            <w:color w:val="000000"/>
          </w:rPr>
          <w:delText>6.</w:delText>
        </w:r>
        <w:r>
          <w:rPr>
            <w:color w:val="000000"/>
          </w:rPr>
          <w:tab/>
          <w:delText xml:space="preserve">B. R. Levin, V. Perrot, N. Walker, Compensatory mutations, antibiotic resistance and the population genetics of adaptive evolution in bacteria. </w:delText>
        </w:r>
        <w:r>
          <w:rPr>
            <w:i/>
            <w:color w:val="000000"/>
          </w:rPr>
          <w:delText>Genetics</w:delText>
        </w:r>
        <w:r>
          <w:rPr>
            <w:color w:val="000000"/>
          </w:rPr>
          <w:delText xml:space="preserve"> </w:delText>
        </w:r>
        <w:r>
          <w:rPr>
            <w:b/>
            <w:color w:val="000000"/>
          </w:rPr>
          <w:delText>154</w:delText>
        </w:r>
        <w:r>
          <w:rPr>
            <w:color w:val="000000"/>
          </w:rPr>
          <w:delText>, 985-997 (2000).</w:delText>
        </w:r>
      </w:del>
    </w:p>
    <w:p w14:paraId="6FE286C9" w14:textId="77777777" w:rsidR="0087149A" w:rsidRDefault="0076272C">
      <w:pPr>
        <w:pBdr>
          <w:top w:val="nil"/>
          <w:left w:val="nil"/>
          <w:bottom w:val="nil"/>
          <w:right w:val="nil"/>
          <w:between w:val="nil"/>
        </w:pBdr>
        <w:spacing w:after="0" w:line="240" w:lineRule="auto"/>
        <w:ind w:left="720" w:hanging="720"/>
        <w:rPr>
          <w:del w:id="519" w:author="Автор" w:date="2026-05-07T13:24:00Z"/>
          <w:color w:val="000000"/>
        </w:rPr>
      </w:pPr>
      <w:del w:id="520" w:author="Автор" w:date="2026-05-07T13:24:00Z">
        <w:r>
          <w:rPr>
            <w:color w:val="000000"/>
          </w:rPr>
          <w:delText>7.</w:delText>
        </w:r>
        <w:r>
          <w:rPr>
            <w:color w:val="000000"/>
          </w:rPr>
          <w:tab/>
          <w:delText>M. Nijhuis</w:delText>
        </w:r>
        <w:r>
          <w:rPr>
            <w:i/>
            <w:color w:val="000000"/>
          </w:rPr>
          <w:delText xml:space="preserve"> et al.</w:delText>
        </w:r>
        <w:r>
          <w:rPr>
            <w:color w:val="000000"/>
          </w:rPr>
          <w:delText xml:space="preserve">, Increased fitness of drug resistant HIV-1 protease as a result of acquisition of compensatory mutations during suboptimal therapy. </w:delText>
        </w:r>
        <w:r>
          <w:rPr>
            <w:i/>
            <w:color w:val="000000"/>
          </w:rPr>
          <w:delText>AIDS</w:delText>
        </w:r>
        <w:r>
          <w:rPr>
            <w:color w:val="000000"/>
          </w:rPr>
          <w:delText xml:space="preserve"> </w:delText>
        </w:r>
        <w:r>
          <w:rPr>
            <w:b/>
            <w:color w:val="000000"/>
          </w:rPr>
          <w:delText>13</w:delText>
        </w:r>
        <w:r>
          <w:rPr>
            <w:color w:val="000000"/>
          </w:rPr>
          <w:delText>, 2349-2359 (1999).</w:delText>
        </w:r>
      </w:del>
    </w:p>
    <w:p w14:paraId="6059B5EB" w14:textId="77777777" w:rsidR="0087149A" w:rsidRDefault="0076272C">
      <w:pPr>
        <w:pBdr>
          <w:top w:val="nil"/>
          <w:left w:val="nil"/>
          <w:bottom w:val="nil"/>
          <w:right w:val="nil"/>
          <w:between w:val="nil"/>
        </w:pBdr>
        <w:spacing w:after="0" w:line="240" w:lineRule="auto"/>
        <w:ind w:left="720" w:hanging="720"/>
        <w:rPr>
          <w:del w:id="521" w:author="Автор" w:date="2026-05-07T13:24:00Z"/>
          <w:color w:val="000000"/>
        </w:rPr>
      </w:pPr>
      <w:del w:id="522" w:author="Автор" w:date="2026-05-07T13:24:00Z">
        <w:r>
          <w:rPr>
            <w:color w:val="000000"/>
          </w:rPr>
          <w:delText>8.</w:delText>
        </w:r>
        <w:r>
          <w:rPr>
            <w:color w:val="000000"/>
          </w:rPr>
          <w:tab/>
          <w:delText xml:space="preserve">S. Piana, P. Carloni, U. Rothlisberger, Drug resistance in HIV-1 protease: Flexibility-assisted mechanism of compensatory mutations. </w:delText>
        </w:r>
        <w:r>
          <w:rPr>
            <w:i/>
            <w:color w:val="000000"/>
          </w:rPr>
          <w:delText>Protein Sci</w:delText>
        </w:r>
        <w:r>
          <w:rPr>
            <w:color w:val="000000"/>
          </w:rPr>
          <w:delText xml:space="preserve"> </w:delText>
        </w:r>
        <w:r>
          <w:rPr>
            <w:b/>
            <w:color w:val="000000"/>
          </w:rPr>
          <w:delText>11</w:delText>
        </w:r>
        <w:r>
          <w:rPr>
            <w:color w:val="000000"/>
          </w:rPr>
          <w:delText>, 2393-2402 (2002).</w:delText>
        </w:r>
      </w:del>
    </w:p>
    <w:p w14:paraId="6CA4DD99" w14:textId="77777777" w:rsidR="0087149A" w:rsidRDefault="0076272C">
      <w:pPr>
        <w:pBdr>
          <w:top w:val="nil"/>
          <w:left w:val="nil"/>
          <w:bottom w:val="nil"/>
          <w:right w:val="nil"/>
          <w:between w:val="nil"/>
        </w:pBdr>
        <w:spacing w:after="0" w:line="240" w:lineRule="auto"/>
        <w:ind w:left="720" w:hanging="720"/>
        <w:rPr>
          <w:del w:id="523" w:author="Автор" w:date="2026-05-07T13:24:00Z"/>
          <w:color w:val="000000"/>
        </w:rPr>
      </w:pPr>
      <w:del w:id="524" w:author="Автор" w:date="2026-05-07T13:24:00Z">
        <w:r>
          <w:rPr>
            <w:color w:val="000000"/>
          </w:rPr>
          <w:delText>9.</w:delText>
        </w:r>
        <w:r>
          <w:rPr>
            <w:color w:val="000000"/>
          </w:rPr>
          <w:tab/>
          <w:delText>N. C. Wu</w:delText>
        </w:r>
        <w:r>
          <w:rPr>
            <w:i/>
            <w:color w:val="000000"/>
          </w:rPr>
          <w:delText xml:space="preserve"> et al.</w:delText>
        </w:r>
        <w:r>
          <w:rPr>
            <w:color w:val="000000"/>
          </w:rPr>
          <w:delText xml:space="preserve">, A complex epistatic network limits the mutational reversibility in the influenza hemagglutinin receptor-binding site. </w:delText>
        </w:r>
        <w:r>
          <w:rPr>
            <w:i/>
            <w:color w:val="000000"/>
          </w:rPr>
          <w:delText>Nat Commun</w:delText>
        </w:r>
        <w:r>
          <w:rPr>
            <w:color w:val="000000"/>
          </w:rPr>
          <w:delText xml:space="preserve"> </w:delText>
        </w:r>
        <w:r>
          <w:rPr>
            <w:b/>
            <w:color w:val="000000"/>
          </w:rPr>
          <w:delText>9</w:delText>
        </w:r>
        <w:r>
          <w:rPr>
            <w:color w:val="000000"/>
          </w:rPr>
          <w:delText>, 1264 (2018).</w:delText>
        </w:r>
      </w:del>
    </w:p>
    <w:p w14:paraId="0BD61FA3" w14:textId="77777777" w:rsidR="0087149A" w:rsidRDefault="0076272C">
      <w:pPr>
        <w:pBdr>
          <w:top w:val="nil"/>
          <w:left w:val="nil"/>
          <w:bottom w:val="nil"/>
          <w:right w:val="nil"/>
          <w:between w:val="nil"/>
        </w:pBdr>
        <w:spacing w:after="0" w:line="240" w:lineRule="auto"/>
        <w:ind w:left="720" w:hanging="720"/>
        <w:rPr>
          <w:del w:id="525" w:author="Автор" w:date="2026-05-07T13:24:00Z"/>
          <w:color w:val="000000"/>
        </w:rPr>
      </w:pPr>
      <w:del w:id="526" w:author="Автор" w:date="2026-05-07T13:24:00Z">
        <w:r>
          <w:rPr>
            <w:color w:val="000000"/>
          </w:rPr>
          <w:delText>10.</w:delText>
        </w:r>
        <w:r>
          <w:rPr>
            <w:color w:val="000000"/>
          </w:rPr>
          <w:tab/>
          <w:delText>D. Liu</w:delText>
        </w:r>
        <w:r>
          <w:rPr>
            <w:i/>
            <w:color w:val="000000"/>
          </w:rPr>
          <w:delText xml:space="preserve"> et al.</w:delText>
        </w:r>
        <w:r>
          <w:rPr>
            <w:color w:val="000000"/>
          </w:rPr>
          <w:delText xml:space="preserve">, Preexisting compensatory amino acids compromise fitness costs of a HIV-1 T cell escape mutation. </w:delText>
        </w:r>
        <w:r>
          <w:rPr>
            <w:i/>
            <w:color w:val="000000"/>
          </w:rPr>
          <w:delText>Retrovirology</w:delText>
        </w:r>
        <w:r>
          <w:rPr>
            <w:color w:val="000000"/>
          </w:rPr>
          <w:delText xml:space="preserve"> </w:delText>
        </w:r>
        <w:r>
          <w:rPr>
            <w:b/>
            <w:color w:val="000000"/>
          </w:rPr>
          <w:delText>11</w:delText>
        </w:r>
        <w:r>
          <w:rPr>
            <w:color w:val="000000"/>
          </w:rPr>
          <w:delText>, 101 (2014).</w:delText>
        </w:r>
      </w:del>
    </w:p>
    <w:p w14:paraId="308856CE" w14:textId="77777777" w:rsidR="0087149A" w:rsidRDefault="0076272C">
      <w:pPr>
        <w:pBdr>
          <w:top w:val="nil"/>
          <w:left w:val="nil"/>
          <w:bottom w:val="nil"/>
          <w:right w:val="nil"/>
          <w:between w:val="nil"/>
        </w:pBdr>
        <w:spacing w:after="0" w:line="240" w:lineRule="auto"/>
        <w:ind w:left="720" w:hanging="720"/>
        <w:rPr>
          <w:del w:id="527" w:author="Автор" w:date="2026-05-07T13:24:00Z"/>
          <w:color w:val="000000"/>
        </w:rPr>
      </w:pPr>
      <w:del w:id="528" w:author="Автор" w:date="2026-05-07T13:24:00Z">
        <w:r>
          <w:rPr>
            <w:color w:val="000000"/>
          </w:rPr>
          <w:delText>11.</w:delText>
        </w:r>
        <w:r>
          <w:rPr>
            <w:color w:val="000000"/>
          </w:rPr>
          <w:tab/>
          <w:delText>H. Crawford</w:delText>
        </w:r>
        <w:r>
          <w:rPr>
            <w:i/>
            <w:color w:val="000000"/>
          </w:rPr>
          <w:delText xml:space="preserve"> et al.</w:delText>
        </w:r>
        <w:r>
          <w:rPr>
            <w:color w:val="000000"/>
          </w:rPr>
          <w:delText xml:space="preserve">, Compensatory mutation partially restores fitness and delays reversion of escape mutation within the immunodominant HLA-B*5703-restricted Gag epitope in chronic human immunodeficiency virus type 1 infection. </w:delText>
        </w:r>
        <w:r>
          <w:rPr>
            <w:i/>
            <w:color w:val="000000"/>
          </w:rPr>
          <w:delText>J Virol</w:delText>
        </w:r>
        <w:r>
          <w:rPr>
            <w:color w:val="000000"/>
          </w:rPr>
          <w:delText xml:space="preserve"> </w:delText>
        </w:r>
        <w:r>
          <w:rPr>
            <w:b/>
            <w:color w:val="000000"/>
          </w:rPr>
          <w:delText>81</w:delText>
        </w:r>
        <w:r>
          <w:rPr>
            <w:color w:val="000000"/>
          </w:rPr>
          <w:delText>, 8346-8351 (2007).</w:delText>
        </w:r>
      </w:del>
    </w:p>
    <w:p w14:paraId="7976E537" w14:textId="77777777" w:rsidR="0087149A" w:rsidRDefault="0076272C">
      <w:pPr>
        <w:pBdr>
          <w:top w:val="nil"/>
          <w:left w:val="nil"/>
          <w:bottom w:val="nil"/>
          <w:right w:val="nil"/>
          <w:between w:val="nil"/>
        </w:pBdr>
        <w:spacing w:after="0" w:line="240" w:lineRule="auto"/>
        <w:ind w:left="720" w:hanging="720"/>
        <w:rPr>
          <w:del w:id="529" w:author="Автор" w:date="2026-05-07T13:24:00Z"/>
          <w:color w:val="000000"/>
        </w:rPr>
      </w:pPr>
      <w:del w:id="530" w:author="Автор" w:date="2026-05-07T13:24:00Z">
        <w:r>
          <w:rPr>
            <w:color w:val="000000"/>
          </w:rPr>
          <w:delText>12.</w:delText>
        </w:r>
        <w:r>
          <w:rPr>
            <w:color w:val="000000"/>
          </w:rPr>
          <w:tab/>
          <w:delText>H. Song</w:delText>
        </w:r>
        <w:r>
          <w:rPr>
            <w:i/>
            <w:color w:val="000000"/>
          </w:rPr>
          <w:delText xml:space="preserve"> et al.</w:delText>
        </w:r>
        <w:r>
          <w:rPr>
            <w:color w:val="000000"/>
          </w:rPr>
          <w:delText xml:space="preserve">, Impact of immune escape mutations on HIV-1 fitness in the context of the cognate transmitted/founder genome. </w:delText>
        </w:r>
        <w:r>
          <w:rPr>
            <w:i/>
            <w:color w:val="000000"/>
          </w:rPr>
          <w:delText>Retrovirology</w:delText>
        </w:r>
        <w:r>
          <w:rPr>
            <w:color w:val="000000"/>
          </w:rPr>
          <w:delText xml:space="preserve"> </w:delText>
        </w:r>
        <w:r>
          <w:rPr>
            <w:b/>
            <w:color w:val="000000"/>
          </w:rPr>
          <w:delText>9</w:delText>
        </w:r>
        <w:r>
          <w:rPr>
            <w:color w:val="000000"/>
          </w:rPr>
          <w:delText>, 89 (2012).</w:delText>
        </w:r>
      </w:del>
    </w:p>
    <w:p w14:paraId="61445AA7" w14:textId="77777777" w:rsidR="0087149A" w:rsidRDefault="0076272C">
      <w:pPr>
        <w:pBdr>
          <w:top w:val="nil"/>
          <w:left w:val="nil"/>
          <w:bottom w:val="nil"/>
          <w:right w:val="nil"/>
          <w:between w:val="nil"/>
        </w:pBdr>
        <w:spacing w:after="0" w:line="240" w:lineRule="auto"/>
        <w:ind w:left="720" w:hanging="720"/>
        <w:rPr>
          <w:del w:id="531" w:author="Автор" w:date="2026-05-07T13:24:00Z"/>
          <w:color w:val="000000"/>
        </w:rPr>
      </w:pPr>
      <w:del w:id="532" w:author="Автор" w:date="2026-05-07T13:24:00Z">
        <w:r>
          <w:rPr>
            <w:color w:val="000000"/>
          </w:rPr>
          <w:delText>13.</w:delText>
        </w:r>
        <w:r>
          <w:rPr>
            <w:color w:val="000000"/>
          </w:rPr>
          <w:tab/>
          <w:delText xml:space="preserve">I. M. Rouzine, J. M. Coffin, Search for the mechanism of genetic variation in the pro gene of human immunodeficiency virus. </w:delText>
        </w:r>
        <w:r>
          <w:rPr>
            <w:i/>
            <w:color w:val="000000"/>
          </w:rPr>
          <w:delText>J Virol</w:delText>
        </w:r>
        <w:r>
          <w:rPr>
            <w:color w:val="000000"/>
          </w:rPr>
          <w:delText xml:space="preserve"> </w:delText>
        </w:r>
        <w:r>
          <w:rPr>
            <w:b/>
            <w:color w:val="000000"/>
          </w:rPr>
          <w:delText>73</w:delText>
        </w:r>
        <w:r>
          <w:rPr>
            <w:color w:val="000000"/>
          </w:rPr>
          <w:delText>, 8167-8178 (1999).</w:delText>
        </w:r>
      </w:del>
    </w:p>
    <w:p w14:paraId="16569342" w14:textId="77777777" w:rsidR="0087149A" w:rsidRDefault="0076272C">
      <w:pPr>
        <w:pBdr>
          <w:top w:val="nil"/>
          <w:left w:val="nil"/>
          <w:bottom w:val="nil"/>
          <w:right w:val="nil"/>
          <w:between w:val="nil"/>
        </w:pBdr>
        <w:spacing w:after="0" w:line="240" w:lineRule="auto"/>
        <w:ind w:left="720" w:hanging="720"/>
        <w:rPr>
          <w:del w:id="533" w:author="Автор" w:date="2026-05-07T13:24:00Z"/>
          <w:color w:val="000000"/>
        </w:rPr>
      </w:pPr>
      <w:del w:id="534" w:author="Автор" w:date="2026-05-07T13:24:00Z">
        <w:r>
          <w:rPr>
            <w:color w:val="000000"/>
          </w:rPr>
          <w:delText>14.</w:delText>
        </w:r>
        <w:r>
          <w:rPr>
            <w:color w:val="000000"/>
          </w:rPr>
          <w:tab/>
          <w:delText xml:space="preserve">I. M. Rouzine, Evolutionary mechanisms of the emergence of the variants of concern of SARS-CoV-2. </w:delText>
        </w:r>
        <w:r>
          <w:rPr>
            <w:i/>
            <w:color w:val="000000"/>
          </w:rPr>
          <w:delText>Viruses</w:delText>
        </w:r>
        <w:r>
          <w:rPr>
            <w:color w:val="000000"/>
          </w:rPr>
          <w:delText xml:space="preserve"> </w:delText>
        </w:r>
        <w:r>
          <w:rPr>
            <w:b/>
            <w:color w:val="000000"/>
          </w:rPr>
          <w:delText>17</w:delText>
        </w:r>
        <w:r>
          <w:rPr>
            <w:color w:val="000000"/>
          </w:rPr>
          <w:delText xml:space="preserve"> (2025).</w:delText>
        </w:r>
      </w:del>
    </w:p>
    <w:p w14:paraId="125C159C" w14:textId="77777777" w:rsidR="0087149A" w:rsidRDefault="0076272C">
      <w:pPr>
        <w:pBdr>
          <w:top w:val="nil"/>
          <w:left w:val="nil"/>
          <w:bottom w:val="nil"/>
          <w:right w:val="nil"/>
          <w:between w:val="nil"/>
        </w:pBdr>
        <w:spacing w:after="0" w:line="240" w:lineRule="auto"/>
        <w:ind w:left="720" w:hanging="720"/>
        <w:rPr>
          <w:del w:id="535" w:author="Автор" w:date="2026-05-07T13:24:00Z"/>
          <w:color w:val="000000"/>
        </w:rPr>
      </w:pPr>
      <w:del w:id="536" w:author="Автор" w:date="2026-05-07T13:24:00Z">
        <w:r>
          <w:rPr>
            <w:color w:val="000000"/>
          </w:rPr>
          <w:delText>15.</w:delText>
        </w:r>
        <w:r>
          <w:rPr>
            <w:color w:val="000000"/>
          </w:rPr>
          <w:tab/>
          <w:delText>A. M. Carabelli</w:delText>
        </w:r>
        <w:r>
          <w:rPr>
            <w:i/>
            <w:color w:val="000000"/>
          </w:rPr>
          <w:delText xml:space="preserve"> et al.</w:delText>
        </w:r>
        <w:r>
          <w:rPr>
            <w:color w:val="000000"/>
          </w:rPr>
          <w:delText xml:space="preserve">, SARS-CoV-2 variant biology: immune escape, transmission and fitness. </w:delText>
        </w:r>
        <w:r>
          <w:rPr>
            <w:i/>
            <w:color w:val="000000"/>
          </w:rPr>
          <w:delText>Nat Rev Microbiol</w:delText>
        </w:r>
        <w:r>
          <w:rPr>
            <w:color w:val="000000"/>
          </w:rPr>
          <w:delText xml:space="preserve"> </w:delText>
        </w:r>
        <w:r>
          <w:rPr>
            <w:b/>
            <w:color w:val="000000"/>
          </w:rPr>
          <w:delText>21</w:delText>
        </w:r>
        <w:r>
          <w:rPr>
            <w:color w:val="000000"/>
          </w:rPr>
          <w:delText>, 162-177 (2023).</w:delText>
        </w:r>
      </w:del>
    </w:p>
    <w:p w14:paraId="71B5B1D9" w14:textId="77777777" w:rsidR="0087149A" w:rsidRDefault="0076272C">
      <w:pPr>
        <w:pBdr>
          <w:top w:val="nil"/>
          <w:left w:val="nil"/>
          <w:bottom w:val="nil"/>
          <w:right w:val="nil"/>
          <w:between w:val="nil"/>
        </w:pBdr>
        <w:spacing w:after="0" w:line="240" w:lineRule="auto"/>
        <w:ind w:left="720" w:hanging="720"/>
        <w:rPr>
          <w:del w:id="537" w:author="Автор" w:date="2026-05-07T13:24:00Z"/>
          <w:color w:val="000000"/>
        </w:rPr>
      </w:pPr>
      <w:del w:id="538" w:author="Автор" w:date="2026-05-07T13:24:00Z">
        <w:r>
          <w:rPr>
            <w:color w:val="000000"/>
          </w:rPr>
          <w:delText>16.</w:delText>
        </w:r>
        <w:r>
          <w:rPr>
            <w:color w:val="000000"/>
          </w:rPr>
          <w:tab/>
          <w:delText xml:space="preserve">L. B. Shrestha, C. Foster, W. Rawlinson, N. Tedla, R. A. Bull, Evolution of the SARS-CoV-2 omicron variants BA.1 to BA.5: Implications for immune escape and transmission. </w:delText>
        </w:r>
        <w:r>
          <w:rPr>
            <w:i/>
            <w:color w:val="000000"/>
          </w:rPr>
          <w:delText>Rev Med Virol</w:delText>
        </w:r>
        <w:r>
          <w:rPr>
            <w:color w:val="000000"/>
          </w:rPr>
          <w:delText xml:space="preserve"> </w:delText>
        </w:r>
        <w:r>
          <w:rPr>
            <w:b/>
            <w:color w:val="000000"/>
          </w:rPr>
          <w:delText>32</w:delText>
        </w:r>
        <w:r>
          <w:rPr>
            <w:color w:val="000000"/>
          </w:rPr>
          <w:delText>, e2381 (2022).</w:delText>
        </w:r>
      </w:del>
    </w:p>
    <w:p w14:paraId="6274CA2A" w14:textId="77777777" w:rsidR="0087149A" w:rsidRDefault="0076272C">
      <w:pPr>
        <w:pBdr>
          <w:top w:val="nil"/>
          <w:left w:val="nil"/>
          <w:bottom w:val="nil"/>
          <w:right w:val="nil"/>
          <w:between w:val="nil"/>
        </w:pBdr>
        <w:spacing w:after="0" w:line="240" w:lineRule="auto"/>
        <w:ind w:left="720" w:hanging="720"/>
        <w:rPr>
          <w:del w:id="539" w:author="Автор" w:date="2026-05-07T13:24:00Z"/>
          <w:color w:val="000000"/>
        </w:rPr>
      </w:pPr>
      <w:del w:id="540" w:author="Автор" w:date="2026-05-07T13:24:00Z">
        <w:r>
          <w:rPr>
            <w:color w:val="000000"/>
          </w:rPr>
          <w:delText>17.</w:delText>
        </w:r>
        <w:r>
          <w:rPr>
            <w:color w:val="000000"/>
          </w:rPr>
          <w:tab/>
          <w:delText xml:space="preserve">S. Cobey, D. B. Larremore, Y. H. Grad, M. Lipsitch, Concerns about SARS-CoV-2 evolution should not hold back efforts to expand vaccination. </w:delText>
        </w:r>
        <w:r>
          <w:rPr>
            <w:i/>
            <w:color w:val="000000"/>
          </w:rPr>
          <w:delText>Nat Rev Immunol</w:delText>
        </w:r>
        <w:r>
          <w:rPr>
            <w:color w:val="000000"/>
          </w:rPr>
          <w:delText xml:space="preserve"> </w:delText>
        </w:r>
        <w:r>
          <w:rPr>
            <w:b/>
            <w:color w:val="000000"/>
          </w:rPr>
          <w:delText>21</w:delText>
        </w:r>
        <w:r>
          <w:rPr>
            <w:color w:val="000000"/>
          </w:rPr>
          <w:delText>, 330-335 (2021).</w:delText>
        </w:r>
      </w:del>
    </w:p>
    <w:p w14:paraId="357CA2AC" w14:textId="77777777" w:rsidR="0087149A" w:rsidRDefault="0076272C">
      <w:pPr>
        <w:pBdr>
          <w:top w:val="nil"/>
          <w:left w:val="nil"/>
          <w:bottom w:val="nil"/>
          <w:right w:val="nil"/>
          <w:between w:val="nil"/>
        </w:pBdr>
        <w:spacing w:after="0" w:line="240" w:lineRule="auto"/>
        <w:ind w:left="720" w:hanging="720"/>
        <w:rPr>
          <w:del w:id="541" w:author="Автор" w:date="2026-05-07T13:24:00Z"/>
          <w:color w:val="000000"/>
        </w:rPr>
      </w:pPr>
      <w:del w:id="542" w:author="Автор" w:date="2026-05-07T13:24:00Z">
        <w:r>
          <w:rPr>
            <w:color w:val="000000"/>
          </w:rPr>
          <w:delText>18.</w:delText>
        </w:r>
        <w:r>
          <w:rPr>
            <w:color w:val="000000"/>
          </w:rPr>
          <w:tab/>
          <w:delText xml:space="preserve">J. W. Yewdell, Antigenic drift: understanding COVID-19. </w:delText>
        </w:r>
        <w:r>
          <w:rPr>
            <w:i/>
            <w:color w:val="000000"/>
          </w:rPr>
          <w:delText>Immunity</w:delText>
        </w:r>
        <w:r>
          <w:rPr>
            <w:color w:val="000000"/>
          </w:rPr>
          <w:delText xml:space="preserve"> </w:delText>
        </w:r>
        <w:r>
          <w:rPr>
            <w:b/>
            <w:color w:val="000000"/>
          </w:rPr>
          <w:delText>54</w:delText>
        </w:r>
        <w:r>
          <w:rPr>
            <w:color w:val="000000"/>
          </w:rPr>
          <w:delText>, 2681-2687 (2021).</w:delText>
        </w:r>
      </w:del>
    </w:p>
    <w:p w14:paraId="09796C2A" w14:textId="77777777" w:rsidR="0087149A" w:rsidRDefault="0076272C">
      <w:pPr>
        <w:pBdr>
          <w:top w:val="nil"/>
          <w:left w:val="nil"/>
          <w:bottom w:val="nil"/>
          <w:right w:val="nil"/>
          <w:between w:val="nil"/>
        </w:pBdr>
        <w:spacing w:after="0" w:line="240" w:lineRule="auto"/>
        <w:ind w:left="720" w:hanging="720"/>
        <w:rPr>
          <w:del w:id="543" w:author="Автор" w:date="2026-05-07T13:24:00Z"/>
          <w:color w:val="000000"/>
        </w:rPr>
      </w:pPr>
      <w:del w:id="544" w:author="Автор" w:date="2026-05-07T13:24:00Z">
        <w:r>
          <w:rPr>
            <w:color w:val="000000"/>
          </w:rPr>
          <w:delText>19.</w:delText>
        </w:r>
        <w:r>
          <w:rPr>
            <w:color w:val="000000"/>
          </w:rPr>
          <w:tab/>
          <w:delText xml:space="preserve">I. M. Rouzine, G. Rozhnova, Evolutionary implications of SARS-CoV-2 vaccination for the future design of vaccination strategies. </w:delText>
        </w:r>
        <w:r>
          <w:rPr>
            <w:i/>
            <w:color w:val="000000"/>
          </w:rPr>
          <w:delText>Commun Med (Lond)</w:delText>
        </w:r>
        <w:r>
          <w:rPr>
            <w:color w:val="000000"/>
          </w:rPr>
          <w:delText xml:space="preserve"> </w:delText>
        </w:r>
        <w:r>
          <w:rPr>
            <w:b/>
            <w:color w:val="000000"/>
          </w:rPr>
          <w:delText>3</w:delText>
        </w:r>
        <w:r>
          <w:rPr>
            <w:color w:val="000000"/>
          </w:rPr>
          <w:delText>, 86 (2023).</w:delText>
        </w:r>
      </w:del>
    </w:p>
    <w:p w14:paraId="12374C45" w14:textId="77777777" w:rsidR="0087149A" w:rsidRDefault="0076272C">
      <w:pPr>
        <w:pBdr>
          <w:top w:val="nil"/>
          <w:left w:val="nil"/>
          <w:bottom w:val="nil"/>
          <w:right w:val="nil"/>
          <w:between w:val="nil"/>
        </w:pBdr>
        <w:spacing w:after="0" w:line="240" w:lineRule="auto"/>
        <w:ind w:left="720" w:hanging="720"/>
        <w:rPr>
          <w:del w:id="545" w:author="Автор" w:date="2026-05-07T13:24:00Z"/>
          <w:color w:val="000000"/>
        </w:rPr>
      </w:pPr>
      <w:del w:id="546" w:author="Автор" w:date="2026-05-07T13:24:00Z">
        <w:r>
          <w:rPr>
            <w:color w:val="000000"/>
          </w:rPr>
          <w:delText>20.</w:delText>
        </w:r>
        <w:r>
          <w:rPr>
            <w:color w:val="000000"/>
          </w:rPr>
          <w:tab/>
          <w:delText>A. Moulana</w:delText>
        </w:r>
        <w:r>
          <w:rPr>
            <w:i/>
            <w:color w:val="000000"/>
          </w:rPr>
          <w:delText xml:space="preserve"> et al.</w:delText>
        </w:r>
        <w:r>
          <w:rPr>
            <w:color w:val="000000"/>
          </w:rPr>
          <w:delText xml:space="preserve">, Compensatory epistasis maintains ACE2 affinity in SARS-CoV-2 Omicron BA.1. </w:delText>
        </w:r>
        <w:r>
          <w:rPr>
            <w:i/>
            <w:color w:val="000000"/>
          </w:rPr>
          <w:delText>Nat Commun</w:delText>
        </w:r>
        <w:r>
          <w:rPr>
            <w:color w:val="000000"/>
          </w:rPr>
          <w:delText xml:space="preserve"> </w:delText>
        </w:r>
        <w:r>
          <w:rPr>
            <w:b/>
            <w:color w:val="000000"/>
          </w:rPr>
          <w:delText>13</w:delText>
        </w:r>
        <w:r>
          <w:rPr>
            <w:color w:val="000000"/>
          </w:rPr>
          <w:delText>, 7011 (2022).</w:delText>
        </w:r>
      </w:del>
    </w:p>
    <w:p w14:paraId="6E75B1B4" w14:textId="77777777" w:rsidR="0087149A" w:rsidRDefault="0076272C">
      <w:pPr>
        <w:pBdr>
          <w:top w:val="nil"/>
          <w:left w:val="nil"/>
          <w:bottom w:val="nil"/>
          <w:right w:val="nil"/>
          <w:between w:val="nil"/>
        </w:pBdr>
        <w:spacing w:after="0" w:line="240" w:lineRule="auto"/>
        <w:ind w:left="720" w:hanging="720"/>
        <w:rPr>
          <w:del w:id="547" w:author="Автор" w:date="2026-05-07T13:24:00Z"/>
          <w:color w:val="000000"/>
        </w:rPr>
      </w:pPr>
      <w:del w:id="548" w:author="Автор" w:date="2026-05-07T13:24:00Z">
        <w:r>
          <w:rPr>
            <w:color w:val="000000"/>
          </w:rPr>
          <w:delText>21.</w:delText>
        </w:r>
        <w:r>
          <w:rPr>
            <w:color w:val="000000"/>
          </w:rPr>
          <w:tab/>
          <w:delText>S. Harari</w:delText>
        </w:r>
        <w:r>
          <w:rPr>
            <w:i/>
            <w:color w:val="000000"/>
          </w:rPr>
          <w:delText xml:space="preserve"> et al.</w:delText>
        </w:r>
        <w:r>
          <w:rPr>
            <w:color w:val="000000"/>
          </w:rPr>
          <w:delText xml:space="preserve">, Drivers of adaptive evolution during chronic SARS-CoV-2 infections. </w:delText>
        </w:r>
        <w:r>
          <w:rPr>
            <w:i/>
            <w:color w:val="000000"/>
          </w:rPr>
          <w:delText>Nat Med</w:delText>
        </w:r>
        <w:r>
          <w:rPr>
            <w:color w:val="000000"/>
          </w:rPr>
          <w:delText xml:space="preserve"> </w:delText>
        </w:r>
        <w:r>
          <w:rPr>
            <w:b/>
            <w:color w:val="000000"/>
          </w:rPr>
          <w:delText>28</w:delText>
        </w:r>
        <w:r>
          <w:rPr>
            <w:color w:val="000000"/>
          </w:rPr>
          <w:delText>, 1501-1508 (2022).</w:delText>
        </w:r>
      </w:del>
    </w:p>
    <w:p w14:paraId="342F40E6" w14:textId="77777777" w:rsidR="0087149A" w:rsidRDefault="0076272C">
      <w:pPr>
        <w:pBdr>
          <w:top w:val="nil"/>
          <w:left w:val="nil"/>
          <w:bottom w:val="nil"/>
          <w:right w:val="nil"/>
          <w:between w:val="nil"/>
        </w:pBdr>
        <w:spacing w:after="0" w:line="240" w:lineRule="auto"/>
        <w:ind w:left="720" w:hanging="720"/>
        <w:rPr>
          <w:del w:id="549" w:author="Автор" w:date="2026-05-07T13:24:00Z"/>
          <w:color w:val="000000"/>
        </w:rPr>
      </w:pPr>
      <w:del w:id="550" w:author="Автор" w:date="2026-05-07T13:24:00Z">
        <w:r>
          <w:rPr>
            <w:color w:val="000000"/>
          </w:rPr>
          <w:delText>22.</w:delText>
        </w:r>
        <w:r>
          <w:rPr>
            <w:color w:val="000000"/>
          </w:rPr>
          <w:tab/>
          <w:delText>A. K. Reuschl</w:delText>
        </w:r>
        <w:r>
          <w:rPr>
            <w:i/>
            <w:color w:val="000000"/>
          </w:rPr>
          <w:delText xml:space="preserve"> et al.</w:delText>
        </w:r>
        <w:r>
          <w:rPr>
            <w:color w:val="000000"/>
          </w:rPr>
          <w:delText xml:space="preserve">, Evolution of enhanced innate immune suppression by SARS-CoV-2 Omicron subvariants. </w:delText>
        </w:r>
        <w:r>
          <w:rPr>
            <w:i/>
            <w:color w:val="000000"/>
          </w:rPr>
          <w:delText>Nat Microbiol</w:delText>
        </w:r>
        <w:r>
          <w:rPr>
            <w:color w:val="000000"/>
          </w:rPr>
          <w:delText xml:space="preserve"> </w:delText>
        </w:r>
        <w:r>
          <w:rPr>
            <w:b/>
            <w:color w:val="000000"/>
          </w:rPr>
          <w:delText>9</w:delText>
        </w:r>
        <w:r>
          <w:rPr>
            <w:color w:val="000000"/>
          </w:rPr>
          <w:delText>, 451-463 (2024).</w:delText>
        </w:r>
      </w:del>
    </w:p>
    <w:p w14:paraId="13D990CC" w14:textId="77777777" w:rsidR="0087149A" w:rsidRDefault="0076272C">
      <w:pPr>
        <w:pBdr>
          <w:top w:val="nil"/>
          <w:left w:val="nil"/>
          <w:bottom w:val="nil"/>
          <w:right w:val="nil"/>
          <w:between w:val="nil"/>
        </w:pBdr>
        <w:spacing w:after="0" w:line="240" w:lineRule="auto"/>
        <w:ind w:left="720" w:hanging="720"/>
        <w:rPr>
          <w:del w:id="551" w:author="Автор" w:date="2026-05-07T13:24:00Z"/>
          <w:color w:val="000000"/>
        </w:rPr>
      </w:pPr>
      <w:del w:id="552" w:author="Автор" w:date="2026-05-07T13:24:00Z">
        <w:r>
          <w:rPr>
            <w:color w:val="000000"/>
          </w:rPr>
          <w:delText>23.</w:delText>
        </w:r>
        <w:r>
          <w:rPr>
            <w:color w:val="000000"/>
          </w:rPr>
          <w:tab/>
          <w:delText>L. G. Thorne</w:delText>
        </w:r>
        <w:r>
          <w:rPr>
            <w:i/>
            <w:color w:val="000000"/>
          </w:rPr>
          <w:delText xml:space="preserve"> et al.</w:delText>
        </w:r>
        <w:r>
          <w:rPr>
            <w:color w:val="000000"/>
          </w:rPr>
          <w:delText xml:space="preserve">, Evolution of enhanced innate immune evasion by SARS-CoV-2. </w:delText>
        </w:r>
        <w:r>
          <w:rPr>
            <w:i/>
            <w:color w:val="000000"/>
          </w:rPr>
          <w:delText>Nature</w:delText>
        </w:r>
        <w:r>
          <w:rPr>
            <w:color w:val="000000"/>
          </w:rPr>
          <w:delText xml:space="preserve"> </w:delText>
        </w:r>
        <w:r>
          <w:rPr>
            <w:b/>
            <w:color w:val="000000"/>
          </w:rPr>
          <w:delText>602</w:delText>
        </w:r>
        <w:r>
          <w:rPr>
            <w:color w:val="000000"/>
          </w:rPr>
          <w:delText>, 487-495 (2022).</w:delText>
        </w:r>
      </w:del>
    </w:p>
    <w:p w14:paraId="1C94A266" w14:textId="77777777" w:rsidR="0087149A" w:rsidRDefault="0076272C">
      <w:pPr>
        <w:pBdr>
          <w:top w:val="nil"/>
          <w:left w:val="nil"/>
          <w:bottom w:val="nil"/>
          <w:right w:val="nil"/>
          <w:between w:val="nil"/>
        </w:pBdr>
        <w:spacing w:after="0" w:line="240" w:lineRule="auto"/>
        <w:ind w:left="720" w:hanging="720"/>
        <w:rPr>
          <w:del w:id="553" w:author="Автор" w:date="2026-05-07T13:24:00Z"/>
          <w:color w:val="000000"/>
        </w:rPr>
      </w:pPr>
      <w:del w:id="554" w:author="Автор" w:date="2026-05-07T13:24:00Z">
        <w:r>
          <w:rPr>
            <w:color w:val="000000"/>
          </w:rPr>
          <w:delText>24.</w:delText>
        </w:r>
        <w:r>
          <w:rPr>
            <w:color w:val="000000"/>
          </w:rPr>
          <w:tab/>
          <w:delText xml:space="preserve">R. M. Adams, J. B. Kinney, A. M. Walczak, T. Mora, Epistasis in a Fitness Landscape Defined by Antibody-Antigen Binding Free Energy. </w:delText>
        </w:r>
        <w:r>
          <w:rPr>
            <w:i/>
            <w:color w:val="000000"/>
          </w:rPr>
          <w:delText>Cell Syst</w:delText>
        </w:r>
        <w:r>
          <w:rPr>
            <w:color w:val="000000"/>
          </w:rPr>
          <w:delText xml:space="preserve"> </w:delText>
        </w:r>
        <w:r>
          <w:rPr>
            <w:b/>
            <w:color w:val="000000"/>
          </w:rPr>
          <w:delText>8</w:delText>
        </w:r>
        <w:r>
          <w:rPr>
            <w:color w:val="000000"/>
          </w:rPr>
          <w:delText>, 86-93 e83 (2019).</w:delText>
        </w:r>
      </w:del>
    </w:p>
    <w:p w14:paraId="0D26F70D" w14:textId="77777777" w:rsidR="0087149A" w:rsidRDefault="0076272C">
      <w:pPr>
        <w:pBdr>
          <w:top w:val="nil"/>
          <w:left w:val="nil"/>
          <w:bottom w:val="nil"/>
          <w:right w:val="nil"/>
          <w:between w:val="nil"/>
        </w:pBdr>
        <w:spacing w:after="0" w:line="240" w:lineRule="auto"/>
        <w:ind w:left="720" w:hanging="720"/>
        <w:rPr>
          <w:del w:id="555" w:author="Автор" w:date="2026-05-07T13:24:00Z"/>
          <w:color w:val="000000"/>
        </w:rPr>
      </w:pPr>
      <w:del w:id="556" w:author="Автор" w:date="2026-05-07T13:24:00Z">
        <w:r>
          <w:rPr>
            <w:color w:val="000000"/>
          </w:rPr>
          <w:delText>25.</w:delText>
        </w:r>
        <w:r>
          <w:rPr>
            <w:color w:val="000000"/>
          </w:rPr>
          <w:tab/>
          <w:delText xml:space="preserve">D. M. Lyons, Z. Zou, H. Xu, J. Zhang, Idiosyncratic epistasis creates universals in mutational effects and evolutionary trajectories. </w:delText>
        </w:r>
        <w:r>
          <w:rPr>
            <w:i/>
            <w:color w:val="000000"/>
          </w:rPr>
          <w:delText>Nat Ecol Evol</w:delText>
        </w:r>
        <w:r>
          <w:rPr>
            <w:color w:val="000000"/>
          </w:rPr>
          <w:delText xml:space="preserve"> </w:delText>
        </w:r>
        <w:r>
          <w:rPr>
            <w:b/>
            <w:color w:val="000000"/>
          </w:rPr>
          <w:delText>4</w:delText>
        </w:r>
        <w:r>
          <w:rPr>
            <w:color w:val="000000"/>
          </w:rPr>
          <w:delText>, 1685-1693 (2020).</w:delText>
        </w:r>
      </w:del>
    </w:p>
    <w:p w14:paraId="2AE078F4" w14:textId="77777777" w:rsidR="0087149A" w:rsidRDefault="0076272C">
      <w:pPr>
        <w:pBdr>
          <w:top w:val="nil"/>
          <w:left w:val="nil"/>
          <w:bottom w:val="nil"/>
          <w:right w:val="nil"/>
          <w:between w:val="nil"/>
        </w:pBdr>
        <w:spacing w:after="0" w:line="240" w:lineRule="auto"/>
        <w:ind w:left="720" w:hanging="720"/>
        <w:rPr>
          <w:del w:id="557" w:author="Автор" w:date="2026-05-07T13:24:00Z"/>
          <w:color w:val="000000"/>
        </w:rPr>
      </w:pPr>
      <w:del w:id="558" w:author="Автор" w:date="2026-05-07T13:24:00Z">
        <w:r>
          <w:rPr>
            <w:color w:val="000000"/>
          </w:rPr>
          <w:lastRenderedPageBreak/>
          <w:delText>26.</w:delText>
        </w:r>
        <w:r>
          <w:rPr>
            <w:color w:val="000000"/>
          </w:rPr>
          <w:tab/>
          <w:delText>C. C. Chen</w:delText>
        </w:r>
        <w:r>
          <w:rPr>
            <w:i/>
            <w:color w:val="000000"/>
          </w:rPr>
          <w:delText xml:space="preserve"> et al.</w:delText>
        </w:r>
        <w:r>
          <w:rPr>
            <w:color w:val="000000"/>
          </w:rPr>
          <w:delText xml:space="preserve">, Methods for identifying SNP interactions: a review on variations of Logic Regression, Random Forest and Bayesian logistic regression. </w:delText>
        </w:r>
        <w:r>
          <w:rPr>
            <w:i/>
            <w:color w:val="000000"/>
          </w:rPr>
          <w:delText>IEEE/ACM Trans Comput Biol Bioinform</w:delText>
        </w:r>
        <w:r>
          <w:rPr>
            <w:color w:val="000000"/>
          </w:rPr>
          <w:delText xml:space="preserve"> </w:delText>
        </w:r>
        <w:r>
          <w:rPr>
            <w:b/>
            <w:color w:val="000000"/>
          </w:rPr>
          <w:delText>8</w:delText>
        </w:r>
        <w:r>
          <w:rPr>
            <w:color w:val="000000"/>
          </w:rPr>
          <w:delText>, 1580-1591 (2011).</w:delText>
        </w:r>
      </w:del>
    </w:p>
    <w:p w14:paraId="008CEA35" w14:textId="77777777" w:rsidR="0087149A" w:rsidRDefault="0076272C">
      <w:pPr>
        <w:pBdr>
          <w:top w:val="nil"/>
          <w:left w:val="nil"/>
          <w:bottom w:val="nil"/>
          <w:right w:val="nil"/>
          <w:between w:val="nil"/>
        </w:pBdr>
        <w:spacing w:after="0" w:line="240" w:lineRule="auto"/>
        <w:ind w:left="720" w:hanging="720"/>
        <w:rPr>
          <w:del w:id="559" w:author="Автор" w:date="2026-05-07T13:24:00Z"/>
          <w:color w:val="000000"/>
        </w:rPr>
      </w:pPr>
      <w:del w:id="560" w:author="Автор" w:date="2026-05-07T13:24:00Z">
        <w:r>
          <w:rPr>
            <w:color w:val="000000"/>
          </w:rPr>
          <w:delText>27.</w:delText>
        </w:r>
        <w:r>
          <w:rPr>
            <w:color w:val="000000"/>
          </w:rPr>
          <w:tab/>
          <w:delText xml:space="preserve">H. J. Cordell, Detecting gene-gene interactions that underlie human diseases. </w:delText>
        </w:r>
        <w:r>
          <w:rPr>
            <w:i/>
            <w:color w:val="000000"/>
          </w:rPr>
          <w:delText>Nature reviews. Genetics</w:delText>
        </w:r>
        <w:r>
          <w:rPr>
            <w:color w:val="000000"/>
          </w:rPr>
          <w:delText xml:space="preserve"> </w:delText>
        </w:r>
        <w:r>
          <w:rPr>
            <w:b/>
            <w:color w:val="000000"/>
          </w:rPr>
          <w:delText>10</w:delText>
        </w:r>
        <w:r>
          <w:rPr>
            <w:color w:val="000000"/>
          </w:rPr>
          <w:delText>, 392-404 (2009).</w:delText>
        </w:r>
      </w:del>
    </w:p>
    <w:p w14:paraId="3901A442" w14:textId="77777777" w:rsidR="0087149A" w:rsidRDefault="0076272C">
      <w:pPr>
        <w:pBdr>
          <w:top w:val="nil"/>
          <w:left w:val="nil"/>
          <w:bottom w:val="nil"/>
          <w:right w:val="nil"/>
          <w:between w:val="nil"/>
        </w:pBdr>
        <w:spacing w:after="0" w:line="240" w:lineRule="auto"/>
        <w:ind w:left="720" w:hanging="720"/>
        <w:rPr>
          <w:del w:id="561" w:author="Автор" w:date="2026-05-07T13:24:00Z"/>
          <w:color w:val="000000"/>
        </w:rPr>
      </w:pPr>
      <w:del w:id="562" w:author="Автор" w:date="2026-05-07T13:24:00Z">
        <w:r>
          <w:rPr>
            <w:color w:val="000000"/>
          </w:rPr>
          <w:delText>28.</w:delText>
        </w:r>
        <w:r>
          <w:rPr>
            <w:color w:val="000000"/>
          </w:rPr>
          <w:tab/>
          <w:delText xml:space="preserve">M. Ueki, H. J. Cordell, Improved statistics for genome-wide interaction analysis. </w:delText>
        </w:r>
        <w:r>
          <w:rPr>
            <w:i/>
            <w:color w:val="000000"/>
          </w:rPr>
          <w:delText>PLoS Genet</w:delText>
        </w:r>
        <w:r>
          <w:rPr>
            <w:color w:val="000000"/>
          </w:rPr>
          <w:delText xml:space="preserve"> </w:delText>
        </w:r>
        <w:r>
          <w:rPr>
            <w:b/>
            <w:color w:val="000000"/>
          </w:rPr>
          <w:delText>8</w:delText>
        </w:r>
        <w:r>
          <w:rPr>
            <w:color w:val="000000"/>
          </w:rPr>
          <w:delText>, e1002625 (2012).</w:delText>
        </w:r>
      </w:del>
    </w:p>
    <w:p w14:paraId="0F0749E1" w14:textId="77777777" w:rsidR="0087149A" w:rsidRDefault="0076272C">
      <w:pPr>
        <w:pBdr>
          <w:top w:val="nil"/>
          <w:left w:val="nil"/>
          <w:bottom w:val="nil"/>
          <w:right w:val="nil"/>
          <w:between w:val="nil"/>
        </w:pBdr>
        <w:spacing w:after="0" w:line="240" w:lineRule="auto"/>
        <w:ind w:left="720" w:hanging="720"/>
        <w:rPr>
          <w:del w:id="563" w:author="Автор" w:date="2026-05-07T13:24:00Z"/>
          <w:color w:val="000000"/>
        </w:rPr>
      </w:pPr>
      <w:del w:id="564" w:author="Автор" w:date="2026-05-07T13:24:00Z">
        <w:r>
          <w:rPr>
            <w:color w:val="000000"/>
          </w:rPr>
          <w:delText>29.</w:delText>
        </w:r>
        <w:r>
          <w:rPr>
            <w:color w:val="000000"/>
          </w:rPr>
          <w:tab/>
          <w:delText xml:space="preserve">N. H. Barton, Linkage and the limits to natural selection. </w:delText>
        </w:r>
        <w:r>
          <w:rPr>
            <w:i/>
            <w:color w:val="000000"/>
          </w:rPr>
          <w:delText>Genetics</w:delText>
        </w:r>
        <w:r>
          <w:rPr>
            <w:color w:val="000000"/>
          </w:rPr>
          <w:delText xml:space="preserve"> </w:delText>
        </w:r>
        <w:r>
          <w:rPr>
            <w:b/>
            <w:color w:val="000000"/>
          </w:rPr>
          <w:delText>140</w:delText>
        </w:r>
        <w:r>
          <w:rPr>
            <w:color w:val="000000"/>
          </w:rPr>
          <w:delText>, 821-841 (1995).</w:delText>
        </w:r>
      </w:del>
    </w:p>
    <w:p w14:paraId="25A9E9C6" w14:textId="77777777" w:rsidR="0087149A" w:rsidRDefault="0076272C">
      <w:pPr>
        <w:pBdr>
          <w:top w:val="nil"/>
          <w:left w:val="nil"/>
          <w:bottom w:val="nil"/>
          <w:right w:val="nil"/>
          <w:between w:val="nil"/>
        </w:pBdr>
        <w:spacing w:after="0" w:line="240" w:lineRule="auto"/>
        <w:ind w:left="720" w:hanging="720"/>
        <w:rPr>
          <w:del w:id="565" w:author="Автор" w:date="2026-05-07T13:24:00Z"/>
          <w:color w:val="000000"/>
        </w:rPr>
      </w:pPr>
      <w:del w:id="566" w:author="Автор" w:date="2026-05-07T13:24:00Z">
        <w:r>
          <w:rPr>
            <w:color w:val="000000"/>
          </w:rPr>
          <w:delText>30.</w:delText>
        </w:r>
        <w:r>
          <w:rPr>
            <w:color w:val="000000"/>
          </w:rPr>
          <w:tab/>
          <w:delText xml:space="preserve">M. Kimura, Attainment of quasi linkage equilibrium when gene frequencies are changing by natural selection. </w:delText>
        </w:r>
        <w:r>
          <w:rPr>
            <w:i/>
            <w:color w:val="000000"/>
          </w:rPr>
          <w:delText>Genetics</w:delText>
        </w:r>
        <w:r>
          <w:rPr>
            <w:color w:val="000000"/>
          </w:rPr>
          <w:delText xml:space="preserve"> </w:delText>
        </w:r>
        <w:r>
          <w:rPr>
            <w:b/>
            <w:color w:val="000000"/>
          </w:rPr>
          <w:delText>52</w:delText>
        </w:r>
        <w:r>
          <w:rPr>
            <w:color w:val="000000"/>
          </w:rPr>
          <w:delText>, 875-890 (1965).</w:delText>
        </w:r>
      </w:del>
    </w:p>
    <w:p w14:paraId="027A0AC7" w14:textId="77777777" w:rsidR="0087149A" w:rsidRDefault="0076272C">
      <w:pPr>
        <w:pBdr>
          <w:top w:val="nil"/>
          <w:left w:val="nil"/>
          <w:bottom w:val="nil"/>
          <w:right w:val="nil"/>
          <w:between w:val="nil"/>
        </w:pBdr>
        <w:spacing w:after="0" w:line="240" w:lineRule="auto"/>
        <w:ind w:left="720" w:hanging="720"/>
        <w:rPr>
          <w:del w:id="567" w:author="Автор" w:date="2026-05-07T13:24:00Z"/>
          <w:color w:val="000000"/>
        </w:rPr>
      </w:pPr>
      <w:del w:id="568" w:author="Автор" w:date="2026-05-07T13:24:00Z">
        <w:r>
          <w:rPr>
            <w:color w:val="000000"/>
          </w:rPr>
          <w:delText>31.</w:delText>
        </w:r>
        <w:r>
          <w:rPr>
            <w:color w:val="000000"/>
          </w:rPr>
          <w:tab/>
          <w:delText xml:space="preserve">M. Weigt, R. A. White, H. Szurmant, J. A. Hoch, T. Hwa, Identification of direct residue contacts in protein-protein interaction by message passing. </w:delText>
        </w:r>
        <w:r>
          <w:rPr>
            <w:i/>
            <w:color w:val="000000"/>
          </w:rPr>
          <w:delText>Proc Natl Acad Sci U S A</w:delText>
        </w:r>
        <w:r>
          <w:rPr>
            <w:color w:val="000000"/>
          </w:rPr>
          <w:delText xml:space="preserve"> </w:delText>
        </w:r>
        <w:r>
          <w:rPr>
            <w:b/>
            <w:color w:val="000000"/>
          </w:rPr>
          <w:delText>106</w:delText>
        </w:r>
        <w:r>
          <w:rPr>
            <w:color w:val="000000"/>
          </w:rPr>
          <w:delText>, 67-72 (2009).</w:delText>
        </w:r>
      </w:del>
    </w:p>
    <w:p w14:paraId="1EFC3076" w14:textId="77777777" w:rsidR="0087149A" w:rsidRDefault="0076272C">
      <w:pPr>
        <w:pBdr>
          <w:top w:val="nil"/>
          <w:left w:val="nil"/>
          <w:bottom w:val="nil"/>
          <w:right w:val="nil"/>
          <w:between w:val="nil"/>
        </w:pBdr>
        <w:spacing w:after="0" w:line="240" w:lineRule="auto"/>
        <w:ind w:left="720" w:hanging="720"/>
        <w:rPr>
          <w:del w:id="569" w:author="Автор" w:date="2026-05-07T13:24:00Z"/>
          <w:color w:val="000000"/>
        </w:rPr>
      </w:pPr>
      <w:del w:id="570" w:author="Автор" w:date="2026-05-07T13:24:00Z">
        <w:r>
          <w:rPr>
            <w:color w:val="000000"/>
          </w:rPr>
          <w:delText>32.</w:delText>
        </w:r>
        <w:r>
          <w:rPr>
            <w:color w:val="000000"/>
          </w:rPr>
          <w:tab/>
          <w:delText xml:space="preserve">R. A. Neher, B. I. Shraiman, Statistical genetics and evolution of quantitative traits. </w:delText>
        </w:r>
        <w:r>
          <w:rPr>
            <w:i/>
            <w:color w:val="000000"/>
          </w:rPr>
          <w:delText>Rev. of Modern Physics</w:delText>
        </w:r>
        <w:r>
          <w:rPr>
            <w:color w:val="000000"/>
          </w:rPr>
          <w:delText xml:space="preserve"> </w:delText>
        </w:r>
        <w:r>
          <w:rPr>
            <w:b/>
            <w:color w:val="000000"/>
          </w:rPr>
          <w:delText>83</w:delText>
        </w:r>
        <w:r>
          <w:rPr>
            <w:color w:val="000000"/>
          </w:rPr>
          <w:delText>, 1283-1300 (2011).</w:delText>
        </w:r>
      </w:del>
    </w:p>
    <w:p w14:paraId="4BDBF33D" w14:textId="77777777" w:rsidR="0087149A" w:rsidRDefault="0076272C">
      <w:pPr>
        <w:pBdr>
          <w:top w:val="nil"/>
          <w:left w:val="nil"/>
          <w:bottom w:val="nil"/>
          <w:right w:val="nil"/>
          <w:between w:val="nil"/>
        </w:pBdr>
        <w:spacing w:after="0" w:line="240" w:lineRule="auto"/>
        <w:ind w:left="720" w:hanging="720"/>
        <w:rPr>
          <w:del w:id="571" w:author="Автор" w:date="2026-05-07T13:24:00Z"/>
          <w:color w:val="000000"/>
        </w:rPr>
      </w:pPr>
      <w:del w:id="572" w:author="Автор" w:date="2026-05-07T13:24:00Z">
        <w:r>
          <w:rPr>
            <w:color w:val="000000"/>
          </w:rPr>
          <w:delText>33.</w:delText>
        </w:r>
        <w:r>
          <w:rPr>
            <w:color w:val="000000"/>
          </w:rPr>
          <w:tab/>
          <w:delText xml:space="preserve">R. H. Y. Louie, K. J. Kaczorowski, J. P. Barton, A. K. Chakraborty, M. R. McKay, Fitness landscape of the human immunodeficiency virus envelope protein that is targeted by antibodies. </w:delText>
        </w:r>
        <w:r>
          <w:rPr>
            <w:i/>
            <w:color w:val="000000"/>
          </w:rPr>
          <w:delText>Proc Natl Acad Sci U S A</w:delText>
        </w:r>
        <w:r>
          <w:rPr>
            <w:color w:val="000000"/>
          </w:rPr>
          <w:delText xml:space="preserve"> </w:delText>
        </w:r>
        <w:r>
          <w:rPr>
            <w:b/>
            <w:color w:val="000000"/>
          </w:rPr>
          <w:delText>115</w:delText>
        </w:r>
        <w:r>
          <w:rPr>
            <w:color w:val="000000"/>
          </w:rPr>
          <w:delText>, E564-E573 (2018).</w:delText>
        </w:r>
      </w:del>
    </w:p>
    <w:p w14:paraId="500F49DE" w14:textId="77777777" w:rsidR="0087149A" w:rsidRDefault="0076272C">
      <w:pPr>
        <w:pBdr>
          <w:top w:val="nil"/>
          <w:left w:val="nil"/>
          <w:bottom w:val="nil"/>
          <w:right w:val="nil"/>
          <w:between w:val="nil"/>
        </w:pBdr>
        <w:spacing w:after="0" w:line="240" w:lineRule="auto"/>
        <w:ind w:left="720" w:hanging="720"/>
        <w:rPr>
          <w:del w:id="573" w:author="Автор" w:date="2026-05-07T13:24:00Z"/>
          <w:color w:val="000000"/>
        </w:rPr>
      </w:pPr>
      <w:del w:id="574" w:author="Автор" w:date="2026-05-07T13:24:00Z">
        <w:r>
          <w:rPr>
            <w:color w:val="000000"/>
          </w:rPr>
          <w:delText>34.</w:delText>
        </w:r>
        <w:r>
          <w:rPr>
            <w:color w:val="000000"/>
          </w:rPr>
          <w:tab/>
          <w:delText xml:space="preserve">W.-H. Wei, G. Hemani, C. S. Haley, Detecting epistasis in human complex traits. </w:delText>
        </w:r>
        <w:r>
          <w:rPr>
            <w:i/>
            <w:color w:val="000000"/>
          </w:rPr>
          <w:delText>Nature Reviews Genetics</w:delText>
        </w:r>
        <w:r>
          <w:rPr>
            <w:color w:val="000000"/>
          </w:rPr>
          <w:delText xml:space="preserve"> </w:delText>
        </w:r>
        <w:r>
          <w:rPr>
            <w:b/>
            <w:color w:val="000000"/>
          </w:rPr>
          <w:delText>15</w:delText>
        </w:r>
        <w:r>
          <w:rPr>
            <w:color w:val="000000"/>
          </w:rPr>
          <w:delText>, 722 (2014).</w:delText>
        </w:r>
      </w:del>
    </w:p>
    <w:p w14:paraId="7591BA43" w14:textId="77777777" w:rsidR="0087149A" w:rsidRDefault="0076272C">
      <w:pPr>
        <w:pBdr>
          <w:top w:val="nil"/>
          <w:left w:val="nil"/>
          <w:bottom w:val="nil"/>
          <w:right w:val="nil"/>
          <w:between w:val="nil"/>
        </w:pBdr>
        <w:spacing w:after="0" w:line="240" w:lineRule="auto"/>
        <w:ind w:left="720" w:hanging="720"/>
        <w:rPr>
          <w:del w:id="575" w:author="Автор" w:date="2026-05-07T13:24:00Z"/>
          <w:color w:val="000000"/>
        </w:rPr>
      </w:pPr>
      <w:del w:id="576" w:author="Автор" w:date="2026-05-07T13:24:00Z">
        <w:r>
          <w:rPr>
            <w:color w:val="000000"/>
          </w:rPr>
          <w:delText>35.</w:delText>
        </w:r>
        <w:r>
          <w:rPr>
            <w:color w:val="000000"/>
          </w:rPr>
          <w:tab/>
          <w:delText xml:space="preserve">G. Pedruzzi, A. Barlukova, I. M. Rouzine, Evolutionary footprint of epistasis. </w:delText>
        </w:r>
        <w:r>
          <w:rPr>
            <w:i/>
            <w:color w:val="000000"/>
          </w:rPr>
          <w:delText>PLoS Comput Biol</w:delText>
        </w:r>
        <w:r>
          <w:rPr>
            <w:color w:val="000000"/>
          </w:rPr>
          <w:delText xml:space="preserve"> </w:delText>
        </w:r>
        <w:r>
          <w:rPr>
            <w:b/>
            <w:color w:val="000000"/>
          </w:rPr>
          <w:delText>14</w:delText>
        </w:r>
        <w:r>
          <w:rPr>
            <w:color w:val="000000"/>
          </w:rPr>
          <w:delText>, e1006426 (2018).</w:delText>
        </w:r>
      </w:del>
    </w:p>
    <w:p w14:paraId="72A39CC4" w14:textId="77777777" w:rsidR="0087149A" w:rsidRDefault="0076272C">
      <w:pPr>
        <w:pBdr>
          <w:top w:val="nil"/>
          <w:left w:val="nil"/>
          <w:bottom w:val="nil"/>
          <w:right w:val="nil"/>
          <w:between w:val="nil"/>
        </w:pBdr>
        <w:spacing w:after="0" w:line="240" w:lineRule="auto"/>
        <w:ind w:left="720" w:hanging="720"/>
        <w:rPr>
          <w:del w:id="577" w:author="Автор" w:date="2026-05-07T13:24:00Z"/>
          <w:color w:val="000000"/>
        </w:rPr>
      </w:pPr>
      <w:del w:id="578" w:author="Автор" w:date="2026-05-07T13:24:00Z">
        <w:r>
          <w:rPr>
            <w:color w:val="000000"/>
          </w:rPr>
          <w:delText>36.</w:delText>
        </w:r>
        <w:r>
          <w:rPr>
            <w:color w:val="000000"/>
          </w:rPr>
          <w:tab/>
          <w:delText xml:space="preserve">A. D. Neverov, S. Kryazhimskiy, J. B. Plotkin, G. A. Bazykin, Coordinated Evolution of Influenza A Surface Proteins. </w:delText>
        </w:r>
        <w:r>
          <w:rPr>
            <w:i/>
            <w:color w:val="000000"/>
          </w:rPr>
          <w:delText>PLoS Genet</w:delText>
        </w:r>
        <w:r>
          <w:rPr>
            <w:color w:val="000000"/>
          </w:rPr>
          <w:delText xml:space="preserve"> </w:delText>
        </w:r>
        <w:r>
          <w:rPr>
            <w:b/>
            <w:color w:val="000000"/>
          </w:rPr>
          <w:delText>11</w:delText>
        </w:r>
        <w:r>
          <w:rPr>
            <w:color w:val="000000"/>
          </w:rPr>
          <w:delText>, e1005404 (2015).</w:delText>
        </w:r>
      </w:del>
    </w:p>
    <w:p w14:paraId="09C1F1EF" w14:textId="77777777" w:rsidR="0087149A" w:rsidRDefault="0076272C">
      <w:pPr>
        <w:pBdr>
          <w:top w:val="nil"/>
          <w:left w:val="nil"/>
          <w:bottom w:val="nil"/>
          <w:right w:val="nil"/>
          <w:between w:val="nil"/>
        </w:pBdr>
        <w:spacing w:after="0" w:line="240" w:lineRule="auto"/>
        <w:ind w:left="720" w:hanging="720"/>
        <w:rPr>
          <w:del w:id="579" w:author="Автор" w:date="2026-05-07T13:24:00Z"/>
          <w:color w:val="000000"/>
        </w:rPr>
      </w:pPr>
      <w:del w:id="580" w:author="Автор" w:date="2026-05-07T13:24:00Z">
        <w:r>
          <w:rPr>
            <w:color w:val="000000"/>
          </w:rPr>
          <w:delText>37.</w:delText>
        </w:r>
        <w:r>
          <w:rPr>
            <w:color w:val="000000"/>
          </w:rPr>
          <w:tab/>
          <w:delText xml:space="preserve">R. A. Fisher, </w:delText>
        </w:r>
        <w:r>
          <w:rPr>
            <w:i/>
            <w:color w:val="000000"/>
          </w:rPr>
          <w:delText>The genetical theory of natural  selection</w:delText>
        </w:r>
        <w:r>
          <w:rPr>
            <w:color w:val="000000"/>
          </w:rPr>
          <w:delText xml:space="preserve"> (Clarendon Press, 1958, Oxford, United Kingdom, 1930).</w:delText>
        </w:r>
      </w:del>
    </w:p>
    <w:p w14:paraId="706B127F" w14:textId="77777777" w:rsidR="0087149A" w:rsidRDefault="0076272C">
      <w:pPr>
        <w:pBdr>
          <w:top w:val="nil"/>
          <w:left w:val="nil"/>
          <w:bottom w:val="nil"/>
          <w:right w:val="nil"/>
          <w:between w:val="nil"/>
        </w:pBdr>
        <w:spacing w:after="0" w:line="240" w:lineRule="auto"/>
        <w:ind w:left="720" w:hanging="720"/>
        <w:rPr>
          <w:del w:id="581" w:author="Автор" w:date="2026-05-07T13:24:00Z"/>
          <w:color w:val="000000"/>
        </w:rPr>
      </w:pPr>
      <w:del w:id="582" w:author="Автор" w:date="2026-05-07T13:24:00Z">
        <w:r>
          <w:rPr>
            <w:color w:val="000000"/>
          </w:rPr>
          <w:delText>38.</w:delText>
        </w:r>
        <w:r>
          <w:rPr>
            <w:color w:val="000000"/>
          </w:rPr>
          <w:tab/>
          <w:delText xml:space="preserve">G. Pedruzzi, I. M. Rouzine, Epistasis detectably alters correlations between genomic sites in a narrow parameter window. </w:delText>
        </w:r>
        <w:r>
          <w:rPr>
            <w:i/>
            <w:color w:val="000000"/>
          </w:rPr>
          <w:delText>PLoS One</w:delText>
        </w:r>
        <w:r>
          <w:rPr>
            <w:color w:val="000000"/>
          </w:rPr>
          <w:delText xml:space="preserve"> </w:delText>
        </w:r>
        <w:r>
          <w:rPr>
            <w:b/>
            <w:color w:val="000000"/>
          </w:rPr>
          <w:delText>14</w:delText>
        </w:r>
        <w:r>
          <w:rPr>
            <w:color w:val="000000"/>
          </w:rPr>
          <w:delText>, e0214036 (2019).</w:delText>
        </w:r>
      </w:del>
    </w:p>
    <w:p w14:paraId="56B18693" w14:textId="77777777" w:rsidR="0087149A" w:rsidRDefault="0076272C">
      <w:pPr>
        <w:pBdr>
          <w:top w:val="nil"/>
          <w:left w:val="nil"/>
          <w:bottom w:val="nil"/>
          <w:right w:val="nil"/>
          <w:between w:val="nil"/>
        </w:pBdr>
        <w:spacing w:after="0" w:line="240" w:lineRule="auto"/>
        <w:ind w:left="720" w:hanging="720"/>
        <w:rPr>
          <w:del w:id="583" w:author="Автор" w:date="2026-05-07T13:24:00Z"/>
          <w:color w:val="000000"/>
        </w:rPr>
      </w:pPr>
      <w:del w:id="584" w:author="Автор" w:date="2026-05-07T13:24:00Z">
        <w:r>
          <w:rPr>
            <w:color w:val="000000"/>
          </w:rPr>
          <w:delText>39.</w:delText>
        </w:r>
        <w:r>
          <w:rPr>
            <w:color w:val="000000"/>
          </w:rPr>
          <w:tab/>
          <w:delText xml:space="preserve">G. Pedruzzi, I. M. Rouzine, An evolution-based high-fidelity method of epistasis measurement: Theory and application to influenza. </w:delText>
        </w:r>
        <w:r>
          <w:rPr>
            <w:i/>
            <w:color w:val="000000"/>
          </w:rPr>
          <w:delText>PLoS Pathog</w:delText>
        </w:r>
        <w:r>
          <w:rPr>
            <w:color w:val="000000"/>
          </w:rPr>
          <w:delText xml:space="preserve"> </w:delText>
        </w:r>
        <w:r>
          <w:rPr>
            <w:b/>
            <w:color w:val="000000"/>
          </w:rPr>
          <w:delText>17</w:delText>
        </w:r>
        <w:r>
          <w:rPr>
            <w:color w:val="000000"/>
          </w:rPr>
          <w:delText>, e1009669 (2021).</w:delText>
        </w:r>
      </w:del>
    </w:p>
    <w:p w14:paraId="738499BA" w14:textId="77777777" w:rsidR="0087149A" w:rsidRDefault="0076272C">
      <w:pPr>
        <w:pBdr>
          <w:top w:val="nil"/>
          <w:left w:val="nil"/>
          <w:bottom w:val="nil"/>
          <w:right w:val="nil"/>
          <w:between w:val="nil"/>
        </w:pBdr>
        <w:spacing w:after="0" w:line="240" w:lineRule="auto"/>
        <w:ind w:left="720" w:hanging="720"/>
        <w:rPr>
          <w:del w:id="585" w:author="Автор" w:date="2026-05-07T13:24:00Z"/>
          <w:color w:val="000000"/>
        </w:rPr>
      </w:pPr>
      <w:del w:id="586" w:author="Автор" w:date="2026-05-07T13:24:00Z">
        <w:r>
          <w:rPr>
            <w:color w:val="000000"/>
          </w:rPr>
          <w:delText>40.</w:delText>
        </w:r>
        <w:r>
          <w:rPr>
            <w:color w:val="000000"/>
          </w:rPr>
          <w:tab/>
          <w:delText>M. Krzywinski</w:delText>
        </w:r>
        <w:r>
          <w:rPr>
            <w:i/>
            <w:color w:val="000000"/>
          </w:rPr>
          <w:delText xml:space="preserve"> et al.</w:delText>
        </w:r>
        <w:r>
          <w:rPr>
            <w:color w:val="000000"/>
          </w:rPr>
          <w:delText xml:space="preserve">, Circos: an information aesthetic for comparative genomics. </w:delText>
        </w:r>
        <w:r>
          <w:rPr>
            <w:i/>
            <w:color w:val="000000"/>
          </w:rPr>
          <w:delText>Genome Res</w:delText>
        </w:r>
        <w:r>
          <w:rPr>
            <w:color w:val="000000"/>
          </w:rPr>
          <w:delText xml:space="preserve"> </w:delText>
        </w:r>
        <w:r>
          <w:rPr>
            <w:b/>
            <w:color w:val="000000"/>
          </w:rPr>
          <w:delText>19</w:delText>
        </w:r>
        <w:r>
          <w:rPr>
            <w:color w:val="000000"/>
          </w:rPr>
          <w:delText>, 1639-1645 (2009).</w:delText>
        </w:r>
      </w:del>
    </w:p>
    <w:p w14:paraId="410A7D17" w14:textId="77777777" w:rsidR="0087149A" w:rsidRDefault="0076272C">
      <w:pPr>
        <w:pBdr>
          <w:top w:val="nil"/>
          <w:left w:val="nil"/>
          <w:bottom w:val="nil"/>
          <w:right w:val="nil"/>
          <w:between w:val="nil"/>
        </w:pBdr>
        <w:spacing w:after="0" w:line="240" w:lineRule="auto"/>
        <w:ind w:left="720" w:hanging="720"/>
        <w:rPr>
          <w:del w:id="587" w:author="Автор" w:date="2026-05-07T13:24:00Z"/>
          <w:color w:val="000000"/>
        </w:rPr>
      </w:pPr>
      <w:del w:id="588" w:author="Автор" w:date="2026-05-07T13:24:00Z">
        <w:r>
          <w:rPr>
            <w:color w:val="000000"/>
          </w:rPr>
          <w:delText>41.</w:delText>
        </w:r>
        <w:r>
          <w:rPr>
            <w:color w:val="000000"/>
          </w:rPr>
          <w:tab/>
          <w:delText xml:space="preserve">S. Bonhoeffer, C. Chappey, N. T. Parkin, J. M. Whitcomb, C. J. Petropoulos, Evidence for positive epistasis in HIV-1. </w:delText>
        </w:r>
        <w:r>
          <w:rPr>
            <w:i/>
            <w:color w:val="000000"/>
          </w:rPr>
          <w:delText>Science</w:delText>
        </w:r>
        <w:r>
          <w:rPr>
            <w:color w:val="000000"/>
          </w:rPr>
          <w:delText xml:space="preserve"> </w:delText>
        </w:r>
        <w:r>
          <w:rPr>
            <w:b/>
            <w:color w:val="000000"/>
          </w:rPr>
          <w:delText>306</w:delText>
        </w:r>
        <w:r>
          <w:rPr>
            <w:color w:val="000000"/>
          </w:rPr>
          <w:delText>, 1547-1550 (2004).</w:delText>
        </w:r>
      </w:del>
    </w:p>
    <w:p w14:paraId="4A6DB365" w14:textId="77777777" w:rsidR="0087149A" w:rsidRDefault="0076272C">
      <w:pPr>
        <w:pBdr>
          <w:top w:val="nil"/>
          <w:left w:val="nil"/>
          <w:bottom w:val="nil"/>
          <w:right w:val="nil"/>
          <w:between w:val="nil"/>
        </w:pBdr>
        <w:spacing w:after="0" w:line="240" w:lineRule="auto"/>
        <w:ind w:left="720" w:hanging="720"/>
        <w:rPr>
          <w:del w:id="589" w:author="Автор" w:date="2026-05-07T13:24:00Z"/>
          <w:color w:val="000000"/>
        </w:rPr>
      </w:pPr>
      <w:del w:id="590" w:author="Автор" w:date="2026-05-07T13:24:00Z">
        <w:r>
          <w:rPr>
            <w:color w:val="000000"/>
          </w:rPr>
          <w:delText>42.</w:delText>
        </w:r>
        <w:r>
          <w:rPr>
            <w:color w:val="000000"/>
          </w:rPr>
          <w:tab/>
          <w:delText>T. H. Zhang</w:delText>
        </w:r>
        <w:r>
          <w:rPr>
            <w:i/>
            <w:color w:val="000000"/>
          </w:rPr>
          <w:delText xml:space="preserve"> et al.</w:delText>
        </w:r>
        <w:r>
          <w:rPr>
            <w:color w:val="000000"/>
          </w:rPr>
          <w:delText xml:space="preserve">, Predominance of positive epistasis among drug resistance-associated mutations in HIV-1 protease. </w:delText>
        </w:r>
        <w:r>
          <w:rPr>
            <w:i/>
            <w:color w:val="000000"/>
          </w:rPr>
          <w:delText>PLoS Genet</w:delText>
        </w:r>
        <w:r>
          <w:rPr>
            <w:color w:val="000000"/>
          </w:rPr>
          <w:delText xml:space="preserve"> </w:delText>
        </w:r>
        <w:r>
          <w:rPr>
            <w:b/>
            <w:color w:val="000000"/>
          </w:rPr>
          <w:delText>16</w:delText>
        </w:r>
        <w:r>
          <w:rPr>
            <w:color w:val="000000"/>
          </w:rPr>
          <w:delText>, e1009009 (2020).</w:delText>
        </w:r>
      </w:del>
    </w:p>
    <w:p w14:paraId="6D8813F0" w14:textId="77777777" w:rsidR="0087149A" w:rsidRDefault="0076272C">
      <w:pPr>
        <w:pBdr>
          <w:top w:val="nil"/>
          <w:left w:val="nil"/>
          <w:bottom w:val="nil"/>
          <w:right w:val="nil"/>
          <w:between w:val="nil"/>
        </w:pBdr>
        <w:spacing w:after="0" w:line="240" w:lineRule="auto"/>
        <w:ind w:left="720" w:hanging="720"/>
        <w:rPr>
          <w:del w:id="591" w:author="Автор" w:date="2026-05-07T13:24:00Z"/>
          <w:color w:val="000000"/>
        </w:rPr>
      </w:pPr>
      <w:del w:id="592" w:author="Автор" w:date="2026-05-07T13:24:00Z">
        <w:r>
          <w:rPr>
            <w:color w:val="000000"/>
          </w:rPr>
          <w:delText>43.</w:delText>
        </w:r>
        <w:r>
          <w:rPr>
            <w:color w:val="000000"/>
          </w:rPr>
          <w:tab/>
          <w:delText xml:space="preserve">S. Kryazhimskiy, J. Dushoff, G. A. Bazykin, J. B. Plotkin, Prevalence of epistasis in the evolution of influenza A surface proteins. </w:delText>
        </w:r>
        <w:r>
          <w:rPr>
            <w:i/>
            <w:color w:val="000000"/>
          </w:rPr>
          <w:delText>PLoS Genet</w:delText>
        </w:r>
        <w:r>
          <w:rPr>
            <w:color w:val="000000"/>
          </w:rPr>
          <w:delText xml:space="preserve"> </w:delText>
        </w:r>
        <w:r>
          <w:rPr>
            <w:b/>
            <w:color w:val="000000"/>
          </w:rPr>
          <w:delText>7</w:delText>
        </w:r>
        <w:r>
          <w:rPr>
            <w:color w:val="000000"/>
          </w:rPr>
          <w:delText>, e1001301 (2011).</w:delText>
        </w:r>
      </w:del>
    </w:p>
    <w:p w14:paraId="1871CDC2" w14:textId="77777777" w:rsidR="0087149A" w:rsidRDefault="0076272C">
      <w:pPr>
        <w:pBdr>
          <w:top w:val="nil"/>
          <w:left w:val="nil"/>
          <w:bottom w:val="nil"/>
          <w:right w:val="nil"/>
          <w:between w:val="nil"/>
        </w:pBdr>
        <w:spacing w:after="0" w:line="240" w:lineRule="auto"/>
        <w:ind w:left="720" w:hanging="720"/>
        <w:rPr>
          <w:del w:id="593" w:author="Автор" w:date="2026-05-07T13:24:00Z"/>
          <w:color w:val="000000"/>
        </w:rPr>
      </w:pPr>
      <w:del w:id="594" w:author="Автор" w:date="2026-05-07T13:24:00Z">
        <w:r>
          <w:rPr>
            <w:color w:val="000000"/>
          </w:rPr>
          <w:delText>44.</w:delText>
        </w:r>
        <w:r>
          <w:rPr>
            <w:color w:val="000000"/>
          </w:rPr>
          <w:tab/>
          <w:delText xml:space="preserve">C. L. Althaus, R. J. De Boer, Dynamics of immune escape during HIV/SIV infection. </w:delText>
        </w:r>
        <w:r>
          <w:rPr>
            <w:i/>
            <w:color w:val="000000"/>
          </w:rPr>
          <w:delText>PLoS Comput Biol</w:delText>
        </w:r>
        <w:r>
          <w:rPr>
            <w:color w:val="000000"/>
          </w:rPr>
          <w:delText xml:space="preserve"> </w:delText>
        </w:r>
        <w:r>
          <w:rPr>
            <w:b/>
            <w:color w:val="000000"/>
          </w:rPr>
          <w:delText>4</w:delText>
        </w:r>
        <w:r>
          <w:rPr>
            <w:color w:val="000000"/>
          </w:rPr>
          <w:delText>, e1000103 (2008).</w:delText>
        </w:r>
      </w:del>
    </w:p>
    <w:p w14:paraId="60EF50C9" w14:textId="77777777" w:rsidR="0087149A" w:rsidRDefault="0076272C">
      <w:pPr>
        <w:pBdr>
          <w:top w:val="nil"/>
          <w:left w:val="nil"/>
          <w:bottom w:val="nil"/>
          <w:right w:val="nil"/>
          <w:between w:val="nil"/>
        </w:pBdr>
        <w:spacing w:after="0" w:line="240" w:lineRule="auto"/>
        <w:ind w:left="720" w:hanging="720"/>
        <w:rPr>
          <w:del w:id="595" w:author="Автор" w:date="2026-05-07T13:24:00Z"/>
          <w:color w:val="000000"/>
        </w:rPr>
      </w:pPr>
      <w:del w:id="596" w:author="Автор" w:date="2026-05-07T13:24:00Z">
        <w:r>
          <w:rPr>
            <w:color w:val="000000"/>
          </w:rPr>
          <w:delText>45.</w:delText>
        </w:r>
        <w:r>
          <w:rPr>
            <w:color w:val="000000"/>
          </w:rPr>
          <w:tab/>
          <w:delText xml:space="preserve">R. Batorsky, R. A. Sergeev, I. M. Rouzine, The route of HIV escape from immune response targeting multiple sites is determined by the cost-benefit tradeoff of escape mutations. </w:delText>
        </w:r>
        <w:r>
          <w:rPr>
            <w:i/>
            <w:color w:val="000000"/>
          </w:rPr>
          <w:delText>PLoS Comput Biol</w:delText>
        </w:r>
        <w:r>
          <w:rPr>
            <w:color w:val="000000"/>
          </w:rPr>
          <w:delText xml:space="preserve"> </w:delText>
        </w:r>
        <w:r>
          <w:rPr>
            <w:b/>
            <w:color w:val="000000"/>
          </w:rPr>
          <w:delText>10</w:delText>
        </w:r>
        <w:r>
          <w:rPr>
            <w:color w:val="000000"/>
          </w:rPr>
          <w:delText>, e1003878 (2014).</w:delText>
        </w:r>
      </w:del>
    </w:p>
    <w:p w14:paraId="57FB0988" w14:textId="77777777" w:rsidR="0087149A" w:rsidRDefault="0076272C">
      <w:pPr>
        <w:pBdr>
          <w:top w:val="nil"/>
          <w:left w:val="nil"/>
          <w:bottom w:val="nil"/>
          <w:right w:val="nil"/>
          <w:between w:val="nil"/>
        </w:pBdr>
        <w:spacing w:after="0" w:line="240" w:lineRule="auto"/>
        <w:ind w:left="720" w:hanging="720"/>
        <w:rPr>
          <w:del w:id="597" w:author="Автор" w:date="2026-05-07T13:24:00Z"/>
          <w:color w:val="000000"/>
        </w:rPr>
      </w:pPr>
      <w:del w:id="598" w:author="Автор" w:date="2026-05-07T13:24:00Z">
        <w:r>
          <w:rPr>
            <w:color w:val="000000"/>
          </w:rPr>
          <w:delText>46.</w:delText>
        </w:r>
        <w:r>
          <w:rPr>
            <w:color w:val="000000"/>
          </w:rPr>
          <w:tab/>
          <w:delText xml:space="preserve">C. A. Smith, B. Ashby, Antigenic evolution of SARS-CoV-2 in immunocompromised hosts. </w:delText>
        </w:r>
        <w:r>
          <w:rPr>
            <w:i/>
            <w:color w:val="000000"/>
          </w:rPr>
          <w:delText>Evol Med Public Health</w:delText>
        </w:r>
        <w:r>
          <w:rPr>
            <w:color w:val="000000"/>
          </w:rPr>
          <w:delText xml:space="preserve"> </w:delText>
        </w:r>
        <w:r>
          <w:rPr>
            <w:b/>
            <w:color w:val="000000"/>
          </w:rPr>
          <w:delText>11</w:delText>
        </w:r>
        <w:r>
          <w:rPr>
            <w:color w:val="000000"/>
          </w:rPr>
          <w:delText>, 90-100 (2023).</w:delText>
        </w:r>
      </w:del>
    </w:p>
    <w:p w14:paraId="54A9906E" w14:textId="77777777" w:rsidR="0087149A" w:rsidRDefault="0076272C">
      <w:pPr>
        <w:pBdr>
          <w:top w:val="nil"/>
          <w:left w:val="nil"/>
          <w:bottom w:val="nil"/>
          <w:right w:val="nil"/>
          <w:between w:val="nil"/>
        </w:pBdr>
        <w:spacing w:after="0" w:line="240" w:lineRule="auto"/>
        <w:ind w:left="720" w:hanging="720"/>
        <w:rPr>
          <w:del w:id="599" w:author="Автор" w:date="2026-05-07T13:24:00Z"/>
          <w:color w:val="000000"/>
        </w:rPr>
      </w:pPr>
      <w:del w:id="600" w:author="Автор" w:date="2026-05-07T13:24:00Z">
        <w:r>
          <w:rPr>
            <w:color w:val="000000"/>
          </w:rPr>
          <w:delText>47.</w:delText>
        </w:r>
        <w:r>
          <w:rPr>
            <w:color w:val="000000"/>
          </w:rPr>
          <w:tab/>
          <w:delText xml:space="preserve">I. M. Rouzine, </w:delText>
        </w:r>
        <w:r>
          <w:rPr>
            <w:i/>
            <w:color w:val="000000"/>
          </w:rPr>
          <w:delText xml:space="preserve">Mathematical modeling of evolution. Volume 1: one-locus and multi-locus theory and recombination </w:delText>
        </w:r>
        <w:r>
          <w:rPr>
            <w:color w:val="000000"/>
          </w:rPr>
          <w:delText>De Gruyter Series in Mathematics and Life Sciences (De Gruyter, Berlin/Boston, 2020), vol. 1.</w:delText>
        </w:r>
      </w:del>
    </w:p>
    <w:p w14:paraId="0816A6A1" w14:textId="77777777" w:rsidR="0087149A" w:rsidRDefault="0076272C">
      <w:pPr>
        <w:pBdr>
          <w:top w:val="nil"/>
          <w:left w:val="nil"/>
          <w:bottom w:val="nil"/>
          <w:right w:val="nil"/>
          <w:between w:val="nil"/>
        </w:pBdr>
        <w:spacing w:after="0" w:line="240" w:lineRule="auto"/>
        <w:ind w:left="720" w:hanging="720"/>
        <w:rPr>
          <w:del w:id="601" w:author="Автор" w:date="2026-05-07T13:24:00Z"/>
          <w:color w:val="000000"/>
        </w:rPr>
      </w:pPr>
      <w:del w:id="602" w:author="Автор" w:date="2026-05-07T13:24:00Z">
        <w:r>
          <w:rPr>
            <w:color w:val="000000"/>
          </w:rPr>
          <w:delText>48.</w:delText>
        </w:r>
        <w:r>
          <w:rPr>
            <w:color w:val="000000"/>
          </w:rPr>
          <w:tab/>
          <w:delText xml:space="preserve">I. M. Rouzine, </w:delText>
        </w:r>
        <w:r>
          <w:rPr>
            <w:i/>
            <w:color w:val="000000"/>
          </w:rPr>
          <w:delText>Mathematical Models of Evolution. Volume 2: Fitness Landscape, Red Queen, Evolutionary Enigmas, and Applications to Virology</w:delText>
        </w:r>
        <w:r>
          <w:rPr>
            <w:color w:val="000000"/>
          </w:rPr>
          <w:delText xml:space="preserve">, Mathematics and life sciences (De Gruyter, Berlin/Boston, 2023), </w:delText>
        </w:r>
        <w:r w:rsidR="00FF4608">
          <w:rPr>
            <w:color w:val="0000FF"/>
            <w:u w:val="single"/>
          </w:rPr>
          <w:fldChar w:fldCharType="begin"/>
        </w:r>
        <w:r w:rsidR="00FF4608">
          <w:rPr>
            <w:color w:val="0000FF"/>
            <w:u w:val="single"/>
          </w:rPr>
          <w:delInstrText xml:space="preserve"> HYPERLINK "https://doi.org/10.1515/9783110697384" </w:delInstrText>
        </w:r>
        <w:r w:rsidR="00FF4608">
          <w:rPr>
            <w:color w:val="0000FF"/>
            <w:u w:val="single"/>
          </w:rPr>
          <w:fldChar w:fldCharType="separate"/>
        </w:r>
        <w:r>
          <w:rPr>
            <w:color w:val="0000FF"/>
            <w:u w:val="single"/>
          </w:rPr>
          <w:delText>https://doi.org/10.1515/9783110697384</w:delText>
        </w:r>
        <w:r w:rsidR="00FF4608">
          <w:rPr>
            <w:color w:val="0000FF"/>
            <w:u w:val="single"/>
          </w:rPr>
          <w:fldChar w:fldCharType="end"/>
        </w:r>
        <w:r>
          <w:rPr>
            <w:color w:val="000000"/>
          </w:rPr>
          <w:delText>, pp. 305.</w:delText>
        </w:r>
      </w:del>
    </w:p>
    <w:p w14:paraId="680319B8" w14:textId="77777777" w:rsidR="0087149A" w:rsidRDefault="0076272C">
      <w:pPr>
        <w:pBdr>
          <w:top w:val="nil"/>
          <w:left w:val="nil"/>
          <w:bottom w:val="nil"/>
          <w:right w:val="nil"/>
          <w:between w:val="nil"/>
        </w:pBdr>
        <w:spacing w:after="0" w:line="240" w:lineRule="auto"/>
        <w:ind w:left="720" w:hanging="720"/>
        <w:rPr>
          <w:del w:id="603" w:author="Автор" w:date="2026-05-07T13:24:00Z"/>
          <w:color w:val="000000"/>
        </w:rPr>
      </w:pPr>
      <w:del w:id="604" w:author="Автор" w:date="2026-05-07T13:24:00Z">
        <w:r>
          <w:rPr>
            <w:color w:val="000000"/>
          </w:rPr>
          <w:delText>49.</w:delText>
        </w:r>
        <w:r>
          <w:rPr>
            <w:color w:val="000000"/>
          </w:rPr>
          <w:tab/>
          <w:delText xml:space="preserve">I. Rouzine, L. S. Weinberger, The quantitative theory of within-host viral evolution. </w:delText>
        </w:r>
        <w:r>
          <w:rPr>
            <w:i/>
            <w:color w:val="000000"/>
          </w:rPr>
          <w:delText>J. Stat. Mech.: Theory and Experiment</w:delText>
        </w:r>
        <w:r>
          <w:rPr>
            <w:color w:val="000000"/>
          </w:rPr>
          <w:delText xml:space="preserve"> </w:delText>
        </w:r>
        <w:r>
          <w:rPr>
            <w:b/>
            <w:color w:val="000000"/>
          </w:rPr>
          <w:delText>2013</w:delText>
        </w:r>
        <w:r>
          <w:rPr>
            <w:color w:val="000000"/>
          </w:rPr>
          <w:delText>, P01009 (2013).</w:delText>
        </w:r>
      </w:del>
    </w:p>
    <w:p w14:paraId="59FEA0A0" w14:textId="77777777" w:rsidR="0087149A" w:rsidRDefault="0076272C">
      <w:pPr>
        <w:pBdr>
          <w:top w:val="nil"/>
          <w:left w:val="nil"/>
          <w:bottom w:val="nil"/>
          <w:right w:val="nil"/>
          <w:between w:val="nil"/>
        </w:pBdr>
        <w:spacing w:after="0" w:line="240" w:lineRule="auto"/>
        <w:ind w:left="720" w:hanging="720"/>
        <w:rPr>
          <w:del w:id="605" w:author="Автор" w:date="2026-05-07T13:24:00Z"/>
          <w:color w:val="000000"/>
        </w:rPr>
      </w:pPr>
      <w:del w:id="606" w:author="Автор" w:date="2026-05-07T13:24:00Z">
        <w:r>
          <w:rPr>
            <w:color w:val="000000"/>
          </w:rPr>
          <w:delText>50.</w:delText>
        </w:r>
        <w:r>
          <w:rPr>
            <w:color w:val="000000"/>
          </w:rPr>
          <w:tab/>
          <w:delText xml:space="preserve">I. M. Rouzine, An evolutionary model of progression to AIDS. </w:delText>
        </w:r>
        <w:r>
          <w:rPr>
            <w:i/>
            <w:color w:val="000000"/>
          </w:rPr>
          <w:delText>Microorganisms</w:delText>
        </w:r>
        <w:r>
          <w:rPr>
            <w:color w:val="000000"/>
          </w:rPr>
          <w:delText xml:space="preserve"> </w:delText>
        </w:r>
        <w:r>
          <w:rPr>
            <w:b/>
            <w:color w:val="000000"/>
          </w:rPr>
          <w:delText>8</w:delText>
        </w:r>
        <w:r>
          <w:rPr>
            <w:color w:val="000000"/>
          </w:rPr>
          <w:delText>, 1714 (2020).</w:delText>
        </w:r>
      </w:del>
    </w:p>
    <w:p w14:paraId="186512D6" w14:textId="77777777" w:rsidR="0087149A" w:rsidRDefault="0076272C">
      <w:pPr>
        <w:pBdr>
          <w:top w:val="nil"/>
          <w:left w:val="nil"/>
          <w:bottom w:val="nil"/>
          <w:right w:val="nil"/>
          <w:between w:val="nil"/>
        </w:pBdr>
        <w:spacing w:after="0" w:line="240" w:lineRule="auto"/>
        <w:ind w:left="720" w:hanging="720"/>
        <w:rPr>
          <w:del w:id="607" w:author="Автор" w:date="2026-05-07T13:24:00Z"/>
          <w:color w:val="000000"/>
        </w:rPr>
      </w:pPr>
      <w:del w:id="608" w:author="Автор" w:date="2026-05-07T13:24:00Z">
        <w:r>
          <w:rPr>
            <w:color w:val="000000"/>
          </w:rPr>
          <w:lastRenderedPageBreak/>
          <w:delText>51.</w:delText>
        </w:r>
        <w:r>
          <w:rPr>
            <w:color w:val="000000"/>
          </w:rPr>
          <w:tab/>
          <w:delText xml:space="preserve">I. M. Rouzine, G. Rozhnova, Antigenic evolution of viruses in host populations. </w:delText>
        </w:r>
        <w:r>
          <w:rPr>
            <w:i/>
            <w:color w:val="000000"/>
          </w:rPr>
          <w:delText>PLoS Pathog</w:delText>
        </w:r>
        <w:r>
          <w:rPr>
            <w:color w:val="000000"/>
          </w:rPr>
          <w:delText xml:space="preserve"> </w:delText>
        </w:r>
        <w:r>
          <w:rPr>
            <w:b/>
            <w:color w:val="000000"/>
          </w:rPr>
          <w:delText>14</w:delText>
        </w:r>
        <w:r>
          <w:rPr>
            <w:color w:val="000000"/>
          </w:rPr>
          <w:delText>, e1007291 (2018).</w:delText>
        </w:r>
      </w:del>
    </w:p>
    <w:p w14:paraId="7890671E" w14:textId="77777777" w:rsidR="0087149A" w:rsidRDefault="0076272C">
      <w:pPr>
        <w:pBdr>
          <w:top w:val="nil"/>
          <w:left w:val="nil"/>
          <w:bottom w:val="nil"/>
          <w:right w:val="nil"/>
          <w:between w:val="nil"/>
        </w:pBdr>
        <w:spacing w:after="0" w:line="240" w:lineRule="auto"/>
        <w:ind w:left="720" w:hanging="720"/>
        <w:rPr>
          <w:del w:id="609" w:author="Автор" w:date="2026-05-07T13:24:00Z"/>
          <w:color w:val="000000"/>
        </w:rPr>
      </w:pPr>
      <w:del w:id="610" w:author="Автор" w:date="2026-05-07T13:24:00Z">
        <w:r>
          <w:rPr>
            <w:color w:val="000000"/>
          </w:rPr>
          <w:delText>52.</w:delText>
        </w:r>
        <w:r>
          <w:rPr>
            <w:color w:val="000000"/>
          </w:rPr>
          <w:tab/>
          <w:delText xml:space="preserve">H. J. Muller, Some genetic aspects of sex. </w:delText>
        </w:r>
        <w:r>
          <w:rPr>
            <w:i/>
            <w:color w:val="000000"/>
          </w:rPr>
          <w:delText>Am. Nat.</w:delText>
        </w:r>
        <w:r>
          <w:rPr>
            <w:b/>
            <w:color w:val="000000"/>
          </w:rPr>
          <w:delText xml:space="preserve"> 66</w:delText>
        </w:r>
        <w:r>
          <w:rPr>
            <w:color w:val="000000"/>
          </w:rPr>
          <w:delText>, 118-128 (1932).</w:delText>
        </w:r>
      </w:del>
    </w:p>
    <w:p w14:paraId="56D0DFC2" w14:textId="77777777" w:rsidR="0087149A" w:rsidRDefault="0076272C">
      <w:pPr>
        <w:pBdr>
          <w:top w:val="nil"/>
          <w:left w:val="nil"/>
          <w:bottom w:val="nil"/>
          <w:right w:val="nil"/>
          <w:between w:val="nil"/>
        </w:pBdr>
        <w:spacing w:after="0" w:line="240" w:lineRule="auto"/>
        <w:ind w:left="720" w:hanging="720"/>
        <w:rPr>
          <w:del w:id="611" w:author="Автор" w:date="2026-05-07T13:24:00Z"/>
          <w:color w:val="000000"/>
        </w:rPr>
      </w:pPr>
      <w:del w:id="612" w:author="Автор" w:date="2026-05-07T13:24:00Z">
        <w:r>
          <w:rPr>
            <w:color w:val="000000"/>
          </w:rPr>
          <w:delText>53.</w:delText>
        </w:r>
        <w:r>
          <w:rPr>
            <w:color w:val="000000"/>
          </w:rPr>
          <w:tab/>
          <w:delText xml:space="preserve">S. H. Rice, </w:delText>
        </w:r>
        <w:r>
          <w:rPr>
            <w:i/>
            <w:color w:val="000000"/>
          </w:rPr>
          <w:delText>Evolutionary Theory: Mathematical And Conceptual Foundations</w:delText>
        </w:r>
        <w:r>
          <w:rPr>
            <w:color w:val="000000"/>
          </w:rPr>
          <w:delText xml:space="preserve"> (Sinauer Associated, 2004).</w:delText>
        </w:r>
      </w:del>
    </w:p>
    <w:p w14:paraId="26250B0A" w14:textId="77777777" w:rsidR="0087149A" w:rsidRDefault="0076272C">
      <w:pPr>
        <w:pBdr>
          <w:top w:val="nil"/>
          <w:left w:val="nil"/>
          <w:bottom w:val="nil"/>
          <w:right w:val="nil"/>
          <w:between w:val="nil"/>
        </w:pBdr>
        <w:spacing w:after="0" w:line="240" w:lineRule="auto"/>
        <w:ind w:left="720" w:hanging="720"/>
        <w:rPr>
          <w:del w:id="613" w:author="Автор" w:date="2026-05-07T13:24:00Z"/>
          <w:color w:val="000000"/>
        </w:rPr>
      </w:pPr>
      <w:del w:id="614" w:author="Автор" w:date="2026-05-07T13:24:00Z">
        <w:r>
          <w:rPr>
            <w:color w:val="000000"/>
          </w:rPr>
          <w:delText>54.</w:delText>
        </w:r>
        <w:r>
          <w:rPr>
            <w:color w:val="000000"/>
          </w:rPr>
          <w:tab/>
          <w:delText xml:space="preserve">J. Felsenstein, The evolutionary advantage of recombination. </w:delText>
        </w:r>
        <w:r>
          <w:rPr>
            <w:i/>
            <w:color w:val="000000"/>
          </w:rPr>
          <w:delText>Genetics</w:delText>
        </w:r>
        <w:r>
          <w:rPr>
            <w:color w:val="000000"/>
          </w:rPr>
          <w:delText xml:space="preserve"> </w:delText>
        </w:r>
        <w:r>
          <w:rPr>
            <w:b/>
            <w:color w:val="000000"/>
          </w:rPr>
          <w:delText>78</w:delText>
        </w:r>
        <w:r>
          <w:rPr>
            <w:color w:val="000000"/>
          </w:rPr>
          <w:delText>, 737-756 (1974).</w:delText>
        </w:r>
      </w:del>
    </w:p>
    <w:p w14:paraId="7625583E" w14:textId="77777777" w:rsidR="0087149A" w:rsidRDefault="0076272C">
      <w:pPr>
        <w:pBdr>
          <w:top w:val="nil"/>
          <w:left w:val="nil"/>
          <w:bottom w:val="nil"/>
          <w:right w:val="nil"/>
          <w:between w:val="nil"/>
        </w:pBdr>
        <w:spacing w:after="0" w:line="240" w:lineRule="auto"/>
        <w:ind w:left="720" w:hanging="720"/>
        <w:rPr>
          <w:del w:id="615" w:author="Автор" w:date="2026-05-07T13:24:00Z"/>
          <w:color w:val="000000"/>
        </w:rPr>
      </w:pPr>
      <w:del w:id="616" w:author="Автор" w:date="2026-05-07T13:24:00Z">
        <w:r>
          <w:rPr>
            <w:color w:val="000000"/>
          </w:rPr>
          <w:delText>55.</w:delText>
        </w:r>
        <w:r>
          <w:rPr>
            <w:color w:val="000000"/>
          </w:rPr>
          <w:tab/>
          <w:delText xml:space="preserve">I. M. Rouzine, J. Wakeley, J. M. Coffin, The solitary wave of asexual evolution. </w:delText>
        </w:r>
        <w:r>
          <w:rPr>
            <w:i/>
            <w:color w:val="000000"/>
          </w:rPr>
          <w:delText>Proc Natl Acad Sci U S A</w:delText>
        </w:r>
        <w:r>
          <w:rPr>
            <w:color w:val="000000"/>
          </w:rPr>
          <w:delText xml:space="preserve"> </w:delText>
        </w:r>
        <w:r>
          <w:rPr>
            <w:b/>
            <w:color w:val="000000"/>
          </w:rPr>
          <w:delText>100</w:delText>
        </w:r>
        <w:r>
          <w:rPr>
            <w:color w:val="000000"/>
          </w:rPr>
          <w:delText>, 587-592 (2003).</w:delText>
        </w:r>
      </w:del>
    </w:p>
    <w:p w14:paraId="11B74C05" w14:textId="77777777" w:rsidR="0087149A" w:rsidRDefault="0076272C">
      <w:pPr>
        <w:pBdr>
          <w:top w:val="nil"/>
          <w:left w:val="nil"/>
          <w:bottom w:val="nil"/>
          <w:right w:val="nil"/>
          <w:between w:val="nil"/>
        </w:pBdr>
        <w:spacing w:after="0" w:line="240" w:lineRule="auto"/>
        <w:ind w:left="720" w:hanging="720"/>
        <w:rPr>
          <w:del w:id="617" w:author="Автор" w:date="2026-05-07T13:24:00Z"/>
          <w:color w:val="000000"/>
        </w:rPr>
      </w:pPr>
      <w:del w:id="618" w:author="Автор" w:date="2026-05-07T13:24:00Z">
        <w:r>
          <w:rPr>
            <w:color w:val="000000"/>
          </w:rPr>
          <w:delText>56.</w:delText>
        </w:r>
        <w:r>
          <w:rPr>
            <w:color w:val="000000"/>
          </w:rPr>
          <w:tab/>
          <w:delText xml:space="preserve">W. G. Hill, A. Robertson, The effect of linkage on limits to artificial selection. </w:delText>
        </w:r>
        <w:r>
          <w:rPr>
            <w:i/>
            <w:color w:val="000000"/>
          </w:rPr>
          <w:delText>Genet Res</w:delText>
        </w:r>
        <w:r>
          <w:rPr>
            <w:color w:val="000000"/>
          </w:rPr>
          <w:delText xml:space="preserve"> </w:delText>
        </w:r>
        <w:r>
          <w:rPr>
            <w:b/>
            <w:color w:val="000000"/>
          </w:rPr>
          <w:delText>8</w:delText>
        </w:r>
        <w:r>
          <w:rPr>
            <w:color w:val="000000"/>
          </w:rPr>
          <w:delText>, 269-294 (1966).</w:delText>
        </w:r>
      </w:del>
    </w:p>
    <w:p w14:paraId="3FEC1B48" w14:textId="77777777" w:rsidR="0087149A" w:rsidRDefault="0076272C">
      <w:pPr>
        <w:pBdr>
          <w:top w:val="nil"/>
          <w:left w:val="nil"/>
          <w:bottom w:val="nil"/>
          <w:right w:val="nil"/>
          <w:between w:val="nil"/>
        </w:pBdr>
        <w:spacing w:after="0" w:line="240" w:lineRule="auto"/>
        <w:ind w:left="720" w:hanging="720"/>
        <w:rPr>
          <w:del w:id="619" w:author="Автор" w:date="2026-05-07T13:24:00Z"/>
          <w:color w:val="000000"/>
        </w:rPr>
      </w:pPr>
      <w:del w:id="620" w:author="Автор" w:date="2026-05-07T13:24:00Z">
        <w:r>
          <w:rPr>
            <w:color w:val="000000"/>
          </w:rPr>
          <w:delText>57.</w:delText>
        </w:r>
        <w:r>
          <w:rPr>
            <w:color w:val="000000"/>
          </w:rPr>
          <w:tab/>
          <w:delText xml:space="preserve">P. J. Gerrish, R. E. Lenski, The fate of competing beneficial mutations in an asexual population. </w:delText>
        </w:r>
        <w:r>
          <w:rPr>
            <w:i/>
            <w:color w:val="000000"/>
          </w:rPr>
          <w:delText>Genetica</w:delText>
        </w:r>
        <w:r>
          <w:rPr>
            <w:color w:val="000000"/>
          </w:rPr>
          <w:delText xml:space="preserve"> </w:delText>
        </w:r>
        <w:r>
          <w:rPr>
            <w:b/>
            <w:color w:val="000000"/>
          </w:rPr>
          <w:delText>102-103</w:delText>
        </w:r>
        <w:r>
          <w:rPr>
            <w:color w:val="000000"/>
          </w:rPr>
          <w:delText>, 127-144 (1998).</w:delText>
        </w:r>
      </w:del>
    </w:p>
    <w:p w14:paraId="5FDF6D39" w14:textId="77777777" w:rsidR="0087149A" w:rsidRDefault="0076272C">
      <w:pPr>
        <w:pBdr>
          <w:top w:val="nil"/>
          <w:left w:val="nil"/>
          <w:bottom w:val="nil"/>
          <w:right w:val="nil"/>
          <w:between w:val="nil"/>
        </w:pBdr>
        <w:spacing w:after="0" w:line="240" w:lineRule="auto"/>
        <w:ind w:left="720" w:hanging="720"/>
        <w:rPr>
          <w:del w:id="621" w:author="Автор" w:date="2026-05-07T13:24:00Z"/>
          <w:color w:val="000000"/>
        </w:rPr>
      </w:pPr>
      <w:del w:id="622" w:author="Автор" w:date="2026-05-07T13:24:00Z">
        <w:r>
          <w:rPr>
            <w:color w:val="000000"/>
          </w:rPr>
          <w:delText>58.</w:delText>
        </w:r>
        <w:r>
          <w:rPr>
            <w:color w:val="000000"/>
          </w:rPr>
          <w:tab/>
          <w:delText xml:space="preserve">J. Rodriguez-Rivas, G. Croce, M. Muscat, M. Weigt, Epistatic models predict mutable sites in SARS-CoV-2 proteins and epitopes. </w:delText>
        </w:r>
        <w:r>
          <w:rPr>
            <w:i/>
            <w:color w:val="000000"/>
          </w:rPr>
          <w:delText>Proc Natl Acad Sci U S A</w:delText>
        </w:r>
        <w:r>
          <w:rPr>
            <w:color w:val="000000"/>
          </w:rPr>
          <w:delText xml:space="preserve"> </w:delText>
        </w:r>
        <w:r>
          <w:rPr>
            <w:b/>
            <w:color w:val="000000"/>
          </w:rPr>
          <w:delText>119</w:delText>
        </w:r>
        <w:r>
          <w:rPr>
            <w:color w:val="000000"/>
          </w:rPr>
          <w:delText xml:space="preserve"> (2022).</w:delText>
        </w:r>
      </w:del>
    </w:p>
    <w:p w14:paraId="196E1C45" w14:textId="77777777" w:rsidR="0087149A" w:rsidRDefault="0076272C">
      <w:pPr>
        <w:pBdr>
          <w:top w:val="nil"/>
          <w:left w:val="nil"/>
          <w:bottom w:val="nil"/>
          <w:right w:val="nil"/>
          <w:between w:val="nil"/>
        </w:pBdr>
        <w:spacing w:after="0" w:line="240" w:lineRule="auto"/>
        <w:ind w:left="720" w:hanging="720"/>
        <w:rPr>
          <w:del w:id="623" w:author="Автор" w:date="2026-05-07T13:24:00Z"/>
          <w:color w:val="000000"/>
        </w:rPr>
      </w:pPr>
      <w:del w:id="624" w:author="Автор" w:date="2026-05-07T13:24:00Z">
        <w:r>
          <w:rPr>
            <w:color w:val="000000"/>
          </w:rPr>
          <w:delText>59.</w:delText>
        </w:r>
        <w:r>
          <w:rPr>
            <w:color w:val="000000"/>
          </w:rPr>
          <w:tab/>
          <w:delText xml:space="preserve">H.-L. Zeng, V. Dichio, E. Rodríguez Horta, K. Thorell, E. Aurell, Global analysis of more than 50,000 SARS-CoV-2 genomes reveals epistasis between eight viral genes. </w:delText>
        </w:r>
        <w:r>
          <w:rPr>
            <w:i/>
            <w:color w:val="000000"/>
          </w:rPr>
          <w:delText>Proceedings of the National Academy of Sciences</w:delText>
        </w:r>
        <w:r>
          <w:rPr>
            <w:color w:val="000000"/>
          </w:rPr>
          <w:delText xml:space="preserve"> </w:delText>
        </w:r>
        <w:r>
          <w:rPr>
            <w:b/>
            <w:color w:val="000000"/>
          </w:rPr>
          <w:delText>117</w:delText>
        </w:r>
        <w:r>
          <w:rPr>
            <w:color w:val="000000"/>
          </w:rPr>
          <w:delText>, 31519-31526 (2020).</w:delText>
        </w:r>
      </w:del>
    </w:p>
    <w:p w14:paraId="303F4082" w14:textId="77777777" w:rsidR="0087149A" w:rsidRDefault="0076272C">
      <w:pPr>
        <w:pBdr>
          <w:top w:val="nil"/>
          <w:left w:val="nil"/>
          <w:bottom w:val="nil"/>
          <w:right w:val="nil"/>
          <w:between w:val="nil"/>
        </w:pBdr>
        <w:spacing w:after="0" w:line="240" w:lineRule="auto"/>
        <w:ind w:left="720" w:hanging="720"/>
        <w:rPr>
          <w:del w:id="625" w:author="Автор" w:date="2026-05-07T13:24:00Z"/>
          <w:color w:val="000000"/>
        </w:rPr>
      </w:pPr>
      <w:del w:id="626" w:author="Автор" w:date="2026-05-07T13:24:00Z">
        <w:r>
          <w:rPr>
            <w:color w:val="000000"/>
          </w:rPr>
          <w:delText>60.</w:delText>
        </w:r>
        <w:r>
          <w:rPr>
            <w:color w:val="000000"/>
          </w:rPr>
          <w:tab/>
          <w:delText>R. Batorsky</w:delText>
        </w:r>
        <w:r>
          <w:rPr>
            <w:i/>
            <w:color w:val="000000"/>
          </w:rPr>
          <w:delText xml:space="preserve"> et al.</w:delText>
        </w:r>
        <w:r>
          <w:rPr>
            <w:color w:val="000000"/>
          </w:rPr>
          <w:delText xml:space="preserve">, Estimate of effective recombination rate and average selection coefficient for HIV in chronic infection. </w:delText>
        </w:r>
        <w:r>
          <w:rPr>
            <w:i/>
            <w:color w:val="000000"/>
          </w:rPr>
          <w:delText>Proc Natl Acad Sci U S A</w:delText>
        </w:r>
        <w:r>
          <w:rPr>
            <w:color w:val="000000"/>
          </w:rPr>
          <w:delText xml:space="preserve"> </w:delText>
        </w:r>
        <w:r>
          <w:rPr>
            <w:b/>
            <w:color w:val="000000"/>
          </w:rPr>
          <w:delText>108</w:delText>
        </w:r>
        <w:r>
          <w:rPr>
            <w:color w:val="000000"/>
          </w:rPr>
          <w:delText>, 5661-5666 (2011).</w:delText>
        </w:r>
      </w:del>
    </w:p>
    <w:p w14:paraId="059A92F9" w14:textId="77777777" w:rsidR="0087149A" w:rsidRDefault="0076272C">
      <w:pPr>
        <w:pBdr>
          <w:top w:val="nil"/>
          <w:left w:val="nil"/>
          <w:bottom w:val="nil"/>
          <w:right w:val="nil"/>
          <w:between w:val="nil"/>
        </w:pBdr>
        <w:spacing w:line="240" w:lineRule="auto"/>
        <w:ind w:left="720" w:hanging="720"/>
        <w:rPr>
          <w:del w:id="627" w:author="Автор" w:date="2026-05-07T13:24:00Z"/>
          <w:color w:val="000000"/>
        </w:rPr>
      </w:pPr>
      <w:del w:id="628" w:author="Автор" w:date="2026-05-07T13:24:00Z">
        <w:r>
          <w:rPr>
            <w:color w:val="000000"/>
          </w:rPr>
          <w:delText>61.</w:delText>
        </w:r>
        <w:r>
          <w:rPr>
            <w:color w:val="000000"/>
          </w:rPr>
          <w:tab/>
          <w:delText xml:space="preserve">K. Katoh, J. Rozewicki, K. D. Yamada, MAFFT online service: multiple sequence alignment, interactive sequence choice and visualization. </w:delText>
        </w:r>
        <w:r>
          <w:rPr>
            <w:i/>
            <w:color w:val="000000"/>
          </w:rPr>
          <w:delText>Brief Bioinform</w:delText>
        </w:r>
        <w:r>
          <w:rPr>
            <w:color w:val="000000"/>
          </w:rPr>
          <w:delText xml:space="preserve"> </w:delText>
        </w:r>
        <w:r>
          <w:rPr>
            <w:b/>
            <w:color w:val="000000"/>
          </w:rPr>
          <w:delText>20</w:delText>
        </w:r>
        <w:r>
          <w:rPr>
            <w:color w:val="000000"/>
          </w:rPr>
          <w:delText>, 1160-1166 (2019).</w:delText>
        </w:r>
      </w:del>
    </w:p>
    <w:p w14:paraId="23EED6D8" w14:textId="77777777" w:rsidR="00CD5292" w:rsidRPr="00CD5292" w:rsidRDefault="00CD5292" w:rsidP="00CD5292">
      <w:pPr>
        <w:pStyle w:val="EndNoteBibliography"/>
        <w:spacing w:after="0"/>
        <w:rPr>
          <w:ins w:id="629" w:author="Автор" w:date="2026-05-07T13:24:00Z"/>
          <w:noProof/>
        </w:rPr>
      </w:pPr>
      <w:ins w:id="630" w:author="Автор" w:date="2026-05-07T13:24:00Z">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 xml:space="preserve"> ADDIN EN.REFLIST </w:instrText>
        </w:r>
        <w:r>
          <w:rPr>
            <w:rFonts w:ascii="Times New Roman" w:eastAsia="Times New Roman" w:hAnsi="Times New Roman" w:cs="Times New Roman"/>
            <w:color w:val="000000"/>
          </w:rPr>
          <w:fldChar w:fldCharType="separate"/>
        </w:r>
        <w:r w:rsidRPr="00CD5292">
          <w:rPr>
            <w:noProof/>
          </w:rPr>
          <w:t>1.</w:t>
        </w:r>
        <w:r w:rsidRPr="00CD5292">
          <w:rPr>
            <w:noProof/>
          </w:rPr>
          <w:tab/>
          <w:t>Carlborg O, Jacobsson L, Ahgren P, Siegel P, Andersson L. Epistasis and the release of genetic variation during long-term selection. Nat Genet. 2006;38(4):418-20. Epub 2006/03/15. doi: 10.1038/ng1761. PubMed PMID: 16532011.</w:t>
        </w:r>
      </w:ins>
    </w:p>
    <w:p w14:paraId="1CB4F1F7" w14:textId="77777777" w:rsidR="00CD5292" w:rsidRPr="00CD5292" w:rsidRDefault="00CD5292" w:rsidP="00CD5292">
      <w:pPr>
        <w:pStyle w:val="EndNoteBibliography"/>
        <w:spacing w:after="0"/>
        <w:rPr>
          <w:ins w:id="631" w:author="Автор" w:date="2026-05-07T13:24:00Z"/>
          <w:noProof/>
        </w:rPr>
      </w:pPr>
      <w:ins w:id="632" w:author="Автор" w:date="2026-05-07T13:24:00Z">
        <w:r w:rsidRPr="00CD5292">
          <w:rPr>
            <w:noProof/>
          </w:rPr>
          <w:t>2.</w:t>
        </w:r>
        <w:r w:rsidRPr="00CD5292">
          <w:rPr>
            <w:noProof/>
          </w:rPr>
          <w:tab/>
          <w:t>Zuk O, Hechter E, Sunyaev SR, Lander ES. The mystery of missing heritability: Genetic interactions create phantom heritability. Proc Natl Acad Sci U S A. 2012;109(4):1193-8. Epub 2012/01/10. doi: 10.1073/pnas.1119675109. PubMed PMID: 22223662; PubMed Central PMCID: PMCPMC3268279.</w:t>
        </w:r>
      </w:ins>
    </w:p>
    <w:p w14:paraId="64B34DDF" w14:textId="77777777" w:rsidR="00CD5292" w:rsidRPr="00CD5292" w:rsidRDefault="00CD5292" w:rsidP="00CD5292">
      <w:pPr>
        <w:pStyle w:val="EndNoteBibliography"/>
        <w:spacing w:after="0"/>
        <w:rPr>
          <w:ins w:id="633" w:author="Автор" w:date="2026-05-07T13:24:00Z"/>
          <w:noProof/>
        </w:rPr>
      </w:pPr>
      <w:ins w:id="634" w:author="Автор" w:date="2026-05-07T13:24:00Z">
        <w:r w:rsidRPr="00CD5292">
          <w:rPr>
            <w:noProof/>
          </w:rPr>
          <w:t>3.</w:t>
        </w:r>
        <w:r w:rsidRPr="00CD5292">
          <w:rPr>
            <w:noProof/>
          </w:rPr>
          <w:tab/>
          <w:t>Gonzalez-Ortega E, Ballana E, Badia R, Clotet B, Este JA. Compensatory mutations rescue the virus replicative capacity of VIRIP-resistant HIV-1. Antiviral Res. 2011;92(3):479-83. Epub 2011/10/27. doi: 10.1016/j.antiviral.2011.10.010. PubMed PMID: 22027647.</w:t>
        </w:r>
      </w:ins>
    </w:p>
    <w:p w14:paraId="4DBF463E" w14:textId="77777777" w:rsidR="00CD5292" w:rsidRPr="00CD5292" w:rsidRDefault="00CD5292" w:rsidP="00CD5292">
      <w:pPr>
        <w:pStyle w:val="EndNoteBibliography"/>
        <w:spacing w:after="0"/>
        <w:rPr>
          <w:ins w:id="635" w:author="Автор" w:date="2026-05-07T13:24:00Z"/>
          <w:noProof/>
        </w:rPr>
      </w:pPr>
      <w:ins w:id="636" w:author="Автор" w:date="2026-05-07T13:24:00Z">
        <w:r w:rsidRPr="00CD5292">
          <w:rPr>
            <w:noProof/>
          </w:rPr>
          <w:t>4.</w:t>
        </w:r>
        <w:r w:rsidRPr="00CD5292">
          <w:rPr>
            <w:noProof/>
          </w:rPr>
          <w:tab/>
          <w:t>Handel A, Regoes RR, Antia R. The role of compensatory mutations in the emergence of drug resistance. PLoS Comput Biol. 2006;2(10):e137. Epub 2006/10/17. doi: 10.1371/journal.pcbi.0020137. PubMed PMID: 17040124; PubMed Central PMCID: PMCPMC1599768.</w:t>
        </w:r>
      </w:ins>
    </w:p>
    <w:p w14:paraId="3DF69762" w14:textId="77777777" w:rsidR="00CD5292" w:rsidRPr="00CD5292" w:rsidRDefault="00CD5292" w:rsidP="00CD5292">
      <w:pPr>
        <w:pStyle w:val="EndNoteBibliography"/>
        <w:spacing w:after="0"/>
        <w:rPr>
          <w:ins w:id="637" w:author="Автор" w:date="2026-05-07T13:24:00Z"/>
          <w:noProof/>
        </w:rPr>
      </w:pPr>
      <w:ins w:id="638" w:author="Автор" w:date="2026-05-07T13:24:00Z">
        <w:r w:rsidRPr="00CD5292">
          <w:rPr>
            <w:noProof/>
          </w:rPr>
          <w:t>5.</w:t>
        </w:r>
        <w:r w:rsidRPr="00CD5292">
          <w:rPr>
            <w:noProof/>
          </w:rPr>
          <w:tab/>
          <w:t>Levin BR, Perrot V, Walker N. Compensatory mutations, antibiotic resistance and the population genetics of adaptive evolution in bacteria. Genetics. 2000;154(3):985-97. Epub 2000/04/11. PubMed PMID: 10757748; PubMed Central PMCID: PMCPMC1460977.</w:t>
        </w:r>
      </w:ins>
    </w:p>
    <w:p w14:paraId="381A62CB" w14:textId="77777777" w:rsidR="00CD5292" w:rsidRPr="00CD5292" w:rsidRDefault="00CD5292" w:rsidP="00CD5292">
      <w:pPr>
        <w:pStyle w:val="EndNoteBibliography"/>
        <w:spacing w:after="0"/>
        <w:rPr>
          <w:ins w:id="639" w:author="Автор" w:date="2026-05-07T13:24:00Z"/>
          <w:noProof/>
        </w:rPr>
      </w:pPr>
      <w:ins w:id="640" w:author="Автор" w:date="2026-05-07T13:24:00Z">
        <w:r w:rsidRPr="00CD5292">
          <w:rPr>
            <w:noProof/>
          </w:rPr>
          <w:t>6.</w:t>
        </w:r>
        <w:r w:rsidRPr="00CD5292">
          <w:rPr>
            <w:noProof/>
          </w:rPr>
          <w:tab/>
          <w:t>Nijhuis M, Schuurman R, de Jong D, Erickson J, Gustchina E, Albert J, et al. Increased fitness of drug resistant HIV-1 protease as a result of acquisition of compensatory mutations during suboptimal therapy. AIDS. 1999;13(17):2349-59. Epub 1999/12/22. PubMed PMID: 10597776.</w:t>
        </w:r>
      </w:ins>
    </w:p>
    <w:p w14:paraId="674CD791" w14:textId="77777777" w:rsidR="00CD5292" w:rsidRPr="00CD5292" w:rsidRDefault="00CD5292" w:rsidP="00CD5292">
      <w:pPr>
        <w:pStyle w:val="EndNoteBibliography"/>
        <w:spacing w:after="0"/>
        <w:rPr>
          <w:ins w:id="641" w:author="Автор" w:date="2026-05-07T13:24:00Z"/>
          <w:noProof/>
        </w:rPr>
      </w:pPr>
      <w:ins w:id="642" w:author="Автор" w:date="2026-05-07T13:24:00Z">
        <w:r w:rsidRPr="00CD5292">
          <w:rPr>
            <w:noProof/>
          </w:rPr>
          <w:t>7.</w:t>
        </w:r>
        <w:r w:rsidRPr="00CD5292">
          <w:rPr>
            <w:noProof/>
          </w:rPr>
          <w:tab/>
          <w:t>Piana S, Carloni P, Rothlisberger U. Drug resistance in HIV-1 protease: Flexibility-assisted mechanism of compensatory mutations. Protein Sci. 2002;11(10):2393-402. Epub 2002/09/19. doi: 10.1110/ps.0206702. PubMed PMID: 12237461; PubMed Central PMCID: PMCPMC2384161.</w:t>
        </w:r>
      </w:ins>
    </w:p>
    <w:p w14:paraId="09F6BD01" w14:textId="77777777" w:rsidR="00CD5292" w:rsidRPr="00CD5292" w:rsidRDefault="00CD5292" w:rsidP="00CD5292">
      <w:pPr>
        <w:pStyle w:val="EndNoteBibliography"/>
        <w:spacing w:after="0"/>
        <w:rPr>
          <w:ins w:id="643" w:author="Автор" w:date="2026-05-07T13:24:00Z"/>
          <w:noProof/>
        </w:rPr>
      </w:pPr>
      <w:ins w:id="644" w:author="Автор" w:date="2026-05-07T13:24:00Z">
        <w:r w:rsidRPr="00CD5292">
          <w:rPr>
            <w:noProof/>
          </w:rPr>
          <w:t>8.</w:t>
        </w:r>
        <w:r w:rsidRPr="00CD5292">
          <w:rPr>
            <w:noProof/>
          </w:rPr>
          <w:tab/>
          <w:t>Weissman DB, Desai MM, Fisher DS, Feldman MW. The rate at which asexual populations cross fitness valleys. Theor Popul Biol. 2009;75(4):286-300. Epub 2009/03/17. doi: 10.1016/j.tpb.2009.02.006. PubMed PMID: 19285994; PubMed Central PMCID: PMCPMC2992471.</w:t>
        </w:r>
      </w:ins>
    </w:p>
    <w:p w14:paraId="59BD9558" w14:textId="77777777" w:rsidR="00CD5292" w:rsidRPr="00CD5292" w:rsidRDefault="00CD5292" w:rsidP="00CD5292">
      <w:pPr>
        <w:pStyle w:val="EndNoteBibliography"/>
        <w:spacing w:after="0"/>
        <w:rPr>
          <w:ins w:id="645" w:author="Автор" w:date="2026-05-07T13:24:00Z"/>
          <w:noProof/>
        </w:rPr>
      </w:pPr>
      <w:ins w:id="646" w:author="Автор" w:date="2026-05-07T13:24:00Z">
        <w:r w:rsidRPr="00CD5292">
          <w:rPr>
            <w:noProof/>
            <w:lang w:val="fr-FR"/>
          </w:rPr>
          <w:t>9.</w:t>
        </w:r>
        <w:r w:rsidRPr="00CD5292">
          <w:rPr>
            <w:noProof/>
            <w:lang w:val="fr-FR"/>
          </w:rPr>
          <w:tab/>
          <w:t xml:space="preserve">Liu D, Zuo T, Hora B, Song H, Kong W, Yu X, et al. </w:t>
        </w:r>
        <w:r w:rsidRPr="00CD5292">
          <w:rPr>
            <w:noProof/>
          </w:rPr>
          <w:t>Preexisting compensatory amino acids compromise fitness costs of a HIV-1 T cell escape mutation. Retrovirology. 2014;11:101. Epub 20141119. doi: 10.1186/s12977-014-0101-0. PubMed PMID: 25407514; PubMed Central PMCID: PMCPMC4264250.</w:t>
        </w:r>
      </w:ins>
    </w:p>
    <w:p w14:paraId="591743D5" w14:textId="77777777" w:rsidR="00CD5292" w:rsidRPr="00CD5292" w:rsidRDefault="00CD5292" w:rsidP="00CD5292">
      <w:pPr>
        <w:pStyle w:val="EndNoteBibliography"/>
        <w:spacing w:after="0"/>
        <w:rPr>
          <w:ins w:id="647" w:author="Автор" w:date="2026-05-07T13:24:00Z"/>
          <w:noProof/>
        </w:rPr>
      </w:pPr>
      <w:ins w:id="648" w:author="Автор" w:date="2026-05-07T13:24:00Z">
        <w:r w:rsidRPr="00CD5292">
          <w:rPr>
            <w:noProof/>
          </w:rPr>
          <w:t>10.</w:t>
        </w:r>
        <w:r w:rsidRPr="00CD5292">
          <w:rPr>
            <w:noProof/>
          </w:rPr>
          <w:tab/>
          <w:t>Crawford H, Prado JG, Leslie A, Hue S, Honeyborne I, Reddy S, et al. Compensatory mutation partially restores fitness and delays reversion of escape mutation within the immunodominant HLA-B*5703-restricted Gag epitope in chronic human immunodeficiency virus type 1 infection. J Virol. 2007;81(15):8346-51. Epub 20070516. doi: 10.1128/JVI.00465-07. PubMed PMID: 17507468; PubMed Central PMCID: PMCPMC1951305.</w:t>
        </w:r>
      </w:ins>
    </w:p>
    <w:p w14:paraId="6C922DAC" w14:textId="77777777" w:rsidR="00CD5292" w:rsidRPr="00CD5292" w:rsidRDefault="00CD5292" w:rsidP="00CD5292">
      <w:pPr>
        <w:pStyle w:val="EndNoteBibliography"/>
        <w:spacing w:after="0"/>
        <w:rPr>
          <w:ins w:id="649" w:author="Автор" w:date="2026-05-07T13:24:00Z"/>
          <w:noProof/>
        </w:rPr>
      </w:pPr>
      <w:ins w:id="650" w:author="Автор" w:date="2026-05-07T13:24:00Z">
        <w:r w:rsidRPr="00CD5292">
          <w:rPr>
            <w:noProof/>
            <w:lang w:val="fr-FR"/>
          </w:rPr>
          <w:lastRenderedPageBreak/>
          <w:t>11.</w:t>
        </w:r>
        <w:r w:rsidRPr="00CD5292">
          <w:rPr>
            <w:noProof/>
            <w:lang w:val="fr-FR"/>
          </w:rPr>
          <w:tab/>
          <w:t xml:space="preserve">Song H, Pavlicek JW, Cai F, Bhattacharya T, Li H, Iyer SS, et al. </w:t>
        </w:r>
        <w:r w:rsidRPr="00CD5292">
          <w:rPr>
            <w:noProof/>
          </w:rPr>
          <w:t>Impact of immune escape mutations on HIV-1 fitness in the context of the cognate transmitted/founder genome. Retrovirology. 2012;9:89. Epub 20121030. doi: 10.1186/1742-4690-9-89. PubMed PMID: 23110705; PubMed Central PMCID: PMCPMC3496648.</w:t>
        </w:r>
      </w:ins>
    </w:p>
    <w:p w14:paraId="3EEF23E2" w14:textId="77777777" w:rsidR="00CD5292" w:rsidRPr="00CD5292" w:rsidRDefault="00CD5292" w:rsidP="00CD5292">
      <w:pPr>
        <w:pStyle w:val="EndNoteBibliography"/>
        <w:spacing w:after="0"/>
        <w:rPr>
          <w:ins w:id="651" w:author="Автор" w:date="2026-05-07T13:24:00Z"/>
          <w:noProof/>
        </w:rPr>
      </w:pPr>
      <w:ins w:id="652" w:author="Автор" w:date="2026-05-07T13:24:00Z">
        <w:r w:rsidRPr="00CD5292">
          <w:rPr>
            <w:noProof/>
          </w:rPr>
          <w:t>12.</w:t>
        </w:r>
        <w:r w:rsidRPr="00CD5292">
          <w:rPr>
            <w:noProof/>
          </w:rPr>
          <w:tab/>
          <w:t>Rouzine IM, Coffin JM. Search for the mechanism of genetic variation in the pro gene of human immunodeficiency virus. J Virol. 1999;73(10):8167-78. Epub 1999/09/11. doi: 10.1128/JVI.73.10.8167-8178.1999. PubMed PMID: 10482567; PubMed Central PMCID: PMCPMC112834.</w:t>
        </w:r>
      </w:ins>
    </w:p>
    <w:p w14:paraId="77406D70" w14:textId="77777777" w:rsidR="00CD5292" w:rsidRPr="00CD5292" w:rsidRDefault="00CD5292" w:rsidP="00CD5292">
      <w:pPr>
        <w:pStyle w:val="EndNoteBibliography"/>
        <w:spacing w:after="0"/>
        <w:rPr>
          <w:ins w:id="653" w:author="Автор" w:date="2026-05-07T13:24:00Z"/>
          <w:noProof/>
        </w:rPr>
      </w:pPr>
      <w:ins w:id="654" w:author="Автор" w:date="2026-05-07T13:24:00Z">
        <w:r w:rsidRPr="00CD5292">
          <w:rPr>
            <w:noProof/>
          </w:rPr>
          <w:t>13.</w:t>
        </w:r>
        <w:r w:rsidRPr="00CD5292">
          <w:rPr>
            <w:noProof/>
          </w:rPr>
          <w:tab/>
          <w:t>Rouzine IM. Evolutionary Mechanisms of the Emergence of the Variants of Concern of SARS-CoV-2. Viruses. 2025;17(2). Epub 20250130. doi: 10.3390/v17020197. PubMed PMID: 40006952; PubMed Central PMCID: PMCPMC11861269.</w:t>
        </w:r>
      </w:ins>
    </w:p>
    <w:p w14:paraId="7DB367CE" w14:textId="77777777" w:rsidR="00CD5292" w:rsidRPr="00CD5292" w:rsidRDefault="00CD5292" w:rsidP="00CD5292">
      <w:pPr>
        <w:pStyle w:val="EndNoteBibliography"/>
        <w:spacing w:after="0"/>
        <w:rPr>
          <w:ins w:id="655" w:author="Автор" w:date="2026-05-07T13:24:00Z"/>
          <w:noProof/>
        </w:rPr>
      </w:pPr>
      <w:ins w:id="656" w:author="Автор" w:date="2026-05-07T13:24:00Z">
        <w:r w:rsidRPr="00CD5292">
          <w:rPr>
            <w:noProof/>
          </w:rPr>
          <w:t>14.</w:t>
        </w:r>
        <w:r w:rsidRPr="00CD5292">
          <w:rPr>
            <w:noProof/>
          </w:rPr>
          <w:tab/>
          <w:t>Carabelli AM, Peacock TP, Thorne LG, Harvey WT, Hughes J, Consortium C-GU, et al. SARS-CoV-2 variant biology: immune escape, transmission and fitness. Nat Rev Microbiol. 2023;21(3):162-77. Epub 20230118. doi: 10.1038/s41579-022-00841-7. PubMed PMID: 36653446; PubMed Central PMCID: PMCPMC9847462.</w:t>
        </w:r>
      </w:ins>
    </w:p>
    <w:p w14:paraId="66A24F6E" w14:textId="77777777" w:rsidR="00CD5292" w:rsidRPr="00CD5292" w:rsidRDefault="00CD5292" w:rsidP="00CD5292">
      <w:pPr>
        <w:pStyle w:val="EndNoteBibliography"/>
        <w:spacing w:after="0"/>
        <w:rPr>
          <w:ins w:id="657" w:author="Автор" w:date="2026-05-07T13:24:00Z"/>
          <w:noProof/>
        </w:rPr>
      </w:pPr>
      <w:ins w:id="658" w:author="Автор" w:date="2026-05-07T13:24:00Z">
        <w:r w:rsidRPr="00CD5292">
          <w:rPr>
            <w:noProof/>
          </w:rPr>
          <w:t>15.</w:t>
        </w:r>
        <w:r w:rsidRPr="00CD5292">
          <w:rPr>
            <w:noProof/>
          </w:rPr>
          <w:tab/>
          <w:t>Shrestha LB, Foster C, Rawlinson W, Tedla N, Bull RA. Evolution of the SARS-CoV-2 omicron variants BA.1 to BA.5: Implications for immune escape and transmission. Rev Med Virol. 2022;32(5):e2381. Epub 20220720. doi: 10.1002/rmv.2381. PubMed PMID: 35856385; PubMed Central PMCID: PMCPMC9349777.</w:t>
        </w:r>
      </w:ins>
    </w:p>
    <w:p w14:paraId="7BCE2A11" w14:textId="77777777" w:rsidR="00CD5292" w:rsidRPr="00CD5292" w:rsidRDefault="00CD5292" w:rsidP="00CD5292">
      <w:pPr>
        <w:pStyle w:val="EndNoteBibliography"/>
        <w:spacing w:after="0"/>
        <w:rPr>
          <w:ins w:id="659" w:author="Автор" w:date="2026-05-07T13:24:00Z"/>
          <w:noProof/>
        </w:rPr>
      </w:pPr>
      <w:ins w:id="660" w:author="Автор" w:date="2026-05-07T13:24:00Z">
        <w:r w:rsidRPr="00CD5292">
          <w:rPr>
            <w:noProof/>
          </w:rPr>
          <w:t>16.</w:t>
        </w:r>
        <w:r w:rsidRPr="00CD5292">
          <w:rPr>
            <w:noProof/>
          </w:rPr>
          <w:tab/>
          <w:t>Cobey S, Larremore DB, Grad YH, Lipsitch M. Concerns about SARS-CoV-2 evolution should not hold back efforts to expand vaccination. Nat Rev Immunol. 2021;21(5):330-5. Epub 2021/04/03. doi: 10.1038/s41577-021-00544-9. PubMed PMID: 33795856; PubMed Central PMCID: PMCPMC8014893.</w:t>
        </w:r>
      </w:ins>
    </w:p>
    <w:p w14:paraId="2F30B8BA" w14:textId="77777777" w:rsidR="00CD5292" w:rsidRPr="00CD5292" w:rsidRDefault="00CD5292" w:rsidP="00CD5292">
      <w:pPr>
        <w:pStyle w:val="EndNoteBibliography"/>
        <w:spacing w:after="0"/>
        <w:rPr>
          <w:ins w:id="661" w:author="Автор" w:date="2026-05-07T13:24:00Z"/>
          <w:noProof/>
        </w:rPr>
      </w:pPr>
      <w:ins w:id="662" w:author="Автор" w:date="2026-05-07T13:24:00Z">
        <w:r w:rsidRPr="00CD5292">
          <w:rPr>
            <w:noProof/>
          </w:rPr>
          <w:t>17.</w:t>
        </w:r>
        <w:r w:rsidRPr="00CD5292">
          <w:rPr>
            <w:noProof/>
          </w:rPr>
          <w:tab/>
          <w:t>Yewdell JW. Antigenic drift: Understanding COVID-19. Immunity. 2021;54(12):2681-7. Epub 2021/12/16. doi: 10.1016/j.immuni.2021.11.016. PubMed PMID: 34910934; PubMed Central PMCID: PMCPMC8669911.</w:t>
        </w:r>
      </w:ins>
    </w:p>
    <w:p w14:paraId="7B2B766F" w14:textId="77777777" w:rsidR="00CD5292" w:rsidRPr="00CD5292" w:rsidRDefault="00CD5292" w:rsidP="00CD5292">
      <w:pPr>
        <w:pStyle w:val="EndNoteBibliography"/>
        <w:spacing w:after="0"/>
        <w:rPr>
          <w:ins w:id="663" w:author="Автор" w:date="2026-05-07T13:24:00Z"/>
          <w:noProof/>
        </w:rPr>
      </w:pPr>
      <w:ins w:id="664" w:author="Автор" w:date="2026-05-07T13:24:00Z">
        <w:r w:rsidRPr="00CD5292">
          <w:rPr>
            <w:noProof/>
          </w:rPr>
          <w:t>18.</w:t>
        </w:r>
        <w:r w:rsidRPr="00CD5292">
          <w:rPr>
            <w:noProof/>
          </w:rPr>
          <w:tab/>
          <w:t>Rouzine IM, Rozhnova G. Evolutionary implications of SARS-CoV-2 vaccination for the future design of vaccination strategies. Commun Med (Lond). 2023;3(1):86. Epub 20230619. doi: 10.1038/s43856-023-00320-x. PubMed PMID: 37336956; PubMed Central PMCID: PMCPMC10279745.</w:t>
        </w:r>
      </w:ins>
    </w:p>
    <w:p w14:paraId="4D6B6960" w14:textId="77777777" w:rsidR="00CD5292" w:rsidRPr="00CD5292" w:rsidRDefault="00CD5292" w:rsidP="00CD5292">
      <w:pPr>
        <w:pStyle w:val="EndNoteBibliography"/>
        <w:spacing w:after="0"/>
        <w:rPr>
          <w:ins w:id="665" w:author="Автор" w:date="2026-05-07T13:24:00Z"/>
          <w:noProof/>
        </w:rPr>
      </w:pPr>
      <w:ins w:id="666" w:author="Автор" w:date="2026-05-07T13:24:00Z">
        <w:r w:rsidRPr="00CD5292">
          <w:rPr>
            <w:noProof/>
          </w:rPr>
          <w:t>19.</w:t>
        </w:r>
        <w:r w:rsidRPr="00CD5292">
          <w:rPr>
            <w:noProof/>
          </w:rPr>
          <w:tab/>
          <w:t>Moulana A, Dupic T, Phillips AM, Chang J, Nieves S, Roffler AA, et al. Compensatory epistasis maintains ACE2 affinity in SARS-CoV-2 Omicron BA.1. Nat Commun. 2022;13(1):7011. Epub 20221116. doi: 10.1038/s41467-022-34506-z. PubMed PMID: 36384919; PubMed Central PMCID: PMCPMC9668218.</w:t>
        </w:r>
      </w:ins>
    </w:p>
    <w:p w14:paraId="2CB654D4" w14:textId="77777777" w:rsidR="00CD5292" w:rsidRPr="00CD5292" w:rsidRDefault="00CD5292" w:rsidP="00CD5292">
      <w:pPr>
        <w:pStyle w:val="EndNoteBibliography"/>
        <w:spacing w:after="0"/>
        <w:rPr>
          <w:ins w:id="667" w:author="Автор" w:date="2026-05-07T13:24:00Z"/>
          <w:noProof/>
        </w:rPr>
      </w:pPr>
      <w:ins w:id="668" w:author="Автор" w:date="2026-05-07T13:24:00Z">
        <w:r w:rsidRPr="00CD5292">
          <w:rPr>
            <w:noProof/>
          </w:rPr>
          <w:t>20.</w:t>
        </w:r>
        <w:r w:rsidRPr="00CD5292">
          <w:rPr>
            <w:noProof/>
          </w:rPr>
          <w:tab/>
          <w:t>Harari S, Tahor M, Rutsinsky N, Meijer S, Miller D, Henig O, et al. Drivers of adaptive evolution during chronic SARS-CoV-2 infections. Nat Med. 2022;28(7):1501-8. Epub 20220620. doi: 10.1038/s41591-022-01882-4. PubMed PMID: 35725921; PubMed Central PMCID: PMCPMC9307477.</w:t>
        </w:r>
      </w:ins>
    </w:p>
    <w:p w14:paraId="69E11165" w14:textId="77777777" w:rsidR="00CD5292" w:rsidRPr="00CD5292" w:rsidRDefault="00CD5292" w:rsidP="00CD5292">
      <w:pPr>
        <w:pStyle w:val="EndNoteBibliography"/>
        <w:spacing w:after="0"/>
        <w:rPr>
          <w:ins w:id="669" w:author="Автор" w:date="2026-05-07T13:24:00Z"/>
          <w:noProof/>
        </w:rPr>
      </w:pPr>
      <w:ins w:id="670" w:author="Автор" w:date="2026-05-07T13:24:00Z">
        <w:r w:rsidRPr="00CD5292">
          <w:rPr>
            <w:noProof/>
          </w:rPr>
          <w:t>21.</w:t>
        </w:r>
        <w:r w:rsidRPr="00CD5292">
          <w:rPr>
            <w:noProof/>
          </w:rPr>
          <w:tab/>
          <w:t>Reuschl AK, Thorne LG, Whelan MVX, Ragazzini R, Furnon W, Cowton VM, et al. Evolution of enhanced innate immune suppression by SARS-CoV-2 Omicron subvariants. Nat Microbiol. 2024;9(2):451-63. Epub 20240116. doi: 10.1038/s41564-023-01588-4. PubMed PMID: 38228858; PubMed Central PMCID: PMCPMC10847042.</w:t>
        </w:r>
      </w:ins>
    </w:p>
    <w:p w14:paraId="7A653B5C" w14:textId="77777777" w:rsidR="00CD5292" w:rsidRPr="00CD5292" w:rsidRDefault="00CD5292" w:rsidP="00CD5292">
      <w:pPr>
        <w:pStyle w:val="EndNoteBibliography"/>
        <w:spacing w:after="0"/>
        <w:rPr>
          <w:ins w:id="671" w:author="Автор" w:date="2026-05-07T13:24:00Z"/>
          <w:noProof/>
        </w:rPr>
      </w:pPr>
      <w:ins w:id="672" w:author="Автор" w:date="2026-05-07T13:24:00Z">
        <w:r w:rsidRPr="00CD5292">
          <w:rPr>
            <w:noProof/>
            <w:lang w:val="fr-FR"/>
          </w:rPr>
          <w:t>22.</w:t>
        </w:r>
        <w:r w:rsidRPr="00CD5292">
          <w:rPr>
            <w:noProof/>
            <w:lang w:val="fr-FR"/>
          </w:rPr>
          <w:tab/>
          <w:t xml:space="preserve">Thorne LG, Bouhaddou M, Reuschl AK, Zuliani-Alvarez L, Polacco B, Pelin A, et al. </w:t>
        </w:r>
        <w:r w:rsidRPr="00CD5292">
          <w:rPr>
            <w:noProof/>
          </w:rPr>
          <w:t>Evolution of enhanced innate immune evasion by SARS-CoV-2. Nature. 2022;602(7897):487-95. Epub 20211223. doi: 10.1038/s41586-021-04352-y. PubMed PMID: 34942634; PubMed Central PMCID: PMCPMC8850198.</w:t>
        </w:r>
      </w:ins>
    </w:p>
    <w:p w14:paraId="18A3394D" w14:textId="77777777" w:rsidR="00CD5292" w:rsidRPr="00CD5292" w:rsidRDefault="00CD5292" w:rsidP="00CD5292">
      <w:pPr>
        <w:pStyle w:val="EndNoteBibliography"/>
        <w:spacing w:after="0"/>
        <w:rPr>
          <w:ins w:id="673" w:author="Автор" w:date="2026-05-07T13:24:00Z"/>
          <w:noProof/>
        </w:rPr>
      </w:pPr>
      <w:ins w:id="674" w:author="Автор" w:date="2026-05-07T13:24:00Z">
        <w:r w:rsidRPr="00CD5292">
          <w:rPr>
            <w:noProof/>
          </w:rPr>
          <w:t>23.</w:t>
        </w:r>
        <w:r w:rsidRPr="00CD5292">
          <w:rPr>
            <w:noProof/>
          </w:rPr>
          <w:tab/>
          <w:t>Adams RM, Kinney JB, Walczak AM, Mora T. Epistasis in a Fitness Landscape Defined by Antibody-Antigen Binding Free Energy. Cell Syst. 2019;8(1):86-93 e3. Epub 20190102. doi: 10.1016/j.cels.2018.12.004. PubMed PMID: 30611676; PubMed Central PMCID: PMCPMC6487650.</w:t>
        </w:r>
      </w:ins>
    </w:p>
    <w:p w14:paraId="48DA02A2" w14:textId="77777777" w:rsidR="00CD5292" w:rsidRPr="00CD5292" w:rsidRDefault="00CD5292" w:rsidP="00CD5292">
      <w:pPr>
        <w:pStyle w:val="EndNoteBibliography"/>
        <w:spacing w:after="0"/>
        <w:rPr>
          <w:ins w:id="675" w:author="Автор" w:date="2026-05-07T13:24:00Z"/>
          <w:noProof/>
        </w:rPr>
      </w:pPr>
      <w:ins w:id="676" w:author="Автор" w:date="2026-05-07T13:24:00Z">
        <w:r w:rsidRPr="00CD5292">
          <w:rPr>
            <w:noProof/>
          </w:rPr>
          <w:t>24.</w:t>
        </w:r>
        <w:r w:rsidRPr="00CD5292">
          <w:rPr>
            <w:noProof/>
          </w:rPr>
          <w:tab/>
          <w:t>Lyons DM, Zou Z, Xu H, Zhang J. Idiosyncratic epistasis creates universals in mutational effects and evolutionary trajectories. Nat Ecol Evol. 2020;4(12):1685-93. Epub 20200907. doi: 10.1038/s41559-020-01286-y. PubMed PMID: 32895516; PubMed Central PMCID: PMCPMC7710555.</w:t>
        </w:r>
      </w:ins>
    </w:p>
    <w:p w14:paraId="6EA3DB83" w14:textId="77777777" w:rsidR="00CD5292" w:rsidRPr="00CD5292" w:rsidRDefault="00CD5292" w:rsidP="00CD5292">
      <w:pPr>
        <w:pStyle w:val="EndNoteBibliography"/>
        <w:spacing w:after="0"/>
        <w:rPr>
          <w:ins w:id="677" w:author="Автор" w:date="2026-05-07T13:24:00Z"/>
          <w:noProof/>
        </w:rPr>
      </w:pPr>
      <w:ins w:id="678" w:author="Автор" w:date="2026-05-07T13:24:00Z">
        <w:r w:rsidRPr="00CD5292">
          <w:rPr>
            <w:noProof/>
          </w:rPr>
          <w:t>25.</w:t>
        </w:r>
        <w:r w:rsidRPr="00CD5292">
          <w:rPr>
            <w:noProof/>
          </w:rPr>
          <w:tab/>
          <w:t>Chen CC, Schwender H, Keith J, Nunkesser R, Mengersen K, Macrossan P. Methods for identifying SNP interactions: a review on variations of Logic Regression, Random Forest and Bayesian logistic regression. IEEE/ACM Trans Comput Biol Bioinform. 2011;8(6):1580-91. Epub 2011/03/09. doi: 10.1109/TCBB.2011.46. PubMed PMID: 21383421.</w:t>
        </w:r>
      </w:ins>
    </w:p>
    <w:p w14:paraId="1F29288D" w14:textId="77777777" w:rsidR="00CD5292" w:rsidRPr="00CD5292" w:rsidRDefault="00CD5292" w:rsidP="00CD5292">
      <w:pPr>
        <w:pStyle w:val="EndNoteBibliography"/>
        <w:spacing w:after="0"/>
        <w:rPr>
          <w:ins w:id="679" w:author="Автор" w:date="2026-05-07T13:24:00Z"/>
          <w:noProof/>
        </w:rPr>
      </w:pPr>
      <w:ins w:id="680" w:author="Автор" w:date="2026-05-07T13:24:00Z">
        <w:r w:rsidRPr="00CD5292">
          <w:rPr>
            <w:noProof/>
          </w:rPr>
          <w:t>26.</w:t>
        </w:r>
        <w:r w:rsidRPr="00CD5292">
          <w:rPr>
            <w:noProof/>
          </w:rPr>
          <w:tab/>
          <w:t>Cordell HJ. Detecting gene-gene interactions that underlie human diseases. Nature reviews Genetics. 2009;10(6):392-404. doi: 10.1038/nrg2579. PubMed PMID: PMC2872761.</w:t>
        </w:r>
      </w:ins>
    </w:p>
    <w:p w14:paraId="09057BB9" w14:textId="77777777" w:rsidR="00CD5292" w:rsidRPr="00CD5292" w:rsidRDefault="00CD5292" w:rsidP="00CD5292">
      <w:pPr>
        <w:pStyle w:val="EndNoteBibliography"/>
        <w:spacing w:after="0"/>
        <w:rPr>
          <w:ins w:id="681" w:author="Автор" w:date="2026-05-07T13:24:00Z"/>
          <w:noProof/>
        </w:rPr>
      </w:pPr>
      <w:ins w:id="682" w:author="Автор" w:date="2026-05-07T13:24:00Z">
        <w:r w:rsidRPr="00CD5292">
          <w:rPr>
            <w:noProof/>
          </w:rPr>
          <w:t>27.</w:t>
        </w:r>
        <w:r w:rsidRPr="00CD5292">
          <w:rPr>
            <w:noProof/>
          </w:rPr>
          <w:tab/>
          <w:t>Ueki M, Cordell HJ. Improved statistics for genome-wide interaction analysis. PLoS Genet. 2012;8(4):e1002625. Epub 2012/04/13. doi: 10.1371/journal.pgen.1002625. PubMed PMID: 22496670; PubMed Central PMCID: PMCPMC3320596.</w:t>
        </w:r>
      </w:ins>
    </w:p>
    <w:p w14:paraId="32681B29" w14:textId="77777777" w:rsidR="00CD5292" w:rsidRPr="00CD5292" w:rsidRDefault="00CD5292" w:rsidP="00CD5292">
      <w:pPr>
        <w:pStyle w:val="EndNoteBibliography"/>
        <w:spacing w:after="0"/>
        <w:rPr>
          <w:ins w:id="683" w:author="Автор" w:date="2026-05-07T13:24:00Z"/>
          <w:noProof/>
        </w:rPr>
      </w:pPr>
      <w:ins w:id="684" w:author="Автор" w:date="2026-05-07T13:24:00Z">
        <w:r w:rsidRPr="00CD5292">
          <w:rPr>
            <w:noProof/>
          </w:rPr>
          <w:lastRenderedPageBreak/>
          <w:t>28.</w:t>
        </w:r>
        <w:r w:rsidRPr="00CD5292">
          <w:rPr>
            <w:noProof/>
          </w:rPr>
          <w:tab/>
          <w:t>Kimura M. Attainment of Quasi Linkage Equilibrium When Gene Frequencies Are Changing by Natural Selection. Genetics. 1965;52(5):875-90. doi: 10.1093/genetics/52.5.875. PubMed PMID: 17248281; PubMed Central PMCID: PMCPMC1210959.</w:t>
        </w:r>
      </w:ins>
    </w:p>
    <w:p w14:paraId="5EE6BB26" w14:textId="77777777" w:rsidR="00CD5292" w:rsidRPr="00CD5292" w:rsidRDefault="00CD5292" w:rsidP="00CD5292">
      <w:pPr>
        <w:pStyle w:val="EndNoteBibliography"/>
        <w:spacing w:after="0"/>
        <w:rPr>
          <w:ins w:id="685" w:author="Автор" w:date="2026-05-07T13:24:00Z"/>
          <w:noProof/>
        </w:rPr>
      </w:pPr>
      <w:ins w:id="686" w:author="Автор" w:date="2026-05-07T13:24:00Z">
        <w:r w:rsidRPr="00CD5292">
          <w:rPr>
            <w:noProof/>
          </w:rPr>
          <w:t>29.</w:t>
        </w:r>
        <w:r w:rsidRPr="00CD5292">
          <w:rPr>
            <w:noProof/>
          </w:rPr>
          <w:tab/>
          <w:t>Weigt M, White RA, Szurmant H, Hoch JA, Hwa T. Identification of direct residue contacts in protein-protein interaction by message passing. Proc Natl Acad Sci U S A. 2009;106(1):67-72. Epub 2009/01/01. doi: 10.1073/pnas.0805923106. PubMed PMID: 19116270; PubMed Central PMCID: PMCPMC2629192.</w:t>
        </w:r>
      </w:ins>
    </w:p>
    <w:p w14:paraId="54A6970A" w14:textId="77777777" w:rsidR="00CD5292" w:rsidRPr="00CD5292" w:rsidRDefault="00CD5292" w:rsidP="00CD5292">
      <w:pPr>
        <w:pStyle w:val="EndNoteBibliography"/>
        <w:spacing w:after="0"/>
        <w:rPr>
          <w:ins w:id="687" w:author="Автор" w:date="2026-05-07T13:24:00Z"/>
          <w:noProof/>
        </w:rPr>
      </w:pPr>
      <w:ins w:id="688" w:author="Автор" w:date="2026-05-07T13:24:00Z">
        <w:r w:rsidRPr="00CD5292">
          <w:rPr>
            <w:noProof/>
          </w:rPr>
          <w:t>30.</w:t>
        </w:r>
        <w:r w:rsidRPr="00CD5292">
          <w:rPr>
            <w:noProof/>
          </w:rPr>
          <w:tab/>
          <w:t>Neher RA, Shraiman BI. Statistical genetics and evolution of quantitative traits. Reviews of Modern Physics. 2011;83:1283.</w:t>
        </w:r>
      </w:ins>
    </w:p>
    <w:p w14:paraId="15FD4C9A" w14:textId="77777777" w:rsidR="00CD5292" w:rsidRPr="00CD5292" w:rsidRDefault="00CD5292" w:rsidP="00CD5292">
      <w:pPr>
        <w:pStyle w:val="EndNoteBibliography"/>
        <w:spacing w:after="0"/>
        <w:rPr>
          <w:ins w:id="689" w:author="Автор" w:date="2026-05-07T13:24:00Z"/>
          <w:noProof/>
        </w:rPr>
      </w:pPr>
      <w:ins w:id="690" w:author="Автор" w:date="2026-05-07T13:24:00Z">
        <w:r w:rsidRPr="00CD5292">
          <w:rPr>
            <w:noProof/>
          </w:rPr>
          <w:t>31.</w:t>
        </w:r>
        <w:r w:rsidRPr="00CD5292">
          <w:rPr>
            <w:noProof/>
          </w:rPr>
          <w:tab/>
          <w:t>Louie RHY, Kaczorowski KJ, Barton JP, Chakraborty AK, McKay MR. Fitness landscape of the human immunodeficiency virus envelope protein that is targeted by antibodies. Proc Natl Acad Sci U S A. 2018;115(4):E564-E73. Epub 20180108. doi: 10.1073/pnas.1717765115. PubMed PMID: 29311326; PubMed Central PMCID: PMCPMC5789945.</w:t>
        </w:r>
      </w:ins>
    </w:p>
    <w:p w14:paraId="31706DFD" w14:textId="77777777" w:rsidR="00CD5292" w:rsidRPr="00CD5292" w:rsidRDefault="00CD5292" w:rsidP="00CD5292">
      <w:pPr>
        <w:pStyle w:val="EndNoteBibliography"/>
        <w:rPr>
          <w:ins w:id="691" w:author="Автор" w:date="2026-05-07T13:24:00Z"/>
          <w:noProof/>
        </w:rPr>
      </w:pPr>
      <w:ins w:id="692" w:author="Автор" w:date="2026-05-07T13:24:00Z">
        <w:r w:rsidRPr="00CD5292">
          <w:rPr>
            <w:noProof/>
          </w:rPr>
          <w:t>32.</w:t>
        </w:r>
        <w:r w:rsidRPr="00CD5292">
          <w:rPr>
            <w:noProof/>
          </w:rPr>
          <w:tab/>
          <w:t>Wei W-H, Hemani G, Haley CS. Detecting epistasis in human complex traits. Nature Reviews Genetics. 2014;15:722. doi: 10.1038/nrg3747</w:t>
        </w:r>
      </w:ins>
    </w:p>
    <w:p w14:paraId="413845AC" w14:textId="77777777" w:rsidR="00CD5292" w:rsidRPr="00CD5292" w:rsidRDefault="00FF4608" w:rsidP="00CD5292">
      <w:pPr>
        <w:pStyle w:val="EndNoteBibliography"/>
        <w:spacing w:after="0"/>
        <w:rPr>
          <w:ins w:id="693" w:author="Автор" w:date="2026-05-07T13:24:00Z"/>
          <w:noProof/>
        </w:rPr>
      </w:pPr>
      <w:ins w:id="694" w:author="Автор" w:date="2026-05-07T13:24:00Z">
        <w:r>
          <w:rPr>
            <w:rStyle w:val="a4"/>
            <w:noProof/>
          </w:rPr>
          <w:fldChar w:fldCharType="begin"/>
        </w:r>
        <w:r>
          <w:rPr>
            <w:rStyle w:val="a4"/>
            <w:noProof/>
          </w:rPr>
          <w:instrText xml:space="preserve"> HYPERLINK "https://www.nature.com/articles/nrg3747" \l "supplementary-information" </w:instrText>
        </w:r>
        <w:r>
          <w:rPr>
            <w:rStyle w:val="a4"/>
            <w:noProof/>
          </w:rPr>
          <w:fldChar w:fldCharType="separate"/>
        </w:r>
        <w:r w:rsidR="00CD5292" w:rsidRPr="00CD5292">
          <w:rPr>
            <w:rStyle w:val="a4"/>
            <w:noProof/>
          </w:rPr>
          <w:t>https://www.nature.com/articles/nrg3747#supplementary-information</w:t>
        </w:r>
        <w:r>
          <w:rPr>
            <w:rStyle w:val="a4"/>
            <w:noProof/>
          </w:rPr>
          <w:fldChar w:fldCharType="end"/>
        </w:r>
        <w:r w:rsidR="00CD5292" w:rsidRPr="00CD5292">
          <w:rPr>
            <w:noProof/>
          </w:rPr>
          <w:t>.</w:t>
        </w:r>
      </w:ins>
    </w:p>
    <w:p w14:paraId="26D5AB42" w14:textId="77777777" w:rsidR="00CD5292" w:rsidRPr="00CD5292" w:rsidRDefault="00CD5292" w:rsidP="00CD5292">
      <w:pPr>
        <w:pStyle w:val="EndNoteBibliography"/>
        <w:spacing w:after="0"/>
        <w:rPr>
          <w:ins w:id="695" w:author="Автор" w:date="2026-05-07T13:24:00Z"/>
          <w:noProof/>
        </w:rPr>
      </w:pPr>
      <w:ins w:id="696" w:author="Автор" w:date="2026-05-07T13:24:00Z">
        <w:r w:rsidRPr="00CD5292">
          <w:rPr>
            <w:noProof/>
          </w:rPr>
          <w:t>33.</w:t>
        </w:r>
        <w:r w:rsidRPr="00CD5292">
          <w:rPr>
            <w:noProof/>
          </w:rPr>
          <w:tab/>
          <w:t>Fisher RA. The genetical theory of natural  selection. Oxford, United Kingdom: Clarendon Press, 1958; 1930.</w:t>
        </w:r>
      </w:ins>
    </w:p>
    <w:p w14:paraId="6E17B94C" w14:textId="77777777" w:rsidR="00CD5292" w:rsidRPr="00CD5292" w:rsidRDefault="00CD5292" w:rsidP="00CD5292">
      <w:pPr>
        <w:pStyle w:val="EndNoteBibliography"/>
        <w:spacing w:after="0"/>
        <w:rPr>
          <w:ins w:id="697" w:author="Автор" w:date="2026-05-07T13:24:00Z"/>
          <w:noProof/>
        </w:rPr>
      </w:pPr>
      <w:ins w:id="698" w:author="Автор" w:date="2026-05-07T13:24:00Z">
        <w:r w:rsidRPr="00CD5292">
          <w:rPr>
            <w:noProof/>
          </w:rPr>
          <w:t>34.</w:t>
        </w:r>
        <w:r w:rsidRPr="00CD5292">
          <w:rPr>
            <w:noProof/>
          </w:rPr>
          <w:tab/>
          <w:t>Pedruzzi G, Rouzine IM. Epistasis detectably alters correlations between genomic sites in a narrow parameter window. PLoS One. 2019;14(5):e0214036. Epub 2019/06/01. doi: 10.1371/journal.pone.0214036. PubMed PMID: 31150393; PubMed Central PMCID: PMCPMC6544209.</w:t>
        </w:r>
      </w:ins>
    </w:p>
    <w:p w14:paraId="1F2C8CE7" w14:textId="77777777" w:rsidR="00CD5292" w:rsidRPr="00CD5292" w:rsidRDefault="00CD5292" w:rsidP="00CD5292">
      <w:pPr>
        <w:pStyle w:val="EndNoteBibliography"/>
        <w:spacing w:after="0"/>
        <w:rPr>
          <w:ins w:id="699" w:author="Автор" w:date="2026-05-07T13:24:00Z"/>
          <w:noProof/>
        </w:rPr>
      </w:pPr>
      <w:ins w:id="700" w:author="Автор" w:date="2026-05-07T13:24:00Z">
        <w:r w:rsidRPr="00CD5292">
          <w:rPr>
            <w:noProof/>
          </w:rPr>
          <w:t>35.</w:t>
        </w:r>
        <w:r w:rsidRPr="00CD5292">
          <w:rPr>
            <w:noProof/>
          </w:rPr>
          <w:tab/>
          <w:t>Rouzine IM. Long-range linkage effects in adapting sexual populations. Sci Rep. 2023;13(1):12492. Epub 20230801. doi: 10.1038/s41598-023-39392-z. PubMed PMID: 37528175; PubMed Central PMCID: PMCPMC10393966.</w:t>
        </w:r>
      </w:ins>
    </w:p>
    <w:p w14:paraId="0B2629CD" w14:textId="77777777" w:rsidR="00CD5292" w:rsidRPr="00CD5292" w:rsidRDefault="00CD5292" w:rsidP="00CD5292">
      <w:pPr>
        <w:pStyle w:val="EndNoteBibliography"/>
        <w:spacing w:after="0"/>
        <w:rPr>
          <w:ins w:id="701" w:author="Автор" w:date="2026-05-07T13:24:00Z"/>
          <w:noProof/>
        </w:rPr>
      </w:pPr>
      <w:ins w:id="702" w:author="Автор" w:date="2026-05-07T13:24:00Z">
        <w:r w:rsidRPr="00CD5292">
          <w:rPr>
            <w:noProof/>
          </w:rPr>
          <w:t>36.</w:t>
        </w:r>
        <w:r w:rsidRPr="00CD5292">
          <w:rPr>
            <w:noProof/>
          </w:rPr>
          <w:tab/>
          <w:t>Pedruzzi G, Barlukova A, Rouzine IM. Evolutionary footprint of epistasis. PLoS Comput Biol. 2018;14(9):e1006426. Epub 2018/09/18. doi: 10.1371/journal.pcbi.1006426. PubMed PMID: 30222748; PubMed Central PMCID: PMCPMC6177197.</w:t>
        </w:r>
      </w:ins>
    </w:p>
    <w:p w14:paraId="521E5392" w14:textId="77777777" w:rsidR="00CD5292" w:rsidRPr="00CD5292" w:rsidRDefault="00CD5292" w:rsidP="00CD5292">
      <w:pPr>
        <w:pStyle w:val="EndNoteBibliography"/>
        <w:spacing w:after="0"/>
        <w:rPr>
          <w:ins w:id="703" w:author="Автор" w:date="2026-05-07T13:24:00Z"/>
          <w:noProof/>
        </w:rPr>
      </w:pPr>
      <w:ins w:id="704" w:author="Автор" w:date="2026-05-07T13:24:00Z">
        <w:r w:rsidRPr="00CD5292">
          <w:rPr>
            <w:noProof/>
          </w:rPr>
          <w:t>37.</w:t>
        </w:r>
        <w:r w:rsidRPr="00CD5292">
          <w:rPr>
            <w:noProof/>
          </w:rPr>
          <w:tab/>
          <w:t>Kryazhimskiy S, Dushoff J, Bazykin GA, Plotkin JB. Prevalence of epistasis in the evolution of influenza A surface proteins. PLoS Genet. 2011;7(2):e1001301. Epub 20110217. doi: 10.1371/journal.pgen.1001301. PubMed PMID: 21390205; PubMed Central PMCID: PMCPMC3040651.</w:t>
        </w:r>
      </w:ins>
    </w:p>
    <w:p w14:paraId="7078E76C" w14:textId="77777777" w:rsidR="00CD5292" w:rsidRPr="00CD5292" w:rsidRDefault="00CD5292" w:rsidP="00CD5292">
      <w:pPr>
        <w:pStyle w:val="EndNoteBibliography"/>
        <w:spacing w:after="0"/>
        <w:rPr>
          <w:ins w:id="705" w:author="Автор" w:date="2026-05-07T13:24:00Z"/>
          <w:noProof/>
        </w:rPr>
      </w:pPr>
      <w:ins w:id="706" w:author="Автор" w:date="2026-05-07T13:24:00Z">
        <w:r w:rsidRPr="00CD5292">
          <w:rPr>
            <w:noProof/>
          </w:rPr>
          <w:t>38.</w:t>
        </w:r>
        <w:r w:rsidRPr="00CD5292">
          <w:rPr>
            <w:noProof/>
          </w:rPr>
          <w:tab/>
          <w:t>Neverov AD, Kryazhimskiy S, Plotkin JB, Bazykin GA. Coordinated Evolution of Influenza A Surface Proteins. PLoS Genet. 2015;11(8):e1005404. Epub 20150806. doi: 10.1371/journal.pgen.1005404. PubMed PMID: 26247472; PubMed Central PMCID: PMCPMC4527594.</w:t>
        </w:r>
      </w:ins>
    </w:p>
    <w:p w14:paraId="6952FCD6" w14:textId="77777777" w:rsidR="00CD5292" w:rsidRPr="00CD5292" w:rsidRDefault="00CD5292" w:rsidP="00CD5292">
      <w:pPr>
        <w:pStyle w:val="EndNoteBibliography"/>
        <w:spacing w:after="0"/>
        <w:rPr>
          <w:ins w:id="707" w:author="Автор" w:date="2026-05-07T13:24:00Z"/>
          <w:noProof/>
        </w:rPr>
      </w:pPr>
      <w:ins w:id="708" w:author="Автор" w:date="2026-05-07T13:24:00Z">
        <w:r w:rsidRPr="00CD5292">
          <w:rPr>
            <w:noProof/>
          </w:rPr>
          <w:t>39.</w:t>
        </w:r>
        <w:r w:rsidRPr="00CD5292">
          <w:rPr>
            <w:noProof/>
          </w:rPr>
          <w:tab/>
          <w:t>Pedruzzi G, Rouzine IM. An evolution-based high-fidelity method of epistasis measurement: Theory and application to influenza. PLoS Pathog. 2021;17(6):e1009669. Epub 2021/06/22. doi: 10.1371/journal.ppat.1009669. PubMed PMID: 34153082; PubMed Central PMCID: PMCPMC8248644.</w:t>
        </w:r>
      </w:ins>
    </w:p>
    <w:p w14:paraId="2FBA9F72" w14:textId="77777777" w:rsidR="00CD5292" w:rsidRPr="00CD5292" w:rsidRDefault="00CD5292" w:rsidP="00CD5292">
      <w:pPr>
        <w:pStyle w:val="EndNoteBibliography"/>
        <w:spacing w:after="0"/>
        <w:rPr>
          <w:ins w:id="709" w:author="Автор" w:date="2026-05-07T13:24:00Z"/>
          <w:noProof/>
        </w:rPr>
      </w:pPr>
      <w:ins w:id="710" w:author="Автор" w:date="2026-05-07T13:24:00Z">
        <w:r w:rsidRPr="00CD5292">
          <w:rPr>
            <w:noProof/>
          </w:rPr>
          <w:t>40.</w:t>
        </w:r>
        <w:r w:rsidRPr="00CD5292">
          <w:rPr>
            <w:noProof/>
          </w:rPr>
          <w:tab/>
          <w:t>Krzywinski M, Schein J, Birol I, Connors J, Gascoyne R, Horsman D, et al. Circos: an information aesthetic for comparative genomics. Genome Res. 2009;19(9):1639-45. Epub 20090618. doi: 10.1101/gr.092759.109. PubMed PMID: 19541911; PubMed Central PMCID: PMCPMC2752132.</w:t>
        </w:r>
      </w:ins>
    </w:p>
    <w:p w14:paraId="25839C00" w14:textId="77777777" w:rsidR="00CD5292" w:rsidRPr="00CD5292" w:rsidRDefault="00CD5292" w:rsidP="00CD5292">
      <w:pPr>
        <w:pStyle w:val="EndNoteBibliography"/>
        <w:spacing w:after="0"/>
        <w:rPr>
          <w:ins w:id="711" w:author="Автор" w:date="2026-05-07T13:24:00Z"/>
          <w:noProof/>
        </w:rPr>
      </w:pPr>
      <w:ins w:id="712" w:author="Автор" w:date="2026-05-07T13:24:00Z">
        <w:r w:rsidRPr="00CD5292">
          <w:rPr>
            <w:noProof/>
          </w:rPr>
          <w:t>41.</w:t>
        </w:r>
        <w:r w:rsidRPr="00CD5292">
          <w:rPr>
            <w:noProof/>
          </w:rPr>
          <w:tab/>
          <w:t>Tao K, Tzou PL, Nouhin J, Gupta RK, de Oliveira T, Kosakovsky Pond SL, et al. The biological and clinical significance of emerging SARS-CoV-2 variants. Nat Rev Genet. 2021;22(12):757-73. Epub 20210917. doi: 10.1038/s41576-021-00408-x. PubMed PMID: 34535792; PubMed Central PMCID: PMCPMC8447121.</w:t>
        </w:r>
      </w:ins>
    </w:p>
    <w:p w14:paraId="45047FB2" w14:textId="77777777" w:rsidR="00CD5292" w:rsidRPr="00CD5292" w:rsidRDefault="00CD5292" w:rsidP="00CD5292">
      <w:pPr>
        <w:pStyle w:val="EndNoteBibliography"/>
        <w:spacing w:after="0"/>
        <w:rPr>
          <w:ins w:id="713" w:author="Автор" w:date="2026-05-07T13:24:00Z"/>
          <w:noProof/>
        </w:rPr>
      </w:pPr>
      <w:ins w:id="714" w:author="Автор" w:date="2026-05-07T13:24:00Z">
        <w:r w:rsidRPr="00CD5292">
          <w:rPr>
            <w:noProof/>
          </w:rPr>
          <w:t>42.</w:t>
        </w:r>
        <w:r w:rsidRPr="00CD5292">
          <w:rPr>
            <w:noProof/>
          </w:rPr>
          <w:tab/>
          <w:t>Johnson BA, Xie X, Bailey AL, Kalveram B, Lokugamage KG, Muruato A, et al. Loss of furin cleavage site attenuates SARS-CoV-2 pathogenesis. Nature. 2021;591(7849):293-9. Epub 20210125. doi: 10.1038/s41586-021-03237-4. PubMed PMID: 33494095; PubMed Central PMCID: PMCPMC8175039.</w:t>
        </w:r>
      </w:ins>
    </w:p>
    <w:p w14:paraId="58A3A561" w14:textId="77777777" w:rsidR="00CD5292" w:rsidRPr="00CD5292" w:rsidRDefault="00CD5292" w:rsidP="00CD5292">
      <w:pPr>
        <w:pStyle w:val="EndNoteBibliography"/>
        <w:spacing w:after="0"/>
        <w:rPr>
          <w:ins w:id="715" w:author="Автор" w:date="2026-05-07T13:24:00Z"/>
          <w:noProof/>
        </w:rPr>
      </w:pPr>
      <w:ins w:id="716" w:author="Автор" w:date="2026-05-07T13:24:00Z">
        <w:r w:rsidRPr="00CD5292">
          <w:rPr>
            <w:noProof/>
          </w:rPr>
          <w:t>43.</w:t>
        </w:r>
        <w:r w:rsidRPr="00CD5292">
          <w:rPr>
            <w:noProof/>
          </w:rPr>
          <w:tab/>
          <w:t>Kanakan A, Mehta P, Devi P, Saifi S, Swaminathan A, Maurya R, et al. Clinico-Genomic Analysis Reiterates Mild Symptoms Post-vaccination Breakthrough: Should We Focus on Low-Frequency Mutations? Front Microbiol. 2022;13:763169. Epub 20220303. doi: 10.3389/fmicb.2022.763169. PubMed PMID: 35308382; PubMed Central PMCID: PMCPMC8927057.</w:t>
        </w:r>
      </w:ins>
    </w:p>
    <w:p w14:paraId="190C72A7" w14:textId="77777777" w:rsidR="00CD5292" w:rsidRPr="00CD5292" w:rsidRDefault="00CD5292" w:rsidP="00CD5292">
      <w:pPr>
        <w:pStyle w:val="EndNoteBibliography"/>
        <w:spacing w:after="0"/>
        <w:rPr>
          <w:ins w:id="717" w:author="Автор" w:date="2026-05-07T13:24:00Z"/>
          <w:noProof/>
        </w:rPr>
      </w:pPr>
      <w:ins w:id="718" w:author="Автор" w:date="2026-05-07T13:24:00Z">
        <w:r w:rsidRPr="00CD5292">
          <w:rPr>
            <w:noProof/>
          </w:rPr>
          <w:t>44.</w:t>
        </w:r>
        <w:r w:rsidRPr="00CD5292">
          <w:rPr>
            <w:noProof/>
          </w:rPr>
          <w:tab/>
          <w:t>Wu H, Xing N, Meng K, Fu B, Xue W, Dong P, et al. Nucleocapsid mutations R203K/G204R increase the infectivity, fitness, and virulence of SARS-CoV-2. Cell Host Microbe. 2021;29(12):1788-801 e6. Epub 20211113. doi: 10.1016/j.chom.2021.11.005. PubMed PMID: 34822776; PubMed Central PMCID: PMCPMC8590493.</w:t>
        </w:r>
      </w:ins>
    </w:p>
    <w:p w14:paraId="0D97202D" w14:textId="77777777" w:rsidR="00CD5292" w:rsidRPr="00CD5292" w:rsidRDefault="00CD5292" w:rsidP="00CD5292">
      <w:pPr>
        <w:pStyle w:val="EndNoteBibliography"/>
        <w:spacing w:after="0"/>
        <w:rPr>
          <w:ins w:id="719" w:author="Автор" w:date="2026-05-07T13:24:00Z"/>
          <w:noProof/>
        </w:rPr>
      </w:pPr>
      <w:ins w:id="720" w:author="Автор" w:date="2026-05-07T13:24:00Z">
        <w:r w:rsidRPr="00CD5292">
          <w:rPr>
            <w:noProof/>
          </w:rPr>
          <w:lastRenderedPageBreak/>
          <w:t>45.</w:t>
        </w:r>
        <w:r w:rsidRPr="00CD5292">
          <w:rPr>
            <w:noProof/>
          </w:rPr>
          <w:tab/>
          <w:t>Li Y, Li M, Xiao H, Liao F, Shen M, Ge W, et al. The R203M and D377Y mutations of the nucleocapsid protein promote SARS-CoV-2 infectivity by impairing RIG-I-mediated antiviral signaling. PLoS Pathog. 2025;21(1):e1012886. Epub 20250122. doi: 10.1371/journal.ppat.1012886. PubMed PMID: 39841800; PubMed Central PMCID: PMCPMC11771877.</w:t>
        </w:r>
      </w:ins>
    </w:p>
    <w:p w14:paraId="79BA17F7" w14:textId="77777777" w:rsidR="00CD5292" w:rsidRPr="00CD5292" w:rsidRDefault="00CD5292" w:rsidP="00CD5292">
      <w:pPr>
        <w:pStyle w:val="EndNoteBibliography"/>
        <w:spacing w:after="0"/>
        <w:rPr>
          <w:ins w:id="721" w:author="Автор" w:date="2026-05-07T13:24:00Z"/>
          <w:noProof/>
        </w:rPr>
      </w:pPr>
      <w:ins w:id="722" w:author="Автор" w:date="2026-05-07T13:24:00Z">
        <w:r w:rsidRPr="00CD5292">
          <w:rPr>
            <w:noProof/>
          </w:rPr>
          <w:t>46.</w:t>
        </w:r>
        <w:r w:rsidRPr="00CD5292">
          <w:rPr>
            <w:noProof/>
          </w:rPr>
          <w:tab/>
          <w:t>Cruz CAK, Medina PMB. Temporal changes in the accessory protein mutations of SARS-CoV-2 variants and their predicted structural and functional effects. J Med Virol. 2022;94(11):5189-200. Epub 20220712. doi: 10.1002/jmv.27964. PubMed PMID: 35764775; PubMed Central PMCID: PMCPMC9349927.</w:t>
        </w:r>
      </w:ins>
    </w:p>
    <w:p w14:paraId="733652B7" w14:textId="77777777" w:rsidR="00CD5292" w:rsidRPr="00CD5292" w:rsidRDefault="00CD5292" w:rsidP="00CD5292">
      <w:pPr>
        <w:pStyle w:val="EndNoteBibliography"/>
        <w:spacing w:after="0"/>
        <w:rPr>
          <w:ins w:id="723" w:author="Автор" w:date="2026-05-07T13:24:00Z"/>
          <w:noProof/>
        </w:rPr>
      </w:pPr>
      <w:ins w:id="724" w:author="Автор" w:date="2026-05-07T13:24:00Z">
        <w:r w:rsidRPr="00CD5292">
          <w:rPr>
            <w:noProof/>
          </w:rPr>
          <w:t>47.</w:t>
        </w:r>
        <w:r w:rsidRPr="00CD5292">
          <w:rPr>
            <w:noProof/>
          </w:rPr>
          <w:tab/>
          <w:t>Bonhoeffer S, Chappey C, Parkin NT, Whitcomb JM, Petropoulos CJ. Evidence for positive epistasis in HIV-1. Science. 2004;306(5701):1547-50. doi: 10.1126/science.1101786. PubMed PMID: 15567861.</w:t>
        </w:r>
      </w:ins>
    </w:p>
    <w:p w14:paraId="06103D94" w14:textId="77777777" w:rsidR="00CD5292" w:rsidRPr="00CD5292" w:rsidRDefault="00CD5292" w:rsidP="00CD5292">
      <w:pPr>
        <w:pStyle w:val="EndNoteBibliography"/>
        <w:spacing w:after="0"/>
        <w:rPr>
          <w:ins w:id="725" w:author="Автор" w:date="2026-05-07T13:24:00Z"/>
          <w:noProof/>
        </w:rPr>
      </w:pPr>
      <w:ins w:id="726" w:author="Автор" w:date="2026-05-07T13:24:00Z">
        <w:r w:rsidRPr="00CD5292">
          <w:rPr>
            <w:noProof/>
            <w:lang w:val="fr-FR"/>
          </w:rPr>
          <w:t>48.</w:t>
        </w:r>
        <w:r w:rsidRPr="00CD5292">
          <w:rPr>
            <w:noProof/>
            <w:lang w:val="fr-FR"/>
          </w:rPr>
          <w:tab/>
          <w:t xml:space="preserve">Zhang TH, Dai L, Barton JP, Du Y, Tan Y, Pang W, et al. </w:t>
        </w:r>
        <w:r w:rsidRPr="00CD5292">
          <w:rPr>
            <w:noProof/>
          </w:rPr>
          <w:t>Predominance of positive epistasis among drug resistance-associated mutations in HIV-1 protease. PLoS Genet. 2020;16(10):e1009009. Epub 20201021. doi: 10.1371/journal.pgen.1009009. PubMed PMID: 33085662; PubMed Central PMCID: PMCPMC7605711.</w:t>
        </w:r>
      </w:ins>
    </w:p>
    <w:p w14:paraId="38171D6C" w14:textId="77777777" w:rsidR="00CD5292" w:rsidRPr="00CD5292" w:rsidRDefault="00CD5292" w:rsidP="00CD5292">
      <w:pPr>
        <w:pStyle w:val="EndNoteBibliography"/>
        <w:spacing w:after="0"/>
        <w:rPr>
          <w:ins w:id="727" w:author="Автор" w:date="2026-05-07T13:24:00Z"/>
          <w:noProof/>
        </w:rPr>
      </w:pPr>
      <w:ins w:id="728" w:author="Автор" w:date="2026-05-07T13:24:00Z">
        <w:r w:rsidRPr="00CD5292">
          <w:rPr>
            <w:noProof/>
            <w:lang w:val="fr-FR"/>
          </w:rPr>
          <w:t>49.</w:t>
        </w:r>
        <w:r w:rsidRPr="00CD5292">
          <w:rPr>
            <w:noProof/>
            <w:lang w:val="fr-FR"/>
          </w:rPr>
          <w:tab/>
          <w:t xml:space="preserve">Althaus CL, De Boer RJ. </w:t>
        </w:r>
        <w:r w:rsidRPr="00CD5292">
          <w:rPr>
            <w:noProof/>
          </w:rPr>
          <w:t>Dynamics of immune escape during HIV/SIV infection. PLoS Comput Biol. 2008;4(7):e1000103. Epub 20080718. doi: 10.1371/journal.pcbi.1000103. PubMed PMID: 18636096; PubMed Central PMCID: PMCPMC2423483.</w:t>
        </w:r>
      </w:ins>
    </w:p>
    <w:p w14:paraId="69D09D16" w14:textId="77777777" w:rsidR="00CD5292" w:rsidRPr="00CD5292" w:rsidRDefault="00CD5292" w:rsidP="00CD5292">
      <w:pPr>
        <w:pStyle w:val="EndNoteBibliography"/>
        <w:spacing w:after="0"/>
        <w:rPr>
          <w:ins w:id="729" w:author="Автор" w:date="2026-05-07T13:24:00Z"/>
          <w:noProof/>
        </w:rPr>
      </w:pPr>
      <w:ins w:id="730" w:author="Автор" w:date="2026-05-07T13:24:00Z">
        <w:r w:rsidRPr="00CD5292">
          <w:rPr>
            <w:noProof/>
          </w:rPr>
          <w:t>50.</w:t>
        </w:r>
        <w:r w:rsidRPr="00CD5292">
          <w:rPr>
            <w:noProof/>
          </w:rPr>
          <w:tab/>
          <w:t>Batorsky R, Sergeev RA, Rouzine IM. The route of HIV escape from immune response targeting multiple sites is determined by the cost-benefit tradeoff of escape mutations. PLoS Comput Biol. 2014;10(10):e1003878. Epub 2014/10/31. doi: 10.1371/journal.pcbi.1003878. PubMed PMID: 25356981; PubMed Central PMCID: PMCPMC4214571.</w:t>
        </w:r>
      </w:ins>
    </w:p>
    <w:p w14:paraId="03274191" w14:textId="77777777" w:rsidR="00CD5292" w:rsidRPr="00CD5292" w:rsidRDefault="00CD5292" w:rsidP="00CD5292">
      <w:pPr>
        <w:pStyle w:val="EndNoteBibliography"/>
        <w:spacing w:after="0"/>
        <w:rPr>
          <w:ins w:id="731" w:author="Автор" w:date="2026-05-07T13:24:00Z"/>
          <w:noProof/>
        </w:rPr>
      </w:pPr>
      <w:ins w:id="732" w:author="Автор" w:date="2026-05-07T13:24:00Z">
        <w:r w:rsidRPr="00CD5292">
          <w:rPr>
            <w:noProof/>
          </w:rPr>
          <w:t>51.</w:t>
        </w:r>
        <w:r w:rsidRPr="00CD5292">
          <w:rPr>
            <w:noProof/>
          </w:rPr>
          <w:tab/>
          <w:t>Smith CA, Ashby B. Antigenic evolution of SARS-CoV-2 in immunocompromised hosts. Evol Med Public Health. 2023;11(1):90-100. Epub 20221111. doi: 10.1093/emph/eoac037. PubMed PMID: 37007166; PubMed Central PMCID: PMCPMC10061940.</w:t>
        </w:r>
      </w:ins>
    </w:p>
    <w:p w14:paraId="140B12B9" w14:textId="77777777" w:rsidR="00CD5292" w:rsidRPr="00CD5292" w:rsidRDefault="00CD5292" w:rsidP="00CD5292">
      <w:pPr>
        <w:pStyle w:val="EndNoteBibliography"/>
        <w:spacing w:after="0"/>
        <w:rPr>
          <w:ins w:id="733" w:author="Автор" w:date="2026-05-07T13:24:00Z"/>
          <w:noProof/>
        </w:rPr>
      </w:pPr>
      <w:ins w:id="734" w:author="Автор" w:date="2026-05-07T13:24:00Z">
        <w:r w:rsidRPr="00CD5292">
          <w:rPr>
            <w:noProof/>
          </w:rPr>
          <w:t>52.</w:t>
        </w:r>
        <w:r w:rsidRPr="00CD5292">
          <w:rPr>
            <w:noProof/>
          </w:rPr>
          <w:tab/>
          <w:t>Crona K. Recombination and peak jumping. PLoS One. 2018;13(3):e0193123. Epub 20180301. doi: 10.1371/journal.pone.0193123. PubMed PMID: 29494618; PubMed Central PMCID: PMCPMC5832230.</w:t>
        </w:r>
      </w:ins>
    </w:p>
    <w:p w14:paraId="07D9FBC9" w14:textId="77777777" w:rsidR="00CD5292" w:rsidRPr="00CD5292" w:rsidRDefault="00CD5292" w:rsidP="00CD5292">
      <w:pPr>
        <w:pStyle w:val="EndNoteBibliography"/>
        <w:spacing w:after="0"/>
        <w:rPr>
          <w:ins w:id="735" w:author="Автор" w:date="2026-05-07T13:24:00Z"/>
          <w:noProof/>
        </w:rPr>
      </w:pPr>
      <w:ins w:id="736" w:author="Автор" w:date="2026-05-07T13:24:00Z">
        <w:r w:rsidRPr="00CD5292">
          <w:rPr>
            <w:noProof/>
          </w:rPr>
          <w:t>53.</w:t>
        </w:r>
        <w:r w:rsidRPr="00CD5292">
          <w:rPr>
            <w:noProof/>
          </w:rPr>
          <w:tab/>
          <w:t>Rouzine IM. Mathematical Modeling of Evolution.  Volume 1. One-Locus and Multi-Locus Theory and Recombination. Berlin: De Gruyter; 2020.</w:t>
        </w:r>
      </w:ins>
    </w:p>
    <w:p w14:paraId="509CF774" w14:textId="77777777" w:rsidR="00CD5292" w:rsidRPr="00CD5292" w:rsidRDefault="00CD5292" w:rsidP="00CD5292">
      <w:pPr>
        <w:pStyle w:val="EndNoteBibliography"/>
        <w:spacing w:after="0"/>
        <w:rPr>
          <w:ins w:id="737" w:author="Автор" w:date="2026-05-07T13:24:00Z"/>
          <w:noProof/>
        </w:rPr>
      </w:pPr>
      <w:ins w:id="738" w:author="Автор" w:date="2026-05-07T13:24:00Z">
        <w:r w:rsidRPr="00CD5292">
          <w:rPr>
            <w:noProof/>
          </w:rPr>
          <w:t>54.</w:t>
        </w:r>
        <w:r w:rsidRPr="00CD5292">
          <w:rPr>
            <w:noProof/>
          </w:rPr>
          <w:tab/>
          <w:t>Rouzine IM. Mathematical Models of Evolution. Volume 2: Fitness Landscape, Red Queen, Evolutionary Enigmas, and Applications to Virology. Berlin/Boston: De Gruyter; 2023. 305 p.</w:t>
        </w:r>
      </w:ins>
    </w:p>
    <w:p w14:paraId="30CE0824" w14:textId="77777777" w:rsidR="00CD5292" w:rsidRPr="00CD5292" w:rsidRDefault="00CD5292" w:rsidP="00CD5292">
      <w:pPr>
        <w:pStyle w:val="EndNoteBibliography"/>
        <w:spacing w:after="0"/>
        <w:rPr>
          <w:ins w:id="739" w:author="Автор" w:date="2026-05-07T13:24:00Z"/>
          <w:noProof/>
        </w:rPr>
      </w:pPr>
      <w:ins w:id="740" w:author="Автор" w:date="2026-05-07T13:24:00Z">
        <w:r w:rsidRPr="00CD5292">
          <w:rPr>
            <w:noProof/>
          </w:rPr>
          <w:t>55.</w:t>
        </w:r>
        <w:r w:rsidRPr="00CD5292">
          <w:rPr>
            <w:noProof/>
          </w:rPr>
          <w:tab/>
          <w:t>Rouzine IM, Weinberger LS. The quantitative theory of within-host viral evolution. J Stat Mech: Theory and Experiment. 2013;2013. doi: 10.1088/1742-5468/2013/01/P01009.</w:t>
        </w:r>
      </w:ins>
    </w:p>
    <w:p w14:paraId="6B1B0F3D" w14:textId="77777777" w:rsidR="00CD5292" w:rsidRPr="00CD5292" w:rsidRDefault="00CD5292" w:rsidP="00CD5292">
      <w:pPr>
        <w:pStyle w:val="EndNoteBibliography"/>
        <w:spacing w:after="0"/>
        <w:rPr>
          <w:ins w:id="741" w:author="Автор" w:date="2026-05-07T13:24:00Z"/>
          <w:noProof/>
        </w:rPr>
      </w:pPr>
      <w:ins w:id="742" w:author="Автор" w:date="2026-05-07T13:24:00Z">
        <w:r w:rsidRPr="00CD5292">
          <w:rPr>
            <w:noProof/>
          </w:rPr>
          <w:t>56.</w:t>
        </w:r>
        <w:r w:rsidRPr="00CD5292">
          <w:rPr>
            <w:noProof/>
          </w:rPr>
          <w:tab/>
          <w:t>Rouzine IM, Rozhnova G. Antigenic evolution of viruses in host populations. PLoS Pathog. 2018;14(9):e1007291. Epub 2018/09/13. doi: 10.1371/journal.ppat.1007291. PubMed PMID: 30208108; PubMed Central PMCID: PMCPMC6173453.</w:t>
        </w:r>
      </w:ins>
    </w:p>
    <w:p w14:paraId="08247FEA" w14:textId="77777777" w:rsidR="00CD5292" w:rsidRPr="00CD5292" w:rsidRDefault="00CD5292" w:rsidP="00CD5292">
      <w:pPr>
        <w:pStyle w:val="EndNoteBibliography"/>
        <w:spacing w:after="0"/>
        <w:rPr>
          <w:ins w:id="743" w:author="Автор" w:date="2026-05-07T13:24:00Z"/>
          <w:noProof/>
        </w:rPr>
      </w:pPr>
      <w:ins w:id="744" w:author="Автор" w:date="2026-05-07T13:24:00Z">
        <w:r w:rsidRPr="00CD5292">
          <w:rPr>
            <w:noProof/>
          </w:rPr>
          <w:t>57.</w:t>
        </w:r>
        <w:r w:rsidRPr="00CD5292">
          <w:rPr>
            <w:noProof/>
          </w:rPr>
          <w:tab/>
          <w:t>Yan L, Neher RA, Shraiman BI. Phylodynamic theory of persistence, extinction and speciation of rapidly adapting pathogens. Elife. 2019;8. Epub 2019/09/19. doi: 10.7554/eLife.44205. PubMed PMID: 31532393; PubMed Central PMCID: PMCPMC6809594.</w:t>
        </w:r>
      </w:ins>
    </w:p>
    <w:p w14:paraId="7B4BE515" w14:textId="77777777" w:rsidR="00CD5292" w:rsidRPr="00CD5292" w:rsidRDefault="00CD5292" w:rsidP="00CD5292">
      <w:pPr>
        <w:pStyle w:val="EndNoteBibliography"/>
        <w:spacing w:after="0"/>
        <w:rPr>
          <w:ins w:id="745" w:author="Автор" w:date="2026-05-07T13:24:00Z"/>
          <w:noProof/>
        </w:rPr>
      </w:pPr>
      <w:ins w:id="746" w:author="Автор" w:date="2026-05-07T13:24:00Z">
        <w:r w:rsidRPr="00CD5292">
          <w:rPr>
            <w:noProof/>
          </w:rPr>
          <w:t>58.</w:t>
        </w:r>
        <w:r w:rsidRPr="00CD5292">
          <w:rPr>
            <w:noProof/>
          </w:rPr>
          <w:tab/>
          <w:t>Marchi J, Lassig M, Walczak AM, Mora T. Antigenic waves of virus-immune coevolution. Proc Natl Acad Sci U S A. 2021;118(27). Epub 2021/06/30. doi: 10.1073/pnas.2103398118. PubMed PMID: 34183397; PubMed Central PMCID: PMCPMC8271616.</w:t>
        </w:r>
      </w:ins>
    </w:p>
    <w:p w14:paraId="29A055DC" w14:textId="77777777" w:rsidR="00CD5292" w:rsidRPr="00CD5292" w:rsidRDefault="00CD5292" w:rsidP="00CD5292">
      <w:pPr>
        <w:pStyle w:val="EndNoteBibliography"/>
        <w:spacing w:after="0"/>
        <w:rPr>
          <w:ins w:id="747" w:author="Автор" w:date="2026-05-07T13:24:00Z"/>
          <w:noProof/>
        </w:rPr>
      </w:pPr>
      <w:ins w:id="748" w:author="Автор" w:date="2026-05-07T13:24:00Z">
        <w:r w:rsidRPr="00CD5292">
          <w:rPr>
            <w:noProof/>
          </w:rPr>
          <w:t>59.</w:t>
        </w:r>
        <w:r w:rsidRPr="00CD5292">
          <w:rPr>
            <w:noProof/>
          </w:rPr>
          <w:tab/>
          <w:t>Muller HG. Some genetic aspects of sex. American Naturalist. 1932;66:118-28.</w:t>
        </w:r>
      </w:ins>
    </w:p>
    <w:p w14:paraId="070A9CE3" w14:textId="77777777" w:rsidR="00CD5292" w:rsidRPr="00CD5292" w:rsidRDefault="00CD5292" w:rsidP="00CD5292">
      <w:pPr>
        <w:pStyle w:val="EndNoteBibliography"/>
        <w:spacing w:after="0"/>
        <w:rPr>
          <w:ins w:id="749" w:author="Автор" w:date="2026-05-07T13:24:00Z"/>
          <w:noProof/>
        </w:rPr>
      </w:pPr>
      <w:ins w:id="750" w:author="Автор" w:date="2026-05-07T13:24:00Z">
        <w:r w:rsidRPr="00CD5292">
          <w:rPr>
            <w:noProof/>
          </w:rPr>
          <w:t>60.</w:t>
        </w:r>
        <w:r w:rsidRPr="00CD5292">
          <w:rPr>
            <w:noProof/>
          </w:rPr>
          <w:tab/>
          <w:t>Rice S. Evolutionary Theory: Mathematical and Conceptual Foundations. : Sinauer Associated; 2004.</w:t>
        </w:r>
      </w:ins>
    </w:p>
    <w:p w14:paraId="3D315A46" w14:textId="77777777" w:rsidR="00CD5292" w:rsidRPr="00CD5292" w:rsidRDefault="00CD5292" w:rsidP="00CD5292">
      <w:pPr>
        <w:pStyle w:val="EndNoteBibliography"/>
        <w:spacing w:after="0"/>
        <w:rPr>
          <w:ins w:id="751" w:author="Автор" w:date="2026-05-07T13:24:00Z"/>
          <w:noProof/>
        </w:rPr>
      </w:pPr>
      <w:ins w:id="752" w:author="Автор" w:date="2026-05-07T13:24:00Z">
        <w:r w:rsidRPr="00CD5292">
          <w:rPr>
            <w:noProof/>
          </w:rPr>
          <w:t>61.</w:t>
        </w:r>
        <w:r w:rsidRPr="00CD5292">
          <w:rPr>
            <w:noProof/>
          </w:rPr>
          <w:tab/>
          <w:t>Felsenstein J. The evolutionary advantage of recombination. Genetics. 1974;78(2):737-56. doi: 10.1093/genetics/78.2.737. PubMed PMID: 4448362; PubMed Central PMCID: PMCPMC1213231.</w:t>
        </w:r>
      </w:ins>
    </w:p>
    <w:p w14:paraId="296116E8" w14:textId="77777777" w:rsidR="00CD5292" w:rsidRPr="00CD5292" w:rsidRDefault="00CD5292" w:rsidP="00CD5292">
      <w:pPr>
        <w:pStyle w:val="EndNoteBibliography"/>
        <w:spacing w:after="0"/>
        <w:rPr>
          <w:ins w:id="753" w:author="Автор" w:date="2026-05-07T13:24:00Z"/>
          <w:noProof/>
        </w:rPr>
      </w:pPr>
      <w:ins w:id="754" w:author="Автор" w:date="2026-05-07T13:24:00Z">
        <w:r w:rsidRPr="00CD5292">
          <w:rPr>
            <w:noProof/>
          </w:rPr>
          <w:t>62.</w:t>
        </w:r>
        <w:r w:rsidRPr="00CD5292">
          <w:rPr>
            <w:noProof/>
          </w:rPr>
          <w:tab/>
          <w:t>Rouzine IM, Wakeley J, Coffin JM. The solitary wave of asexual evolution. Proc Natl Acad Sci U S A. 2003;100(2):587-92. Epub 2003/01/15. doi: 10.1073/pnas.242719299. PubMed PMID: 12525686; PubMed Central PMCID: PMC141040.</w:t>
        </w:r>
      </w:ins>
    </w:p>
    <w:p w14:paraId="0CB89634" w14:textId="77777777" w:rsidR="00CD5292" w:rsidRPr="00CD5292" w:rsidRDefault="00CD5292" w:rsidP="00CD5292">
      <w:pPr>
        <w:pStyle w:val="EndNoteBibliography"/>
        <w:spacing w:after="0"/>
        <w:rPr>
          <w:ins w:id="755" w:author="Автор" w:date="2026-05-07T13:24:00Z"/>
          <w:noProof/>
        </w:rPr>
      </w:pPr>
      <w:ins w:id="756" w:author="Автор" w:date="2026-05-07T13:24:00Z">
        <w:r w:rsidRPr="00CD5292">
          <w:rPr>
            <w:noProof/>
          </w:rPr>
          <w:t>63.</w:t>
        </w:r>
        <w:r w:rsidRPr="00CD5292">
          <w:rPr>
            <w:noProof/>
          </w:rPr>
          <w:tab/>
          <w:t>Hill WG, Robertson A. The effect of linkage on limits to artificial selection. Genet Res. 1966;8(3):269-94. Epub 1966/12/01. PubMed PMID: 5980116.</w:t>
        </w:r>
      </w:ins>
    </w:p>
    <w:p w14:paraId="20670D27" w14:textId="77777777" w:rsidR="00CD5292" w:rsidRPr="00CD5292" w:rsidRDefault="00CD5292" w:rsidP="00CD5292">
      <w:pPr>
        <w:pStyle w:val="EndNoteBibliography"/>
        <w:spacing w:after="0"/>
        <w:rPr>
          <w:ins w:id="757" w:author="Автор" w:date="2026-05-07T13:24:00Z"/>
          <w:noProof/>
        </w:rPr>
      </w:pPr>
      <w:ins w:id="758" w:author="Автор" w:date="2026-05-07T13:24:00Z">
        <w:r w:rsidRPr="00CD5292">
          <w:rPr>
            <w:noProof/>
          </w:rPr>
          <w:t>64.</w:t>
        </w:r>
        <w:r w:rsidRPr="00CD5292">
          <w:rPr>
            <w:noProof/>
          </w:rPr>
          <w:tab/>
          <w:t>Gerrish PJ, Lenski RE. The fate of competing beneficial mutations in an asexual population. Genetica. 1998;102-103(1-6):127-44. Epub 1998/08/28. PubMed PMID: 9720276.</w:t>
        </w:r>
      </w:ins>
    </w:p>
    <w:p w14:paraId="2C7056DA" w14:textId="77777777" w:rsidR="00CD5292" w:rsidRPr="00CD5292" w:rsidRDefault="00CD5292" w:rsidP="00CD5292">
      <w:pPr>
        <w:pStyle w:val="EndNoteBibliography"/>
        <w:spacing w:after="0"/>
        <w:rPr>
          <w:ins w:id="759" w:author="Автор" w:date="2026-05-07T13:24:00Z"/>
          <w:noProof/>
        </w:rPr>
      </w:pPr>
      <w:ins w:id="760" w:author="Автор" w:date="2026-05-07T13:24:00Z">
        <w:r w:rsidRPr="00CD5292">
          <w:rPr>
            <w:noProof/>
          </w:rPr>
          <w:t>65.</w:t>
        </w:r>
        <w:r w:rsidRPr="00CD5292">
          <w:rPr>
            <w:noProof/>
          </w:rPr>
          <w:tab/>
          <w:t>Desai MM, Fisher DS. Beneficial mutation selection balance and the effect of linkage on positive selection. Genetics. 2007;176(3):1759-98. Epub 2007/05/08. doi: 10.1534/genetics.106.067678. PubMed PMID: 17483432; PubMed Central PMCID: PMCPMC1931526.</w:t>
        </w:r>
      </w:ins>
    </w:p>
    <w:p w14:paraId="6CC0C02F" w14:textId="77777777" w:rsidR="00CD5292" w:rsidRPr="00CD5292" w:rsidRDefault="00CD5292" w:rsidP="00CD5292">
      <w:pPr>
        <w:pStyle w:val="EndNoteBibliography"/>
        <w:spacing w:after="0"/>
        <w:rPr>
          <w:ins w:id="761" w:author="Автор" w:date="2026-05-07T13:24:00Z"/>
          <w:noProof/>
        </w:rPr>
      </w:pPr>
      <w:ins w:id="762" w:author="Автор" w:date="2026-05-07T13:24:00Z">
        <w:r w:rsidRPr="00CD5292">
          <w:rPr>
            <w:noProof/>
          </w:rPr>
          <w:lastRenderedPageBreak/>
          <w:t>66.</w:t>
        </w:r>
        <w:r w:rsidRPr="00CD5292">
          <w:rPr>
            <w:noProof/>
          </w:rPr>
          <w:tab/>
          <w:t>Hallatschek O. The noisy edge of traveling waves. Proc Natl Acad Sci U S A. 2010;108(5):1783-7. PubMed PMID: 21187435.</w:t>
        </w:r>
      </w:ins>
    </w:p>
    <w:p w14:paraId="3999C6DB" w14:textId="77777777" w:rsidR="00CD5292" w:rsidRPr="00CD5292" w:rsidRDefault="00CD5292" w:rsidP="00CD5292">
      <w:pPr>
        <w:pStyle w:val="EndNoteBibliography"/>
        <w:spacing w:after="0"/>
        <w:rPr>
          <w:ins w:id="763" w:author="Автор" w:date="2026-05-07T13:24:00Z"/>
          <w:noProof/>
        </w:rPr>
      </w:pPr>
      <w:ins w:id="764" w:author="Автор" w:date="2026-05-07T13:24:00Z">
        <w:r w:rsidRPr="00CD5292">
          <w:rPr>
            <w:noProof/>
          </w:rPr>
          <w:t>67.</w:t>
        </w:r>
        <w:r w:rsidRPr="00CD5292">
          <w:rPr>
            <w:noProof/>
          </w:rPr>
          <w:tab/>
          <w:t>Rodriguez-Rivas J, Croce G, Muscat M, Weigt M. Epistatic models predict mutable sites in SARS-CoV-2 proteins and epitopes. Proc Natl Acad Sci U S A. 2022;119(4). Epub 2022/01/14. doi: 10.1073/pnas.2113118119. PubMed PMID: 35022216; PubMed Central PMCID: PMCPMC8795541.</w:t>
        </w:r>
      </w:ins>
    </w:p>
    <w:p w14:paraId="5B6E9C18" w14:textId="77777777" w:rsidR="00CD5292" w:rsidRPr="00CD5292" w:rsidRDefault="00CD5292" w:rsidP="00CD5292">
      <w:pPr>
        <w:pStyle w:val="EndNoteBibliography"/>
        <w:spacing w:after="0"/>
        <w:rPr>
          <w:ins w:id="765" w:author="Автор" w:date="2026-05-07T13:24:00Z"/>
          <w:noProof/>
        </w:rPr>
      </w:pPr>
      <w:ins w:id="766" w:author="Автор" w:date="2026-05-07T13:24:00Z">
        <w:r w:rsidRPr="00CD5292">
          <w:rPr>
            <w:noProof/>
          </w:rPr>
          <w:t>68.</w:t>
        </w:r>
        <w:r w:rsidRPr="00CD5292">
          <w:rPr>
            <w:noProof/>
          </w:rPr>
          <w:tab/>
          <w:t>Zeng H-L, Dichio V, Rodríguez Horta E, Thorell K, Aurell E. Global analysis of more than 50,000 SARS-CoV-2 genomes reveals epistasis between eight viral genes. Proceedings of the National Academy of Sciences. 2020;117(49):31519-26. doi: doi:10.1073/pnas.2012331117.</w:t>
        </w:r>
      </w:ins>
    </w:p>
    <w:p w14:paraId="3D672B12" w14:textId="77777777" w:rsidR="00CD5292" w:rsidRPr="00CD5292" w:rsidRDefault="00CD5292" w:rsidP="00CD5292">
      <w:pPr>
        <w:pStyle w:val="EndNoteBibliography"/>
        <w:rPr>
          <w:ins w:id="767" w:author="Автор" w:date="2026-05-07T13:24:00Z"/>
          <w:noProof/>
        </w:rPr>
      </w:pPr>
      <w:ins w:id="768" w:author="Автор" w:date="2026-05-07T13:24:00Z">
        <w:r w:rsidRPr="00CD5292">
          <w:rPr>
            <w:noProof/>
          </w:rPr>
          <w:t>69.</w:t>
        </w:r>
        <w:r w:rsidRPr="00CD5292">
          <w:rPr>
            <w:noProof/>
          </w:rPr>
          <w:tab/>
          <w:t>Batorsky R, Kearney MF, Palmer SE, Maldarelli F, Rouzine IM, Coffin JM. Estimate of effective recombination rate and average selection coefficient for HIV in chronic infection. Proc Natl Acad Sci U S A. 2011;108(14):5661-6. Epub 2011/03/26. doi: 1102036108 [pii]</w:t>
        </w:r>
      </w:ins>
    </w:p>
    <w:p w14:paraId="39EC3006" w14:textId="77777777" w:rsidR="00CD5292" w:rsidRPr="00CD5292" w:rsidRDefault="00CD5292" w:rsidP="00CD5292">
      <w:pPr>
        <w:pStyle w:val="EndNoteBibliography"/>
        <w:spacing w:after="0"/>
        <w:rPr>
          <w:ins w:id="769" w:author="Автор" w:date="2026-05-07T13:24:00Z"/>
          <w:noProof/>
        </w:rPr>
      </w:pPr>
      <w:ins w:id="770" w:author="Автор" w:date="2026-05-07T13:24:00Z">
        <w:r w:rsidRPr="00CD5292">
          <w:rPr>
            <w:noProof/>
          </w:rPr>
          <w:t>10.1073/pnas.1102036108. PubMed PMID: 21436045; PubMed Central PMCID: PMC3078368.</w:t>
        </w:r>
      </w:ins>
    </w:p>
    <w:p w14:paraId="34FB31E5" w14:textId="77777777" w:rsidR="00CD5292" w:rsidRPr="00CD5292" w:rsidRDefault="00CD5292" w:rsidP="00CD5292">
      <w:pPr>
        <w:pStyle w:val="EndNoteBibliography"/>
        <w:spacing w:after="0"/>
        <w:rPr>
          <w:ins w:id="771" w:author="Автор" w:date="2026-05-07T13:24:00Z"/>
          <w:noProof/>
        </w:rPr>
      </w:pPr>
      <w:ins w:id="772" w:author="Автор" w:date="2026-05-07T13:24:00Z">
        <w:r w:rsidRPr="00CD5292">
          <w:rPr>
            <w:noProof/>
          </w:rPr>
          <w:t>70.</w:t>
        </w:r>
        <w:r w:rsidRPr="00CD5292">
          <w:rPr>
            <w:noProof/>
          </w:rPr>
          <w:tab/>
          <w:t xml:space="preserve">Estimating fitness effects of mutations in the presence of genetic linkage [Internet]. 2025. Available from: </w:t>
        </w:r>
        <w:r w:rsidR="00FF4608">
          <w:rPr>
            <w:rStyle w:val="a4"/>
            <w:noProof/>
          </w:rPr>
          <w:fldChar w:fldCharType="begin"/>
        </w:r>
        <w:r w:rsidR="00FF4608">
          <w:rPr>
            <w:rStyle w:val="a4"/>
            <w:noProof/>
          </w:rPr>
          <w:instrText xml:space="preserve"> HYPERLINK "https://www.biorxiv.org/content/10.1101/2025.11.26.690712v1" </w:instrText>
        </w:r>
        <w:r w:rsidR="00FF4608">
          <w:rPr>
            <w:rStyle w:val="a4"/>
            <w:noProof/>
          </w:rPr>
          <w:fldChar w:fldCharType="separate"/>
        </w:r>
        <w:r w:rsidRPr="00CD5292">
          <w:rPr>
            <w:rStyle w:val="a4"/>
            <w:noProof/>
          </w:rPr>
          <w:t>https://www.biorxiv.org/content/10.1101/2025.11.26.690712v1</w:t>
        </w:r>
        <w:r w:rsidR="00FF4608">
          <w:rPr>
            <w:rStyle w:val="a4"/>
            <w:noProof/>
          </w:rPr>
          <w:fldChar w:fldCharType="end"/>
        </w:r>
        <w:r w:rsidRPr="00CD5292">
          <w:rPr>
            <w:noProof/>
          </w:rPr>
          <w:t>.</w:t>
        </w:r>
      </w:ins>
    </w:p>
    <w:p w14:paraId="23B5DE42" w14:textId="77777777" w:rsidR="00CD5292" w:rsidRPr="00CD5292" w:rsidRDefault="00CD5292" w:rsidP="00CD5292">
      <w:pPr>
        <w:pStyle w:val="EndNoteBibliography"/>
        <w:spacing w:after="0"/>
        <w:rPr>
          <w:ins w:id="773" w:author="Автор" w:date="2026-05-07T13:24:00Z"/>
          <w:noProof/>
        </w:rPr>
      </w:pPr>
      <w:ins w:id="774" w:author="Автор" w:date="2026-05-07T13:24:00Z">
        <w:r w:rsidRPr="00CD5292">
          <w:rPr>
            <w:noProof/>
          </w:rPr>
          <w:t>71.</w:t>
        </w:r>
        <w:r w:rsidRPr="00CD5292">
          <w:rPr>
            <w:noProof/>
          </w:rPr>
          <w:tab/>
          <w:t>Katoh K, Rozewicki J, Yamada KD. MAFFT online service: multiple sequence alignment, interactive sequence choice and visualization. Brief Bioinform. 2019;20(4):1160-6. doi: 10.1093/bib/bbx108. PubMed PMID: 28968734; PubMed Central PMCID: PMCPMC6781576.</w:t>
        </w:r>
      </w:ins>
    </w:p>
    <w:p w14:paraId="131C4912" w14:textId="77777777" w:rsidR="00CD5292" w:rsidRPr="00CD5292" w:rsidRDefault="00CD5292" w:rsidP="00CD5292">
      <w:pPr>
        <w:pStyle w:val="EndNoteBibliography"/>
        <w:spacing w:after="0"/>
        <w:rPr>
          <w:ins w:id="775" w:author="Автор" w:date="2026-05-07T13:24:00Z"/>
          <w:noProof/>
        </w:rPr>
      </w:pPr>
      <w:ins w:id="776" w:author="Автор" w:date="2026-05-07T13:24:00Z">
        <w:r w:rsidRPr="00CD5292">
          <w:rPr>
            <w:noProof/>
          </w:rPr>
          <w:t>72.</w:t>
        </w:r>
        <w:r w:rsidRPr="00CD5292">
          <w:rPr>
            <w:noProof/>
          </w:rPr>
          <w:tab/>
          <w:t>Rouzine IM, Coffin JM. Evolution of human immunodeficiency virus under selection and weak recombination. Genetics. 2005;170(1):7-18. Epub 2005/03/04. doi: 10.1534/genetics.104.029926. PubMed PMID: 15744057; PubMed Central PMCID: PMCPMC1449738.</w:t>
        </w:r>
      </w:ins>
    </w:p>
    <w:p w14:paraId="3F2BE8C4" w14:textId="77777777" w:rsidR="00CD5292" w:rsidRPr="00CD5292" w:rsidRDefault="00CD5292" w:rsidP="00CD5292">
      <w:pPr>
        <w:pStyle w:val="EndNoteBibliography"/>
        <w:spacing w:after="0"/>
        <w:rPr>
          <w:ins w:id="777" w:author="Автор" w:date="2026-05-07T13:24:00Z"/>
          <w:noProof/>
        </w:rPr>
      </w:pPr>
      <w:ins w:id="778" w:author="Автор" w:date="2026-05-07T13:24:00Z">
        <w:r w:rsidRPr="00CD5292">
          <w:rPr>
            <w:noProof/>
          </w:rPr>
          <w:t>73.</w:t>
        </w:r>
        <w:r w:rsidRPr="00CD5292">
          <w:rPr>
            <w:noProof/>
          </w:rPr>
          <w:tab/>
          <w:t>Neher RA, Leitner T. Recombination rate and selection strength in HIV intra-patient evolution. PLoS Comput Biol. 2010;6(1):e1000660. Epub 2010/02/04. doi: 10.1371/journal.pcbi.1000660. PubMed PMID: 20126527; PubMed Central PMCID: PMC2813257.</w:t>
        </w:r>
      </w:ins>
    </w:p>
    <w:p w14:paraId="128D8E02" w14:textId="77777777" w:rsidR="00CD5292" w:rsidRPr="00CD5292" w:rsidRDefault="00CD5292" w:rsidP="00CD5292">
      <w:pPr>
        <w:pStyle w:val="EndNoteBibliography"/>
        <w:rPr>
          <w:ins w:id="779" w:author="Автор" w:date="2026-05-07T13:24:00Z"/>
          <w:noProof/>
        </w:rPr>
      </w:pPr>
      <w:ins w:id="780" w:author="Автор" w:date="2026-05-07T13:24:00Z">
        <w:r w:rsidRPr="00CD5292">
          <w:rPr>
            <w:noProof/>
          </w:rPr>
          <w:t>74.</w:t>
        </w:r>
        <w:r w:rsidRPr="00CD5292">
          <w:rPr>
            <w:noProof/>
          </w:rPr>
          <w:tab/>
          <w:t>Rast LI, Rouzine IM, Rozhnova G, Bishop L, Weinberger AD, Weinberger LS. Conflicting Selection Pressures Will Constrain Viral Escape from Interfering Particles: Principles for Designing Resistance-Proof Antivirals. PLoS Comput Biol. 2016;12(5):e1004799. Epub 20160506. doi: 10.1371/journal.pcbi.1004799. PubMed PMID: 27152856; PubMed Central PMCID: PMCPMC4859541.</w:t>
        </w:r>
      </w:ins>
    </w:p>
    <w:p w14:paraId="5731738E" w14:textId="5B8D9E4B" w:rsidR="0087149A" w:rsidRPr="004A20DB" w:rsidRDefault="00CD5292" w:rsidP="00CD5292">
      <w:pPr>
        <w:pBdr>
          <w:top w:val="nil"/>
          <w:left w:val="nil"/>
          <w:bottom w:val="nil"/>
          <w:right w:val="nil"/>
          <w:between w:val="nil"/>
        </w:pBdr>
        <w:spacing w:after="0" w:line="240" w:lineRule="auto"/>
        <w:ind w:left="720" w:hanging="720"/>
        <w:rPr>
          <w:ins w:id="781" w:author="Автор" w:date="2026-05-07T13:24:00Z"/>
          <w:color w:val="000000"/>
        </w:rPr>
      </w:pPr>
      <w:ins w:id="782" w:author="Автор" w:date="2026-05-07T13:24:00Z">
        <w:r>
          <w:rPr>
            <w:rFonts w:ascii="Times New Roman" w:eastAsia="Times New Roman" w:hAnsi="Times New Roman" w:cs="Times New Roman"/>
            <w:color w:val="000000"/>
          </w:rPr>
          <w:fldChar w:fldCharType="end"/>
        </w:r>
      </w:ins>
    </w:p>
    <w:p w14:paraId="2461F7B5" w14:textId="7508ECB4" w:rsidR="008A352D" w:rsidRPr="004A20DB" w:rsidRDefault="008A352D">
      <w:pPr>
        <w:rPr>
          <w:rFonts w:ascii="Times New Roman" w:eastAsia="Times New Roman" w:hAnsi="Times New Roman" w:cs="Times New Roman"/>
          <w:color w:val="000000"/>
        </w:rPr>
      </w:pPr>
      <w:r w:rsidRPr="004A20DB">
        <w:rPr>
          <w:rFonts w:ascii="Times New Roman" w:eastAsia="Times New Roman" w:hAnsi="Times New Roman" w:cs="Times New Roman"/>
          <w:color w:val="000000"/>
        </w:rPr>
        <w:br w:type="page"/>
      </w:r>
    </w:p>
    <w:p w14:paraId="765AD446" w14:textId="77777777" w:rsidR="008A352D" w:rsidRPr="004A20DB" w:rsidRDefault="008A352D" w:rsidP="008A352D">
      <w:pPr>
        <w:pBdr>
          <w:top w:val="nil"/>
          <w:left w:val="nil"/>
          <w:bottom w:val="nil"/>
          <w:right w:val="nil"/>
          <w:between w:val="nil"/>
        </w:pBdr>
        <w:spacing w:after="0" w:line="276" w:lineRule="auto"/>
        <w:jc w:val="center"/>
        <w:rPr>
          <w:rFonts w:ascii="Times New Roman" w:eastAsia="Times New Roman" w:hAnsi="Times New Roman" w:cs="Times New Roman"/>
          <w:b/>
          <w:color w:val="000000"/>
          <w:sz w:val="24"/>
          <w:szCs w:val="24"/>
        </w:rPr>
      </w:pPr>
      <w:r w:rsidRPr="004A20DB">
        <w:rPr>
          <w:rFonts w:ascii="Times New Roman" w:eastAsia="Times New Roman" w:hAnsi="Times New Roman" w:cs="Times New Roman"/>
          <w:b/>
          <w:color w:val="000000"/>
          <w:sz w:val="24"/>
          <w:szCs w:val="24"/>
        </w:rPr>
        <w:lastRenderedPageBreak/>
        <w:t>Supplementary material for</w:t>
      </w:r>
    </w:p>
    <w:p w14:paraId="158E6C5B" w14:textId="16050279" w:rsidR="008A352D" w:rsidRPr="004A20DB" w:rsidRDefault="008A352D" w:rsidP="008A352D">
      <w:pPr>
        <w:spacing w:after="0" w:line="276" w:lineRule="auto"/>
        <w:jc w:val="center"/>
        <w:rPr>
          <w:rFonts w:ascii="Times New Roman" w:eastAsia="Times New Roman" w:hAnsi="Times New Roman" w:cs="Times New Roman"/>
          <w:b/>
          <w:sz w:val="24"/>
          <w:szCs w:val="24"/>
        </w:rPr>
      </w:pPr>
      <w:del w:id="783" w:author="Автор" w:date="2026-05-07T13:24:00Z">
        <w:r>
          <w:rPr>
            <w:rFonts w:ascii="Times New Roman" w:eastAsia="Times New Roman" w:hAnsi="Times New Roman" w:cs="Times New Roman"/>
            <w:b/>
            <w:sz w:val="24"/>
            <w:szCs w:val="24"/>
          </w:rPr>
          <w:delText>“</w:delText>
        </w:r>
        <w:r w:rsidRPr="00CC17E8">
          <w:rPr>
            <w:rFonts w:ascii="Times New Roman" w:eastAsia="Times New Roman" w:hAnsi="Times New Roman" w:cs="Times New Roman"/>
            <w:b/>
            <w:sz w:val="24"/>
            <w:szCs w:val="24"/>
          </w:rPr>
          <w:delText>Fundamental restriction on epistasis</w:delText>
        </w:r>
      </w:del>
      <w:ins w:id="784" w:author="Автор" w:date="2026-05-07T13:24:00Z">
        <w:r w:rsidRPr="004A20DB">
          <w:rPr>
            <w:rFonts w:ascii="Times New Roman" w:eastAsia="Times New Roman" w:hAnsi="Times New Roman" w:cs="Times New Roman"/>
            <w:b/>
            <w:sz w:val="24"/>
            <w:szCs w:val="24"/>
          </w:rPr>
          <w:t>“</w:t>
        </w:r>
        <w:r w:rsidR="002B6A98">
          <w:rPr>
            <w:rFonts w:ascii="Times New Roman" w:eastAsia="Times New Roman" w:hAnsi="Times New Roman" w:cs="Times New Roman"/>
            <w:b/>
            <w:sz w:val="24"/>
            <w:szCs w:val="24"/>
          </w:rPr>
          <w:t>E</w:t>
        </w:r>
        <w:r w:rsidRPr="004A20DB">
          <w:rPr>
            <w:rFonts w:ascii="Times New Roman" w:eastAsia="Times New Roman" w:hAnsi="Times New Roman" w:cs="Times New Roman"/>
            <w:b/>
            <w:sz w:val="24"/>
            <w:szCs w:val="24"/>
          </w:rPr>
          <w:t>pistasis</w:t>
        </w:r>
      </w:ins>
      <w:r w:rsidRPr="004A20DB">
        <w:rPr>
          <w:rFonts w:ascii="Times New Roman" w:eastAsia="Times New Roman" w:hAnsi="Times New Roman" w:cs="Times New Roman"/>
          <w:b/>
          <w:sz w:val="24"/>
          <w:szCs w:val="24"/>
        </w:rPr>
        <w:t xml:space="preserve"> detection and fitness valleys in virus evolution”</w:t>
      </w:r>
    </w:p>
    <w:p w14:paraId="13DF9A54" w14:textId="77777777" w:rsidR="008A352D" w:rsidRPr="004A20DB" w:rsidRDefault="008A352D" w:rsidP="008A352D">
      <w:pPr>
        <w:spacing w:after="0" w:line="276" w:lineRule="auto"/>
        <w:jc w:val="center"/>
        <w:rPr>
          <w:rFonts w:ascii="Times New Roman" w:eastAsia="Times New Roman" w:hAnsi="Times New Roman" w:cs="Times New Roman"/>
          <w:b/>
          <w:sz w:val="24"/>
          <w:szCs w:val="24"/>
        </w:rPr>
      </w:pPr>
    </w:p>
    <w:p w14:paraId="043055FF" w14:textId="77777777" w:rsidR="008A352D" w:rsidRPr="004A20DB" w:rsidRDefault="008A352D" w:rsidP="008A352D">
      <w:pPr>
        <w:spacing w:after="0" w:line="276" w:lineRule="auto"/>
        <w:jc w:val="center"/>
        <w:rPr>
          <w:rFonts w:ascii="Times New Roman" w:eastAsia="Times New Roman" w:hAnsi="Times New Roman" w:cs="Times New Roman"/>
          <w:sz w:val="24"/>
          <w:szCs w:val="24"/>
        </w:rPr>
      </w:pPr>
      <w:proofErr w:type="spellStart"/>
      <w:r w:rsidRPr="004A20DB">
        <w:rPr>
          <w:rFonts w:ascii="Times New Roman" w:eastAsia="Times New Roman" w:hAnsi="Times New Roman" w:cs="Times New Roman"/>
          <w:sz w:val="24"/>
          <w:szCs w:val="24"/>
        </w:rPr>
        <w:t>Likhachev</w:t>
      </w:r>
      <w:proofErr w:type="spellEnd"/>
      <w:r w:rsidRPr="004A20DB">
        <w:rPr>
          <w:rFonts w:ascii="Times New Roman" w:eastAsia="Times New Roman" w:hAnsi="Times New Roman" w:cs="Times New Roman"/>
          <w:sz w:val="24"/>
          <w:szCs w:val="24"/>
        </w:rPr>
        <w:t xml:space="preserve"> I.V. &amp; </w:t>
      </w:r>
      <w:proofErr w:type="spellStart"/>
      <w:r w:rsidRPr="004A20DB">
        <w:rPr>
          <w:rFonts w:ascii="Times New Roman" w:eastAsia="Times New Roman" w:hAnsi="Times New Roman" w:cs="Times New Roman"/>
          <w:sz w:val="24"/>
          <w:szCs w:val="24"/>
        </w:rPr>
        <w:t>Rouzine</w:t>
      </w:r>
      <w:proofErr w:type="spellEnd"/>
      <w:r w:rsidRPr="004A20DB">
        <w:rPr>
          <w:rFonts w:ascii="Times New Roman" w:eastAsia="Times New Roman" w:hAnsi="Times New Roman" w:cs="Times New Roman"/>
          <w:sz w:val="24"/>
          <w:szCs w:val="24"/>
        </w:rPr>
        <w:t xml:space="preserve"> I.M.*</w:t>
      </w:r>
    </w:p>
    <w:p w14:paraId="4D5FC412" w14:textId="77777777" w:rsidR="008A352D" w:rsidRPr="004A20DB" w:rsidRDefault="008A352D" w:rsidP="008A352D">
      <w:pPr>
        <w:spacing w:after="0" w:line="276" w:lineRule="auto"/>
        <w:jc w:val="center"/>
        <w:rPr>
          <w:rFonts w:ascii="Times New Roman" w:eastAsia="Times New Roman" w:hAnsi="Times New Roman" w:cs="Times New Roman"/>
          <w:sz w:val="24"/>
          <w:szCs w:val="24"/>
        </w:rPr>
      </w:pPr>
      <w:proofErr w:type="spellStart"/>
      <w:r w:rsidRPr="004A20DB">
        <w:rPr>
          <w:rFonts w:ascii="Times New Roman" w:eastAsia="Times New Roman" w:hAnsi="Times New Roman" w:cs="Times New Roman"/>
          <w:sz w:val="24"/>
          <w:szCs w:val="24"/>
        </w:rPr>
        <w:t>Sechenov</w:t>
      </w:r>
      <w:proofErr w:type="spellEnd"/>
      <w:r w:rsidRPr="004A20DB">
        <w:rPr>
          <w:rFonts w:ascii="Times New Roman" w:eastAsia="Times New Roman" w:hAnsi="Times New Roman" w:cs="Times New Roman"/>
          <w:sz w:val="24"/>
          <w:szCs w:val="24"/>
        </w:rPr>
        <w:t xml:space="preserve"> Institute of Evolutionary Physiology and Biochemistry</w:t>
      </w:r>
    </w:p>
    <w:p w14:paraId="6DF1B55C" w14:textId="77777777" w:rsidR="008A352D" w:rsidRPr="004A20DB" w:rsidRDefault="008A352D" w:rsidP="008A352D">
      <w:pPr>
        <w:spacing w:after="0" w:line="276"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Russian Academy of Sciences, St Petersburg, Russia</w:t>
      </w:r>
    </w:p>
    <w:p w14:paraId="6CC78DEB" w14:textId="77777777" w:rsidR="008A352D" w:rsidRPr="004A20DB" w:rsidRDefault="008A352D" w:rsidP="008A352D">
      <w:pPr>
        <w:pBdr>
          <w:top w:val="nil"/>
          <w:left w:val="nil"/>
          <w:bottom w:val="nil"/>
          <w:right w:val="nil"/>
          <w:between w:val="nil"/>
        </w:pBdr>
        <w:spacing w:after="0" w:line="240" w:lineRule="auto"/>
        <w:jc w:val="center"/>
        <w:rPr>
          <w:rFonts w:ascii="Times New Roman" w:eastAsia="Times New Roman" w:hAnsi="Times New Roman" w:cs="Times New Roman"/>
          <w:b/>
          <w:color w:val="000000"/>
          <w:sz w:val="28"/>
          <w:szCs w:val="28"/>
        </w:rPr>
      </w:pPr>
    </w:p>
    <w:p w14:paraId="3E9C682F" w14:textId="77777777" w:rsidR="008A352D" w:rsidRPr="004A20DB" w:rsidRDefault="008A352D" w:rsidP="008A352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115597A3" w14:textId="77777777" w:rsidR="008A352D" w:rsidRPr="004A20DB" w:rsidRDefault="008A352D" w:rsidP="008A352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593C8F48" w14:textId="77777777" w:rsidR="008A352D" w:rsidRPr="00DE247E" w:rsidRDefault="008A352D" w:rsidP="008A352D">
      <w:pPr>
        <w:pBdr>
          <w:top w:val="nil"/>
          <w:left w:val="nil"/>
          <w:bottom w:val="nil"/>
          <w:right w:val="nil"/>
          <w:between w:val="nil"/>
        </w:pBdr>
        <w:spacing w:after="0" w:line="360" w:lineRule="auto"/>
        <w:jc w:val="both"/>
        <w:rPr>
          <w:del w:id="785" w:author="Автор" w:date="2026-05-07T13:24:00Z"/>
          <w:rFonts w:ascii="Times New Roman" w:eastAsia="Times New Roman" w:hAnsi="Times New Roman" w:cs="Times New Roman"/>
          <w:b/>
          <w:color w:val="000000"/>
        </w:rPr>
      </w:pPr>
      <w:bookmarkStart w:id="786" w:name="_htypwhcwfavg" w:colFirst="0" w:colLast="0"/>
      <w:bookmarkStart w:id="787" w:name="_5t6f0pgamd8t" w:colFirst="0" w:colLast="0"/>
      <w:bookmarkEnd w:id="786"/>
      <w:bookmarkEnd w:id="787"/>
      <w:del w:id="788" w:author="Автор" w:date="2026-05-07T13:24:00Z">
        <w:r w:rsidRPr="00DE247E">
          <w:rPr>
            <w:rFonts w:ascii="Times New Roman" w:eastAsia="Times New Roman" w:hAnsi="Times New Roman" w:cs="Times New Roman"/>
            <w:b/>
            <w:color w:val="000000"/>
          </w:rPr>
          <w:delText xml:space="preserve">S1 Text. Epistatic pairs in Fig. 3. </w:delText>
        </w:r>
      </w:del>
    </w:p>
    <w:p w14:paraId="0351A742" w14:textId="77777777" w:rsidR="008A352D" w:rsidRPr="00DE247E" w:rsidRDefault="008A352D" w:rsidP="008A352D">
      <w:pPr>
        <w:pBdr>
          <w:top w:val="nil"/>
          <w:left w:val="nil"/>
          <w:bottom w:val="nil"/>
          <w:right w:val="nil"/>
          <w:between w:val="nil"/>
        </w:pBdr>
        <w:spacing w:after="0" w:line="360" w:lineRule="auto"/>
        <w:jc w:val="both"/>
        <w:rPr>
          <w:del w:id="789" w:author="Автор" w:date="2026-05-07T13:24:00Z"/>
          <w:rFonts w:ascii="Times New Roman" w:eastAsia="Times New Roman" w:hAnsi="Times New Roman" w:cs="Times New Roman"/>
          <w:color w:val="000000"/>
        </w:rPr>
      </w:pPr>
      <w:del w:id="790" w:author="Автор" w:date="2026-05-07T13:24:00Z">
        <w:r w:rsidRPr="00DE247E">
          <w:rPr>
            <w:rFonts w:ascii="Times New Roman" w:eastAsia="Times New Roman" w:hAnsi="Times New Roman" w:cs="Times New Roman"/>
            <w:b/>
            <w:color w:val="000000"/>
          </w:rPr>
          <w:delText>A, D)</w:delText>
        </w:r>
        <w:r w:rsidRPr="00DE247E">
          <w:rPr>
            <w:rFonts w:ascii="Times New Roman" w:eastAsia="Times New Roman" w:hAnsi="Times New Roman" w:cs="Times New Roman"/>
            <w:color w:val="000000"/>
          </w:rPr>
          <w:delText xml:space="preserve"> 23182 (S 1390) – 23260 (S 1468), 23260 (S 1468) –</w:delText>
        </w:r>
        <w:r w:rsidRPr="00DE247E">
          <w:rPr>
            <w:color w:val="000000"/>
          </w:rPr>
          <w:delText xml:space="preserve"> </w:delText>
        </w:r>
        <w:r w:rsidRPr="00DE247E">
          <w:rPr>
            <w:rFonts w:ascii="Times New Roman" w:eastAsia="Times New Roman" w:hAnsi="Times New Roman" w:cs="Times New Roman"/>
            <w:color w:val="000000"/>
          </w:rPr>
          <w:delText>23277 (S 1485), 23277 (S 1485)  – 23328 (S 1536),  23328 (S 1536)  – 27920 (ORF7a 209), 27920 (ORF7a 209)  – 21600 (nsp16 712), 27920 (ORF7a 209)  – 27954 (ORF7a 243), 19774 (nsp14 1522)</w:delText>
        </w:r>
        <w:r w:rsidRPr="00DE247E">
          <w:rPr>
            <w:rFonts w:ascii="Times New Roman" w:eastAsia="Times New Roman" w:hAnsi="Times New Roman" w:cs="Times New Roman"/>
            <w:color w:val="000000"/>
          </w:rPr>
          <w:tab/>
          <w:delText xml:space="preserve"> - 21600 (nsp16 712), 24715 (S 2923)</w:delText>
        </w:r>
        <w:r w:rsidRPr="00DE247E">
          <w:rPr>
            <w:rFonts w:ascii="Times New Roman" w:eastAsia="Times New Roman" w:hAnsi="Times New Roman" w:cs="Times New Roman"/>
            <w:color w:val="000000"/>
          </w:rPr>
          <w:tab/>
          <w:delText xml:space="preserve"> - 22215 (S 423), 22074 (S 282)</w:delText>
        </w:r>
        <w:r w:rsidRPr="00DE247E">
          <w:rPr>
            <w:rFonts w:ascii="Times New Roman" w:eastAsia="Times New Roman" w:hAnsi="Times New Roman" w:cs="Times New Roman"/>
            <w:color w:val="000000"/>
          </w:rPr>
          <w:tab/>
          <w:delText xml:space="preserve"> - 22215 (S 423), 30179 (3'UTR  173)</w:delText>
        </w:r>
        <w:r w:rsidRPr="00DE247E">
          <w:rPr>
            <w:rFonts w:ascii="Times New Roman" w:eastAsia="Times New Roman" w:hAnsi="Times New Roman" w:cs="Times New Roman"/>
            <w:color w:val="000000"/>
          </w:rPr>
          <w:tab/>
          <w:delText xml:space="preserve"> - 30180 (3'UTR 174), 23277 (S 1485)</w:delText>
        </w:r>
        <w:r w:rsidRPr="00DE247E">
          <w:rPr>
            <w:rFonts w:ascii="Times New Roman" w:eastAsia="Times New Roman" w:hAnsi="Times New Roman" w:cs="Times New Roman"/>
            <w:color w:val="000000"/>
          </w:rPr>
          <w:tab/>
          <w:delText xml:space="preserve"> - 23328 (S 1486)  </w:delText>
        </w:r>
      </w:del>
    </w:p>
    <w:p w14:paraId="6E8A4A3E" w14:textId="77777777" w:rsidR="008A352D" w:rsidRPr="00DE247E" w:rsidRDefault="008A352D" w:rsidP="008A352D">
      <w:pPr>
        <w:pBdr>
          <w:top w:val="nil"/>
          <w:left w:val="nil"/>
          <w:bottom w:val="nil"/>
          <w:right w:val="nil"/>
          <w:between w:val="nil"/>
        </w:pBdr>
        <w:spacing w:after="0" w:line="360" w:lineRule="auto"/>
        <w:jc w:val="both"/>
        <w:rPr>
          <w:del w:id="791" w:author="Автор" w:date="2026-05-07T13:24:00Z"/>
          <w:rFonts w:ascii="Times New Roman" w:eastAsia="Times New Roman" w:hAnsi="Times New Roman" w:cs="Times New Roman"/>
          <w:color w:val="000000"/>
        </w:rPr>
      </w:pPr>
      <w:del w:id="792" w:author="Автор" w:date="2026-05-07T13:24:00Z">
        <w:r w:rsidRPr="00DE247E">
          <w:rPr>
            <w:rFonts w:ascii="Times New Roman" w:eastAsia="Times New Roman" w:hAnsi="Times New Roman" w:cs="Times New Roman"/>
            <w:b/>
            <w:color w:val="000000"/>
          </w:rPr>
          <w:delText>B)</w:delText>
        </w:r>
        <w:r w:rsidRPr="00DE247E">
          <w:rPr>
            <w:color w:val="000000"/>
          </w:rPr>
          <w:delText xml:space="preserve">  </w:delText>
        </w:r>
        <w:r w:rsidRPr="00DE247E">
          <w:rPr>
            <w:rFonts w:ascii="Times New Roman" w:eastAsia="Times New Roman" w:hAnsi="Times New Roman" w:cs="Times New Roman"/>
            <w:color w:val="000000"/>
          </w:rPr>
          <w:delText>19774 (nsp14 1522)  – 22215 (S 423), 24715 (S 2923)  – 22215 (S 423), 27920 (ORF7a 209)  – 21600 (nsp16 712), 23182 (S 1390)  – 23260 (S 1468),</w:delText>
        </w:r>
        <w:r w:rsidRPr="00DE247E">
          <w:rPr>
            <w:color w:val="000000"/>
          </w:rPr>
          <w:delText xml:space="preserve"> </w:delText>
        </w:r>
        <w:r w:rsidRPr="00DE247E">
          <w:rPr>
            <w:rFonts w:ascii="Times New Roman" w:eastAsia="Times New Roman" w:hAnsi="Times New Roman" w:cs="Times New Roman"/>
            <w:color w:val="000000"/>
          </w:rPr>
          <w:delText xml:space="preserve">23277 (S 1485)  – 23328 (S 1536)  </w:delText>
        </w:r>
      </w:del>
    </w:p>
    <w:p w14:paraId="4A4F205D" w14:textId="77777777" w:rsidR="008A352D" w:rsidRPr="00DE247E" w:rsidRDefault="008A352D" w:rsidP="008A352D">
      <w:pPr>
        <w:pBdr>
          <w:top w:val="nil"/>
          <w:left w:val="nil"/>
          <w:bottom w:val="nil"/>
          <w:right w:val="nil"/>
          <w:between w:val="nil"/>
        </w:pBdr>
        <w:spacing w:after="0" w:line="360" w:lineRule="auto"/>
        <w:jc w:val="both"/>
        <w:rPr>
          <w:del w:id="793" w:author="Автор" w:date="2026-05-07T13:24:00Z"/>
          <w:rFonts w:ascii="Times New Roman" w:eastAsia="Times New Roman" w:hAnsi="Times New Roman" w:cs="Times New Roman"/>
          <w:color w:val="000000"/>
        </w:rPr>
      </w:pPr>
      <w:del w:id="794" w:author="Автор" w:date="2026-05-07T13:24:00Z">
        <w:r w:rsidRPr="00DE247E">
          <w:rPr>
            <w:rFonts w:ascii="Times New Roman" w:eastAsia="Times New Roman" w:hAnsi="Times New Roman" w:cs="Times New Roman"/>
            <w:b/>
            <w:color w:val="000000"/>
          </w:rPr>
          <w:delText>C)</w:delText>
        </w:r>
        <w:r w:rsidRPr="00DE247E">
          <w:rPr>
            <w:rFonts w:ascii="Times New Roman" w:eastAsia="Times New Roman" w:hAnsi="Times New Roman" w:cs="Times New Roman"/>
            <w:color w:val="000000"/>
          </w:rPr>
          <w:delText xml:space="preserve"> 23182 (S 1390)  - 23260 (S 1468), 23182 (S 1390)  - 23328 (S 1536), 23260 (S 1468)  - 340 (5'UTR 340), 23260 (S 1468)  - 23277 (S 1485), 23260 (S 1468)  - 23328 (S 1536), 23277 (S 1485)  - 22202 (S 410), 23277 (S 1485)  - 23328 (S 1536), 23328 (S 1536)  - 27920 (ORF7a 209), 340 (5'UTR 340)  - 27920 (ORF7a 209), 27920 (ORF7a 209)  - 21600 (nsp16 712), 27920 (ORF7a 209)  - 27954 (ORF7a 243), 27920 (ORF7a 209)  - 29212 (N 607), 19774 (nsp14 1522)  - 21600 (nsp16 712), 24715 (S 2923)  - 22215 (S 423), 22074 (S 282)  - 22215 (S 423), 30179 (3'UTR 173)  - 30180 (3'UTR 174)  (numbers in braces are nucleotide positions counting from begging of the respective gene)</w:delText>
        </w:r>
      </w:del>
    </w:p>
    <w:p w14:paraId="589979A8" w14:textId="77777777" w:rsidR="008A352D" w:rsidRPr="00DE247E" w:rsidRDefault="008A352D" w:rsidP="008A352D">
      <w:pPr>
        <w:pBdr>
          <w:top w:val="nil"/>
          <w:left w:val="nil"/>
          <w:bottom w:val="nil"/>
          <w:right w:val="nil"/>
          <w:between w:val="nil"/>
        </w:pBdr>
        <w:spacing w:after="0" w:line="360" w:lineRule="auto"/>
        <w:jc w:val="both"/>
        <w:rPr>
          <w:del w:id="795" w:author="Автор" w:date="2026-05-07T13:24:00Z"/>
          <w:rFonts w:ascii="Times New Roman" w:eastAsia="Times New Roman" w:hAnsi="Times New Roman" w:cs="Times New Roman"/>
          <w:color w:val="000000"/>
        </w:rPr>
      </w:pPr>
    </w:p>
    <w:p w14:paraId="12DD1520" w14:textId="77777777" w:rsidR="008A352D" w:rsidRPr="00DE247E" w:rsidRDefault="008A352D" w:rsidP="008A352D">
      <w:pPr>
        <w:pBdr>
          <w:top w:val="nil"/>
          <w:left w:val="nil"/>
          <w:bottom w:val="nil"/>
          <w:right w:val="nil"/>
          <w:between w:val="nil"/>
        </w:pBdr>
        <w:spacing w:after="0" w:line="360" w:lineRule="auto"/>
        <w:jc w:val="both"/>
        <w:rPr>
          <w:del w:id="796" w:author="Автор" w:date="2026-05-07T13:24:00Z"/>
          <w:rFonts w:ascii="Times New Roman" w:eastAsia="Times New Roman" w:hAnsi="Times New Roman" w:cs="Times New Roman"/>
          <w:b/>
          <w:color w:val="000000"/>
        </w:rPr>
      </w:pPr>
      <w:del w:id="797" w:author="Автор" w:date="2026-05-07T13:24:00Z">
        <w:r w:rsidRPr="00DE247E">
          <w:rPr>
            <w:rFonts w:ascii="Times New Roman" w:eastAsia="Times New Roman" w:hAnsi="Times New Roman" w:cs="Times New Roman"/>
            <w:b/>
            <w:color w:val="000000"/>
          </w:rPr>
          <w:delText>S2 Text. Epistatic pairs in Fig. 4.</w:delText>
        </w:r>
      </w:del>
    </w:p>
    <w:p w14:paraId="4680201A" w14:textId="77777777" w:rsidR="008A352D" w:rsidRPr="00DE247E" w:rsidRDefault="008A352D" w:rsidP="008A352D">
      <w:pPr>
        <w:pBdr>
          <w:top w:val="nil"/>
          <w:left w:val="nil"/>
          <w:bottom w:val="nil"/>
          <w:right w:val="nil"/>
          <w:between w:val="nil"/>
        </w:pBdr>
        <w:spacing w:after="0" w:line="360" w:lineRule="auto"/>
        <w:jc w:val="both"/>
        <w:rPr>
          <w:del w:id="798" w:author="Автор" w:date="2026-05-07T13:24:00Z"/>
          <w:rFonts w:ascii="Times New Roman" w:eastAsia="Times New Roman" w:hAnsi="Times New Roman" w:cs="Times New Roman"/>
          <w:color w:val="000000"/>
        </w:rPr>
      </w:pPr>
      <w:del w:id="799" w:author="Автор" w:date="2026-05-07T13:24:00Z">
        <w:r w:rsidRPr="00DE247E">
          <w:rPr>
            <w:rFonts w:ascii="Times New Roman" w:eastAsia="Times New Roman" w:hAnsi="Times New Roman" w:cs="Times New Roman"/>
            <w:b/>
            <w:color w:val="000000"/>
          </w:rPr>
          <w:delText>A, D)</w:delText>
        </w:r>
        <w:r w:rsidRPr="00DE247E">
          <w:rPr>
            <w:rFonts w:ascii="Times New Roman" w:eastAsia="Times New Roman" w:hAnsi="Times New Roman" w:cs="Times New Roman"/>
            <w:color w:val="000000"/>
          </w:rPr>
          <w:delText xml:space="preserve"> 23182 (S 1390)  - 23260 (S 1468), 23182 (S 1390)  - 23328 (S 1536), 23260 (S 1468)  - 340 (5'UTR 340), 23260 (S 1468)  - 23328 (S 1536), 23277 (S 1485)  - 22202 (S 410), 23277 (S 1485)  - 23328 (S 1536), 23328 (S 1536)  - 340 (5'UTR 340), 29246 (N 641)  - 6537 (nsp3 3684), 24715 (S 2923)  - 22215 (S 423), 22074 (S 282)  - 22215 (S 423), 27954 (ORF7a 243)  – 28068 (ORF7a 549)  </w:delText>
        </w:r>
      </w:del>
    </w:p>
    <w:p w14:paraId="3C5C571E" w14:textId="77777777" w:rsidR="008A352D" w:rsidRPr="00DE247E" w:rsidRDefault="008A352D" w:rsidP="008A352D">
      <w:pPr>
        <w:pBdr>
          <w:top w:val="nil"/>
          <w:left w:val="nil"/>
          <w:bottom w:val="nil"/>
          <w:right w:val="nil"/>
          <w:between w:val="nil"/>
        </w:pBdr>
        <w:spacing w:after="0" w:line="360" w:lineRule="auto"/>
        <w:jc w:val="both"/>
        <w:rPr>
          <w:del w:id="800" w:author="Автор" w:date="2026-05-07T13:24:00Z"/>
          <w:rFonts w:ascii="Times New Roman" w:eastAsia="Times New Roman" w:hAnsi="Times New Roman" w:cs="Times New Roman"/>
          <w:color w:val="000000"/>
        </w:rPr>
      </w:pPr>
      <w:del w:id="801" w:author="Автор" w:date="2026-05-07T13:24:00Z">
        <w:r w:rsidRPr="00DE247E">
          <w:rPr>
            <w:rFonts w:ascii="Times New Roman" w:eastAsia="Times New Roman" w:hAnsi="Times New Roman" w:cs="Times New Roman"/>
            <w:b/>
            <w:color w:val="000000"/>
          </w:rPr>
          <w:delText>B)</w:delText>
        </w:r>
        <w:r w:rsidRPr="00DE247E">
          <w:rPr>
            <w:rFonts w:ascii="Times New Roman" w:eastAsia="Times New Roman" w:hAnsi="Times New Roman" w:cs="Times New Roman"/>
            <w:color w:val="000000"/>
          </w:rPr>
          <w:delText xml:space="preserve"> 29246 (N 641)  - 6537 (nsp3 3684), 23182 (S 1390)  - 22202 (S 410), 23182 (S 1390)  - 23260 (S 1468), 23182 (S 1390)  - 23328 (S 1536), 23260 (S 1468)  - 22202 (S 410), 23260 (S 1468)  - 23328 (S 1536), 23277 (S 1485)  - 22202 (S 410), 23277 (S 1485)  - 23328 (S 1536), 24715 (S 2923)  – 22215 (S 423)  </w:delText>
        </w:r>
      </w:del>
    </w:p>
    <w:p w14:paraId="3D86F34A" w14:textId="77777777" w:rsidR="008A352D" w:rsidRPr="00DE247E" w:rsidRDefault="008A352D" w:rsidP="008A352D">
      <w:pPr>
        <w:pBdr>
          <w:top w:val="nil"/>
          <w:left w:val="nil"/>
          <w:bottom w:val="nil"/>
          <w:right w:val="nil"/>
          <w:between w:val="nil"/>
        </w:pBdr>
        <w:spacing w:after="0" w:line="360" w:lineRule="auto"/>
        <w:jc w:val="both"/>
        <w:rPr>
          <w:del w:id="802" w:author="Автор" w:date="2026-05-07T13:24:00Z"/>
          <w:rFonts w:ascii="Times New Roman" w:eastAsia="Times New Roman" w:hAnsi="Times New Roman" w:cs="Times New Roman"/>
          <w:b/>
          <w:color w:val="000000"/>
        </w:rPr>
      </w:pPr>
      <w:del w:id="803" w:author="Автор" w:date="2026-05-07T13:24:00Z">
        <w:r w:rsidRPr="00DE247E">
          <w:rPr>
            <w:rFonts w:ascii="Times New Roman" w:eastAsia="Times New Roman" w:hAnsi="Times New Roman" w:cs="Times New Roman"/>
            <w:b/>
            <w:color w:val="000000"/>
          </w:rPr>
          <w:delText>C)</w:delText>
        </w:r>
        <w:r w:rsidRPr="00DE247E">
          <w:rPr>
            <w:rFonts w:ascii="Times New Roman" w:eastAsia="Times New Roman" w:hAnsi="Times New Roman" w:cs="Times New Roman"/>
            <w:color w:val="000000"/>
          </w:rPr>
          <w:delText xml:space="preserve"> 23182 (S 1390)  - 23260 (S 1468), 23182 (S 1390)  - 23328 (S 1536), 23260 (S 1468)  - 23328 (S 1536), 23277 (S 1485)  - 22202 (S 410), 23277 (S 1485)  - 23328 (S 1536), 23328 (S 1536)  - 340 (5'UTR 340), 24715 (S 2923)  - 22215 (S 423), 22074 (S 282)  - 22215 (S 423), 27954 (ORF7a 243)  - 28068 (ORF7a 549)</w:delText>
        </w:r>
      </w:del>
    </w:p>
    <w:p w14:paraId="0EE17A62" w14:textId="77777777" w:rsidR="008A352D" w:rsidRPr="004A20DB" w:rsidRDefault="008A352D" w:rsidP="008A352D">
      <w:pPr>
        <w:pBdr>
          <w:top w:val="nil"/>
          <w:left w:val="nil"/>
          <w:bottom w:val="nil"/>
          <w:right w:val="nil"/>
          <w:between w:val="nil"/>
        </w:pBdr>
        <w:spacing w:after="0" w:line="360" w:lineRule="auto"/>
        <w:ind w:left="-567"/>
        <w:jc w:val="center"/>
        <w:rPr>
          <w:rFonts w:ascii="Times New Roman" w:eastAsia="Times New Roman" w:hAnsi="Times New Roman" w:cs="Times New Roman"/>
          <w:b/>
          <w:color w:val="000000"/>
          <w:sz w:val="24"/>
          <w:szCs w:val="24"/>
        </w:rPr>
      </w:pPr>
      <w:r w:rsidRPr="004A20DB">
        <w:rPr>
          <w:rFonts w:ascii="Times New Roman" w:eastAsia="Times New Roman" w:hAnsi="Times New Roman" w:cs="Times New Roman"/>
          <w:b/>
          <w:noProof/>
          <w:color w:val="000000"/>
          <w:sz w:val="24"/>
          <w:szCs w:val="24"/>
        </w:rPr>
        <w:lastRenderedPageBreak/>
        <w:drawing>
          <wp:inline distT="0" distB="0" distL="0" distR="0" wp14:anchorId="5C625E4E" wp14:editId="44C8CF32">
            <wp:extent cx="6115050" cy="33909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6115050" cy="3390900"/>
                    </a:xfrm>
                    <a:prstGeom prst="rect">
                      <a:avLst/>
                    </a:prstGeom>
                    <a:ln/>
                  </pic:spPr>
                </pic:pic>
              </a:graphicData>
            </a:graphic>
          </wp:inline>
        </w:drawing>
      </w:r>
    </w:p>
    <w:p w14:paraId="7B20C7F5"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3A3F159" w14:textId="77777777" w:rsidR="008A352D" w:rsidRPr="004A20DB" w:rsidRDefault="008A352D" w:rsidP="008A352D">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 xml:space="preserve">Figure S1. Accuracy of detection of epistatic pairs from UFE correlator for </w:t>
      </w:r>
      <m:oMath>
        <m:r>
          <w:rPr>
            <w:rFonts w:ascii="Cambria Math" w:eastAsia="Cambria Math" w:hAnsi="Cambria Math" w:cs="Cambria Math"/>
            <w:color w:val="000000"/>
          </w:rPr>
          <m:t>M=1</m:t>
        </m:r>
      </m:oMath>
      <w:r w:rsidRPr="004A20DB">
        <w:rPr>
          <w:rFonts w:ascii="Times New Roman" w:eastAsia="Times New Roman" w:hAnsi="Times New Roman" w:cs="Times New Roman"/>
          <w:b/>
          <w:color w:val="000000"/>
        </w:rPr>
        <w:t xml:space="preserve">. </w:t>
      </w:r>
      <w:r w:rsidRPr="004A20DB">
        <w:rPr>
          <w:rFonts w:ascii="Times New Roman" w:eastAsia="Times New Roman" w:hAnsi="Times New Roman" w:cs="Times New Roman"/>
          <w:color w:val="000000"/>
        </w:rPr>
        <w:t>Simulation parameters and notation are as in Figure 1.</w:t>
      </w:r>
    </w:p>
    <w:p w14:paraId="336EBA2D" w14:textId="77777777" w:rsidR="008A352D" w:rsidRPr="004A20DB" w:rsidRDefault="008A352D" w:rsidP="008A352D">
      <w:pPr>
        <w:pBdr>
          <w:top w:val="nil"/>
          <w:left w:val="nil"/>
          <w:bottom w:val="nil"/>
          <w:right w:val="nil"/>
          <w:between w:val="nil"/>
        </w:pBdr>
        <w:spacing w:after="0" w:line="360" w:lineRule="auto"/>
        <w:ind w:left="-567"/>
        <w:jc w:val="center"/>
        <w:rPr>
          <w:rFonts w:ascii="Times New Roman" w:eastAsia="Times New Roman" w:hAnsi="Times New Roman" w:cs="Times New Roman"/>
          <w:color w:val="000000"/>
          <w:sz w:val="28"/>
          <w:szCs w:val="28"/>
        </w:rPr>
      </w:pPr>
      <w:r w:rsidRPr="004A20DB">
        <w:rPr>
          <w:rFonts w:ascii="Times New Roman" w:eastAsia="Times New Roman" w:hAnsi="Times New Roman" w:cs="Times New Roman"/>
          <w:noProof/>
          <w:color w:val="000000"/>
          <w:sz w:val="28"/>
          <w:szCs w:val="28"/>
        </w:rPr>
        <w:drawing>
          <wp:inline distT="0" distB="0" distL="0" distR="0" wp14:anchorId="66C18A7A" wp14:editId="29EA57F1">
            <wp:extent cx="5543550" cy="314325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544025" cy="3143519"/>
                    </a:xfrm>
                    <a:prstGeom prst="rect">
                      <a:avLst/>
                    </a:prstGeom>
                    <a:ln/>
                  </pic:spPr>
                </pic:pic>
              </a:graphicData>
            </a:graphic>
          </wp:inline>
        </w:drawing>
      </w:r>
    </w:p>
    <w:p w14:paraId="39E917D4"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E4404CB"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Figure S2. The error of detection of epistatic interactions from UFE correlator in the absence of recombination.</w:t>
      </w:r>
      <w:r w:rsidRPr="004A20DB">
        <w:rPr>
          <w:rFonts w:ascii="Times New Roman" w:eastAsia="Times New Roman" w:hAnsi="Times New Roman" w:cs="Times New Roman"/>
          <w:color w:val="000000"/>
        </w:rPr>
        <w:t xml:space="preserve"> Simulation parameters and notation as in Figure 1. </w:t>
      </w:r>
    </w:p>
    <w:p w14:paraId="5278C559" w14:textId="77777777" w:rsidR="008A352D" w:rsidRPr="004A20DB" w:rsidRDefault="008A352D" w:rsidP="008A352D">
      <w:pPr>
        <w:pBdr>
          <w:top w:val="nil"/>
          <w:left w:val="nil"/>
          <w:bottom w:val="nil"/>
          <w:right w:val="nil"/>
          <w:between w:val="nil"/>
        </w:pBdr>
        <w:spacing w:after="0" w:line="360" w:lineRule="auto"/>
        <w:rPr>
          <w:rFonts w:ascii="Times New Roman" w:eastAsia="Times New Roman" w:hAnsi="Times New Roman" w:cs="Times New Roman"/>
          <w:color w:val="000000"/>
        </w:rPr>
      </w:pPr>
      <w:r w:rsidRPr="004A20DB">
        <w:rPr>
          <w:rFonts w:ascii="Times New Roman" w:eastAsia="Times New Roman" w:hAnsi="Times New Roman" w:cs="Times New Roman"/>
          <w:noProof/>
          <w:color w:val="000000"/>
          <w:sz w:val="28"/>
          <w:szCs w:val="28"/>
        </w:rPr>
        <w:lastRenderedPageBreak/>
        <w:drawing>
          <wp:inline distT="0" distB="0" distL="0" distR="0" wp14:anchorId="1E3C886D" wp14:editId="134A8934">
            <wp:extent cx="4912135" cy="734312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4912135" cy="7343125"/>
                    </a:xfrm>
                    <a:prstGeom prst="rect">
                      <a:avLst/>
                    </a:prstGeom>
                    <a:ln/>
                  </pic:spPr>
                </pic:pic>
              </a:graphicData>
            </a:graphic>
          </wp:inline>
        </w:drawing>
      </w:r>
    </w:p>
    <w:p w14:paraId="7E37CCDB"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DBAF27B"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Figure S3. The error of detection of epistatic interactions from Pearson coefficient.</w:t>
      </w:r>
      <w:r w:rsidRPr="004A20DB">
        <w:rPr>
          <w:rFonts w:ascii="Times New Roman" w:eastAsia="Times New Roman" w:hAnsi="Times New Roman" w:cs="Times New Roman"/>
          <w:color w:val="000000"/>
        </w:rPr>
        <w:t xml:space="preserve"> Simulation parameters and notation as in Figure 1. </w:t>
      </w:r>
    </w:p>
    <w:p w14:paraId="47F53B84" w14:textId="77777777" w:rsidR="008A352D" w:rsidRPr="004A20DB" w:rsidRDefault="008A352D" w:rsidP="008A352D">
      <w:pPr>
        <w:pBdr>
          <w:top w:val="nil"/>
          <w:left w:val="nil"/>
          <w:bottom w:val="nil"/>
          <w:right w:val="nil"/>
          <w:between w:val="nil"/>
        </w:pBdr>
        <w:spacing w:after="0" w:line="360" w:lineRule="auto"/>
        <w:rPr>
          <w:rFonts w:ascii="Times New Roman" w:eastAsia="Times New Roman" w:hAnsi="Times New Roman" w:cs="Times New Roman"/>
          <w:color w:val="000000"/>
        </w:rPr>
      </w:pPr>
      <w:r w:rsidRPr="004A20DB">
        <w:rPr>
          <w:rFonts w:ascii="Times New Roman" w:eastAsia="Times New Roman" w:hAnsi="Times New Roman" w:cs="Times New Roman"/>
          <w:noProof/>
          <w:color w:val="000000"/>
          <w:sz w:val="28"/>
          <w:szCs w:val="28"/>
        </w:rPr>
        <w:lastRenderedPageBreak/>
        <w:drawing>
          <wp:inline distT="0" distB="0" distL="0" distR="0" wp14:anchorId="2D7E4DEF" wp14:editId="61808C95">
            <wp:extent cx="4467225" cy="3105150"/>
            <wp:effectExtent l="0" t="0" r="9525"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4467870" cy="3105598"/>
                    </a:xfrm>
                    <a:prstGeom prst="rect">
                      <a:avLst/>
                    </a:prstGeom>
                    <a:ln/>
                  </pic:spPr>
                </pic:pic>
              </a:graphicData>
            </a:graphic>
          </wp:inline>
        </w:drawing>
      </w:r>
    </w:p>
    <w:p w14:paraId="25F900D6"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5CA1C8F7"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Figure S4. The error of detection of epistatic interactions in the absence of recombination from Pearson coefficient.</w:t>
      </w:r>
      <w:r w:rsidRPr="004A20DB">
        <w:rPr>
          <w:rFonts w:ascii="Times New Roman" w:eastAsia="Times New Roman" w:hAnsi="Times New Roman" w:cs="Times New Roman"/>
          <w:color w:val="000000"/>
        </w:rPr>
        <w:t xml:space="preserve"> Simulation parameters and notation are as in Figure 1. </w:t>
      </w:r>
    </w:p>
    <w:p w14:paraId="78E66A9B" w14:textId="77777777" w:rsidR="001D5E08" w:rsidRPr="004A20DB" w:rsidRDefault="001D5E08" w:rsidP="001D5E08">
      <w:pPr>
        <w:pBdr>
          <w:top w:val="nil"/>
          <w:left w:val="nil"/>
          <w:bottom w:val="nil"/>
          <w:right w:val="nil"/>
          <w:between w:val="nil"/>
        </w:pBdr>
        <w:spacing w:after="0" w:line="276" w:lineRule="auto"/>
        <w:jc w:val="center"/>
        <w:rPr>
          <w:ins w:id="804" w:author="Автор" w:date="2026-05-07T13:24:00Z"/>
          <w:rFonts w:ascii="Times New Roman" w:eastAsia="Times New Roman" w:hAnsi="Times New Roman" w:cs="Times New Roman"/>
          <w:color w:val="000000"/>
          <w:sz w:val="20"/>
          <w:szCs w:val="20"/>
        </w:rPr>
      </w:pPr>
      <w:ins w:id="805" w:author="Автор" w:date="2026-05-07T13:24:00Z">
        <w:r w:rsidRPr="004A20DB">
          <w:rPr>
            <w:rFonts w:ascii="Times New Roman" w:eastAsia="Times New Roman" w:hAnsi="Times New Roman" w:cs="Times New Roman"/>
            <w:noProof/>
            <w:color w:val="000000"/>
          </w:rPr>
          <w:lastRenderedPageBreak/>
          <w:drawing>
            <wp:inline distT="0" distB="0" distL="0" distR="0" wp14:anchorId="121F4298" wp14:editId="544A784A">
              <wp:extent cx="5445570" cy="5431028"/>
              <wp:effectExtent l="0" t="0" r="3175" b="0"/>
              <wp:docPr id="23610046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extLst>
                          <a:ext uri="{28A0092B-C50C-407E-A947-70E740481C1C}">
                            <a14:useLocalDpi xmlns:a14="http://schemas.microsoft.com/office/drawing/2010/main" val="0"/>
                          </a:ext>
                        </a:extLst>
                      </a:blip>
                      <a:stretch>
                        <a:fillRect/>
                      </a:stretch>
                    </pic:blipFill>
                    <pic:spPr>
                      <a:xfrm>
                        <a:off x="0" y="0"/>
                        <a:ext cx="5445570" cy="5431028"/>
                      </a:xfrm>
                      <a:prstGeom prst="rect">
                        <a:avLst/>
                      </a:prstGeom>
                      <a:ln/>
                    </pic:spPr>
                  </pic:pic>
                </a:graphicData>
              </a:graphic>
            </wp:inline>
          </w:drawing>
        </w:r>
      </w:ins>
    </w:p>
    <w:p w14:paraId="3A94A954" w14:textId="77777777" w:rsidR="001D5E08" w:rsidRPr="004A20DB" w:rsidRDefault="001D5E08" w:rsidP="001D5E08">
      <w:pPr>
        <w:pBdr>
          <w:top w:val="nil"/>
          <w:left w:val="nil"/>
          <w:bottom w:val="nil"/>
          <w:right w:val="nil"/>
          <w:between w:val="nil"/>
        </w:pBdr>
        <w:spacing w:after="0" w:line="276" w:lineRule="auto"/>
        <w:jc w:val="center"/>
        <w:rPr>
          <w:ins w:id="806" w:author="Автор" w:date="2026-05-07T13:24:00Z"/>
          <w:rFonts w:ascii="Times New Roman" w:eastAsia="Times New Roman" w:hAnsi="Times New Roman" w:cs="Times New Roman"/>
          <w:color w:val="000000"/>
          <w:sz w:val="20"/>
          <w:szCs w:val="20"/>
        </w:rPr>
      </w:pPr>
    </w:p>
    <w:p w14:paraId="7D302C1B" w14:textId="77777777" w:rsidR="008A352D" w:rsidRDefault="001D5E08" w:rsidP="008A352D">
      <w:pPr>
        <w:pBdr>
          <w:top w:val="nil"/>
          <w:left w:val="nil"/>
          <w:bottom w:val="nil"/>
          <w:right w:val="nil"/>
          <w:between w:val="nil"/>
        </w:pBdr>
        <w:spacing w:after="0" w:line="360" w:lineRule="auto"/>
        <w:ind w:left="-567"/>
        <w:rPr>
          <w:del w:id="807" w:author="Автор" w:date="2026-05-07T13:24:00Z"/>
          <w:rFonts w:ascii="Times New Roman" w:eastAsia="Times New Roman" w:hAnsi="Times New Roman" w:cs="Times New Roman"/>
          <w:color w:val="000000"/>
        </w:rPr>
      </w:pPr>
      <w:ins w:id="808" w:author="Автор" w:date="2026-05-07T13:24:00Z">
        <w:r w:rsidRPr="004A20DB">
          <w:rPr>
            <w:rFonts w:ascii="Times New Roman" w:eastAsia="Times New Roman" w:hAnsi="Times New Roman" w:cs="Times New Roman"/>
            <w:b/>
            <w:color w:val="000000"/>
            <w:sz w:val="20"/>
            <w:szCs w:val="20"/>
          </w:rPr>
          <w:lastRenderedPageBreak/>
          <w:t xml:space="preserve">Figure </w:t>
        </w:r>
        <w:r>
          <w:rPr>
            <w:rFonts w:ascii="Times New Roman" w:eastAsia="Times New Roman" w:hAnsi="Times New Roman" w:cs="Times New Roman"/>
            <w:b/>
            <w:color w:val="000000"/>
            <w:sz w:val="20"/>
            <w:szCs w:val="20"/>
          </w:rPr>
          <w:t>S5</w:t>
        </w:r>
        <w:r w:rsidRPr="004A20DB">
          <w:rPr>
            <w:rFonts w:ascii="Times New Roman" w:eastAsia="Times New Roman" w:hAnsi="Times New Roman" w:cs="Times New Roman"/>
            <w:b/>
            <w:color w:val="000000"/>
            <w:sz w:val="20"/>
            <w:szCs w:val="20"/>
          </w:rPr>
          <w:t>. Epistatic interactions for SARS-CoV-2 genome predicted for Dataset 1 between groups I and III in Fig. 5</w:t>
        </w:r>
      </w:ins>
      <w:moveToRangeStart w:id="809" w:author="Автор" w:date="2026-05-07T13:24:00Z" w:name="move229052666"/>
      <w:moveTo w:id="810" w:author="Автор" w:date="2026-05-07T13:24:00Z">
        <w:r w:rsidRPr="004A20DB">
          <w:rPr>
            <w:rFonts w:ascii="Times New Roman" w:eastAsia="Times New Roman" w:hAnsi="Times New Roman" w:cs="Times New Roman"/>
            <w:b/>
            <w:color w:val="000000"/>
            <w:sz w:val="20"/>
            <w:szCs w:val="20"/>
          </w:rPr>
          <w:t xml:space="preserve">. </w:t>
        </w:r>
        <w:r w:rsidRPr="004A20DB">
          <w:rPr>
            <w:rFonts w:ascii="Times New Roman" w:eastAsia="Times New Roman" w:hAnsi="Times New Roman" w:cs="Times New Roman"/>
            <w:color w:val="000000"/>
            <w:sz w:val="20"/>
            <w:szCs w:val="20"/>
          </w:rPr>
          <w:t xml:space="preserve">Notation as in Fig. </w:t>
        </w:r>
      </w:moveTo>
      <w:moveToRangeEnd w:id="809"/>
      <w:del w:id="811" w:author="Автор" w:date="2026-05-07T13:24:00Z">
        <w:r w:rsidR="008A352D">
          <w:rPr>
            <w:rFonts w:ascii="Times New Roman" w:eastAsia="Times New Roman" w:hAnsi="Times New Roman" w:cs="Times New Roman"/>
            <w:noProof/>
            <w:color w:val="000000"/>
          </w:rPr>
          <w:drawing>
            <wp:inline distT="0" distB="0" distL="0" distR="0" wp14:anchorId="3C18F9ED" wp14:editId="2538C527">
              <wp:extent cx="5810250" cy="4733925"/>
              <wp:effectExtent l="0" t="0" r="0" b="9525"/>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5810930" cy="4734479"/>
                      </a:xfrm>
                      <a:prstGeom prst="rect">
                        <a:avLst/>
                      </a:prstGeom>
                      <a:ln/>
                    </pic:spPr>
                  </pic:pic>
                </a:graphicData>
              </a:graphic>
            </wp:inline>
          </w:drawing>
        </w:r>
      </w:del>
    </w:p>
    <w:p w14:paraId="7430E071" w14:textId="77777777" w:rsidR="001D5E08" w:rsidRPr="004A20DB" w:rsidRDefault="001D5E08" w:rsidP="001D5E08">
      <w:pPr>
        <w:pBdr>
          <w:top w:val="nil"/>
          <w:left w:val="nil"/>
          <w:bottom w:val="nil"/>
          <w:right w:val="nil"/>
          <w:between w:val="nil"/>
        </w:pBdr>
        <w:spacing w:after="0" w:line="240" w:lineRule="auto"/>
        <w:jc w:val="both"/>
        <w:rPr>
          <w:ins w:id="812" w:author="Автор" w:date="2026-05-07T13:24:00Z"/>
          <w:rFonts w:ascii="Times New Roman" w:eastAsia="Times New Roman" w:hAnsi="Times New Roman" w:cs="Times New Roman"/>
          <w:color w:val="000000"/>
          <w:sz w:val="20"/>
          <w:szCs w:val="20"/>
        </w:rPr>
      </w:pPr>
      <w:ins w:id="813" w:author="Автор" w:date="2026-05-07T13:24:00Z">
        <w:r w:rsidRPr="004A20DB">
          <w:rPr>
            <w:rFonts w:ascii="Times New Roman" w:eastAsia="Times New Roman" w:hAnsi="Times New Roman" w:cs="Times New Roman"/>
            <w:color w:val="000000"/>
            <w:sz w:val="20"/>
            <w:szCs w:val="20"/>
          </w:rPr>
          <w:t>6.</w:t>
        </w:r>
        <w:r w:rsidRPr="004A20DB">
          <w:rPr>
            <w:rFonts w:ascii="Times New Roman" w:eastAsia="Times New Roman" w:hAnsi="Times New Roman" w:cs="Times New Roman"/>
            <w:b/>
            <w:color w:val="000000"/>
            <w:sz w:val="20"/>
            <w:szCs w:val="20"/>
          </w:rPr>
          <w:t xml:space="preserve"> </w:t>
        </w:r>
        <w:r w:rsidRPr="004A20DB">
          <w:rPr>
            <w:rFonts w:ascii="Times New Roman" w:eastAsia="Times New Roman" w:hAnsi="Times New Roman" w:cs="Times New Roman"/>
            <w:color w:val="000000"/>
            <w:sz w:val="20"/>
            <w:szCs w:val="20"/>
          </w:rPr>
          <w:t xml:space="preserve"> To obtain the circular diagram using software </w:t>
        </w:r>
        <w:proofErr w:type="spellStart"/>
        <w:r w:rsidRPr="004A20DB">
          <w:rPr>
            <w:rFonts w:ascii="Times New Roman" w:eastAsia="Times New Roman" w:hAnsi="Times New Roman" w:cs="Times New Roman"/>
            <w:color w:val="000000"/>
            <w:sz w:val="20"/>
            <w:szCs w:val="20"/>
          </w:rPr>
          <w:t>Circos</w:t>
        </w:r>
        <w:proofErr w:type="spellEnd"/>
        <w:r w:rsidRPr="004A20DB">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 xml:space="preserve"> ADDIN EN.CITE &lt;EndNote&gt;&lt;Cite&gt;&lt;Author&gt;Krzywinski&lt;/Author&gt;&lt;Year&gt;2009&lt;/Year&gt;&lt;RecNum&gt;29&lt;/RecNum&gt;&lt;DisplayText&gt;[40]&lt;/DisplayText&gt;&lt;record&gt;&lt;rec-number&gt;29&lt;/rec-number&gt;&lt;foreign-keys&gt;&lt;key app="EN" db-id="z5v2e0v5r25tt5e00v35f59hst2ra25srwwd" timestamp="1765292078"&gt;29&lt;/key&gt;&lt;/foreign-keys&gt;&lt;ref-type name="Journal Article"&gt;17&lt;/ref-type&gt;&lt;contributors&gt;&lt;authors&gt;&lt;author&gt;Krzywinski, M.&lt;/author&gt;&lt;author&gt;Schein, J.&lt;/author&gt;&lt;author&gt;Birol, I.&lt;/author&gt;&lt;author&gt;Connors, J.&lt;/author&gt;&lt;author&gt;Gascoyne, R.&lt;/author&gt;&lt;author&gt;Horsman, D.&lt;/author&gt;&lt;author&gt;Jones, S. J.&lt;/author&gt;&lt;author&gt;Marra, M. A.&lt;/author&gt;&lt;/authors&gt;&lt;/contributors&gt;&lt;auth-address&gt;Canada&amp;apos;s Michael Smith Genome Sciences Center, Vancouver, British Columbia V5Z 4S6, Canada. martink@bcgsc.ca&lt;/auth-address&gt;&lt;titles&gt;&lt;title&gt;Circos: an information aesthetic for comparative genomics&lt;/title&gt;&lt;secondary-title&gt;Genome Res&lt;/secondary-title&gt;&lt;/titles&gt;&lt;pages&gt;1639-45&lt;/pages&gt;&lt;volume&gt;19&lt;/volume&gt;&lt;number&gt;9&lt;/number&gt;&lt;edition&gt;20090618&lt;/edition&gt;&lt;keywords&gt;&lt;keyword&gt;Animals&lt;/keyword&gt;&lt;keyword&gt;Chromosome Mapping&lt;/keyword&gt;&lt;keyword&gt;Chromosomes, Artificial, Bacterial&lt;/keyword&gt;&lt;keyword&gt;Chromosomes, Human, Pair 17/genetics&lt;/keyword&gt;&lt;keyword&gt;Chromosomes, Human, Pair 6/genetics&lt;/keyword&gt;&lt;keyword&gt;Contig Mapping&lt;/keyword&gt;&lt;keyword&gt;Dogs&lt;/keyword&gt;&lt;keyword&gt;Gene Dosage/*genetics&lt;/keyword&gt;&lt;keyword&gt;Genome/*genetics&lt;/keyword&gt;&lt;keyword&gt;*Genomics&lt;/keyword&gt;&lt;keyword&gt;Humans&lt;/keyword&gt;&lt;keyword&gt;Lymphoma, Follicular/*genetics&lt;/keyword&gt;&lt;keyword&gt;*Software&lt;/keyword&gt;&lt;/keywords&gt;&lt;dates&gt;&lt;year&gt;2009&lt;/year&gt;&lt;pub-dates&gt;&lt;date&gt;Sep&lt;/date&gt;&lt;/pub-dates&gt;&lt;/dates&gt;&lt;isbn&gt;1549-5469 (Electronic)&amp;#xD;1088-9051 (Print)&amp;#xD;1088-9051 (Linking)&lt;/isbn&gt;&lt;accession-num&gt;19541911&lt;/accession-num&gt;&lt;urls&gt;&lt;related-urls&gt;&lt;url&gt;https://www.ncbi.nlm.nih.gov/pubmed/19541911&lt;/url&gt;&lt;/related-urls&gt;&lt;/urls&gt;&lt;custom2&gt;PMC2752132&lt;/custom2&gt;&lt;electronic-resource-num&gt;10.1101/gr.092759.109&lt;/electronic-resource-num&gt;&lt;remote-database-name&gt;Medline&lt;/remote-database-name&gt;&lt;remote-database-provider&gt;NLM&lt;/remote-database-provider&gt;&lt;/record&gt;&lt;/Cite&gt;&lt;/EndNote&gt;</w:instrText>
        </w:r>
        <w:r>
          <w:rPr>
            <w:rFonts w:ascii="Times New Roman" w:eastAsia="Times New Roman" w:hAnsi="Times New Roman" w:cs="Times New Roman"/>
            <w:color w:val="000000"/>
            <w:sz w:val="20"/>
            <w:szCs w:val="20"/>
          </w:rPr>
          <w:fldChar w:fldCharType="separate"/>
        </w:r>
        <w:r>
          <w:rPr>
            <w:rFonts w:ascii="Times New Roman" w:eastAsia="Times New Roman" w:hAnsi="Times New Roman" w:cs="Times New Roman"/>
            <w:noProof/>
            <w:color w:val="000000"/>
            <w:sz w:val="20"/>
            <w:szCs w:val="20"/>
          </w:rPr>
          <w:t>[40]</w:t>
        </w:r>
        <w:r>
          <w:rPr>
            <w:rFonts w:ascii="Times New Roman" w:eastAsia="Times New Roman" w:hAnsi="Times New Roman" w:cs="Times New Roman"/>
            <w:color w:val="000000"/>
            <w:sz w:val="20"/>
            <w:szCs w:val="20"/>
          </w:rPr>
          <w:fldChar w:fldCharType="end"/>
        </w:r>
        <w:r w:rsidRPr="004A20DB">
          <w:rPr>
            <w:rFonts w:ascii="Times New Roman" w:eastAsia="Times New Roman" w:hAnsi="Times New Roman" w:cs="Times New Roman"/>
            <w:color w:val="000000"/>
            <w:sz w:val="20"/>
            <w:szCs w:val="20"/>
          </w:rPr>
          <w:t>, group I was oversampled 10 times and group III was oversampled 20 times, both with replacement.</w:t>
        </w:r>
      </w:ins>
    </w:p>
    <w:p w14:paraId="464E1EBD" w14:textId="77777777" w:rsidR="001D5E08" w:rsidRPr="004A20DB" w:rsidRDefault="001D5E08" w:rsidP="008A352D">
      <w:pPr>
        <w:pBdr>
          <w:top w:val="nil"/>
          <w:left w:val="nil"/>
          <w:bottom w:val="nil"/>
          <w:right w:val="nil"/>
          <w:between w:val="nil"/>
        </w:pBdr>
        <w:spacing w:after="0" w:line="360" w:lineRule="auto"/>
        <w:jc w:val="both"/>
        <w:rPr>
          <w:ins w:id="814" w:author="Автор" w:date="2026-05-07T13:24:00Z"/>
          <w:rFonts w:ascii="Times New Roman" w:eastAsia="Times New Roman" w:hAnsi="Times New Roman" w:cs="Times New Roman"/>
          <w:color w:val="000000"/>
        </w:rPr>
      </w:pPr>
    </w:p>
    <w:p w14:paraId="1C216928" w14:textId="77777777" w:rsidR="008A352D" w:rsidRPr="004A20DB" w:rsidRDefault="008A352D" w:rsidP="008A352D">
      <w:pPr>
        <w:pBdr>
          <w:top w:val="nil"/>
          <w:left w:val="nil"/>
          <w:bottom w:val="nil"/>
          <w:right w:val="nil"/>
          <w:between w:val="nil"/>
        </w:pBdr>
        <w:spacing w:after="0" w:line="360" w:lineRule="auto"/>
        <w:jc w:val="both"/>
        <w:rPr>
          <w:ins w:id="815" w:author="Автор" w:date="2026-05-07T13:24:00Z"/>
          <w:rFonts w:ascii="Times New Roman" w:eastAsia="Times New Roman" w:hAnsi="Times New Roman" w:cs="Times New Roman"/>
          <w:color w:val="000000"/>
        </w:rPr>
      </w:pPr>
    </w:p>
    <w:p w14:paraId="48CBEE89" w14:textId="77777777" w:rsidR="008A352D" w:rsidRPr="004A20DB" w:rsidRDefault="008A352D" w:rsidP="008A352D">
      <w:pPr>
        <w:pBdr>
          <w:top w:val="nil"/>
          <w:left w:val="nil"/>
          <w:bottom w:val="nil"/>
          <w:right w:val="nil"/>
          <w:between w:val="nil"/>
        </w:pBdr>
        <w:spacing w:after="0" w:line="360" w:lineRule="auto"/>
        <w:ind w:left="-567"/>
        <w:rPr>
          <w:ins w:id="816" w:author="Автор" w:date="2026-05-07T13:24:00Z"/>
          <w:rFonts w:ascii="Times New Roman" w:eastAsia="Times New Roman" w:hAnsi="Times New Roman" w:cs="Times New Roman"/>
          <w:color w:val="000000"/>
        </w:rPr>
      </w:pPr>
      <w:ins w:id="817" w:author="Автор" w:date="2026-05-07T13:24:00Z">
        <w:r w:rsidRPr="004A20DB">
          <w:rPr>
            <w:noProof/>
            <w:color w:val="000000"/>
          </w:rPr>
          <w:drawing>
            <wp:inline distT="0" distB="0" distL="0" distR="0" wp14:anchorId="6627D234" wp14:editId="02F4D2AE">
              <wp:extent cx="6391157" cy="31432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cstate="print">
                        <a:extLst>
                          <a:ext uri="{28A0092B-C50C-407E-A947-70E740481C1C}">
                            <a14:useLocalDpi xmlns:a14="http://schemas.microsoft.com/office/drawing/2010/main" val="0"/>
                          </a:ext>
                        </a:extLst>
                      </a:blip>
                      <a:stretch>
                        <a:fillRect/>
                      </a:stretch>
                    </pic:blipFill>
                    <pic:spPr>
                      <a:xfrm>
                        <a:off x="0" y="0"/>
                        <a:ext cx="6403722" cy="3149430"/>
                      </a:xfrm>
                      <a:prstGeom prst="rect">
                        <a:avLst/>
                      </a:prstGeom>
                      <a:ln/>
                    </pic:spPr>
                  </pic:pic>
                </a:graphicData>
              </a:graphic>
            </wp:inline>
          </w:drawing>
        </w:r>
      </w:ins>
    </w:p>
    <w:p w14:paraId="0DF02AA9" w14:textId="77777777" w:rsidR="0087149A" w:rsidRPr="004A20DB" w:rsidRDefault="0087149A">
      <w:pPr>
        <w:pBdr>
          <w:top w:val="nil"/>
          <w:left w:val="nil"/>
          <w:bottom w:val="nil"/>
          <w:right w:val="nil"/>
          <w:between w:val="nil"/>
        </w:pBdr>
        <w:spacing w:after="0" w:line="276" w:lineRule="auto"/>
        <w:jc w:val="both"/>
        <w:rPr>
          <w:moveFrom w:id="818" w:author="Автор" w:date="2026-05-07T13:24:00Z"/>
          <w:rFonts w:ascii="Times New Roman" w:eastAsia="Times New Roman" w:hAnsi="Times New Roman" w:cs="Times New Roman"/>
          <w:color w:val="000000"/>
        </w:rPr>
        <w:pPrChange w:id="819" w:author="Автор" w:date="2026-05-07T13:24:00Z">
          <w:pPr>
            <w:pBdr>
              <w:top w:val="nil"/>
              <w:left w:val="nil"/>
              <w:bottom w:val="nil"/>
              <w:right w:val="nil"/>
              <w:between w:val="nil"/>
            </w:pBdr>
            <w:spacing w:line="276" w:lineRule="auto"/>
            <w:jc w:val="both"/>
          </w:pPr>
        </w:pPrChange>
      </w:pPr>
      <w:moveFromRangeStart w:id="820" w:author="Автор" w:date="2026-05-07T13:24:00Z" w:name="move229052665"/>
    </w:p>
    <w:p w14:paraId="320B34FB" w14:textId="77777777" w:rsidR="008A352D" w:rsidRDefault="0076272C" w:rsidP="008A352D">
      <w:pPr>
        <w:spacing w:line="360" w:lineRule="auto"/>
        <w:rPr>
          <w:del w:id="821" w:author="Автор" w:date="2026-05-07T13:24:00Z"/>
          <w:rFonts w:ascii="Times New Roman" w:eastAsia="Times New Roman" w:hAnsi="Times New Roman" w:cs="Times New Roman"/>
          <w:b/>
        </w:rPr>
      </w:pPr>
      <w:moveFrom w:id="822" w:author="Автор" w:date="2026-05-07T13:24:00Z">
        <w:r w:rsidRPr="004A20DB">
          <w:rPr>
            <w:rFonts w:ascii="Times New Roman" w:hAnsi="Times New Roman"/>
            <w:b/>
            <w:color w:val="000000"/>
            <w:sz w:val="20"/>
            <w:rPrChange w:id="823" w:author="Автор" w:date="2026-05-07T13:24:00Z">
              <w:rPr>
                <w:rFonts w:ascii="Times New Roman" w:hAnsi="Times New Roman"/>
                <w:b/>
              </w:rPr>
            </w:rPrChange>
          </w:rPr>
          <w:t xml:space="preserve">Figure </w:t>
        </w:r>
      </w:moveFrom>
      <w:moveFromRangeEnd w:id="820"/>
      <w:del w:id="824" w:author="Автор" w:date="2026-05-07T13:24:00Z">
        <w:r w:rsidR="008A352D">
          <w:rPr>
            <w:rFonts w:ascii="Times New Roman" w:eastAsia="Times New Roman" w:hAnsi="Times New Roman" w:cs="Times New Roman"/>
            <w:b/>
          </w:rPr>
          <w:delText>S5. The variant of Fig. 4 without the sequences of the peak at 90 in Fig. 2.</w:delText>
        </w:r>
      </w:del>
    </w:p>
    <w:p w14:paraId="72FC48BD" w14:textId="77777777" w:rsidR="008A352D" w:rsidRDefault="008A352D" w:rsidP="008A352D">
      <w:pPr>
        <w:pBdr>
          <w:top w:val="nil"/>
          <w:left w:val="nil"/>
          <w:bottom w:val="nil"/>
          <w:right w:val="nil"/>
          <w:between w:val="nil"/>
        </w:pBdr>
        <w:spacing w:after="0" w:line="360" w:lineRule="auto"/>
        <w:ind w:left="-567"/>
        <w:rPr>
          <w:del w:id="825" w:author="Автор" w:date="2026-05-07T13:24:00Z"/>
          <w:rFonts w:ascii="Times New Roman" w:eastAsia="Times New Roman" w:hAnsi="Times New Roman" w:cs="Times New Roman"/>
          <w:color w:val="000000"/>
        </w:rPr>
      </w:pPr>
      <w:del w:id="826" w:author="Автор" w:date="2026-05-07T13:24:00Z">
        <w:r>
          <w:rPr>
            <w:rFonts w:ascii="Times New Roman" w:eastAsia="Times New Roman" w:hAnsi="Times New Roman" w:cs="Times New Roman"/>
            <w:noProof/>
            <w:color w:val="000000"/>
          </w:rPr>
          <w:drawing>
            <wp:inline distT="0" distB="0" distL="0" distR="0" wp14:anchorId="537F6668" wp14:editId="59888569">
              <wp:extent cx="6048375" cy="3286125"/>
              <wp:effectExtent l="0" t="0" r="0" b="9525"/>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6"/>
                      <a:srcRect/>
                      <a:stretch>
                        <a:fillRect/>
                      </a:stretch>
                    </pic:blipFill>
                    <pic:spPr>
                      <a:xfrm>
                        <a:off x="0" y="0"/>
                        <a:ext cx="6048715" cy="3286310"/>
                      </a:xfrm>
                      <a:prstGeom prst="rect">
                        <a:avLst/>
                      </a:prstGeom>
                      <a:ln/>
                    </pic:spPr>
                  </pic:pic>
                </a:graphicData>
              </a:graphic>
            </wp:inline>
          </w:drawing>
        </w:r>
      </w:del>
    </w:p>
    <w:p w14:paraId="528AD0CA" w14:textId="51A13F6E" w:rsidR="008A352D" w:rsidRPr="004A20DB"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b/>
          <w:color w:val="000000"/>
        </w:rPr>
        <w:pPrChange w:id="827" w:author="Автор" w:date="2026-05-07T13:24:00Z">
          <w:pPr>
            <w:pBdr>
              <w:top w:val="nil"/>
              <w:left w:val="nil"/>
              <w:bottom w:val="nil"/>
              <w:right w:val="nil"/>
              <w:between w:val="nil"/>
            </w:pBdr>
            <w:spacing w:after="0" w:line="360" w:lineRule="auto"/>
            <w:jc w:val="both"/>
          </w:pPr>
        </w:pPrChange>
      </w:pPr>
    </w:p>
    <w:p w14:paraId="07F99659" w14:textId="77777777" w:rsidR="008A352D" w:rsidRPr="00DE247E" w:rsidRDefault="008A352D" w:rsidP="008A352D">
      <w:pPr>
        <w:pBdr>
          <w:top w:val="nil"/>
          <w:left w:val="nil"/>
          <w:bottom w:val="nil"/>
          <w:right w:val="nil"/>
          <w:between w:val="nil"/>
        </w:pBdr>
        <w:spacing w:line="360" w:lineRule="auto"/>
        <w:jc w:val="both"/>
        <w:rPr>
          <w:del w:id="828" w:author="Автор" w:date="2026-05-07T13:24:00Z"/>
          <w:rFonts w:ascii="Times New Roman" w:eastAsia="Times New Roman" w:hAnsi="Times New Roman" w:cs="Times New Roman"/>
          <w:color w:val="000000"/>
        </w:rPr>
      </w:pPr>
      <w:r w:rsidRPr="004A20DB">
        <w:rPr>
          <w:rFonts w:ascii="Times New Roman" w:eastAsia="Times New Roman" w:hAnsi="Times New Roman" w:cs="Times New Roman"/>
          <w:b/>
          <w:color w:val="000000"/>
        </w:rPr>
        <w:t>Figure S</w:t>
      </w:r>
      <w:r w:rsidR="00230733">
        <w:rPr>
          <w:rFonts w:ascii="Times New Roman" w:eastAsia="Times New Roman" w:hAnsi="Times New Roman" w:cs="Times New Roman"/>
          <w:b/>
          <w:color w:val="000000"/>
        </w:rPr>
        <w:t>6</w:t>
      </w:r>
      <w:r w:rsidRPr="004A20DB">
        <w:rPr>
          <w:rFonts w:ascii="Times New Roman" w:eastAsia="Times New Roman" w:hAnsi="Times New Roman" w:cs="Times New Roman"/>
          <w:b/>
          <w:color w:val="000000"/>
        </w:rPr>
        <w:t xml:space="preserve">. Epistatic interactions for SARS-CoV-2 genome predicted for Dataset </w:t>
      </w:r>
      <w:r w:rsidR="00A7528A" w:rsidRPr="004A20DB">
        <w:rPr>
          <w:rFonts w:ascii="Times New Roman" w:eastAsia="Times New Roman" w:hAnsi="Times New Roman" w:cs="Times New Roman"/>
          <w:b/>
          <w:color w:val="000000"/>
        </w:rPr>
        <w:t>2</w:t>
      </w:r>
      <w:r w:rsidRPr="004A20DB">
        <w:rPr>
          <w:rFonts w:ascii="Times New Roman" w:eastAsia="Times New Roman" w:hAnsi="Times New Roman" w:cs="Times New Roman"/>
          <w:b/>
          <w:color w:val="000000"/>
        </w:rPr>
        <w:t xml:space="preserve"> from UFE correlator</w:t>
      </w:r>
      <w:del w:id="829" w:author="Автор" w:date="2026-05-07T13:24:00Z">
        <w:r>
          <w:rPr>
            <w:rFonts w:ascii="Times New Roman" w:eastAsia="Times New Roman" w:hAnsi="Times New Roman" w:cs="Times New Roman"/>
            <w:b/>
            <w:color w:val="000000"/>
          </w:rPr>
          <w:delText xml:space="preserve"> between groups I and II</w:delText>
        </w:r>
        <w:r>
          <w:rPr>
            <w:rFonts w:ascii="Times New Roman" w:eastAsia="Times New Roman" w:hAnsi="Times New Roman" w:cs="Times New Roman"/>
            <w:color w:val="000000"/>
          </w:rPr>
          <w:delText xml:space="preserve"> </w:delText>
        </w:r>
        <w:r>
          <w:rPr>
            <w:rFonts w:ascii="Times New Roman" w:eastAsia="Times New Roman" w:hAnsi="Times New Roman" w:cs="Times New Roman"/>
            <w:b/>
            <w:color w:val="000000"/>
          </w:rPr>
          <w:delText>in the mutation spectrum on the right</w:delText>
        </w:r>
        <w:r>
          <w:rPr>
            <w:rFonts w:ascii="Times New Roman" w:eastAsia="Times New Roman" w:hAnsi="Times New Roman" w:cs="Times New Roman"/>
            <w:color w:val="000000"/>
          </w:rPr>
          <w:delText>.</w:delText>
        </w:r>
      </w:del>
      <w:ins w:id="830" w:author="Автор" w:date="2026-05-07T13:24:00Z">
        <w:r w:rsidRPr="004A20DB">
          <w:rPr>
            <w:rFonts w:ascii="Times New Roman" w:eastAsia="Times New Roman" w:hAnsi="Times New Roman" w:cs="Times New Roman"/>
            <w:color w:val="000000"/>
          </w:rPr>
          <w:t>.</w:t>
        </w:r>
      </w:ins>
      <w:r w:rsidRPr="004A20DB">
        <w:rPr>
          <w:rFonts w:ascii="Times New Roman" w:eastAsia="Times New Roman" w:hAnsi="Times New Roman" w:cs="Times New Roman"/>
          <w:color w:val="000000"/>
        </w:rPr>
        <w:t xml:space="preserve"> Dataset </w:t>
      </w:r>
      <w:r w:rsidR="00A7528A" w:rsidRPr="004A20DB">
        <w:rPr>
          <w:rFonts w:ascii="Times New Roman" w:eastAsia="Times New Roman" w:hAnsi="Times New Roman" w:cs="Times New Roman"/>
          <w:color w:val="000000"/>
        </w:rPr>
        <w:t>2</w:t>
      </w:r>
      <w:r w:rsidRPr="004A20DB">
        <w:rPr>
          <w:rFonts w:ascii="Times New Roman" w:eastAsia="Times New Roman" w:hAnsi="Times New Roman" w:cs="Times New Roman"/>
          <w:color w:val="000000"/>
        </w:rPr>
        <w:t xml:space="preserve"> was constructed </w:t>
      </w:r>
      <w:del w:id="831" w:author="Автор" w:date="2026-05-07T13:24:00Z">
        <w:r>
          <w:rPr>
            <w:rFonts w:ascii="Times New Roman" w:eastAsia="Times New Roman" w:hAnsi="Times New Roman" w:cs="Times New Roman"/>
            <w:color w:val="000000"/>
          </w:rPr>
          <w:delText xml:space="preserve">downloading 12,000 sequences from NCBI Virus database labeled B.1 and B.1.1.7 (Alpha), in equal numbers each. </w:delText>
        </w:r>
      </w:del>
    </w:p>
    <w:p w14:paraId="0D097CCC" w14:textId="77777777" w:rsidR="008A352D" w:rsidRDefault="008A352D" w:rsidP="008A352D">
      <w:pPr>
        <w:pBdr>
          <w:top w:val="nil"/>
          <w:left w:val="nil"/>
          <w:bottom w:val="nil"/>
          <w:right w:val="nil"/>
          <w:between w:val="nil"/>
        </w:pBdr>
        <w:spacing w:after="0" w:line="360" w:lineRule="auto"/>
        <w:jc w:val="both"/>
        <w:rPr>
          <w:del w:id="832" w:author="Автор" w:date="2026-05-07T13:24:00Z"/>
          <w:rFonts w:ascii="Times New Roman" w:eastAsia="Times New Roman" w:hAnsi="Times New Roman" w:cs="Times New Roman"/>
          <w:color w:val="000000"/>
        </w:rPr>
      </w:pPr>
    </w:p>
    <w:p w14:paraId="400554E2" w14:textId="77777777" w:rsidR="008A352D" w:rsidRDefault="008A352D" w:rsidP="008A352D">
      <w:pPr>
        <w:pBdr>
          <w:top w:val="nil"/>
          <w:left w:val="nil"/>
          <w:bottom w:val="nil"/>
          <w:right w:val="nil"/>
          <w:between w:val="nil"/>
        </w:pBdr>
        <w:spacing w:after="0" w:line="360" w:lineRule="auto"/>
        <w:ind w:left="-567"/>
        <w:rPr>
          <w:del w:id="833" w:author="Автор" w:date="2026-05-07T13:24:00Z"/>
          <w:rFonts w:ascii="Times New Roman" w:eastAsia="Times New Roman" w:hAnsi="Times New Roman" w:cs="Times New Roman"/>
          <w:color w:val="000000"/>
        </w:rPr>
      </w:pPr>
      <w:del w:id="834" w:author="Автор" w:date="2026-05-07T13:24:00Z">
        <w:r>
          <w:rPr>
            <w:noProof/>
            <w:color w:val="000000"/>
          </w:rPr>
          <w:drawing>
            <wp:inline distT="0" distB="0" distL="0" distR="0" wp14:anchorId="15C4CC74" wp14:editId="39E44865">
              <wp:extent cx="5940351" cy="3269517"/>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7"/>
                      <a:srcRect/>
                      <a:stretch>
                        <a:fillRect/>
                      </a:stretch>
                    </pic:blipFill>
                    <pic:spPr>
                      <a:xfrm>
                        <a:off x="0" y="0"/>
                        <a:ext cx="5940351" cy="3269517"/>
                      </a:xfrm>
                      <a:prstGeom prst="rect">
                        <a:avLst/>
                      </a:prstGeom>
                      <a:ln/>
                    </pic:spPr>
                  </pic:pic>
                </a:graphicData>
              </a:graphic>
            </wp:inline>
          </w:drawing>
        </w:r>
      </w:del>
    </w:p>
    <w:p w14:paraId="2796337A" w14:textId="77777777" w:rsidR="008A352D" w:rsidRDefault="008A352D" w:rsidP="008A352D">
      <w:pPr>
        <w:pBdr>
          <w:top w:val="nil"/>
          <w:left w:val="nil"/>
          <w:bottom w:val="nil"/>
          <w:right w:val="nil"/>
          <w:between w:val="nil"/>
        </w:pBdr>
        <w:spacing w:after="0" w:line="360" w:lineRule="auto"/>
        <w:ind w:left="-567"/>
        <w:rPr>
          <w:del w:id="835" w:author="Автор" w:date="2026-05-07T13:24:00Z"/>
          <w:rFonts w:ascii="Times New Roman" w:eastAsia="Times New Roman" w:hAnsi="Times New Roman" w:cs="Times New Roman"/>
          <w:b/>
          <w:color w:val="000000"/>
        </w:rPr>
      </w:pPr>
    </w:p>
    <w:p w14:paraId="62F27F48" w14:textId="763EE153" w:rsidR="00EC09B4" w:rsidRDefault="008A352D" w:rsidP="00CD5292">
      <w:pPr>
        <w:pBdr>
          <w:top w:val="nil"/>
          <w:left w:val="nil"/>
          <w:bottom w:val="nil"/>
          <w:right w:val="nil"/>
          <w:between w:val="nil"/>
        </w:pBdr>
        <w:spacing w:line="360" w:lineRule="auto"/>
        <w:ind w:left="-567"/>
        <w:jc w:val="both"/>
        <w:rPr>
          <w:rFonts w:ascii="Times New Roman" w:eastAsia="Times New Roman" w:hAnsi="Times New Roman" w:cs="Times New Roman"/>
          <w:color w:val="000000"/>
        </w:rPr>
      </w:pPr>
      <w:del w:id="836" w:author="Автор" w:date="2026-05-07T13:24:00Z">
        <w:r>
          <w:rPr>
            <w:rFonts w:ascii="Times New Roman" w:eastAsia="Times New Roman" w:hAnsi="Times New Roman" w:cs="Times New Roman"/>
            <w:b/>
            <w:color w:val="000000"/>
          </w:rPr>
          <w:delText>Figure S7. Epistatic interactions for SARS-CoV-2 genome predicted for Dataset 3 from UFE correlator</w:delText>
        </w:r>
        <w:r>
          <w:rPr>
            <w:rFonts w:ascii="Times New Roman" w:eastAsia="Times New Roman" w:hAnsi="Times New Roman" w:cs="Times New Roman"/>
            <w:color w:val="000000"/>
          </w:rPr>
          <w:delText xml:space="preserve">. Dataset 3 was constructed </w:delText>
        </w:r>
      </w:del>
      <w:r w:rsidRPr="004A20DB">
        <w:rPr>
          <w:rFonts w:ascii="Times New Roman" w:eastAsia="Times New Roman" w:hAnsi="Times New Roman" w:cs="Times New Roman"/>
          <w:color w:val="000000"/>
        </w:rPr>
        <w:t>using 20,000 random sequences from the NCBI</w:t>
      </w:r>
      <w:del w:id="837" w:author="Автор" w:date="2026-05-07T13:24:00Z">
        <w:r>
          <w:rPr>
            <w:rFonts w:ascii="Times New Roman" w:eastAsia="Times New Roman" w:hAnsi="Times New Roman" w:cs="Times New Roman"/>
            <w:color w:val="000000"/>
          </w:rPr>
          <w:delText>.</w:delText>
        </w:r>
      </w:del>
      <w:ins w:id="838" w:author="Автор" w:date="2026-05-07T13:24:00Z">
        <w:r w:rsidR="00ED69F0" w:rsidRPr="004A20DB">
          <w:rPr>
            <w:rFonts w:ascii="Times New Roman" w:eastAsia="Times New Roman" w:hAnsi="Times New Roman" w:cs="Times New Roman"/>
            <w:color w:val="000000"/>
          </w:rPr>
          <w:t xml:space="preserve"> without geographic classification</w:t>
        </w:r>
        <w:r w:rsidRPr="004A20DB">
          <w:rPr>
            <w:rFonts w:ascii="Times New Roman" w:eastAsia="Times New Roman" w:hAnsi="Times New Roman" w:cs="Times New Roman"/>
            <w:color w:val="000000"/>
          </w:rPr>
          <w:t>.</w:t>
        </w:r>
      </w:ins>
      <w:r w:rsidRPr="004A20DB">
        <w:rPr>
          <w:rFonts w:ascii="Times New Roman" w:eastAsia="Times New Roman" w:hAnsi="Times New Roman" w:cs="Times New Roman"/>
          <w:color w:val="000000"/>
        </w:rPr>
        <w:t xml:space="preserve"> Virus </w:t>
      </w:r>
      <w:r w:rsidRPr="004A20DB">
        <w:rPr>
          <w:rFonts w:ascii="Times New Roman" w:eastAsia="Times New Roman" w:hAnsi="Times New Roman" w:cs="Times New Roman"/>
          <w:color w:val="000000"/>
        </w:rPr>
        <w:lastRenderedPageBreak/>
        <w:t xml:space="preserve">database for the period from 09/24/2020 to 09/25/2021. Calculations were based </w:t>
      </w:r>
      <w:r w:rsidR="007C2775" w:rsidRPr="004A20DB">
        <w:rPr>
          <w:rFonts w:ascii="Times New Roman" w:eastAsia="Times New Roman" w:hAnsi="Times New Roman" w:cs="Times New Roman"/>
          <w:color w:val="000000"/>
        </w:rPr>
        <w:t xml:space="preserve">on </w:t>
      </w:r>
      <w:del w:id="839" w:author="Автор" w:date="2026-05-07T13:24:00Z">
        <w:r>
          <w:rPr>
            <w:rFonts w:ascii="Times New Roman" w:eastAsia="Times New Roman" w:hAnsi="Times New Roman" w:cs="Times New Roman"/>
            <w:color w:val="000000"/>
          </w:rPr>
          <w:delText xml:space="preserve">a single central </w:delText>
        </w:r>
      </w:del>
      <w:ins w:id="840" w:author="Автор" w:date="2026-05-07T13:24:00Z">
        <w:r w:rsidR="007C2775" w:rsidRPr="004A20DB">
          <w:rPr>
            <w:rFonts w:ascii="Times New Roman" w:eastAsia="Times New Roman" w:hAnsi="Times New Roman" w:cs="Times New Roman"/>
            <w:color w:val="000000"/>
          </w:rPr>
          <w:t xml:space="preserve">equal mixture of sequences from </w:t>
        </w:r>
      </w:ins>
      <w:r w:rsidR="007C2775" w:rsidRPr="004A20DB">
        <w:rPr>
          <w:rFonts w:ascii="Times New Roman" w:eastAsia="Times New Roman" w:hAnsi="Times New Roman" w:cs="Times New Roman"/>
          <w:color w:val="000000"/>
        </w:rPr>
        <w:t xml:space="preserve">peak </w:t>
      </w:r>
      <w:del w:id="841" w:author="Автор" w:date="2026-05-07T13:24:00Z">
        <w:r>
          <w:rPr>
            <w:rFonts w:ascii="Times New Roman" w:eastAsia="Times New Roman" w:hAnsi="Times New Roman" w:cs="Times New Roman"/>
            <w:color w:val="000000"/>
          </w:rPr>
          <w:delText>marked with the red lines</w:delText>
        </w:r>
      </w:del>
      <w:ins w:id="842" w:author="Автор" w:date="2026-05-07T13:24:00Z">
        <w:r w:rsidR="007C2775" w:rsidRPr="004A20DB">
          <w:rPr>
            <w:rFonts w:ascii="Times New Roman" w:eastAsia="Times New Roman" w:hAnsi="Times New Roman" w:cs="Times New Roman"/>
            <w:color w:val="000000"/>
          </w:rPr>
          <w:t>I and II</w:t>
        </w:r>
      </w:ins>
      <w:r w:rsidRPr="004A20DB">
        <w:rPr>
          <w:rFonts w:ascii="Times New Roman" w:eastAsia="Times New Roman" w:hAnsi="Times New Roman" w:cs="Times New Roman"/>
          <w:color w:val="000000"/>
        </w:rPr>
        <w:t>.</w:t>
      </w:r>
    </w:p>
    <w:sectPr w:rsidR="00EC09B4" w:rsidSect="0066304B">
      <w:headerReference w:type="default" r:id="rId28"/>
      <w:footerReference w:type="even" r:id="rId29"/>
      <w:footerReference w:type="default" r:id="rId30"/>
      <w:pgSz w:w="11906" w:h="16838"/>
      <w:pgMar w:top="1134" w:right="1134" w:bottom="1134" w:left="1134" w:header="709" w:footer="709" w:gutter="0"/>
      <w:lnNumType w:countBy="1" w:restart="continuous"/>
      <w:pgNumType w:start="1"/>
      <w:cols w:space="720"/>
      <w:docGrid w:linePitch="360"/>
      <w:sectPrChange w:id="854" w:author="Автор" w:date="2026-05-07T13:24:00Z">
        <w:sectPr w:rsidR="00EC09B4" w:rsidSect="0066304B">
          <w:pgMar w:top="1134" w:right="1134" w:bottom="1134" w:left="1134" w:header="709" w:footer="709" w:gutter="0"/>
          <w:lnNumType w:countBy="0" w:restart="newPage"/>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8F2AA0" w14:textId="77777777" w:rsidR="00FF4608" w:rsidRDefault="00FF4608" w:rsidP="00403B5C">
      <w:pPr>
        <w:spacing w:after="0" w:line="240" w:lineRule="auto"/>
      </w:pPr>
      <w:r>
        <w:separator/>
      </w:r>
    </w:p>
  </w:endnote>
  <w:endnote w:type="continuationSeparator" w:id="0">
    <w:p w14:paraId="4E1B9248" w14:textId="77777777" w:rsidR="00FF4608" w:rsidRDefault="00FF4608" w:rsidP="00403B5C">
      <w:pPr>
        <w:spacing w:after="0" w:line="240" w:lineRule="auto"/>
      </w:pPr>
      <w:r>
        <w:continuationSeparator/>
      </w:r>
    </w:p>
  </w:endnote>
  <w:endnote w:type="continuationNotice" w:id="1">
    <w:p w14:paraId="0FD8736B" w14:textId="77777777" w:rsidR="00FF4608" w:rsidRDefault="00FF460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ustomXmlInsRangeStart w:id="844" w:author="Автор" w:date="2026-05-07T13:24:00Z"/>
  <w:sdt>
    <w:sdtPr>
      <w:rPr>
        <w:rStyle w:val="a8"/>
      </w:rPr>
      <w:id w:val="-1440759662"/>
      <w:docPartObj>
        <w:docPartGallery w:val="Page Numbers (Bottom of Page)"/>
        <w:docPartUnique/>
      </w:docPartObj>
    </w:sdtPr>
    <w:sdtEndPr>
      <w:rPr>
        <w:rStyle w:val="a8"/>
      </w:rPr>
    </w:sdtEndPr>
    <w:sdtContent>
      <w:customXmlInsRangeEnd w:id="844"/>
      <w:p w14:paraId="452BF23A" w14:textId="727C0DE5" w:rsidR="00A22C54" w:rsidRDefault="00A22C54" w:rsidP="008F60D5">
        <w:pPr>
          <w:pStyle w:val="a6"/>
          <w:framePr w:wrap="none" w:vAnchor="text" w:hAnchor="margin" w:xAlign="right" w:y="1"/>
          <w:rPr>
            <w:ins w:id="845" w:author="Автор" w:date="2026-05-07T13:24:00Z"/>
            <w:rStyle w:val="a8"/>
          </w:rPr>
        </w:pPr>
        <w:ins w:id="846" w:author="Автор" w:date="2026-05-07T13:24:00Z">
          <w:r>
            <w:rPr>
              <w:rStyle w:val="a8"/>
            </w:rPr>
            <w:fldChar w:fldCharType="begin"/>
          </w:r>
          <w:r>
            <w:rPr>
              <w:rStyle w:val="a8"/>
            </w:rPr>
            <w:instrText xml:space="preserve"> PAGE </w:instrText>
          </w:r>
          <w:r>
            <w:rPr>
              <w:rStyle w:val="a8"/>
            </w:rPr>
            <w:fldChar w:fldCharType="end"/>
          </w:r>
        </w:ins>
      </w:p>
      <w:customXmlInsRangeStart w:id="847" w:author="Автор" w:date="2026-05-07T13:24:00Z"/>
    </w:sdtContent>
  </w:sdt>
  <w:customXmlInsRangeEnd w:id="847"/>
  <w:p w14:paraId="3C7A917B" w14:textId="77777777" w:rsidR="00A22C54" w:rsidRDefault="00A22C54" w:rsidP="00403B5C">
    <w:pPr>
      <w:pStyle w:val="a6"/>
      <w:ind w:right="360"/>
      <w:pPrChange w:id="848" w:author="Автор" w:date="2026-05-07T13:24:00Z">
        <w:pPr>
          <w:pStyle w:val="a8"/>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ustomXmlInsRangeStart w:id="849" w:author="Автор" w:date="2026-05-07T13:24:00Z"/>
  <w:sdt>
    <w:sdtPr>
      <w:rPr>
        <w:rStyle w:val="a8"/>
      </w:rPr>
      <w:id w:val="1579709919"/>
      <w:docPartObj>
        <w:docPartGallery w:val="Page Numbers (Bottom of Page)"/>
        <w:docPartUnique/>
      </w:docPartObj>
    </w:sdtPr>
    <w:sdtEndPr>
      <w:rPr>
        <w:rStyle w:val="a8"/>
      </w:rPr>
    </w:sdtEndPr>
    <w:sdtContent>
      <w:customXmlInsRangeEnd w:id="849"/>
      <w:p w14:paraId="1662E14A" w14:textId="26414120" w:rsidR="00A22C54" w:rsidRDefault="00A22C54" w:rsidP="008F60D5">
        <w:pPr>
          <w:pStyle w:val="a6"/>
          <w:framePr w:wrap="none" w:vAnchor="text" w:hAnchor="margin" w:xAlign="right" w:y="1"/>
          <w:rPr>
            <w:ins w:id="850" w:author="Автор" w:date="2026-05-07T13:24:00Z"/>
            <w:rStyle w:val="a8"/>
          </w:rPr>
        </w:pPr>
        <w:ins w:id="851" w:author="Автор" w:date="2026-05-07T13:24:00Z">
          <w:r>
            <w:rPr>
              <w:rStyle w:val="a8"/>
            </w:rPr>
            <w:fldChar w:fldCharType="begin"/>
          </w:r>
          <w:r>
            <w:rPr>
              <w:rStyle w:val="a8"/>
            </w:rPr>
            <w:instrText xml:space="preserve"> PAGE </w:instrText>
          </w:r>
          <w:r>
            <w:rPr>
              <w:rStyle w:val="a8"/>
            </w:rPr>
            <w:fldChar w:fldCharType="separate"/>
          </w:r>
          <w:r>
            <w:rPr>
              <w:rStyle w:val="a8"/>
              <w:noProof/>
            </w:rPr>
            <w:t>1</w:t>
          </w:r>
          <w:r>
            <w:rPr>
              <w:rStyle w:val="a8"/>
            </w:rPr>
            <w:fldChar w:fldCharType="end"/>
          </w:r>
        </w:ins>
      </w:p>
      <w:customXmlInsRangeStart w:id="852" w:author="Автор" w:date="2026-05-07T13:24:00Z"/>
    </w:sdtContent>
  </w:sdt>
  <w:customXmlInsRangeEnd w:id="852"/>
  <w:p w14:paraId="35A502A2" w14:textId="77777777" w:rsidR="00A22C54" w:rsidRDefault="00A22C54" w:rsidP="00403B5C">
    <w:pPr>
      <w:pStyle w:val="a6"/>
      <w:ind w:right="360"/>
      <w:pPrChange w:id="853" w:author="Автор" w:date="2026-05-07T13:24:00Z">
        <w:pPr>
          <w:pStyle w:val="a8"/>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C99239" w14:textId="77777777" w:rsidR="00FF4608" w:rsidRDefault="00FF4608" w:rsidP="00403B5C">
      <w:pPr>
        <w:spacing w:after="0" w:line="240" w:lineRule="auto"/>
      </w:pPr>
      <w:r>
        <w:separator/>
      </w:r>
    </w:p>
  </w:footnote>
  <w:footnote w:type="continuationSeparator" w:id="0">
    <w:p w14:paraId="04144848" w14:textId="77777777" w:rsidR="00FF4608" w:rsidRDefault="00FF4608" w:rsidP="00403B5C">
      <w:pPr>
        <w:spacing w:after="0" w:line="240" w:lineRule="auto"/>
      </w:pPr>
      <w:r>
        <w:continuationSeparator/>
      </w:r>
    </w:p>
  </w:footnote>
  <w:footnote w:type="continuationNotice" w:id="1">
    <w:p w14:paraId="555B5D7F" w14:textId="77777777" w:rsidR="00FF4608" w:rsidRDefault="00FF460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1C9AAC" w14:textId="77777777" w:rsidR="0092632D" w:rsidRDefault="0092632D">
    <w:pPr>
      <w:pStyle w:val="af4"/>
      <w:pPrChange w:id="843" w:author="Автор" w:date="2026-05-07T13:24:00Z">
        <w:pPr>
          <w:pStyle w:val="a6"/>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8C1652F"/>
    <w:multiLevelType w:val="hybridMultilevel"/>
    <w:tmpl w:val="70D291E4"/>
    <w:lvl w:ilvl="0" w:tplc="0BE6C6A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hideGrammaticalErrors/>
  <w:proofState w:spelling="clean" w:grammar="clean"/>
  <w:defaultTabStop w:val="720"/>
  <w:doNotUseMarginsForDrawingGridOrigin/>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5v2e0v5r25tt5e00v35f59hst2ra25srwwd&quot;&gt;UnitedLibCleared&lt;record-ids&gt;&lt;item&gt;1&lt;/item&gt;&lt;item&gt;3&lt;/item&gt;&lt;item&gt;10&lt;/item&gt;&lt;item&gt;12&lt;/item&gt;&lt;item&gt;27&lt;/item&gt;&lt;item&gt;28&lt;/item&gt;&lt;item&gt;29&lt;/item&gt;&lt;item&gt;30&lt;/item&gt;&lt;item&gt;32&lt;/item&gt;&lt;item&gt;33&lt;/item&gt;&lt;item&gt;37&lt;/item&gt;&lt;item&gt;63&lt;/item&gt;&lt;item&gt;197&lt;/item&gt;&lt;item&gt;200&lt;/item&gt;&lt;item&gt;212&lt;/item&gt;&lt;item&gt;225&lt;/item&gt;&lt;item&gt;228&lt;/item&gt;&lt;item&gt;231&lt;/item&gt;&lt;item&gt;237&lt;/item&gt;&lt;item&gt;238&lt;/item&gt;&lt;item&gt;257&lt;/item&gt;&lt;item&gt;272&lt;/item&gt;&lt;item&gt;279&lt;/item&gt;&lt;item&gt;301&lt;/item&gt;&lt;item&gt;305&lt;/item&gt;&lt;item&gt;319&lt;/item&gt;&lt;item&gt;323&lt;/item&gt;&lt;item&gt;333&lt;/item&gt;&lt;item&gt;518&lt;/item&gt;&lt;item&gt;530&lt;/item&gt;&lt;item&gt;536&lt;/item&gt;&lt;item&gt;663&lt;/item&gt;&lt;item&gt;670&lt;/item&gt;&lt;item&gt;678&lt;/item&gt;&lt;item&gt;714&lt;/item&gt;&lt;item&gt;751&lt;/item&gt;&lt;item&gt;769&lt;/item&gt;&lt;item&gt;790&lt;/item&gt;&lt;item&gt;847&lt;/item&gt;&lt;item&gt;1036&lt;/item&gt;&lt;item&gt;1077&lt;/item&gt;&lt;item&gt;1183&lt;/item&gt;&lt;item&gt;1214&lt;/item&gt;&lt;item&gt;1225&lt;/item&gt;&lt;item&gt;1230&lt;/item&gt;&lt;item&gt;1231&lt;/item&gt;&lt;item&gt;1232&lt;/item&gt;&lt;item&gt;1251&lt;/item&gt;&lt;item&gt;1252&lt;/item&gt;&lt;item&gt;1253&lt;/item&gt;&lt;item&gt;1272&lt;/item&gt;&lt;item&gt;1309&lt;/item&gt;&lt;item&gt;1323&lt;/item&gt;&lt;item&gt;1424&lt;/item&gt;&lt;item&gt;1427&lt;/item&gt;&lt;item&gt;1442&lt;/item&gt;&lt;item&gt;1443&lt;/item&gt;&lt;item&gt;1449&lt;/item&gt;&lt;item&gt;1450&lt;/item&gt;&lt;item&gt;1451&lt;/item&gt;&lt;item&gt;1459&lt;/item&gt;&lt;item&gt;1563&lt;/item&gt;&lt;item&gt;1586&lt;/item&gt;&lt;item&gt;1615&lt;/item&gt;&lt;item&gt;1823&lt;/item&gt;&lt;item&gt;1824&lt;/item&gt;&lt;item&gt;1825&lt;/item&gt;&lt;item&gt;1826&lt;/item&gt;&lt;item&gt;1827&lt;/item&gt;&lt;item&gt;1828&lt;/item&gt;&lt;item&gt;1829&lt;/item&gt;&lt;item&gt;1830&lt;/item&gt;&lt;item&gt;1831&lt;/item&gt;&lt;item&gt;1832&lt;/item&gt;&lt;/record-ids&gt;&lt;/item&gt;&lt;/Libraries&gt;"/>
  </w:docVars>
  <w:rsids>
    <w:rsidRoot w:val="0087149A"/>
    <w:rsid w:val="000010E7"/>
    <w:rsid w:val="000018A6"/>
    <w:rsid w:val="00002B1F"/>
    <w:rsid w:val="00012969"/>
    <w:rsid w:val="00021C16"/>
    <w:rsid w:val="00022075"/>
    <w:rsid w:val="00022241"/>
    <w:rsid w:val="00022F0E"/>
    <w:rsid w:val="000237D1"/>
    <w:rsid w:val="0002555E"/>
    <w:rsid w:val="000406BC"/>
    <w:rsid w:val="00040928"/>
    <w:rsid w:val="00047A8A"/>
    <w:rsid w:val="0005018A"/>
    <w:rsid w:val="00050B99"/>
    <w:rsid w:val="00051F17"/>
    <w:rsid w:val="00060404"/>
    <w:rsid w:val="000704EE"/>
    <w:rsid w:val="000772D9"/>
    <w:rsid w:val="00081885"/>
    <w:rsid w:val="00093E61"/>
    <w:rsid w:val="000A7332"/>
    <w:rsid w:val="000B7415"/>
    <w:rsid w:val="000B7AE2"/>
    <w:rsid w:val="000D6E6E"/>
    <w:rsid w:val="000E1076"/>
    <w:rsid w:val="000E3942"/>
    <w:rsid w:val="000E77EB"/>
    <w:rsid w:val="000F22EE"/>
    <w:rsid w:val="000F6DF9"/>
    <w:rsid w:val="000F7FF0"/>
    <w:rsid w:val="00101F13"/>
    <w:rsid w:val="00114B32"/>
    <w:rsid w:val="001201A7"/>
    <w:rsid w:val="0012055B"/>
    <w:rsid w:val="00136421"/>
    <w:rsid w:val="001401ED"/>
    <w:rsid w:val="00144B10"/>
    <w:rsid w:val="00150B08"/>
    <w:rsid w:val="001543AF"/>
    <w:rsid w:val="001552C4"/>
    <w:rsid w:val="00157A64"/>
    <w:rsid w:val="00161711"/>
    <w:rsid w:val="001632AA"/>
    <w:rsid w:val="00167192"/>
    <w:rsid w:val="001700ED"/>
    <w:rsid w:val="00171A57"/>
    <w:rsid w:val="00177FDD"/>
    <w:rsid w:val="001820FF"/>
    <w:rsid w:val="00182B0E"/>
    <w:rsid w:val="00190BB7"/>
    <w:rsid w:val="00191392"/>
    <w:rsid w:val="0019220E"/>
    <w:rsid w:val="00192CCC"/>
    <w:rsid w:val="0019511E"/>
    <w:rsid w:val="00195F6C"/>
    <w:rsid w:val="001A3293"/>
    <w:rsid w:val="001A35A3"/>
    <w:rsid w:val="001A3D3A"/>
    <w:rsid w:val="001B0976"/>
    <w:rsid w:val="001B1902"/>
    <w:rsid w:val="001B408C"/>
    <w:rsid w:val="001C6A4D"/>
    <w:rsid w:val="001C746C"/>
    <w:rsid w:val="001D21CF"/>
    <w:rsid w:val="001D360D"/>
    <w:rsid w:val="001D5E08"/>
    <w:rsid w:val="001E5656"/>
    <w:rsid w:val="001E5EAD"/>
    <w:rsid w:val="001E7145"/>
    <w:rsid w:val="001F204E"/>
    <w:rsid w:val="001F2438"/>
    <w:rsid w:val="00203E5E"/>
    <w:rsid w:val="0021614C"/>
    <w:rsid w:val="00221F9E"/>
    <w:rsid w:val="00230733"/>
    <w:rsid w:val="00231D32"/>
    <w:rsid w:val="00244C24"/>
    <w:rsid w:val="00247B71"/>
    <w:rsid w:val="002502EA"/>
    <w:rsid w:val="00260AD4"/>
    <w:rsid w:val="0026796C"/>
    <w:rsid w:val="00270598"/>
    <w:rsid w:val="00271A3E"/>
    <w:rsid w:val="0028747D"/>
    <w:rsid w:val="002932DB"/>
    <w:rsid w:val="002A2B25"/>
    <w:rsid w:val="002A2D9A"/>
    <w:rsid w:val="002A5C35"/>
    <w:rsid w:val="002A70B2"/>
    <w:rsid w:val="002B2E45"/>
    <w:rsid w:val="002B6A98"/>
    <w:rsid w:val="002C11AB"/>
    <w:rsid w:val="002C240E"/>
    <w:rsid w:val="002C4707"/>
    <w:rsid w:val="002C66A8"/>
    <w:rsid w:val="002C744F"/>
    <w:rsid w:val="002D3F8F"/>
    <w:rsid w:val="002D736E"/>
    <w:rsid w:val="002E47E3"/>
    <w:rsid w:val="002E716E"/>
    <w:rsid w:val="002F5C3B"/>
    <w:rsid w:val="00306C71"/>
    <w:rsid w:val="003141A2"/>
    <w:rsid w:val="00316475"/>
    <w:rsid w:val="00317F3D"/>
    <w:rsid w:val="003201A0"/>
    <w:rsid w:val="003319E3"/>
    <w:rsid w:val="003346FD"/>
    <w:rsid w:val="00362BBF"/>
    <w:rsid w:val="00365A8A"/>
    <w:rsid w:val="00365CCC"/>
    <w:rsid w:val="00367C63"/>
    <w:rsid w:val="00380A3A"/>
    <w:rsid w:val="00381197"/>
    <w:rsid w:val="00390237"/>
    <w:rsid w:val="00395CF5"/>
    <w:rsid w:val="003A0043"/>
    <w:rsid w:val="003A1EA6"/>
    <w:rsid w:val="003A23D7"/>
    <w:rsid w:val="003A5E2B"/>
    <w:rsid w:val="003B08DF"/>
    <w:rsid w:val="003B2B34"/>
    <w:rsid w:val="003C3D3C"/>
    <w:rsid w:val="003C4E3B"/>
    <w:rsid w:val="003F2820"/>
    <w:rsid w:val="003F36B7"/>
    <w:rsid w:val="003F4C32"/>
    <w:rsid w:val="003F5305"/>
    <w:rsid w:val="00401A76"/>
    <w:rsid w:val="004031D9"/>
    <w:rsid w:val="00403B5C"/>
    <w:rsid w:val="00404A22"/>
    <w:rsid w:val="00407CCC"/>
    <w:rsid w:val="00413FAB"/>
    <w:rsid w:val="004144AC"/>
    <w:rsid w:val="0042095A"/>
    <w:rsid w:val="0043143B"/>
    <w:rsid w:val="00435B03"/>
    <w:rsid w:val="004468A9"/>
    <w:rsid w:val="0044739E"/>
    <w:rsid w:val="00447911"/>
    <w:rsid w:val="0045051E"/>
    <w:rsid w:val="00461CCA"/>
    <w:rsid w:val="00461F65"/>
    <w:rsid w:val="00466C3B"/>
    <w:rsid w:val="004758B2"/>
    <w:rsid w:val="00477F4B"/>
    <w:rsid w:val="004868F0"/>
    <w:rsid w:val="00495DC9"/>
    <w:rsid w:val="00497453"/>
    <w:rsid w:val="004A20DB"/>
    <w:rsid w:val="004A5170"/>
    <w:rsid w:val="004A6B93"/>
    <w:rsid w:val="004D29BD"/>
    <w:rsid w:val="004D4EEA"/>
    <w:rsid w:val="004D53FB"/>
    <w:rsid w:val="004D7072"/>
    <w:rsid w:val="004E6C9D"/>
    <w:rsid w:val="004E7B17"/>
    <w:rsid w:val="004F6E6D"/>
    <w:rsid w:val="004F7EC4"/>
    <w:rsid w:val="00505ABC"/>
    <w:rsid w:val="00517989"/>
    <w:rsid w:val="005209BB"/>
    <w:rsid w:val="00527497"/>
    <w:rsid w:val="005326DF"/>
    <w:rsid w:val="00533F85"/>
    <w:rsid w:val="00535229"/>
    <w:rsid w:val="00542736"/>
    <w:rsid w:val="00544C36"/>
    <w:rsid w:val="00545794"/>
    <w:rsid w:val="00547091"/>
    <w:rsid w:val="00557C49"/>
    <w:rsid w:val="005620C4"/>
    <w:rsid w:val="00562299"/>
    <w:rsid w:val="00565D3D"/>
    <w:rsid w:val="00571015"/>
    <w:rsid w:val="00571A2E"/>
    <w:rsid w:val="00575CB2"/>
    <w:rsid w:val="0058675E"/>
    <w:rsid w:val="005876A5"/>
    <w:rsid w:val="005877C3"/>
    <w:rsid w:val="00596AF4"/>
    <w:rsid w:val="005A5655"/>
    <w:rsid w:val="005C2765"/>
    <w:rsid w:val="005C4B74"/>
    <w:rsid w:val="005E310B"/>
    <w:rsid w:val="005E3E8C"/>
    <w:rsid w:val="005F15B1"/>
    <w:rsid w:val="005F40F7"/>
    <w:rsid w:val="005F4A99"/>
    <w:rsid w:val="006019E7"/>
    <w:rsid w:val="00601DA2"/>
    <w:rsid w:val="0060767F"/>
    <w:rsid w:val="0061035B"/>
    <w:rsid w:val="00613CD6"/>
    <w:rsid w:val="00620645"/>
    <w:rsid w:val="00620843"/>
    <w:rsid w:val="00620D41"/>
    <w:rsid w:val="006219B0"/>
    <w:rsid w:val="00623ABA"/>
    <w:rsid w:val="00626F04"/>
    <w:rsid w:val="0063337E"/>
    <w:rsid w:val="00635299"/>
    <w:rsid w:val="006363C9"/>
    <w:rsid w:val="006452A2"/>
    <w:rsid w:val="006510AC"/>
    <w:rsid w:val="00651F13"/>
    <w:rsid w:val="00653793"/>
    <w:rsid w:val="00655546"/>
    <w:rsid w:val="0065576F"/>
    <w:rsid w:val="00656679"/>
    <w:rsid w:val="0066304B"/>
    <w:rsid w:val="006666A4"/>
    <w:rsid w:val="0066708E"/>
    <w:rsid w:val="0067055A"/>
    <w:rsid w:val="00673BDA"/>
    <w:rsid w:val="00680B1F"/>
    <w:rsid w:val="00682101"/>
    <w:rsid w:val="00691F57"/>
    <w:rsid w:val="00694034"/>
    <w:rsid w:val="00694FF2"/>
    <w:rsid w:val="00695DC8"/>
    <w:rsid w:val="006A4A01"/>
    <w:rsid w:val="006B3D86"/>
    <w:rsid w:val="006B6362"/>
    <w:rsid w:val="006E06B2"/>
    <w:rsid w:val="007014E0"/>
    <w:rsid w:val="00714998"/>
    <w:rsid w:val="0071539E"/>
    <w:rsid w:val="00722C96"/>
    <w:rsid w:val="00740D74"/>
    <w:rsid w:val="00741951"/>
    <w:rsid w:val="00742F5B"/>
    <w:rsid w:val="00750649"/>
    <w:rsid w:val="007552B1"/>
    <w:rsid w:val="007600E9"/>
    <w:rsid w:val="0076272C"/>
    <w:rsid w:val="00774CDC"/>
    <w:rsid w:val="0078018E"/>
    <w:rsid w:val="007A1DA2"/>
    <w:rsid w:val="007A34F5"/>
    <w:rsid w:val="007A71E2"/>
    <w:rsid w:val="007B3334"/>
    <w:rsid w:val="007C2775"/>
    <w:rsid w:val="007E084A"/>
    <w:rsid w:val="007E4E25"/>
    <w:rsid w:val="007E5343"/>
    <w:rsid w:val="007E5406"/>
    <w:rsid w:val="007E61EB"/>
    <w:rsid w:val="007E68FB"/>
    <w:rsid w:val="007E76DC"/>
    <w:rsid w:val="007F0FC0"/>
    <w:rsid w:val="007F1498"/>
    <w:rsid w:val="007F5365"/>
    <w:rsid w:val="008045FD"/>
    <w:rsid w:val="00807103"/>
    <w:rsid w:val="0081136A"/>
    <w:rsid w:val="00832F25"/>
    <w:rsid w:val="008343EE"/>
    <w:rsid w:val="00836521"/>
    <w:rsid w:val="00847FD9"/>
    <w:rsid w:val="008504C0"/>
    <w:rsid w:val="008525E7"/>
    <w:rsid w:val="008548FD"/>
    <w:rsid w:val="00854946"/>
    <w:rsid w:val="008606E0"/>
    <w:rsid w:val="00862383"/>
    <w:rsid w:val="0087149A"/>
    <w:rsid w:val="00875AB2"/>
    <w:rsid w:val="008766D7"/>
    <w:rsid w:val="00876BF7"/>
    <w:rsid w:val="00880ED6"/>
    <w:rsid w:val="00891CAF"/>
    <w:rsid w:val="00892416"/>
    <w:rsid w:val="00894E42"/>
    <w:rsid w:val="008A352D"/>
    <w:rsid w:val="008A7AEC"/>
    <w:rsid w:val="008A7D7C"/>
    <w:rsid w:val="008A7F46"/>
    <w:rsid w:val="008B0104"/>
    <w:rsid w:val="008B2EB6"/>
    <w:rsid w:val="008B3193"/>
    <w:rsid w:val="008B73A5"/>
    <w:rsid w:val="008C2C4D"/>
    <w:rsid w:val="008D006D"/>
    <w:rsid w:val="008D1F85"/>
    <w:rsid w:val="008D4B0D"/>
    <w:rsid w:val="008E3312"/>
    <w:rsid w:val="008E33A8"/>
    <w:rsid w:val="008E3554"/>
    <w:rsid w:val="008E3D27"/>
    <w:rsid w:val="008E5EC1"/>
    <w:rsid w:val="008F041B"/>
    <w:rsid w:val="008F24A0"/>
    <w:rsid w:val="008F5971"/>
    <w:rsid w:val="008F60D5"/>
    <w:rsid w:val="008F6F21"/>
    <w:rsid w:val="00903C28"/>
    <w:rsid w:val="00905F86"/>
    <w:rsid w:val="00912F46"/>
    <w:rsid w:val="00915E75"/>
    <w:rsid w:val="009249F8"/>
    <w:rsid w:val="00924FE5"/>
    <w:rsid w:val="0092632D"/>
    <w:rsid w:val="00927A18"/>
    <w:rsid w:val="009307F9"/>
    <w:rsid w:val="009413C4"/>
    <w:rsid w:val="0094493F"/>
    <w:rsid w:val="00944D89"/>
    <w:rsid w:val="00970363"/>
    <w:rsid w:val="00975958"/>
    <w:rsid w:val="009827A8"/>
    <w:rsid w:val="00982D9E"/>
    <w:rsid w:val="0099250F"/>
    <w:rsid w:val="0099263E"/>
    <w:rsid w:val="00992A83"/>
    <w:rsid w:val="00993F6F"/>
    <w:rsid w:val="009A1A23"/>
    <w:rsid w:val="009E0C27"/>
    <w:rsid w:val="009E1523"/>
    <w:rsid w:val="009F2839"/>
    <w:rsid w:val="009F5D33"/>
    <w:rsid w:val="009F5FD0"/>
    <w:rsid w:val="00A007CF"/>
    <w:rsid w:val="00A02D48"/>
    <w:rsid w:val="00A056E5"/>
    <w:rsid w:val="00A13279"/>
    <w:rsid w:val="00A14C80"/>
    <w:rsid w:val="00A16F07"/>
    <w:rsid w:val="00A170E0"/>
    <w:rsid w:val="00A22C54"/>
    <w:rsid w:val="00A23158"/>
    <w:rsid w:val="00A27D66"/>
    <w:rsid w:val="00A30012"/>
    <w:rsid w:val="00A315BB"/>
    <w:rsid w:val="00A32AB0"/>
    <w:rsid w:val="00A37C63"/>
    <w:rsid w:val="00A417DA"/>
    <w:rsid w:val="00A45DF9"/>
    <w:rsid w:val="00A479C3"/>
    <w:rsid w:val="00A50832"/>
    <w:rsid w:val="00A56DCD"/>
    <w:rsid w:val="00A66571"/>
    <w:rsid w:val="00A72989"/>
    <w:rsid w:val="00A72EB3"/>
    <w:rsid w:val="00A746BD"/>
    <w:rsid w:val="00A7528A"/>
    <w:rsid w:val="00A824AD"/>
    <w:rsid w:val="00A82F67"/>
    <w:rsid w:val="00A8364A"/>
    <w:rsid w:val="00A863A5"/>
    <w:rsid w:val="00A8690C"/>
    <w:rsid w:val="00A87BD0"/>
    <w:rsid w:val="00A97F32"/>
    <w:rsid w:val="00AA1A88"/>
    <w:rsid w:val="00AA56DC"/>
    <w:rsid w:val="00AB2BF2"/>
    <w:rsid w:val="00AB5E6D"/>
    <w:rsid w:val="00AC30E2"/>
    <w:rsid w:val="00AC6799"/>
    <w:rsid w:val="00AD43F8"/>
    <w:rsid w:val="00AE78CB"/>
    <w:rsid w:val="00B046D4"/>
    <w:rsid w:val="00B06760"/>
    <w:rsid w:val="00B113EE"/>
    <w:rsid w:val="00B15B85"/>
    <w:rsid w:val="00B21171"/>
    <w:rsid w:val="00B26380"/>
    <w:rsid w:val="00B310A3"/>
    <w:rsid w:val="00B313E7"/>
    <w:rsid w:val="00B43181"/>
    <w:rsid w:val="00B460E4"/>
    <w:rsid w:val="00B47637"/>
    <w:rsid w:val="00B50B5F"/>
    <w:rsid w:val="00B53DC3"/>
    <w:rsid w:val="00B67E12"/>
    <w:rsid w:val="00B7138F"/>
    <w:rsid w:val="00B72207"/>
    <w:rsid w:val="00B82515"/>
    <w:rsid w:val="00B833CB"/>
    <w:rsid w:val="00B863EF"/>
    <w:rsid w:val="00B872A7"/>
    <w:rsid w:val="00BA0B41"/>
    <w:rsid w:val="00BA65D7"/>
    <w:rsid w:val="00BB6F54"/>
    <w:rsid w:val="00BD4AE0"/>
    <w:rsid w:val="00BE0056"/>
    <w:rsid w:val="00BE28E0"/>
    <w:rsid w:val="00BE537C"/>
    <w:rsid w:val="00BF15E8"/>
    <w:rsid w:val="00BF7633"/>
    <w:rsid w:val="00C00E06"/>
    <w:rsid w:val="00C066BD"/>
    <w:rsid w:val="00C10FC6"/>
    <w:rsid w:val="00C12928"/>
    <w:rsid w:val="00C14A46"/>
    <w:rsid w:val="00C24E90"/>
    <w:rsid w:val="00C36CDF"/>
    <w:rsid w:val="00C37312"/>
    <w:rsid w:val="00C44020"/>
    <w:rsid w:val="00C45AD4"/>
    <w:rsid w:val="00C46D0B"/>
    <w:rsid w:val="00C52B27"/>
    <w:rsid w:val="00C62EDA"/>
    <w:rsid w:val="00C704E0"/>
    <w:rsid w:val="00C93F5D"/>
    <w:rsid w:val="00CA3ABF"/>
    <w:rsid w:val="00CA6AFA"/>
    <w:rsid w:val="00CB7C57"/>
    <w:rsid w:val="00CC2C32"/>
    <w:rsid w:val="00CC3464"/>
    <w:rsid w:val="00CC5EE8"/>
    <w:rsid w:val="00CC751C"/>
    <w:rsid w:val="00CD5292"/>
    <w:rsid w:val="00CD62A9"/>
    <w:rsid w:val="00CE0DB0"/>
    <w:rsid w:val="00CE1FFD"/>
    <w:rsid w:val="00CF36DD"/>
    <w:rsid w:val="00D03890"/>
    <w:rsid w:val="00D16D35"/>
    <w:rsid w:val="00D4242A"/>
    <w:rsid w:val="00D44B7B"/>
    <w:rsid w:val="00D45393"/>
    <w:rsid w:val="00D53560"/>
    <w:rsid w:val="00D65C4C"/>
    <w:rsid w:val="00D7018D"/>
    <w:rsid w:val="00D71DAA"/>
    <w:rsid w:val="00D71EE0"/>
    <w:rsid w:val="00D72BC0"/>
    <w:rsid w:val="00D82124"/>
    <w:rsid w:val="00D84A23"/>
    <w:rsid w:val="00D864ED"/>
    <w:rsid w:val="00D90F91"/>
    <w:rsid w:val="00D92276"/>
    <w:rsid w:val="00D97080"/>
    <w:rsid w:val="00DB59A1"/>
    <w:rsid w:val="00DC293B"/>
    <w:rsid w:val="00DD08D2"/>
    <w:rsid w:val="00DD3CC6"/>
    <w:rsid w:val="00DF6493"/>
    <w:rsid w:val="00DF7983"/>
    <w:rsid w:val="00E0129D"/>
    <w:rsid w:val="00E04E74"/>
    <w:rsid w:val="00E07455"/>
    <w:rsid w:val="00E130A8"/>
    <w:rsid w:val="00E21D7E"/>
    <w:rsid w:val="00E2390C"/>
    <w:rsid w:val="00E301A7"/>
    <w:rsid w:val="00E30B7B"/>
    <w:rsid w:val="00E330A9"/>
    <w:rsid w:val="00E35B27"/>
    <w:rsid w:val="00E3739B"/>
    <w:rsid w:val="00E42A92"/>
    <w:rsid w:val="00E44D47"/>
    <w:rsid w:val="00E44E47"/>
    <w:rsid w:val="00E52F66"/>
    <w:rsid w:val="00E54AC0"/>
    <w:rsid w:val="00E65540"/>
    <w:rsid w:val="00E746BF"/>
    <w:rsid w:val="00E97715"/>
    <w:rsid w:val="00EB3D10"/>
    <w:rsid w:val="00EC09B4"/>
    <w:rsid w:val="00EC196E"/>
    <w:rsid w:val="00EC317A"/>
    <w:rsid w:val="00EC66E4"/>
    <w:rsid w:val="00ED69F0"/>
    <w:rsid w:val="00EE0715"/>
    <w:rsid w:val="00EF1808"/>
    <w:rsid w:val="00EF6A49"/>
    <w:rsid w:val="00F002B2"/>
    <w:rsid w:val="00F20CEA"/>
    <w:rsid w:val="00F23ADF"/>
    <w:rsid w:val="00F23D21"/>
    <w:rsid w:val="00F26BDE"/>
    <w:rsid w:val="00F32EEC"/>
    <w:rsid w:val="00F3397C"/>
    <w:rsid w:val="00F355BC"/>
    <w:rsid w:val="00F35E51"/>
    <w:rsid w:val="00F51558"/>
    <w:rsid w:val="00F53701"/>
    <w:rsid w:val="00F56F71"/>
    <w:rsid w:val="00F57B46"/>
    <w:rsid w:val="00F606DB"/>
    <w:rsid w:val="00F65873"/>
    <w:rsid w:val="00F706D7"/>
    <w:rsid w:val="00F80AEE"/>
    <w:rsid w:val="00F812CC"/>
    <w:rsid w:val="00F9174A"/>
    <w:rsid w:val="00F924C6"/>
    <w:rsid w:val="00F935B8"/>
    <w:rsid w:val="00F9660E"/>
    <w:rsid w:val="00F97495"/>
    <w:rsid w:val="00FA0267"/>
    <w:rsid w:val="00FA4C69"/>
    <w:rsid w:val="00FA7B51"/>
    <w:rsid w:val="00FC42D9"/>
    <w:rsid w:val="00FC430C"/>
    <w:rsid w:val="00FC442F"/>
    <w:rsid w:val="00FC4B93"/>
    <w:rsid w:val="00FD2514"/>
    <w:rsid w:val="00FD577C"/>
    <w:rsid w:val="00FD6245"/>
    <w:rsid w:val="00FE20AF"/>
    <w:rsid w:val="00FE28DE"/>
    <w:rsid w:val="00FF4608"/>
    <w:rsid w:val="00FF781A"/>
  </w:rsids>
  <m:mathPr>
    <m:mathFont m:val="Cambria Math"/>
    <m:brkBin m:val="before"/>
    <m:brkBinSub m:val="--"/>
    <m:smallFrac m:val="0"/>
    <m:dispDef/>
    <m:lMargin m:val="0"/>
    <m:rMargin m:val="0"/>
    <m:defJc m:val="centerGroup"/>
    <m:wrapIndent m:val="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24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EastAsia" w:hAnsi="Calibri" w:cs="Calibri"/>
        <w:sz w:val="22"/>
        <w:szCs w:val="22"/>
        <w:lang w:val="en"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style>
  <w:style w:type="character" w:styleId="a4">
    <w:name w:val="Hyperlink"/>
    <w:basedOn w:val="a0"/>
    <w:uiPriority w:val="99"/>
    <w:unhideWhenUsed/>
    <w:rsid w:val="00626F04"/>
    <w:rPr>
      <w:color w:val="0000FF" w:themeColor="hyperlink"/>
      <w:u w:val="single"/>
    </w:rPr>
  </w:style>
  <w:style w:type="character" w:styleId="a5">
    <w:name w:val="Unresolved Mention"/>
    <w:basedOn w:val="a0"/>
    <w:uiPriority w:val="99"/>
    <w:semiHidden/>
    <w:unhideWhenUsed/>
    <w:rsid w:val="00626F04"/>
    <w:rPr>
      <w:color w:val="605E5C"/>
      <w:shd w:val="clear" w:color="auto" w:fill="E1DFDD"/>
    </w:rPr>
  </w:style>
  <w:style w:type="paragraph" w:styleId="a6">
    <w:name w:val="footer"/>
    <w:basedOn w:val="a"/>
    <w:link w:val="a7"/>
    <w:uiPriority w:val="99"/>
    <w:unhideWhenUsed/>
    <w:rsid w:val="00403B5C"/>
    <w:pPr>
      <w:tabs>
        <w:tab w:val="center" w:pos="4513"/>
        <w:tab w:val="right" w:pos="9026"/>
      </w:tabs>
      <w:spacing w:after="0" w:line="240" w:lineRule="auto"/>
    </w:pPr>
  </w:style>
  <w:style w:type="character" w:customStyle="1" w:styleId="a7">
    <w:name w:val="Нижний колонтитул Знак"/>
    <w:basedOn w:val="a0"/>
    <w:link w:val="a6"/>
    <w:uiPriority w:val="99"/>
    <w:rsid w:val="00403B5C"/>
  </w:style>
  <w:style w:type="character" w:styleId="a8">
    <w:name w:val="page number"/>
    <w:basedOn w:val="a0"/>
    <w:uiPriority w:val="99"/>
    <w:semiHidden/>
    <w:unhideWhenUsed/>
    <w:rsid w:val="00403B5C"/>
  </w:style>
  <w:style w:type="character" w:styleId="a9">
    <w:name w:val="line number"/>
    <w:basedOn w:val="a0"/>
    <w:uiPriority w:val="99"/>
    <w:semiHidden/>
    <w:unhideWhenUsed/>
    <w:rsid w:val="0066304B"/>
  </w:style>
  <w:style w:type="paragraph" w:styleId="aa">
    <w:name w:val="Revision"/>
    <w:hidden/>
    <w:uiPriority w:val="99"/>
    <w:semiHidden/>
    <w:rsid w:val="001A35A3"/>
    <w:pPr>
      <w:spacing w:after="0" w:line="240" w:lineRule="auto"/>
    </w:pPr>
  </w:style>
  <w:style w:type="character" w:customStyle="1" w:styleId="apple-converted-space">
    <w:name w:val="apple-converted-space"/>
    <w:basedOn w:val="a0"/>
    <w:rsid w:val="00535229"/>
  </w:style>
  <w:style w:type="character" w:styleId="ab">
    <w:name w:val="Placeholder Text"/>
    <w:basedOn w:val="a0"/>
    <w:uiPriority w:val="99"/>
    <w:semiHidden/>
    <w:rsid w:val="00655546"/>
    <w:rPr>
      <w:color w:val="808080"/>
    </w:rPr>
  </w:style>
  <w:style w:type="character" w:styleId="ac">
    <w:name w:val="FollowedHyperlink"/>
    <w:basedOn w:val="a0"/>
    <w:uiPriority w:val="99"/>
    <w:semiHidden/>
    <w:unhideWhenUsed/>
    <w:rsid w:val="00915E75"/>
    <w:rPr>
      <w:color w:val="800080" w:themeColor="followedHyperlink"/>
      <w:u w:val="single"/>
    </w:rPr>
  </w:style>
  <w:style w:type="paragraph" w:customStyle="1" w:styleId="EndNoteBibliographyTitle">
    <w:name w:val="EndNote Bibliography Title"/>
    <w:basedOn w:val="a"/>
    <w:link w:val="EndNoteBibliographyTitleChar"/>
    <w:rsid w:val="00E3739B"/>
    <w:pPr>
      <w:spacing w:after="0"/>
      <w:jc w:val="center"/>
    </w:pPr>
  </w:style>
  <w:style w:type="character" w:customStyle="1" w:styleId="EndNoteBibliographyTitleChar">
    <w:name w:val="EndNote Bibliography Title Char"/>
    <w:basedOn w:val="a0"/>
    <w:link w:val="EndNoteBibliographyTitle"/>
    <w:rsid w:val="00E3739B"/>
  </w:style>
  <w:style w:type="paragraph" w:customStyle="1" w:styleId="EndNoteBibliography">
    <w:name w:val="EndNote Bibliography"/>
    <w:basedOn w:val="a"/>
    <w:link w:val="EndNoteBibliographyChar"/>
    <w:rsid w:val="00E3739B"/>
    <w:pPr>
      <w:spacing w:line="240" w:lineRule="auto"/>
      <w:jc w:val="both"/>
    </w:pPr>
  </w:style>
  <w:style w:type="character" w:customStyle="1" w:styleId="EndNoteBibliographyChar">
    <w:name w:val="EndNote Bibliography Char"/>
    <w:basedOn w:val="a0"/>
    <w:link w:val="EndNoteBibliography"/>
    <w:rsid w:val="00E3739B"/>
  </w:style>
  <w:style w:type="paragraph" w:styleId="ad">
    <w:name w:val="Balloon Text"/>
    <w:basedOn w:val="a"/>
    <w:link w:val="ae"/>
    <w:uiPriority w:val="99"/>
    <w:semiHidden/>
    <w:unhideWhenUsed/>
    <w:rsid w:val="008F60D5"/>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8F60D5"/>
    <w:rPr>
      <w:rFonts w:ascii="Segoe UI" w:hAnsi="Segoe UI" w:cs="Segoe UI"/>
      <w:sz w:val="18"/>
      <w:szCs w:val="18"/>
    </w:rPr>
  </w:style>
  <w:style w:type="character" w:styleId="af">
    <w:name w:val="annotation reference"/>
    <w:basedOn w:val="a0"/>
    <w:uiPriority w:val="99"/>
    <w:semiHidden/>
    <w:unhideWhenUsed/>
    <w:rsid w:val="00DC293B"/>
    <w:rPr>
      <w:sz w:val="16"/>
      <w:szCs w:val="16"/>
    </w:rPr>
  </w:style>
  <w:style w:type="paragraph" w:styleId="af0">
    <w:name w:val="annotation text"/>
    <w:basedOn w:val="a"/>
    <w:link w:val="af1"/>
    <w:uiPriority w:val="99"/>
    <w:semiHidden/>
    <w:unhideWhenUsed/>
    <w:rsid w:val="00DC293B"/>
    <w:pPr>
      <w:spacing w:line="240" w:lineRule="auto"/>
    </w:pPr>
    <w:rPr>
      <w:sz w:val="20"/>
      <w:szCs w:val="20"/>
    </w:rPr>
  </w:style>
  <w:style w:type="character" w:customStyle="1" w:styleId="af1">
    <w:name w:val="Текст примечания Знак"/>
    <w:basedOn w:val="a0"/>
    <w:link w:val="af0"/>
    <w:uiPriority w:val="99"/>
    <w:semiHidden/>
    <w:rsid w:val="00DC293B"/>
    <w:rPr>
      <w:sz w:val="20"/>
      <w:szCs w:val="20"/>
    </w:rPr>
  </w:style>
  <w:style w:type="paragraph" w:styleId="af2">
    <w:name w:val="annotation subject"/>
    <w:basedOn w:val="af0"/>
    <w:next w:val="af0"/>
    <w:link w:val="af3"/>
    <w:uiPriority w:val="99"/>
    <w:semiHidden/>
    <w:unhideWhenUsed/>
    <w:rsid w:val="00DC293B"/>
    <w:rPr>
      <w:b/>
      <w:bCs/>
    </w:rPr>
  </w:style>
  <w:style w:type="character" w:customStyle="1" w:styleId="af3">
    <w:name w:val="Тема примечания Знак"/>
    <w:basedOn w:val="af1"/>
    <w:link w:val="af2"/>
    <w:uiPriority w:val="99"/>
    <w:semiHidden/>
    <w:rsid w:val="00DC293B"/>
    <w:rPr>
      <w:b/>
      <w:bCs/>
      <w:sz w:val="20"/>
      <w:szCs w:val="20"/>
    </w:rPr>
  </w:style>
  <w:style w:type="paragraph" w:styleId="af4">
    <w:name w:val="header"/>
    <w:basedOn w:val="a"/>
    <w:link w:val="af5"/>
    <w:uiPriority w:val="99"/>
    <w:unhideWhenUsed/>
    <w:rsid w:val="0092632D"/>
    <w:pPr>
      <w:tabs>
        <w:tab w:val="center" w:pos="4677"/>
        <w:tab w:val="right" w:pos="9355"/>
      </w:tabs>
      <w:spacing w:after="0" w:line="240" w:lineRule="auto"/>
    </w:pPr>
  </w:style>
  <w:style w:type="character" w:customStyle="1" w:styleId="af5">
    <w:name w:val="Верхний колонтитул Знак"/>
    <w:basedOn w:val="a0"/>
    <w:link w:val="af4"/>
    <w:uiPriority w:val="99"/>
    <w:rsid w:val="009263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5329036">
      <w:bodyDiv w:val="1"/>
      <w:marLeft w:val="0"/>
      <w:marRight w:val="0"/>
      <w:marTop w:val="0"/>
      <w:marBottom w:val="0"/>
      <w:divBdr>
        <w:top w:val="none" w:sz="0" w:space="0" w:color="auto"/>
        <w:left w:val="none" w:sz="0" w:space="0" w:color="auto"/>
        <w:bottom w:val="none" w:sz="0" w:space="0" w:color="auto"/>
        <w:right w:val="none" w:sz="0" w:space="0" w:color="auto"/>
      </w:divBdr>
    </w:div>
    <w:div w:id="1976251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383998-1DC6-42B7-80C5-BC61E97046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21377</Words>
  <Characters>121851</Characters>
  <Application>Microsoft Office Word</Application>
  <DocSecurity>0</DocSecurity>
  <Lines>1015</Lines>
  <Paragraphs>285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LinksUpToDate>false</LinksUpToDate>
  <CharactersWithSpaces>142943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2026-05-07T10:20:00Z</dcterms:created>
  <dcterms:modified xsi:type="dcterms:W3CDTF">2026-05-07T10:29:00Z</dcterms:modified>
  <cp:version>04.2000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id="BQxVzkFJ"/&gt;&lt;style id="" hasBibliography="0" bibliographyStyleHasBeenSet="0"/&gt;&lt;prefs/&gt;&lt;/data&gt;</vt:lpwstr>
  </property>
</Properties>
</file>