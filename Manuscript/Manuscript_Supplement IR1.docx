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DD68" w14:textId="77777777" w:rsidR="005F40F7" w:rsidRDefault="0076272C">
      <w:pPr>
        <w:spacing w:line="360" w:lineRule="auto"/>
        <w:jc w:val="center"/>
        <w:rPr>
          <w:ins w:id="0" w:author="Author"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10B628C9"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57B57751"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4CC0ED62" w14:textId="7E200E5C" w:rsidR="006B3D86" w:rsidRDefault="00435B03" w:rsidP="00435B0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r w:rsidR="00903C28" w:rsidRPr="00FC4B93">
        <w:rPr>
          <w:rFonts w:ascii="Times New Roman" w:eastAsia="Times New Roman" w:hAnsi="Times New Roman" w:cs="Times New Roman"/>
          <w:sz w:val="24"/>
          <w:szCs w:val="24"/>
          <w:lang w:val="en-US"/>
        </w:rPr>
        <w:t xml:space="preserve">, </w:t>
      </w:r>
      <w:r w:rsidR="00903C28">
        <w:rPr>
          <w:rFonts w:ascii="Times New Roman" w:eastAsia="Times New Roman" w:hAnsi="Times New Roman" w:cs="Times New Roman"/>
          <w:sz w:val="24"/>
          <w:szCs w:val="24"/>
          <w:lang w:val="en-US"/>
        </w:rPr>
        <w:t xml:space="preserve">where </w:t>
      </w:r>
      <w:r w:rsidR="00903C28" w:rsidRPr="00534DC8">
        <w:rPr>
          <w:rFonts w:ascii="Times New Roman" w:eastAsia="Times New Roman" w:hAnsi="Times New Roman" w:cs="Times New Roman"/>
          <w:sz w:val="24"/>
          <w:szCs w:val="24"/>
        </w:rPr>
        <w:t xml:space="preserve">epistasis is defined </w:t>
      </w:r>
      <w:r w:rsidR="00903C28">
        <w:rPr>
          <w:rFonts w:ascii="Times New Roman" w:eastAsia="Times New Roman" w:hAnsi="Times New Roman" w:cs="Times New Roman"/>
          <w:sz w:val="24"/>
          <w:szCs w:val="24"/>
        </w:rPr>
        <w:t>with respect to</w:t>
      </w:r>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r w:rsidR="008525E7">
        <w:rPr>
          <w:rFonts w:ascii="Times New Roman" w:eastAsia="Times New Roman" w:hAnsi="Times New Roman" w:cs="Times New Roman"/>
          <w:sz w:val="24"/>
          <w:szCs w:val="24"/>
        </w:rPr>
        <w:t>-</w:t>
      </w:r>
      <w:r w:rsidR="00903C28" w:rsidRPr="00534DC8">
        <w:rPr>
          <w:rFonts w:ascii="Times New Roman" w:eastAsia="Times New Roman" w:hAnsi="Times New Roman" w:cs="Times New Roman"/>
          <w:sz w:val="24"/>
          <w:szCs w:val="24"/>
        </w:rPr>
        <w:t>host level</w:t>
      </w:r>
      <w:r w:rsidR="008525E7">
        <w:rPr>
          <w:rFonts w:ascii="Times New Roman" w:eastAsia="Times New Roman" w:hAnsi="Times New Roman" w:cs="Times New Roman"/>
          <w:sz w:val="24"/>
          <w:szCs w:val="24"/>
        </w:rPr>
        <w:t>s</w:t>
      </w:r>
      <w:r w:rsidR="00903C28" w:rsidRPr="00534DC8">
        <w:rPr>
          <w:rFonts w:ascii="Times New Roman" w:eastAsia="Times New Roman" w:hAnsi="Times New Roman" w:cs="Times New Roman"/>
          <w:sz w:val="24"/>
          <w:szCs w:val="24"/>
        </w:rPr>
        <w:t>.</w:t>
      </w:r>
      <w:r w:rsidR="00903C28" w:rsidRPr="00FC4B93">
        <w:rPr>
          <w:rFonts w:ascii="Times New Roman" w:eastAsia="Times New Roman" w:hAnsi="Times New Roman" w:cs="Times New Roman"/>
          <w:sz w:val="24"/>
          <w:szCs w:val="24"/>
          <w:lang w:val="en-US"/>
        </w:rPr>
        <w:t xml:space="preserve"> </w:t>
      </w:r>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r w:rsidR="006B3D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popular method </w:t>
      </w:r>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r w:rsidR="00093E61">
        <w:rPr>
          <w:rStyle w:val="apple-converted-space"/>
          <w:rFonts w:ascii="Times New Roman" w:hAnsi="Times New Roman" w:cs="Times New Roman"/>
          <w:color w:val="000000"/>
          <w:sz w:val="24"/>
          <w:szCs w:val="24"/>
          <w:shd w:val="clear" w:color="auto" w:fill="FFFFFF"/>
          <w:lang w:val="en-US"/>
        </w:rPr>
        <w:t>"</w:t>
      </w:r>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However, none of these methods enable reliable measurement of epistasis in asexual populations or in sexual populations at close loci</w:t>
      </w:r>
      <w:r w:rsidR="006B3D86">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7D59DEF1" w:rsidR="00B863EF" w:rsidRPr="00742F5B" w:rsidRDefault="006B3D86" w:rsidP="00FC4B93">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r w:rsidR="00395CF5">
        <w:rPr>
          <w:rFonts w:ascii="Times New Roman" w:eastAsia="Times New Roman" w:hAnsi="Times New Roman" w:cs="Times New Roman"/>
          <w:sz w:val="24"/>
          <w:szCs w:val="24"/>
        </w:rPr>
        <w:t xml:space="preserv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r w:rsidR="0076272C">
        <w:rPr>
          <w:rFonts w:ascii="Times New Roman" w:eastAsia="Times New Roman" w:hAnsi="Times New Roman" w:cs="Times New Roman"/>
          <w:sz w:val="24"/>
          <w:szCs w:val="24"/>
        </w:rPr>
        <w:t>.</w:t>
      </w:r>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r w:rsidR="00B863EF" w:rsidRPr="00B863EF">
        <w:rPr>
          <w:rFonts w:ascii="Times New Roman" w:eastAsia="Times New Roman" w:hAnsi="Times New Roman" w:cs="Times New Roman"/>
          <w:sz w:val="24"/>
          <w:szCs w:val="24"/>
        </w:rPr>
        <w:t>he effect of strong linkage between genomic sites has been discovered by Thomas Hunt Morgan who used the inter-dependent segregation of alleles in fruit flies to understand the role of chromosomes and sex</w:t>
      </w:r>
      <w:r w:rsidR="00C704E0">
        <w:rPr>
          <w:rFonts w:ascii="Times New Roman" w:eastAsia="Times New Roman" w:hAnsi="Times New Roman" w:cs="Times New Roman"/>
          <w:sz w:val="24"/>
          <w:szCs w:val="24"/>
        </w:rPr>
        <w:t xml:space="preserve"> in inheritance</w:t>
      </w:r>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Moreover, </w:t>
      </w:r>
      <w:r w:rsidR="00B863EF" w:rsidRPr="00B863EF">
        <w:rPr>
          <w:rFonts w:ascii="Times New Roman" w:eastAsia="Times New Roman" w:hAnsi="Times New Roman" w:cs="Times New Roman"/>
          <w:sz w:val="24"/>
          <w:szCs w:val="24"/>
          <w:lang w:val="en-US"/>
        </w:rPr>
        <w:lastRenderedPageBreak/>
        <w:t xml:space="preserve">even very frequent recombination does not break up linkage effects in a sufficiently long genome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r w:rsidR="00B863EF" w:rsidRPr="00B863EF">
        <w:rPr>
          <w:rFonts w:ascii="Times New Roman" w:eastAsia="Times New Roman" w:hAnsi="Times New Roman" w:cs="Times New Roman"/>
          <w:sz w:val="24"/>
          <w:szCs w:val="24"/>
          <w:lang w:val="en-US"/>
        </w:rPr>
        <w:t xml:space="preserve">. </w:t>
      </w:r>
    </w:p>
    <w:p w14:paraId="418C2F57" w14:textId="02452DD2" w:rsidR="0087149A" w:rsidRDefault="00AD43F8" w:rsidP="000D6E6E">
      <w:pPr>
        <w:spacing w:after="0" w:line="360" w:lineRule="auto"/>
        <w:jc w:val="both"/>
        <w:rPr>
          <w:rFonts w:ascii="Times New Roman" w:eastAsia="Times New Roman" w:hAnsi="Times New Roman" w:cs="Times New Roman"/>
          <w:sz w:val="24"/>
          <w:szCs w:val="24"/>
        </w:rPr>
        <w:pPrChange w:id="5" w:author="Author" w:date="2025-12-07T00:00:00Z">
          <w:pPr>
            <w:tabs>
              <w:tab w:val="left" w:pos="7513"/>
            </w:tabs>
            <w:spacing w:after="0" w:line="360" w:lineRule="auto"/>
            <w:jc w:val="both"/>
          </w:pPr>
        </w:pPrChange>
      </w:pPr>
      <w:r>
        <w:rPr>
          <w:rFonts w:ascii="Times New Roman" w:eastAsia="Times New Roman" w:hAnsi="Times New Roman" w:cs="Times New Roman"/>
          <w:sz w:val="24"/>
          <w:szCs w:val="24"/>
        </w:rPr>
        <w:tab/>
      </w:r>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r w:rsidR="007A71E2">
        <w:rPr>
          <w:rFonts w:ascii="Times New Roman" w:eastAsia="Times New Roman" w:hAnsi="Times New Roman" w:cs="Times New Roman"/>
          <w:sz w:val="24"/>
          <w:szCs w:val="24"/>
          <w:lang w:val="en-US"/>
        </w:rPr>
        <w:t>.</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As a result, any measure of co-variance</w:t>
      </w:r>
      <w:r w:rsidR="006B3D86">
        <w:rPr>
          <w:rFonts w:ascii="Times New Roman" w:eastAsia="Times New Roman" w:hAnsi="Times New Roman" w:cs="Times New Roman"/>
          <w:sz w:val="24"/>
          <w:szCs w:val="24"/>
        </w:rPr>
        <w:t xml:space="preserve"> </w:t>
      </w:r>
      <w:r w:rsidR="0076272C">
        <w:rPr>
          <w:rFonts w:ascii="Times New Roman" w:eastAsia="Times New Roman" w:hAnsi="Times New Roman" w:cs="Times New Roman"/>
          <w:sz w:val="24"/>
          <w:szCs w:val="24"/>
        </w:rPr>
        <w:t xml:space="preserve">produces strong noise of random sign. </w:t>
      </w:r>
      <w:r w:rsidR="006B3D86">
        <w:rPr>
          <w:rFonts w:ascii="Times New Roman" w:eastAsia="Times New Roman" w:hAnsi="Times New Roman" w:cs="Times New Roman"/>
          <w:sz w:val="24"/>
          <w:szCs w:val="24"/>
        </w:rPr>
        <w:t xml:space="preserve">An attempt </w:t>
      </w:r>
      <w:r w:rsidR="00DD3CC6">
        <w:rPr>
          <w:rFonts w:ascii="Times New Roman" w:eastAsia="Times New Roman" w:hAnsi="Times New Roman" w:cs="Times New Roman"/>
          <w:sz w:val="24"/>
          <w:szCs w:val="24"/>
        </w:rPr>
        <w:t>at</w:t>
      </w:r>
      <w:r w:rsidR="006B3D86">
        <w:rPr>
          <w:rFonts w:ascii="Times New Roman" w:eastAsia="Times New Roman" w:hAnsi="Times New Roman" w:cs="Times New Roman"/>
          <w:sz w:val="24"/>
          <w:szCs w:val="24"/>
        </w:rPr>
        <w:t xml:space="preserve"> detect</w:t>
      </w:r>
      <w:r w:rsidR="00DD3CC6">
        <w:rPr>
          <w:rFonts w:ascii="Times New Roman" w:eastAsia="Times New Roman" w:hAnsi="Times New Roman" w:cs="Times New Roman"/>
          <w:sz w:val="24"/>
          <w:szCs w:val="24"/>
        </w:rPr>
        <w:t>ing</w:t>
      </w:r>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or </w:t>
      </w:r>
      <w:r w:rsidR="00DD3CC6">
        <w:rPr>
          <w:rFonts w:ascii="Times New Roman" w:eastAsia="Times New Roman" w:hAnsi="Times New Roman" w:cs="Times New Roman"/>
          <w:sz w:val="24"/>
          <w:szCs w:val="24"/>
        </w:rPr>
        <w:t xml:space="preserve">by </w:t>
      </w:r>
      <w:r w:rsidR="006B3D86">
        <w:rPr>
          <w:rFonts w:ascii="Times New Roman" w:eastAsia="Times New Roman" w:hAnsi="Times New Roman" w:cs="Times New Roman"/>
          <w:sz w:val="24"/>
          <w:szCs w:val="24"/>
        </w:rPr>
        <w:t xml:space="preserve">tree-based methods </w: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r w:rsidR="006B3D86">
        <w:rPr>
          <w:rFonts w:ascii="Times New Roman" w:eastAsia="Times New Roman" w:hAnsi="Times New Roman" w:cs="Times New Roman"/>
          <w:sz w:val="24"/>
          <w:szCs w:val="24"/>
        </w:rPr>
        <w:t xml:space="preserve"> faces the same problem, the overwhelming genetic linkage effects. </w:t>
      </w:r>
      <w:r w:rsidR="0076272C">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Pr>
          <w:rFonts w:ascii="Times New Roman" w:eastAsia="Times New Roman" w:hAnsi="Times New Roman" w:cs="Times New Roman"/>
          <w:sz w:val="24"/>
          <w:szCs w:val="24"/>
        </w:rPr>
        <w:t xml:space="preserve">it was proposed to use </w:t>
      </w:r>
      <w:r w:rsidR="0076272C">
        <w:rPr>
          <w:rFonts w:ascii="Times New Roman" w:eastAsia="Times New Roman" w:hAnsi="Times New Roman" w:cs="Times New Roman"/>
          <w:sz w:val="24"/>
          <w:szCs w:val="24"/>
        </w:rPr>
        <w:t xml:space="preserve">only sequences with a majority allele at a neighbor site of </w:t>
      </w:r>
      <w:r w:rsidR="007E68FB">
        <w:rPr>
          <w:rFonts w:ascii="Times New Roman" w:eastAsia="Times New Roman" w:hAnsi="Times New Roman" w:cs="Times New Roman"/>
          <w:sz w:val="24"/>
          <w:szCs w:val="24"/>
        </w:rPr>
        <w:t xml:space="preserve">the </w:t>
      </w:r>
      <w:r w:rsidR="0076272C">
        <w:rPr>
          <w:rFonts w:ascii="Times New Roman" w:eastAsia="Times New Roman" w:hAnsi="Times New Roman" w:cs="Times New Roman"/>
          <w:sz w:val="24"/>
          <w:szCs w:val="24"/>
        </w:rPr>
        <w:t xml:space="preserve">measured </w:t>
      </w:r>
      <w:r w:rsidR="007E68FB">
        <w:rPr>
          <w:rFonts w:ascii="Times New Roman" w:eastAsia="Times New Roman" w:hAnsi="Times New Roman" w:cs="Times New Roman"/>
          <w:sz w:val="24"/>
          <w:szCs w:val="24"/>
        </w:rPr>
        <w:t xml:space="preserve">site </w:t>
      </w:r>
      <w:r w:rsidR="0076272C">
        <w:rPr>
          <w:rFonts w:ascii="Times New Roman" w:eastAsia="Times New Roman" w:hAnsi="Times New Roman" w:cs="Times New Roman"/>
          <w:sz w:val="24"/>
          <w:szCs w:val="24"/>
        </w:rPr>
        <w:t>pair</w:t>
      </w:r>
      <w:r w:rsidR="007E68FB">
        <w:rPr>
          <w:rFonts w:ascii="Times New Roman" w:eastAsia="Times New Roman" w:hAnsi="Times New Roman" w:cs="Times New Roman"/>
          <w:sz w:val="24"/>
          <w:szCs w:val="24"/>
        </w:rPr>
        <w:t xml:space="preserve"> to </w:t>
      </w:r>
      <w:r w:rsidR="0076272C">
        <w:rPr>
          <w:rFonts w:ascii="Times New Roman" w:eastAsia="Times New Roman" w:hAnsi="Times New Roman" w:cs="Times New Roman"/>
          <w:sz w:val="24"/>
          <w:szCs w:val="24"/>
        </w:rPr>
        <w:t xml:space="preserve">interrupt a path </w:t>
      </w:r>
      <w:r w:rsidR="00DD3CC6">
        <w:rPr>
          <w:rFonts w:ascii="Times New Roman" w:eastAsia="Times New Roman" w:hAnsi="Times New Roman" w:cs="Times New Roman"/>
          <w:sz w:val="24"/>
          <w:szCs w:val="24"/>
        </w:rPr>
        <w:t xml:space="preserve">along sites </w:t>
      </w:r>
      <w:r w:rsidR="0076272C">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xml:space="preserve">. </w:t>
      </w:r>
    </w:p>
    <w:p w14:paraId="45874FB1" w14:textId="639594A7" w:rsidR="001A35A3" w:rsidRPr="001A35A3" w:rsidRDefault="0076272C" w:rsidP="002C66A8">
      <w:pPr>
        <w:spacing w:after="0" w:line="360"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ab/>
        <w:t xml:space="preserve">In the present work, we test </w:t>
      </w:r>
      <w:r w:rsidR="0044791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r w:rsidR="002C66A8">
        <w:rPr>
          <w:rFonts w:ascii="Times New Roman" w:eastAsia="Times New Roman" w:hAnsi="Times New Roman" w:cs="Times New Roman"/>
          <w:sz w:val="24"/>
          <w:szCs w:val="24"/>
        </w:rPr>
        <w:t>This</w:t>
      </w:r>
      <w:r w:rsidR="00101F13" w:rsidRPr="00101F13">
        <w:rPr>
          <w:rFonts w:ascii="Times New Roman" w:eastAsia="Times New Roman" w:hAnsi="Times New Roman" w:cs="Times New Roman"/>
          <w:sz w:val="24"/>
          <w:szCs w:val="24"/>
          <w:lang w:val="en-US"/>
        </w:rPr>
        <w:t xml:space="preserve"> approach differs from the </w:t>
      </w:r>
      <w:r w:rsidR="002C66A8">
        <w:rPr>
          <w:rFonts w:ascii="Times New Roman" w:eastAsia="Times New Roman" w:hAnsi="Times New Roman" w:cs="Times New Roman"/>
          <w:sz w:val="24"/>
          <w:szCs w:val="24"/>
          <w:lang w:val="en-US"/>
        </w:rPr>
        <w:t>alternative methods</w:t>
      </w:r>
      <w:r w:rsidR="00101F13" w:rsidRPr="00101F13">
        <w:rPr>
          <w:rFonts w:ascii="Times New Roman" w:eastAsia="Times New Roman" w:hAnsi="Times New Roman" w:cs="Times New Roman"/>
          <w:sz w:val="24"/>
          <w:szCs w:val="24"/>
          <w:lang w:val="en-US"/>
        </w:rPr>
        <w:t xml:space="preserve"> in the following respects.</w:t>
      </w:r>
      <w:r w:rsidR="001A35A3" w:rsidRPr="001A35A3">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Pr>
          <w:rFonts w:ascii="Times New Roman" w:eastAsia="Times New Roman" w:hAnsi="Times New Roman" w:cs="Times New Roman"/>
          <w:sz w:val="24"/>
          <w:szCs w:val="24"/>
          <w:lang w:val="en-US"/>
        </w:rPr>
        <w:t xml:space="preserve"> on simulated sequences</w:t>
      </w:r>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r w:rsidR="0019511E">
        <w:rPr>
          <w:rFonts w:ascii="Times New Roman" w:eastAsia="Times New Roman" w:hAnsi="Times New Roman" w:cs="Times New Roman"/>
          <w:bCs/>
          <w:sz w:val="24"/>
          <w:szCs w:val="24"/>
          <w:lang w:val="en-US"/>
        </w:rPr>
        <w:t>feature</w:t>
      </w:r>
      <w:r w:rsidR="001A35A3" w:rsidRPr="001A35A3">
        <w:rPr>
          <w:rFonts w:ascii="Times New Roman" w:eastAsia="Times New Roman" w:hAnsi="Times New Roman" w:cs="Times New Roman"/>
          <w:bCs/>
          <w:sz w:val="24"/>
          <w:szCs w:val="24"/>
          <w:lang w:val="en-US"/>
        </w:rPr>
        <w:t xml:space="preserve"> is the use of </w:t>
      </w:r>
      <w:r w:rsidR="00BF15E8">
        <w:rPr>
          <w:rFonts w:ascii="Times New Roman" w:eastAsia="Times New Roman" w:hAnsi="Times New Roman" w:cs="Times New Roman"/>
          <w:bCs/>
          <w:sz w:val="24"/>
          <w:szCs w:val="24"/>
          <w:lang w:val="en-US"/>
        </w:rPr>
        <w:t>the</w:t>
      </w:r>
      <w:r w:rsidR="001A35A3" w:rsidRPr="001A35A3">
        <w:rPr>
          <w:rFonts w:ascii="Times New Roman" w:eastAsia="Times New Roman" w:hAnsi="Times New Roman" w:cs="Times New Roman"/>
          <w:bCs/>
          <w:sz w:val="24"/>
          <w:szCs w:val="24"/>
          <w:lang w:val="en-US"/>
        </w:rPr>
        <w:t xml:space="preserve"> conditional correlator.</w:t>
      </w:r>
      <w:r w:rsidR="0066708E">
        <w:rPr>
          <w:rFonts w:ascii="Times New Roman" w:eastAsia="Times New Roman" w:hAnsi="Times New Roman" w:cs="Times New Roman"/>
          <w:bCs/>
          <w:sz w:val="24"/>
          <w:szCs w:val="24"/>
          <w:lang w:val="en-US"/>
        </w:rPr>
        <w:t xml:space="preserve"> </w:t>
      </w:r>
    </w:p>
    <w:p w14:paraId="52CA3BC6" w14:textId="77777777" w:rsidR="0087149A"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55D74CE5" w14:textId="3CF36E99" w:rsidR="003A5E2B" w:rsidRPr="000D6E6E" w:rsidRDefault="003A5E2B">
      <w:pPr>
        <w:spacing w:after="0" w:line="360" w:lineRule="auto"/>
        <w:ind w:firstLine="708"/>
        <w:jc w:val="both"/>
        <w:rPr>
          <w:rFonts w:ascii="Times New Roman" w:eastAsia="Times New Roman" w:hAnsi="Times New Roman" w:cs="Times New Roman"/>
          <w:b/>
          <w:sz w:val="24"/>
          <w:szCs w:val="24"/>
          <w:lang w:val="en-US"/>
          <w:rPrChange w:id="6" w:author="Author" w:date="2026-03-30T20:46:00Z">
            <w:rPr>
              <w:rFonts w:ascii="Times New Roman" w:eastAsia="Times New Roman" w:hAnsi="Times New Roman" w:cs="Times New Roman"/>
              <w:b/>
              <w:sz w:val="24"/>
              <w:szCs w:val="24"/>
            </w:rPr>
          </w:rPrChange>
        </w:rPr>
      </w:pPr>
      <w:ins w:id="7" w:author="Author" w:date="2026-03-24T14:13:00Z">
        <w:r>
          <w:rPr>
            <w:rFonts w:ascii="Times New Roman" w:eastAsia="Times New Roman" w:hAnsi="Times New Roman" w:cs="Times New Roman"/>
            <w:b/>
            <w:sz w:val="24"/>
            <w:szCs w:val="24"/>
          </w:rPr>
          <w:t>Detection meth</w:t>
        </w:r>
      </w:ins>
      <w:ins w:id="8" w:author="Author" w:date="2026-03-24T14:14:00Z">
        <w:r>
          <w:rPr>
            <w:rFonts w:ascii="Times New Roman" w:eastAsia="Times New Roman" w:hAnsi="Times New Roman" w:cs="Times New Roman"/>
            <w:b/>
            <w:sz w:val="24"/>
            <w:szCs w:val="24"/>
          </w:rPr>
          <w:t>od</w:t>
        </w:r>
        <w:r w:rsidRPr="0081136A">
          <w:rPr>
            <w:rFonts w:ascii="Times New Roman" w:eastAsia="Times New Roman" w:hAnsi="Times New Roman" w:cs="Times New Roman"/>
            <w:b/>
            <w:sz w:val="24"/>
            <w:szCs w:val="24"/>
          </w:rPr>
          <w:t>.</w:t>
        </w:r>
        <w:del w:id="9" w:author="Author" w:date="2026-03-31T13:59:00Z">
          <w:r w:rsidRPr="0081136A" w:rsidDel="00575CB2">
            <w:rPr>
              <w:rFonts w:ascii="Times New Roman" w:eastAsia="Times New Roman" w:hAnsi="Times New Roman" w:cs="Times New Roman"/>
              <w:b/>
              <w:sz w:val="24"/>
              <w:szCs w:val="24"/>
            </w:rPr>
            <w:delText xml:space="preserve"> </w:delText>
          </w:r>
          <w:r w:rsidRPr="0081136A" w:rsidDel="00575CB2">
            <w:rPr>
              <w:rFonts w:ascii="Times New Roman" w:eastAsia="Times New Roman" w:hAnsi="Times New Roman" w:cs="Times New Roman"/>
              <w:sz w:val="24"/>
              <w:szCs w:val="24"/>
            </w:rPr>
            <w:delText xml:space="preserve">The detection method is described in </w:delText>
          </w:r>
          <w:r w:rsidRPr="0081136A" w:rsidDel="00575CB2">
            <w:rPr>
              <w:rFonts w:ascii="Times New Roman" w:eastAsia="Times New Roman" w:hAnsi="Times New Roman" w:cs="Times New Roman"/>
              <w:i/>
              <w:sz w:val="24"/>
              <w:szCs w:val="24"/>
            </w:rPr>
            <w:delText>Methods</w:delText>
          </w:r>
        </w:del>
        <w:del w:id="10" w:author="Author" w:date="2026-03-31T14:05:00Z">
          <w:r w:rsidRPr="000D6E6E" w:rsidDel="0081136A">
            <w:rPr>
              <w:rFonts w:ascii="Times New Roman" w:eastAsia="Times New Roman" w:hAnsi="Times New Roman" w:cs="Times New Roman"/>
              <w:bCs/>
              <w:sz w:val="24"/>
              <w:szCs w:val="24"/>
              <w:rPrChange w:id="11" w:author="Author" w:date="2026-03-31T14:05:00Z">
                <w:rPr>
                  <w:rFonts w:ascii="Times New Roman" w:eastAsia="Times New Roman" w:hAnsi="Times New Roman" w:cs="Times New Roman"/>
                  <w:b/>
                  <w:sz w:val="24"/>
                  <w:szCs w:val="24"/>
                </w:rPr>
              </w:rPrChange>
            </w:rPr>
            <w:delText>.</w:delText>
          </w:r>
        </w:del>
        <w:r w:rsidRPr="000D6E6E">
          <w:rPr>
            <w:rFonts w:ascii="Times New Roman" w:eastAsia="Times New Roman" w:hAnsi="Times New Roman" w:cs="Times New Roman"/>
            <w:bCs/>
            <w:sz w:val="24"/>
            <w:szCs w:val="24"/>
            <w:rPrChange w:id="12" w:author="Author" w:date="2026-03-31T14:05:00Z">
              <w:rPr>
                <w:rFonts w:ascii="Times New Roman" w:eastAsia="Times New Roman" w:hAnsi="Times New Roman" w:cs="Times New Roman"/>
                <w:b/>
                <w:sz w:val="24"/>
                <w:szCs w:val="24"/>
              </w:rPr>
            </w:rPrChange>
          </w:rPr>
          <w:t xml:space="preserve">  </w:t>
        </w:r>
      </w:ins>
      <w:ins w:id="13" w:author="Author" w:date="2026-03-30T20:46:00Z">
        <w:r w:rsidR="00BA65D7" w:rsidRPr="00BA65D7">
          <w:rPr>
            <w:rFonts w:ascii="Times New Roman" w:eastAsia="Times New Roman" w:hAnsi="Times New Roman" w:cs="Times New Roman"/>
            <w:bCs/>
            <w:sz w:val="24"/>
            <w:szCs w:val="24"/>
          </w:rPr>
          <w:t xml:space="preserve">The method is based on the calculation of </w:t>
        </w:r>
        <w:del w:id="14" w:author="Author" w:date="2026-03-31T14:04:00Z">
          <w:r w:rsidR="00BA65D7" w:rsidRPr="00BA65D7" w:rsidDel="00575CB2">
            <w:rPr>
              <w:rFonts w:ascii="Times New Roman" w:eastAsia="Times New Roman" w:hAnsi="Times New Roman" w:cs="Times New Roman"/>
              <w:bCs/>
              <w:sz w:val="24"/>
              <w:szCs w:val="24"/>
            </w:rPr>
            <w:delText xml:space="preserve">a special </w:delText>
          </w:r>
        </w:del>
        <w:r w:rsidR="00BA65D7" w:rsidRPr="00BA65D7">
          <w:rPr>
            <w:rFonts w:ascii="Times New Roman" w:eastAsia="Times New Roman" w:hAnsi="Times New Roman" w:cs="Times New Roman"/>
            <w:bCs/>
            <w:sz w:val="24"/>
            <w:szCs w:val="24"/>
          </w:rPr>
          <w:t>U</w:t>
        </w:r>
        <w:del w:id="15" w:author="Author" w:date="2026-03-31T14:04:00Z">
          <w:r w:rsidR="00BA65D7" w:rsidRPr="00BA65D7" w:rsidDel="00575CB2">
            <w:rPr>
              <w:rFonts w:ascii="Times New Roman" w:eastAsia="Times New Roman" w:hAnsi="Times New Roman" w:cs="Times New Roman"/>
              <w:bCs/>
              <w:sz w:val="24"/>
              <w:szCs w:val="24"/>
            </w:rPr>
            <w:delText>FE</w:delText>
          </w:r>
        </w:del>
      </w:ins>
      <w:ins w:id="16" w:author="Author" w:date="2026-03-31T14:04:00Z">
        <w:r w:rsidR="00575CB2">
          <w:rPr>
            <w:rFonts w:ascii="Times New Roman" w:eastAsia="Times New Roman" w:hAnsi="Times New Roman" w:cs="Times New Roman"/>
            <w:bCs/>
            <w:sz w:val="24"/>
            <w:szCs w:val="24"/>
          </w:rPr>
          <w:t>niversal Footprint</w:t>
        </w:r>
      </w:ins>
      <w:ins w:id="17" w:author="Author" w:date="2026-03-30T20:46:00Z">
        <w:r w:rsidR="00BA65D7" w:rsidRPr="00BA65D7">
          <w:rPr>
            <w:rFonts w:ascii="Times New Roman" w:eastAsia="Times New Roman" w:hAnsi="Times New Roman" w:cs="Times New Roman"/>
            <w:bCs/>
            <w:sz w:val="24"/>
            <w:szCs w:val="24"/>
          </w:rPr>
          <w:t xml:space="preserve"> correlator between pairs of loci</w:t>
        </w:r>
      </w:ins>
      <w:ins w:id="18" w:author="Author" w:date="2026-03-31T14:05:00Z">
        <w:r w:rsidR="00575CB2">
          <w:rPr>
            <w:rFonts w:ascii="Times New Roman" w:eastAsia="Times New Roman" w:hAnsi="Times New Roman" w:cs="Times New Roman"/>
            <w:bCs/>
            <w:sz w:val="24"/>
            <w:szCs w:val="24"/>
          </w:rPr>
          <w:t xml:space="preserve"> </w:t>
        </w:r>
        <w:r w:rsidR="00575CB2" w:rsidRPr="00BA65D7">
          <w:rPr>
            <w:rFonts w:ascii="Times New Roman" w:eastAsia="Times New Roman" w:hAnsi="Times New Roman" w:cs="Times New Roman"/>
            <w:bCs/>
            <w:sz w:val="24"/>
            <w:szCs w:val="24"/>
          </w:rPr>
          <w:t>[Pedruzzi</w:t>
        </w:r>
        <w:r w:rsidR="00575CB2">
          <w:rPr>
            <w:rFonts w:ascii="Times New Roman" w:eastAsia="Times New Roman" w:hAnsi="Times New Roman" w:cs="Times New Roman"/>
            <w:bCs/>
            <w:sz w:val="24"/>
            <w:szCs w:val="24"/>
          </w:rPr>
          <w:t>2018</w:t>
        </w:r>
        <w:r w:rsidR="00575CB2" w:rsidRPr="00BA65D7">
          <w:rPr>
            <w:rFonts w:ascii="Times New Roman" w:eastAsia="Times New Roman" w:hAnsi="Times New Roman" w:cs="Times New Roman"/>
            <w:bCs/>
            <w:sz w:val="24"/>
            <w:szCs w:val="24"/>
          </w:rPr>
          <w:t>]</w:t>
        </w:r>
      </w:ins>
      <w:ins w:id="19" w:author="Author" w:date="2026-03-30T20:46:00Z">
        <w:r w:rsidR="00BA65D7" w:rsidRPr="00BA65D7">
          <w:rPr>
            <w:rFonts w:ascii="Times New Roman" w:eastAsia="Times New Roman" w:hAnsi="Times New Roman" w:cs="Times New Roman"/>
            <w:bCs/>
            <w:sz w:val="24"/>
            <w:szCs w:val="24"/>
          </w:rPr>
          <w:t>. This correlator</w:t>
        </w:r>
      </w:ins>
      <w:ins w:id="20" w:author="Author" w:date="2026-03-31T14:08:00Z">
        <w:r w:rsidR="0081136A">
          <w:rPr>
            <w:rFonts w:ascii="Times New Roman" w:eastAsia="Times New Roman" w:hAnsi="Times New Roman" w:cs="Times New Roman"/>
            <w:bCs/>
            <w:sz w:val="24"/>
            <w:szCs w:val="24"/>
          </w:rPr>
          <w:t>,</w:t>
        </w:r>
      </w:ins>
      <w:ins w:id="21" w:author="Author" w:date="2026-03-30T20:46:00Z">
        <w:del w:id="22" w:author="Author" w:date="2026-03-31T14:07:00Z">
          <w:r w:rsidR="00BA65D7" w:rsidRPr="00BA65D7" w:rsidDel="0081136A">
            <w:rPr>
              <w:rFonts w:ascii="Times New Roman" w:eastAsia="Times New Roman" w:hAnsi="Times New Roman" w:cs="Times New Roman"/>
              <w:bCs/>
              <w:sz w:val="24"/>
              <w:szCs w:val="24"/>
            </w:rPr>
            <w:delText xml:space="preserve"> is</w:delText>
          </w:r>
        </w:del>
      </w:ins>
      <w:ins w:id="23" w:author="Author" w:date="2026-03-31T14:07:00Z">
        <w:r w:rsidR="0081136A">
          <w:rPr>
            <w:rFonts w:ascii="Times New Roman" w:eastAsia="Times New Roman" w:hAnsi="Times New Roman" w:cs="Times New Roman"/>
            <w:bCs/>
            <w:sz w:val="24"/>
            <w:szCs w:val="24"/>
          </w:rPr>
          <w:t xml:space="preserve"> </w:t>
        </w:r>
      </w:ins>
      <w:ins w:id="24" w:author="Author" w:date="2026-03-30T20:46:00Z">
        <w:del w:id="25" w:author="Author" w:date="2026-03-31T14:07:00Z">
          <w:r w:rsidR="00BA65D7" w:rsidRPr="00BA65D7" w:rsidDel="0081136A">
            <w:rPr>
              <w:rFonts w:ascii="Times New Roman" w:eastAsia="Times New Roman" w:hAnsi="Times New Roman" w:cs="Times New Roman"/>
              <w:bCs/>
              <w:sz w:val="24"/>
              <w:szCs w:val="24"/>
            </w:rPr>
            <w:delText xml:space="preserve"> </w:delText>
          </w:r>
        </w:del>
        <w:del w:id="26" w:author="Author" w:date="2026-03-31T14:06:00Z">
          <w:r w:rsidR="00BA65D7" w:rsidRPr="00BA65D7" w:rsidDel="0081136A">
            <w:rPr>
              <w:rFonts w:ascii="Times New Roman" w:eastAsia="Times New Roman" w:hAnsi="Times New Roman" w:cs="Times New Roman"/>
              <w:bCs/>
              <w:sz w:val="24"/>
              <w:szCs w:val="24"/>
            </w:rPr>
            <w:delText>derived</w:delText>
          </w:r>
        </w:del>
      </w:ins>
      <w:ins w:id="27" w:author="Author" w:date="2026-03-31T14:06:00Z">
        <w:r w:rsidR="0081136A">
          <w:rPr>
            <w:rFonts w:ascii="Times New Roman" w:eastAsia="Times New Roman" w:hAnsi="Times New Roman" w:cs="Times New Roman"/>
            <w:bCs/>
            <w:sz w:val="24"/>
            <w:szCs w:val="24"/>
          </w:rPr>
          <w:t>expressed in terms of haplotype frequencies</w:t>
        </w:r>
      </w:ins>
      <w:ins w:id="28" w:author="Author" w:date="2026-03-30T20:46:00Z">
        <w:r w:rsidR="00BA65D7" w:rsidRPr="00BA65D7">
          <w:rPr>
            <w:rFonts w:ascii="Times New Roman" w:eastAsia="Times New Roman" w:hAnsi="Times New Roman" w:cs="Times New Roman"/>
            <w:bCs/>
            <w:sz w:val="24"/>
            <w:szCs w:val="24"/>
          </w:rPr>
          <w:t xml:space="preserve"> by applying the second law of thermodynamics to a multi-locus evolutionary model</w:t>
        </w:r>
      </w:ins>
      <w:ins w:id="29" w:author="Author" w:date="2026-03-31T14:08:00Z">
        <w:r w:rsidR="0081136A">
          <w:rPr>
            <w:rFonts w:ascii="Times New Roman" w:eastAsia="Times New Roman" w:hAnsi="Times New Roman" w:cs="Times New Roman"/>
            <w:bCs/>
            <w:sz w:val="24"/>
            <w:szCs w:val="24"/>
          </w:rPr>
          <w:t>,</w:t>
        </w:r>
      </w:ins>
      <w:ins w:id="30" w:author="Author" w:date="2026-03-31T14:05:00Z">
        <w:r w:rsidR="0081136A">
          <w:rPr>
            <w:rFonts w:ascii="Times New Roman" w:eastAsia="Times New Roman" w:hAnsi="Times New Roman" w:cs="Times New Roman"/>
            <w:bCs/>
            <w:sz w:val="24"/>
            <w:szCs w:val="24"/>
          </w:rPr>
          <w:t xml:space="preserve"> depends only on epistasis</w:t>
        </w:r>
      </w:ins>
      <w:ins w:id="31" w:author="Author" w:date="2026-03-31T14:07:00Z">
        <w:r w:rsidR="0081136A">
          <w:rPr>
            <w:rFonts w:ascii="Times New Roman" w:eastAsia="Times New Roman" w:hAnsi="Times New Roman" w:cs="Times New Roman"/>
            <w:bCs/>
            <w:sz w:val="24"/>
            <w:szCs w:val="24"/>
          </w:rPr>
          <w:t xml:space="preserve"> magnitude</w:t>
        </w:r>
      </w:ins>
      <w:ins w:id="32" w:author="Author" w:date="2026-03-31T14:05:00Z">
        <w:r w:rsidR="0081136A">
          <w:rPr>
            <w:rFonts w:ascii="Times New Roman" w:eastAsia="Times New Roman" w:hAnsi="Times New Roman" w:cs="Times New Roman"/>
            <w:bCs/>
            <w:sz w:val="24"/>
            <w:szCs w:val="24"/>
          </w:rPr>
          <w:t xml:space="preserve"> and its topology</w:t>
        </w:r>
      </w:ins>
      <w:ins w:id="33" w:author="Author" w:date="2026-03-31T14:07:00Z">
        <w:r w:rsidR="0081136A">
          <w:rPr>
            <w:rFonts w:ascii="Times New Roman" w:eastAsia="Times New Roman" w:hAnsi="Times New Roman" w:cs="Times New Roman"/>
            <w:bCs/>
            <w:sz w:val="24"/>
            <w:szCs w:val="24"/>
          </w:rPr>
          <w:t>,</w:t>
        </w:r>
      </w:ins>
      <w:ins w:id="34" w:author="Author" w:date="2026-03-30T20:46:00Z">
        <w:del w:id="35" w:author="Author" w:date="2026-03-31T14:05:00Z">
          <w:r w:rsidR="00BA65D7" w:rsidRPr="00BA65D7" w:rsidDel="00575CB2">
            <w:rPr>
              <w:rFonts w:ascii="Times New Roman" w:eastAsia="Times New Roman" w:hAnsi="Times New Roman" w:cs="Times New Roman"/>
              <w:bCs/>
              <w:sz w:val="24"/>
              <w:szCs w:val="24"/>
            </w:rPr>
            <w:delText>, as detailed in [</w:delText>
          </w:r>
        </w:del>
        <w:del w:id="36" w:author="Author" w:date="2026-03-31T14:01:00Z">
          <w:r w:rsidR="00BA65D7" w:rsidRPr="00BA65D7" w:rsidDel="00575CB2">
            <w:rPr>
              <w:rFonts w:ascii="Times New Roman" w:eastAsia="Times New Roman" w:hAnsi="Times New Roman" w:cs="Times New Roman"/>
              <w:bCs/>
              <w:sz w:val="24"/>
              <w:szCs w:val="24"/>
            </w:rPr>
            <w:delText xml:space="preserve">article by </w:delText>
          </w:r>
        </w:del>
        <w:del w:id="37" w:author="Author" w:date="2026-03-31T14:05:00Z">
          <w:r w:rsidR="00BA65D7" w:rsidRPr="00BA65D7" w:rsidDel="00575CB2">
            <w:rPr>
              <w:rFonts w:ascii="Times New Roman" w:eastAsia="Times New Roman" w:hAnsi="Times New Roman" w:cs="Times New Roman"/>
              <w:bCs/>
              <w:sz w:val="24"/>
              <w:szCs w:val="24"/>
            </w:rPr>
            <w:delText>Pedruzzi</w:delText>
          </w:r>
        </w:del>
        <w:del w:id="38" w:author="Author" w:date="2026-03-31T14:01:00Z">
          <w:r w:rsidR="00BA65D7" w:rsidRPr="00BA65D7" w:rsidDel="00575CB2">
            <w:rPr>
              <w:rFonts w:ascii="Times New Roman" w:eastAsia="Times New Roman" w:hAnsi="Times New Roman" w:cs="Times New Roman"/>
              <w:bCs/>
              <w:sz w:val="24"/>
              <w:szCs w:val="24"/>
            </w:rPr>
            <w:delText xml:space="preserve"> R</w:delText>
          </w:r>
          <w:r w:rsidR="00BA65D7" w:rsidDel="00575CB2">
            <w:rPr>
              <w:rFonts w:ascii="Times New Roman" w:eastAsia="Times New Roman" w:hAnsi="Times New Roman" w:cs="Times New Roman"/>
              <w:bCs/>
              <w:sz w:val="24"/>
              <w:szCs w:val="24"/>
              <w:lang w:val="en-US"/>
            </w:rPr>
            <w:delText>o</w:delText>
          </w:r>
          <w:r w:rsidR="00BA65D7" w:rsidRPr="00BA65D7" w:rsidDel="00575CB2">
            <w:rPr>
              <w:rFonts w:ascii="Times New Roman" w:eastAsia="Times New Roman" w:hAnsi="Times New Roman" w:cs="Times New Roman"/>
              <w:bCs/>
              <w:sz w:val="24"/>
              <w:szCs w:val="24"/>
            </w:rPr>
            <w:delText>uzin</w:delText>
          </w:r>
          <w:r w:rsidR="00BA65D7" w:rsidDel="00575CB2">
            <w:rPr>
              <w:rFonts w:ascii="Times New Roman" w:eastAsia="Times New Roman" w:hAnsi="Times New Roman" w:cs="Times New Roman"/>
              <w:bCs/>
              <w:sz w:val="24"/>
              <w:szCs w:val="24"/>
            </w:rPr>
            <w:delText>e</w:delText>
          </w:r>
        </w:del>
        <w:del w:id="39" w:author="Author" w:date="2026-03-31T14:05:00Z">
          <w:r w:rsidR="00BA65D7" w:rsidRPr="00BA65D7" w:rsidDel="00575CB2">
            <w:rPr>
              <w:rFonts w:ascii="Times New Roman" w:eastAsia="Times New Roman" w:hAnsi="Times New Roman" w:cs="Times New Roman"/>
              <w:bCs/>
              <w:sz w:val="24"/>
              <w:szCs w:val="24"/>
            </w:rPr>
            <w:delText>]</w:delText>
          </w:r>
        </w:del>
        <w:del w:id="40" w:author="Author" w:date="2026-03-31T14:06:00Z">
          <w:r w:rsidR="00BA65D7" w:rsidRPr="00BA65D7" w:rsidDel="0081136A">
            <w:rPr>
              <w:rFonts w:ascii="Times New Roman" w:eastAsia="Times New Roman" w:hAnsi="Times New Roman" w:cs="Times New Roman"/>
              <w:bCs/>
              <w:sz w:val="24"/>
              <w:szCs w:val="24"/>
            </w:rPr>
            <w:delText>.</w:delText>
          </w:r>
        </w:del>
      </w:ins>
      <w:ins w:id="41" w:author="Author" w:date="2026-03-31T14:07:00Z">
        <w:r w:rsidR="0081136A">
          <w:rPr>
            <w:rFonts w:ascii="Times New Roman" w:eastAsia="Times New Roman" w:hAnsi="Times New Roman" w:cs="Times New Roman"/>
            <w:bCs/>
            <w:sz w:val="24"/>
            <w:szCs w:val="24"/>
          </w:rPr>
          <w:t xml:space="preserve"> but not on any</w:t>
        </w:r>
      </w:ins>
      <w:ins w:id="42" w:author="Author" w:date="2026-03-31T14:06:00Z">
        <w:r w:rsidR="0081136A">
          <w:rPr>
            <w:rFonts w:ascii="Times New Roman" w:eastAsia="Times New Roman" w:hAnsi="Times New Roman" w:cs="Times New Roman"/>
            <w:bCs/>
            <w:sz w:val="24"/>
            <w:szCs w:val="24"/>
          </w:rPr>
          <w:t xml:space="preserve"> other evolutionary parameters.</w:t>
        </w:r>
      </w:ins>
      <w:ins w:id="43" w:author="Author" w:date="2026-03-30T20:46:00Z">
        <w:r w:rsidR="00BA65D7" w:rsidRPr="00BA65D7">
          <w:rPr>
            <w:rFonts w:ascii="Times New Roman" w:eastAsia="Times New Roman" w:hAnsi="Times New Roman" w:cs="Times New Roman"/>
            <w:bCs/>
            <w:sz w:val="24"/>
            <w:szCs w:val="24"/>
          </w:rPr>
          <w:t xml:space="preserve"> The method takes a set of binarized sequences as initial data</w:t>
        </w:r>
        <w:del w:id="44" w:author="Author" w:date="2026-03-31T14:09:00Z">
          <w:r w:rsidR="00BA65D7" w:rsidRPr="00BA65D7" w:rsidDel="0081136A">
            <w:rPr>
              <w:rFonts w:ascii="Times New Roman" w:eastAsia="Times New Roman" w:hAnsi="Times New Roman" w:cs="Times New Roman"/>
              <w:bCs/>
              <w:sz w:val="24"/>
              <w:szCs w:val="24"/>
            </w:rPr>
            <w:delText>,</w:delText>
          </w:r>
        </w:del>
      </w:ins>
      <w:ins w:id="45" w:author="Author" w:date="2026-03-31T14:09:00Z">
        <w:r w:rsidR="0081136A">
          <w:rPr>
            <w:rFonts w:ascii="Times New Roman" w:eastAsia="Times New Roman" w:hAnsi="Times New Roman" w:cs="Times New Roman"/>
            <w:bCs/>
            <w:sz w:val="24"/>
            <w:szCs w:val="24"/>
          </w:rPr>
          <w:t xml:space="preserve">. We employ </w:t>
        </w:r>
      </w:ins>
      <w:ins w:id="46" w:author="Author" w:date="2026-03-30T20:46:00Z">
        <w:del w:id="47" w:author="Author" w:date="2026-03-31T14:09:00Z">
          <w:r w:rsidR="00BA65D7" w:rsidRPr="00BA65D7" w:rsidDel="0081136A">
            <w:rPr>
              <w:rFonts w:ascii="Times New Roman" w:eastAsia="Times New Roman" w:hAnsi="Times New Roman" w:cs="Times New Roman"/>
              <w:bCs/>
              <w:sz w:val="24"/>
              <w:szCs w:val="24"/>
            </w:rPr>
            <w:delText xml:space="preserve"> and subsequent operations for directly calculating the correlator values ​​for pairs are performed using </w:delText>
          </w:r>
        </w:del>
        <w:r w:rsidR="00BA65D7" w:rsidRPr="00BA65D7">
          <w:rPr>
            <w:rFonts w:ascii="Times New Roman" w:eastAsia="Times New Roman" w:hAnsi="Times New Roman" w:cs="Times New Roman"/>
            <w:bCs/>
            <w:sz w:val="24"/>
            <w:szCs w:val="24"/>
          </w:rPr>
          <w:t>parallel computing</w:t>
        </w:r>
      </w:ins>
      <w:ins w:id="48" w:author="Author" w:date="2026-03-31T14:09:00Z">
        <w:r w:rsidR="0081136A">
          <w:rPr>
            <w:rFonts w:ascii="Times New Roman" w:eastAsia="Times New Roman" w:hAnsi="Times New Roman" w:cs="Times New Roman"/>
            <w:bCs/>
            <w:sz w:val="24"/>
            <w:szCs w:val="24"/>
          </w:rPr>
          <w:t xml:space="preserve"> </w:t>
        </w:r>
      </w:ins>
      <w:ins w:id="49" w:author="Author" w:date="2026-03-31T14:10:00Z">
        <w:r w:rsidR="0081136A">
          <w:rPr>
            <w:rFonts w:ascii="Times New Roman" w:eastAsia="Times New Roman" w:hAnsi="Times New Roman" w:cs="Times New Roman"/>
            <w:bCs/>
            <w:sz w:val="24"/>
            <w:szCs w:val="24"/>
          </w:rPr>
          <w:t>on 10,000 processors of GPU</w:t>
        </w:r>
      </w:ins>
      <w:ins w:id="50" w:author="Author" w:date="2026-03-30T20:46:00Z">
        <w:r w:rsidR="00BA65D7" w:rsidRPr="00BA65D7">
          <w:rPr>
            <w:rFonts w:ascii="Times New Roman" w:eastAsia="Times New Roman" w:hAnsi="Times New Roman" w:cs="Times New Roman"/>
            <w:bCs/>
            <w:sz w:val="24"/>
            <w:szCs w:val="24"/>
          </w:rPr>
          <w:t xml:space="preserve"> to increase performance. To improve detection accuracy</w:t>
        </w:r>
      </w:ins>
      <w:ins w:id="51" w:author="Author" w:date="2026-03-31T14:11:00Z">
        <w:r w:rsidR="007600E9">
          <w:rPr>
            <w:rFonts w:ascii="Times New Roman" w:eastAsia="Times New Roman" w:hAnsi="Times New Roman" w:cs="Times New Roman"/>
            <w:bCs/>
            <w:sz w:val="24"/>
            <w:szCs w:val="24"/>
          </w:rPr>
          <w:t xml:space="preserve"> near the point of full compensation</w:t>
        </w:r>
      </w:ins>
      <w:ins w:id="52" w:author="Author" w:date="2026-03-30T20:46:00Z">
        <w:r w:rsidR="00BA65D7" w:rsidRPr="00BA65D7">
          <w:rPr>
            <w:rFonts w:ascii="Times New Roman" w:eastAsia="Times New Roman" w:hAnsi="Times New Roman" w:cs="Times New Roman"/>
            <w:bCs/>
            <w:sz w:val="24"/>
            <w:szCs w:val="24"/>
          </w:rPr>
          <w:t xml:space="preserve">, an additional </w:t>
        </w:r>
        <w:del w:id="53" w:author="Author" w:date="2026-03-31T14:11:00Z">
          <w:r w:rsidR="00BA65D7" w:rsidRPr="00BA65D7" w:rsidDel="007600E9">
            <w:rPr>
              <w:rFonts w:ascii="Times New Roman" w:eastAsia="Times New Roman" w:hAnsi="Times New Roman" w:cs="Times New Roman"/>
              <w:bCs/>
              <w:sz w:val="24"/>
              <w:szCs w:val="24"/>
            </w:rPr>
            <w:delText xml:space="preserve">conditional </w:delText>
          </w:r>
        </w:del>
        <w:r w:rsidR="00BA65D7" w:rsidRPr="00BA65D7">
          <w:rPr>
            <w:rFonts w:ascii="Times New Roman" w:eastAsia="Times New Roman" w:hAnsi="Times New Roman" w:cs="Times New Roman"/>
            <w:bCs/>
            <w:sz w:val="24"/>
            <w:szCs w:val="24"/>
          </w:rPr>
          <w:t>correlator</w:t>
        </w:r>
        <w:del w:id="54" w:author="Author" w:date="2026-03-31T14:03:00Z">
          <w:r w:rsidR="00BA65D7" w:rsidRPr="00BA65D7" w:rsidDel="00575CB2">
            <w:rPr>
              <w:rFonts w:ascii="Times New Roman" w:eastAsia="Times New Roman" w:hAnsi="Times New Roman" w:cs="Times New Roman"/>
              <w:bCs/>
              <w:sz w:val="24"/>
              <w:szCs w:val="24"/>
            </w:rPr>
            <w:delText xml:space="preserve">, </w:delText>
          </w:r>
        </w:del>
      </w:ins>
      <m:oMath>
        <m:r>
          <w:ins w:id="55" w:author="Author" w:date="2026-03-30T20:46:00Z">
            <w:del w:id="56" w:author="Author" w:date="2026-03-31T14:03:00Z">
              <w:rPr>
                <w:rFonts w:ascii="Cambria Math" w:eastAsia="Times New Roman" w:hAnsi="Cambria Math" w:cs="Times New Roman"/>
                <w:sz w:val="24"/>
                <w:szCs w:val="24"/>
              </w:rPr>
              <m:t>UFE</m:t>
            </w:del>
          </w:ins>
        </m:r>
        <m:r>
          <w:ins w:id="57" w:author="Author" w:date="2026-03-30T20:46:00Z">
            <w:del w:id="58" w:author="Author" w:date="2026-03-31T14:03:00Z">
              <w:rPr>
                <w:rFonts w:ascii="Cambria Math" w:eastAsia="Times New Roman" w:hAnsi="Cambria Math" w:cs="Times New Roman"/>
                <w:sz w:val="24"/>
                <w:szCs w:val="24"/>
                <w:vertAlign w:val="subscript"/>
              </w:rPr>
              <m:t>0</m:t>
            </w:del>
          </w:ins>
        </m:r>
      </m:oMath>
      <w:ins w:id="59" w:author="Author" w:date="2026-03-30T20:46:00Z">
        <w:del w:id="60" w:author="Author" w:date="2026-03-31T14:03:00Z">
          <w:r w:rsidR="00BA65D7" w:rsidRPr="00BA65D7" w:rsidDel="00575CB2">
            <w:rPr>
              <w:rFonts w:ascii="Times New Roman" w:eastAsia="Times New Roman" w:hAnsi="Times New Roman" w:cs="Times New Roman"/>
              <w:bCs/>
              <w:sz w:val="24"/>
              <w:szCs w:val="24"/>
            </w:rPr>
            <w:delText>,</w:delText>
          </w:r>
        </w:del>
        <w:r w:rsidR="00BA65D7" w:rsidRPr="00BA65D7">
          <w:rPr>
            <w:rFonts w:ascii="Times New Roman" w:eastAsia="Times New Roman" w:hAnsi="Times New Roman" w:cs="Times New Roman"/>
            <w:bCs/>
            <w:sz w:val="24"/>
            <w:szCs w:val="24"/>
          </w:rPr>
          <w:t xml:space="preserve"> </w:t>
        </w:r>
      </w:ins>
      <w:ins w:id="61" w:author="Author" w:date="2026-03-31T14:11:00Z">
        <w:r w:rsidR="007600E9" w:rsidRPr="00BA65D7">
          <w:rPr>
            <w:rFonts w:ascii="Times New Roman" w:eastAsia="Times New Roman" w:hAnsi="Times New Roman" w:cs="Times New Roman"/>
            <w:bCs/>
            <w:sz w:val="24"/>
            <w:szCs w:val="24"/>
          </w:rPr>
          <w:t>condition</w:t>
        </w:r>
        <w:r w:rsidR="007600E9">
          <w:rPr>
            <w:rFonts w:ascii="Times New Roman" w:eastAsia="Times New Roman" w:hAnsi="Times New Roman" w:cs="Times New Roman"/>
            <w:bCs/>
            <w:sz w:val="24"/>
            <w:szCs w:val="24"/>
          </w:rPr>
          <w:t xml:space="preserve">ed on an allele at a third </w:t>
        </w:r>
      </w:ins>
      <w:ins w:id="62" w:author="Author" w:date="2026-03-31T14:12:00Z">
        <w:r w:rsidR="007600E9">
          <w:rPr>
            <w:rFonts w:ascii="Times New Roman" w:eastAsia="Times New Roman" w:hAnsi="Times New Roman" w:cs="Times New Roman"/>
            <w:bCs/>
            <w:sz w:val="24"/>
            <w:szCs w:val="24"/>
          </w:rPr>
          <w:t>locus</w:t>
        </w:r>
      </w:ins>
      <w:ins w:id="63" w:author="Author" w:date="2026-03-31T14:11:00Z">
        <w:r w:rsidR="007600E9">
          <w:rPr>
            <w:rFonts w:ascii="Times New Roman" w:eastAsia="Times New Roman" w:hAnsi="Times New Roman" w:cs="Times New Roman"/>
            <w:bCs/>
            <w:sz w:val="24"/>
            <w:szCs w:val="24"/>
          </w:rPr>
          <w:t xml:space="preserve"> </w:t>
        </w:r>
      </w:ins>
      <w:ins w:id="64" w:author="Author" w:date="2026-03-30T20:46:00Z">
        <w:r w:rsidR="00BA65D7" w:rsidRPr="00BA65D7">
          <w:rPr>
            <w:rFonts w:ascii="Times New Roman" w:eastAsia="Times New Roman" w:hAnsi="Times New Roman" w:cs="Times New Roman"/>
            <w:bCs/>
            <w:sz w:val="24"/>
            <w:szCs w:val="24"/>
          </w:rPr>
          <w:t xml:space="preserve">is </w:t>
        </w:r>
        <w:del w:id="65" w:author="Author" w:date="2026-03-31T14:11:00Z">
          <w:r w:rsidR="00BA65D7" w:rsidRPr="00BA65D7" w:rsidDel="007600E9">
            <w:rPr>
              <w:rFonts w:ascii="Times New Roman" w:eastAsia="Times New Roman" w:hAnsi="Times New Roman" w:cs="Times New Roman"/>
              <w:bCs/>
              <w:sz w:val="24"/>
              <w:szCs w:val="24"/>
            </w:rPr>
            <w:delText xml:space="preserve">also </w:delText>
          </w:r>
        </w:del>
        <w:r w:rsidR="00BA65D7" w:rsidRPr="00BA65D7">
          <w:rPr>
            <w:rFonts w:ascii="Times New Roman" w:eastAsia="Times New Roman" w:hAnsi="Times New Roman" w:cs="Times New Roman"/>
            <w:bCs/>
            <w:sz w:val="24"/>
            <w:szCs w:val="24"/>
          </w:rPr>
          <w:t xml:space="preserve">calculated. Based on the relationship between </w:t>
        </w:r>
        <w:del w:id="66" w:author="Author" w:date="2026-03-31T14:12:00Z">
          <w:r w:rsidR="00BA65D7" w:rsidRPr="00BA65D7" w:rsidDel="007600E9">
            <w:rPr>
              <w:rFonts w:ascii="Times New Roman" w:eastAsia="Times New Roman" w:hAnsi="Times New Roman" w:cs="Times New Roman"/>
              <w:bCs/>
              <w:sz w:val="24"/>
              <w:szCs w:val="24"/>
            </w:rPr>
            <w:delText>UFE and UFE0</w:delText>
          </w:r>
        </w:del>
      </w:ins>
      <w:ins w:id="67" w:author="Author" w:date="2026-03-31T14:12:00Z">
        <w:r w:rsidR="007600E9">
          <w:rPr>
            <w:rFonts w:ascii="Times New Roman" w:eastAsia="Times New Roman" w:hAnsi="Times New Roman" w:cs="Times New Roman"/>
            <w:bCs/>
            <w:sz w:val="24"/>
            <w:szCs w:val="24"/>
          </w:rPr>
          <w:t>the two correlators</w:t>
        </w:r>
      </w:ins>
      <w:ins w:id="68" w:author="Author" w:date="2026-03-30T20:46:00Z">
        <w:del w:id="69" w:author="Author" w:date="2026-03-31T14:13:00Z">
          <w:r w:rsidR="00BA65D7" w:rsidRPr="00BA65D7" w:rsidDel="007600E9">
            <w:rPr>
              <w:rFonts w:ascii="Times New Roman" w:eastAsia="Times New Roman" w:hAnsi="Times New Roman" w:cs="Times New Roman"/>
              <w:bCs/>
              <w:sz w:val="24"/>
              <w:szCs w:val="24"/>
            </w:rPr>
            <w:delText>, an</w:delText>
          </w:r>
        </w:del>
      </w:ins>
      <w:ins w:id="70" w:author="Author" w:date="2026-03-31T14:13:00Z">
        <w:r w:rsidR="007600E9">
          <w:rPr>
            <w:rFonts w:ascii="Times New Roman" w:eastAsia="Times New Roman" w:hAnsi="Times New Roman" w:cs="Times New Roman"/>
            <w:bCs/>
            <w:sz w:val="24"/>
            <w:szCs w:val="24"/>
          </w:rPr>
          <w:t>, an</w:t>
        </w:r>
      </w:ins>
      <w:ins w:id="71" w:author="Author" w:date="2026-03-30T20:46:00Z">
        <w:r w:rsidR="00BA65D7" w:rsidRPr="00BA65D7">
          <w:rPr>
            <w:rFonts w:ascii="Times New Roman" w:eastAsia="Times New Roman" w:hAnsi="Times New Roman" w:cs="Times New Roman"/>
            <w:bCs/>
            <w:sz w:val="24"/>
            <w:szCs w:val="24"/>
          </w:rPr>
          <w:t xml:space="preserve"> epistatic </w:t>
        </w:r>
        <w:del w:id="72" w:author="Author" w:date="2026-03-31T14:13:00Z">
          <w:r w:rsidR="00BA65D7" w:rsidRPr="00BA65D7" w:rsidDel="007600E9">
            <w:rPr>
              <w:rFonts w:ascii="Times New Roman" w:eastAsia="Times New Roman" w:hAnsi="Times New Roman" w:cs="Times New Roman"/>
              <w:bCs/>
              <w:sz w:val="24"/>
              <w:szCs w:val="24"/>
            </w:rPr>
            <w:delText>relationship</w:delText>
          </w:r>
        </w:del>
      </w:ins>
      <w:ins w:id="73" w:author="Author" w:date="2026-03-31T14:13:00Z">
        <w:r w:rsidR="007600E9">
          <w:rPr>
            <w:rFonts w:ascii="Times New Roman" w:eastAsia="Times New Roman" w:hAnsi="Times New Roman" w:cs="Times New Roman"/>
            <w:bCs/>
            <w:sz w:val="24"/>
            <w:szCs w:val="24"/>
          </w:rPr>
          <w:t>interaction</w:t>
        </w:r>
      </w:ins>
      <w:ins w:id="74" w:author="Author" w:date="2026-03-30T20:46:00Z">
        <w:r w:rsidR="00BA65D7" w:rsidRPr="00BA65D7">
          <w:rPr>
            <w:rFonts w:ascii="Times New Roman" w:eastAsia="Times New Roman" w:hAnsi="Times New Roman" w:cs="Times New Roman"/>
            <w:bCs/>
            <w:sz w:val="24"/>
            <w:szCs w:val="24"/>
          </w:rPr>
          <w:t xml:space="preserve"> between the two loci is inferred.</w:t>
        </w:r>
      </w:ins>
      <w:ins w:id="75" w:author="Author" w:date="2026-03-24T14:14:00Z">
        <w:del w:id="76" w:author="Author" w:date="2026-03-31T14:00:00Z">
          <w:r w:rsidRPr="00FC4B93" w:rsidDel="00575CB2">
            <w:rPr>
              <w:rFonts w:ascii="Times New Roman" w:eastAsia="Times New Roman" w:hAnsi="Times New Roman" w:cs="Times New Roman"/>
              <w:bCs/>
              <w:sz w:val="24"/>
              <w:szCs w:val="24"/>
              <w:highlight w:val="yellow"/>
              <w:lang w:val="en-US"/>
            </w:rPr>
            <w:delText>.</w:delText>
          </w:r>
        </w:del>
        <w:r w:rsidRPr="00FC4B93">
          <w:rPr>
            <w:rFonts w:ascii="Times New Roman" w:eastAsia="Times New Roman" w:hAnsi="Times New Roman" w:cs="Times New Roman"/>
            <w:b/>
            <w:sz w:val="24"/>
            <w:szCs w:val="24"/>
            <w:lang w:val="en-US"/>
          </w:rPr>
          <w:t xml:space="preserve"> </w:t>
        </w:r>
      </w:ins>
      <w:ins w:id="77" w:author="Author" w:date="2026-03-31T14:00:00Z">
        <w:r w:rsidR="00575CB2">
          <w:rPr>
            <w:rFonts w:ascii="Times New Roman" w:eastAsia="Times New Roman" w:hAnsi="Times New Roman" w:cs="Times New Roman"/>
            <w:sz w:val="24"/>
            <w:szCs w:val="24"/>
          </w:rPr>
          <w:t xml:space="preserve">The details are described in </w:t>
        </w:r>
        <w:r w:rsidR="00575CB2" w:rsidRPr="0042315E">
          <w:rPr>
            <w:rFonts w:ascii="Times New Roman" w:eastAsia="Times New Roman" w:hAnsi="Times New Roman" w:cs="Times New Roman"/>
            <w:i/>
            <w:sz w:val="24"/>
            <w:szCs w:val="24"/>
          </w:rPr>
          <w:t>Methods</w:t>
        </w:r>
        <w:r w:rsidR="00575CB2">
          <w:rPr>
            <w:rFonts w:ascii="Times New Roman" w:eastAsia="Times New Roman" w:hAnsi="Times New Roman" w:cs="Times New Roman"/>
            <w:i/>
            <w:sz w:val="24"/>
            <w:szCs w:val="24"/>
          </w:rPr>
          <w:t>.</w:t>
        </w:r>
      </w:ins>
    </w:p>
    <w:p w14:paraId="72C1F255" w14:textId="3301061B"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Accuracy test</w:t>
      </w:r>
      <w:r w:rsidR="002C744F">
        <w:rPr>
          <w:rFonts w:ascii="Times New Roman" w:eastAsia="Times New Roman" w:hAnsi="Times New Roman" w:cs="Times New Roman"/>
          <w:b/>
          <w:sz w:val="24"/>
          <w:szCs w:val="24"/>
        </w:rPr>
        <w:t xml:space="preserve"> 1</w:t>
      </w:r>
      <w:r w:rsidR="002C744F" w:rsidRPr="00FC4B93">
        <w:rPr>
          <w:rFonts w:ascii="Times New Roman" w:eastAsia="Times New Roman" w:hAnsi="Times New Roman" w:cs="Times New Roman"/>
          <w:b/>
          <w:sz w:val="24"/>
          <w:szCs w:val="24"/>
          <w:lang w:val="en-US"/>
        </w:rPr>
        <w:t xml:space="preserve">: </w:t>
      </w:r>
      <w:r w:rsidR="002C744F">
        <w:rPr>
          <w:rFonts w:ascii="Times New Roman" w:eastAsia="Times New Roman" w:hAnsi="Times New Roman" w:cs="Times New Roman"/>
          <w:b/>
          <w:sz w:val="24"/>
          <w:szCs w:val="24"/>
          <w:lang w:val="en-US"/>
        </w:rPr>
        <w:t xml:space="preserve">the case of standing variation. </w:t>
      </w:r>
      <w:r>
        <w:rPr>
          <w:rFonts w:ascii="Times New Roman" w:eastAsia="Times New Roman" w:hAnsi="Times New Roman" w:cs="Times New Roman"/>
          <w:sz w:val="24"/>
          <w:szCs w:val="24"/>
        </w:rPr>
        <w:t xml:space="preserve">To test </w:t>
      </w:r>
      <w:r w:rsidR="002C744F">
        <w:rPr>
          <w:rFonts w:ascii="Times New Roman" w:eastAsia="Times New Roman" w:hAnsi="Times New Roman" w:cs="Times New Roman"/>
          <w:sz w:val="24"/>
          <w:szCs w:val="24"/>
        </w:rPr>
        <w:t>the</w:t>
      </w:r>
      <w:r w:rsidR="00157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accuracy</w:t>
      </w:r>
      <w:r w:rsidR="005F40F7">
        <w:rPr>
          <w:rFonts w:ascii="Times New Roman" w:eastAsia="Times New Roman" w:hAnsi="Times New Roman" w:cs="Times New Roman"/>
          <w:sz w:val="24"/>
          <w:szCs w:val="24"/>
        </w:rPr>
        <w:t xml:space="preserve"> of the detection method</w:t>
      </w:r>
      <w:r>
        <w:rPr>
          <w:rFonts w:ascii="Times New Roman" w:eastAsia="Times New Roman" w:hAnsi="Times New Roman" w:cs="Times New Roman"/>
          <w:sz w:val="24"/>
          <w:szCs w:val="24"/>
        </w:rPr>
        <w:t xml:space="preserve">, artificial genomic sequences are obtained from the simulation of </w:t>
      </w:r>
      <w:r w:rsidR="005C4B74">
        <w:rPr>
          <w:rFonts w:ascii="Times New Roman" w:eastAsia="Times New Roman" w:hAnsi="Times New Roman" w:cs="Times New Roman"/>
          <w:sz w:val="24"/>
          <w:szCs w:val="24"/>
        </w:rPr>
        <w:t xml:space="preserve">the multi-site </w:t>
      </w:r>
      <w:r>
        <w:rPr>
          <w:rFonts w:ascii="Times New Roman" w:eastAsia="Times New Roman" w:hAnsi="Times New Roman" w:cs="Times New Roman"/>
          <w:sz w:val="24"/>
          <w:szCs w:val="24"/>
        </w:rPr>
        <w:t xml:space="preserve">evolution of a </w:t>
      </w:r>
      <w:r w:rsidR="005F40F7">
        <w:rPr>
          <w:rFonts w:ascii="Times New Roman" w:eastAsia="Times New Roman" w:hAnsi="Times New Roman" w:cs="Times New Roman"/>
          <w:sz w:val="24"/>
          <w:szCs w:val="24"/>
        </w:rPr>
        <w:t xml:space="preserve">genetically-diverse </w:t>
      </w:r>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36615" cy="6183641"/>
                    </a:xfrm>
                    <a:prstGeom prst="rect">
                      <a:avLst/>
                    </a:prstGeom>
                    <a:ln/>
                  </pic:spPr>
                </pic:pic>
              </a:graphicData>
            </a:graphic>
          </wp:inline>
        </w:drawing>
      </w:r>
    </w:p>
    <w:p w14:paraId="1D37C4A7" w14:textId="02A152E8"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r w:rsidR="005F40F7">
        <w:rPr>
          <w:rFonts w:ascii="Times New Roman" w:eastAsia="Times New Roman" w:hAnsi="Times New Roman" w:cs="Times New Roman"/>
          <w:b/>
          <w:color w:val="000000"/>
          <w:sz w:val="20"/>
          <w:szCs w:val="20"/>
        </w:rPr>
        <w:t xml:space="preserve"> for the case of standing variation (Test1)</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w:t>
      </w:r>
      <w:r>
        <w:rPr>
          <w:rFonts w:ascii="Times New Roman" w:eastAsia="Times New Roman" w:hAnsi="Times New Roman" w:cs="Times New Roman"/>
          <w:color w:val="000000"/>
          <w:sz w:val="20"/>
          <w:szCs w:val="20"/>
        </w:rPr>
        <w:lastRenderedPageBreak/>
        <w:t xml:space="preserve">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sidR="002502EA" w:rsidRPr="002502EA" w:rsidDel="002502EA">
        <w:rPr>
          <w:rFonts w:ascii="Times New Roman" w:hAnsi="Times New Roman" w:cs="Times New Roman"/>
          <w:sz w:val="20"/>
          <w:szCs w:val="20"/>
          <w:lang w:val="en-US"/>
        </w:rPr>
        <w:t xml:space="preserve"> </w:t>
      </w:r>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r w:rsidR="002502EA" w:rsidRPr="002502EA" w:rsidDel="002502EA">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r w:rsidR="004D4EEA">
        <w:rPr>
          <w:rFonts w:ascii="Times New Roman" w:eastAsia="Times New Roman" w:hAnsi="Times New Roman" w:cs="Times New Roman"/>
          <w:color w:val="000000"/>
          <w:sz w:val="20"/>
          <w:szCs w:val="20"/>
        </w:rPr>
        <w:t xml:space="preserve">links </w:t>
      </w:r>
      <w:r w:rsidR="00750649">
        <w:rPr>
          <w:rFonts w:ascii="Times New Roman" w:eastAsia="Times New Roman" w:hAnsi="Times New Roman" w:cs="Times New Roman"/>
          <w:color w:val="000000"/>
          <w:sz w:val="20"/>
          <w:szCs w:val="20"/>
        </w:rPr>
        <w:t xml:space="preserve">(interactions) </w:t>
      </w:r>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02B93714" w:rsidR="0087149A" w:rsidRDefault="0076272C">
      <w:pPr>
        <w:spacing w:after="0" w:line="360" w:lineRule="auto"/>
        <w:ind w:firstLine="708"/>
        <w:jc w:val="both"/>
        <w:rPr>
          <w:ins w:id="78" w:author="Author" w:date="2026-03-23T21: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UFE</w:t>
      </w:r>
      <w:r w:rsidR="009827A8">
        <w:rPr>
          <w:rFonts w:ascii="Times New Roman" w:eastAsia="Times New Roman" w:hAnsi="Times New Roman" w:cs="Times New Roman"/>
          <w:sz w:val="24"/>
          <w:szCs w:val="24"/>
        </w:rPr>
        <w:t xml:space="preserve"> </w:t>
      </w:r>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r w:rsidR="004D4EEA">
        <w:rPr>
          <w:rFonts w:ascii="Times New Roman" w:hAnsi="Times New Roman" w:cs="Times New Roman"/>
          <w:sz w:val="24"/>
          <w:szCs w:val="24"/>
          <w:lang w:val="en-US"/>
        </w:rPr>
        <w:t xml:space="preserve"> </w:t>
      </w:r>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55531658" w:rsidR="000237D1" w:rsidRDefault="008F60D5"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2C744F">
        <w:rPr>
          <w:rFonts w:ascii="Times New Roman" w:eastAsia="Times New Roman" w:hAnsi="Times New Roman" w:cs="Times New Roman"/>
          <w:b/>
          <w:sz w:val="24"/>
          <w:szCs w:val="24"/>
        </w:rPr>
        <w:t>Accuracy</w:t>
      </w:r>
      <w:r>
        <w:rPr>
          <w:rFonts w:ascii="Times New Roman" w:eastAsia="Times New Roman" w:hAnsi="Times New Roman" w:cs="Times New Roman"/>
          <w:b/>
          <w:sz w:val="24"/>
          <w:szCs w:val="24"/>
        </w:rPr>
        <w:t xml:space="preserve"> test</w:t>
      </w:r>
      <w:r w:rsidR="002C744F">
        <w:rPr>
          <w:rFonts w:ascii="Times New Roman" w:eastAsia="Times New Roman" w:hAnsi="Times New Roman" w:cs="Times New Roman"/>
          <w:b/>
          <w:sz w:val="24"/>
          <w:szCs w:val="24"/>
        </w:rPr>
        <w:t xml:space="preserve"> 2:</w:t>
      </w:r>
      <w:r>
        <w:rPr>
          <w:rFonts w:ascii="Times New Roman" w:eastAsia="Times New Roman" w:hAnsi="Times New Roman" w:cs="Times New Roman"/>
          <w:b/>
          <w:sz w:val="24"/>
          <w:szCs w:val="24"/>
        </w:rPr>
        <w:t xml:space="preserve"> </w:t>
      </w:r>
      <w:r w:rsidR="002C744F">
        <w:rPr>
          <w:rFonts w:ascii="Times New Roman" w:eastAsia="Times New Roman" w:hAnsi="Times New Roman" w:cs="Times New Roman"/>
          <w:b/>
          <w:sz w:val="24"/>
          <w:szCs w:val="24"/>
        </w:rPr>
        <w:t>initial</w:t>
      </w:r>
      <w:r w:rsidR="005F40F7">
        <w:rPr>
          <w:rFonts w:ascii="Times New Roman" w:eastAsia="Times New Roman" w:hAnsi="Times New Roman" w:cs="Times New Roman"/>
          <w:b/>
          <w:sz w:val="24"/>
          <w:szCs w:val="24"/>
        </w:rPr>
        <w:t>ly</w:t>
      </w:r>
      <w:r w:rsidR="002C744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monomorphous population</w:t>
      </w:r>
      <w:r w:rsidR="002C744F">
        <w:rPr>
          <w:rFonts w:ascii="Times New Roman" w:eastAsia="Times New Roman" w:hAnsi="Times New Roman" w:cs="Times New Roman"/>
          <w:b/>
          <w:sz w:val="24"/>
          <w:szCs w:val="24"/>
        </w:rPr>
        <w:t xml:space="preserve"> with fitness valley</w:t>
      </w:r>
      <w:r w:rsidR="002C4707">
        <w:rPr>
          <w:rFonts w:ascii="Times New Roman" w:eastAsia="Times New Roman" w:hAnsi="Times New Roman" w:cs="Times New Roman"/>
          <w:b/>
          <w:sz w:val="24"/>
          <w:szCs w:val="24"/>
        </w:rPr>
        <w:t xml:space="preserve">. </w:t>
      </w:r>
      <w:r w:rsidR="005F40F7">
        <w:rPr>
          <w:rFonts w:ascii="Times New Roman" w:eastAsia="Times New Roman" w:hAnsi="Times New Roman" w:cs="Times New Roman"/>
          <w:sz w:val="24"/>
          <w:szCs w:val="24"/>
        </w:rPr>
        <w:t>I</w:t>
      </w:r>
      <w:r w:rsidR="002C4707">
        <w:rPr>
          <w:rFonts w:ascii="Times New Roman" w:eastAsia="Times New Roman" w:hAnsi="Times New Roman" w:cs="Times New Roman"/>
          <w:sz w:val="24"/>
          <w:szCs w:val="24"/>
        </w:rPr>
        <w:t>n real world</w:t>
      </w:r>
      <w:r w:rsidR="005F40F7">
        <w:rPr>
          <w:rFonts w:ascii="Times New Roman" w:eastAsia="Times New Roman" w:hAnsi="Times New Roman" w:cs="Times New Roman"/>
          <w:sz w:val="24"/>
          <w:szCs w:val="24"/>
        </w:rPr>
        <w:t>,</w:t>
      </w:r>
      <w:r w:rsidR="002C4707">
        <w:rPr>
          <w:rFonts w:ascii="Times New Roman" w:eastAsia="Times New Roman" w:hAnsi="Times New Roman" w:cs="Times New Roman"/>
          <w:sz w:val="24"/>
          <w:szCs w:val="24"/>
        </w:rPr>
        <w:t xml:space="preserve"> not all populations </w:t>
      </w:r>
      <w:r w:rsidR="000237D1">
        <w:rPr>
          <w:rFonts w:ascii="Times New Roman" w:eastAsia="Times New Roman" w:hAnsi="Times New Roman" w:cs="Times New Roman"/>
          <w:sz w:val="24"/>
          <w:szCs w:val="24"/>
        </w:rPr>
        <w:t>are</w:t>
      </w:r>
      <w:r w:rsidR="002C4707">
        <w:rPr>
          <w:rFonts w:ascii="Times New Roman" w:eastAsia="Times New Roman" w:hAnsi="Times New Roman" w:cs="Times New Roman"/>
          <w:sz w:val="24"/>
          <w:szCs w:val="24"/>
        </w:rPr>
        <w:t xml:space="preserve"> polymorphous</w:t>
      </w:r>
      <w:r w:rsidR="000237D1">
        <w:rPr>
          <w:rFonts w:ascii="Times New Roman" w:eastAsia="Times New Roman" w:hAnsi="Times New Roman" w:cs="Times New Roman"/>
          <w:sz w:val="24"/>
          <w:szCs w:val="24"/>
        </w:rPr>
        <w:t xml:space="preserve"> in the beginning of evolution. Therefore,</w:t>
      </w:r>
      <w:r w:rsidR="002C4707">
        <w:rPr>
          <w:rFonts w:ascii="Times New Roman" w:eastAsia="Times New Roman" w:hAnsi="Times New Roman" w:cs="Times New Roman"/>
          <w:sz w:val="24"/>
          <w:szCs w:val="24"/>
        </w:rPr>
        <w:t xml:space="preserve"> we </w:t>
      </w:r>
      <w:r w:rsidR="000237D1">
        <w:rPr>
          <w:rFonts w:ascii="Times New Roman" w:eastAsia="Times New Roman" w:hAnsi="Times New Roman" w:cs="Times New Roman"/>
          <w:sz w:val="24"/>
          <w:szCs w:val="24"/>
        </w:rPr>
        <w:t xml:space="preserve">carried out an </w:t>
      </w:r>
      <w:r w:rsidR="002C4707">
        <w:rPr>
          <w:rFonts w:ascii="Times New Roman" w:eastAsia="Times New Roman" w:hAnsi="Times New Roman" w:cs="Times New Roman"/>
          <w:sz w:val="24"/>
          <w:szCs w:val="24"/>
        </w:rPr>
        <w:t>additional simulation</w:t>
      </w:r>
      <w:r w:rsidR="000237D1">
        <w:rPr>
          <w:rFonts w:ascii="Times New Roman" w:eastAsia="Times New Roman" w:hAnsi="Times New Roman" w:cs="Times New Roman"/>
          <w:sz w:val="24"/>
          <w:szCs w:val="24"/>
        </w:rPr>
        <w:t xml:space="preserve"> test with </w:t>
      </w:r>
      <w:r w:rsidR="002C4707">
        <w:rPr>
          <w:rFonts w:ascii="Times New Roman" w:eastAsia="Times New Roman" w:hAnsi="Times New Roman" w:cs="Times New Roman"/>
          <w:sz w:val="24"/>
          <w:szCs w:val="24"/>
        </w:rPr>
        <w:t>initial allel</w:t>
      </w:r>
      <w:r w:rsidR="000237D1">
        <w:rPr>
          <w:rFonts w:ascii="Times New Roman" w:eastAsia="Times New Roman" w:hAnsi="Times New Roman" w:cs="Times New Roman"/>
          <w:sz w:val="24"/>
          <w:szCs w:val="24"/>
        </w:rPr>
        <w:t>ic</w:t>
      </w:r>
      <w:r w:rsidR="002C4707">
        <w:rPr>
          <w:rFonts w:ascii="Times New Roman" w:eastAsia="Times New Roman" w:hAnsi="Times New Roman" w:cs="Times New Roman"/>
          <w:sz w:val="24"/>
          <w:szCs w:val="24"/>
        </w:rPr>
        <w:t xml:space="preserve"> frequency</w:t>
      </w:r>
      <w:r w:rsidR="000237D1">
        <w:rPr>
          <w:rFonts w:ascii="Times New Roman" w:eastAsia="Times New Roman" w:hAnsi="Times New Roman" w:cs="Times New Roman"/>
          <w:sz w:val="24"/>
          <w:szCs w:val="24"/>
        </w:rPr>
        <w:t xml:space="preserve"> at each locus</w:t>
      </w:r>
      <w:r w:rsidR="002C4707">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Pr>
          <w:rFonts w:ascii="Times New Roman" w:eastAsia="Times New Roman" w:hAnsi="Times New Roman" w:cs="Times New Roman"/>
          <w:sz w:val="24"/>
          <w:szCs w:val="24"/>
        </w:rPr>
        <w:t>. The</w:t>
      </w:r>
      <w:r w:rsidR="002C4707">
        <w:rPr>
          <w:rFonts w:ascii="Times New Roman" w:eastAsia="Times New Roman" w:hAnsi="Times New Roman" w:cs="Times New Roman"/>
          <w:sz w:val="24"/>
          <w:szCs w:val="24"/>
        </w:rPr>
        <w:t xml:space="preserve"> epistatic network </w:t>
      </w:r>
      <w:r w:rsidR="000237D1">
        <w:rPr>
          <w:rFonts w:ascii="Times New Roman" w:eastAsia="Times New Roman" w:hAnsi="Times New Roman" w:cs="Times New Roman"/>
          <w:sz w:val="24"/>
          <w:szCs w:val="24"/>
        </w:rPr>
        <w:t>was changed</w:t>
      </w:r>
      <w:r w:rsidR="002C4707">
        <w:rPr>
          <w:rFonts w:ascii="Times New Roman" w:eastAsia="Times New Roman" w:hAnsi="Times New Roman" w:cs="Times New Roman"/>
          <w:sz w:val="24"/>
          <w:szCs w:val="24"/>
        </w:rPr>
        <w:t xml:space="preserve"> from </w:t>
      </w:r>
      <w:r w:rsidR="000237D1">
        <w:rPr>
          <w:rFonts w:ascii="Times New Roman" w:eastAsia="Times New Roman" w:hAnsi="Times New Roman" w:cs="Times New Roman"/>
          <w:sz w:val="24"/>
          <w:szCs w:val="24"/>
        </w:rPr>
        <w:t xml:space="preserve">the </w:t>
      </w:r>
      <w:r w:rsidR="002C4707">
        <w:rPr>
          <w:rFonts w:ascii="Times New Roman" w:eastAsia="Times New Roman" w:hAnsi="Times New Roman" w:cs="Times New Roman"/>
          <w:sz w:val="24"/>
          <w:szCs w:val="24"/>
        </w:rPr>
        <w:t xml:space="preserve">isolated double arcs to a </w:t>
      </w:r>
      <w:r w:rsidR="00114B32">
        <w:rPr>
          <w:rFonts w:ascii="Times New Roman" w:eastAsia="Times New Roman" w:hAnsi="Times New Roman" w:cs="Times New Roman"/>
          <w:sz w:val="24"/>
          <w:szCs w:val="24"/>
        </w:rPr>
        <w:t xml:space="preserve">single </w:t>
      </w:r>
      <w:r w:rsidR="002C4707">
        <w:rPr>
          <w:rFonts w:ascii="Times New Roman" w:eastAsia="Times New Roman" w:hAnsi="Times New Roman" w:cs="Times New Roman"/>
          <w:sz w:val="24"/>
          <w:szCs w:val="24"/>
        </w:rPr>
        <w:t xml:space="preserve">star </w:t>
      </w:r>
      <w:r w:rsidR="00114B32">
        <w:rPr>
          <w:rFonts w:ascii="Times New Roman" w:eastAsia="Times New Roman" w:hAnsi="Times New Roman" w:cs="Times New Roman"/>
          <w:sz w:val="24"/>
          <w:szCs w:val="24"/>
        </w:rPr>
        <w:t xml:space="preserve">comprising one deleterious allele and  </w:t>
      </w:r>
      <w:r w:rsidR="002C4707">
        <w:rPr>
          <w:rFonts w:ascii="Times New Roman" w:eastAsia="Times New Roman" w:hAnsi="Times New Roman" w:cs="Times New Roman"/>
          <w:sz w:val="24"/>
          <w:szCs w:val="24"/>
        </w:rPr>
        <w:t>10 rays</w:t>
      </w:r>
      <w:r w:rsidR="00114B32">
        <w:rPr>
          <w:rFonts w:ascii="Times New Roman" w:eastAsia="Times New Roman" w:hAnsi="Times New Roman" w:cs="Times New Roman"/>
          <w:sz w:val="24"/>
          <w:szCs w:val="24"/>
        </w:rPr>
        <w:t xml:space="preserve"> with comp</w:t>
      </w:r>
      <w:r w:rsidR="007E5406">
        <w:rPr>
          <w:rFonts w:ascii="Times New Roman" w:eastAsia="Times New Roman" w:hAnsi="Times New Roman" w:cs="Times New Roman"/>
          <w:sz w:val="24"/>
          <w:szCs w:val="24"/>
        </w:rPr>
        <w:t>en</w:t>
      </w:r>
      <w:r w:rsidR="00114B32">
        <w:rPr>
          <w:rFonts w:ascii="Times New Roman" w:eastAsia="Times New Roman" w:hAnsi="Times New Roman" w:cs="Times New Roman"/>
          <w:sz w:val="24"/>
          <w:szCs w:val="24"/>
        </w:rPr>
        <w:t>satory alleles</w:t>
      </w:r>
      <w:r w:rsidR="002C4707">
        <w:rPr>
          <w:rFonts w:ascii="Times New Roman" w:eastAsia="Times New Roman" w:hAnsi="Times New Roman" w:cs="Times New Roman"/>
          <w:sz w:val="24"/>
          <w:szCs w:val="24"/>
        </w:rPr>
        <w:t xml:space="preserve">. </w:t>
      </w:r>
      <w:r w:rsidR="000237D1">
        <w:rPr>
          <w:rFonts w:ascii="Times New Roman" w:eastAsia="Times New Roman" w:hAnsi="Times New Roman" w:cs="Times New Roman"/>
          <w:sz w:val="24"/>
          <w:szCs w:val="24"/>
        </w:rPr>
        <w:t>Recombination is absent.</w:t>
      </w:r>
      <w:r w:rsidR="002C4707">
        <w:rPr>
          <w:rFonts w:ascii="Times New Roman" w:eastAsia="Times New Roman" w:hAnsi="Times New Roman" w:cs="Times New Roman"/>
          <w:sz w:val="24"/>
          <w:szCs w:val="24"/>
        </w:rPr>
        <w:t xml:space="preserve"> </w:t>
      </w:r>
    </w:p>
    <w:p w14:paraId="26F1B8FE" w14:textId="29F731A3" w:rsidR="004144AC" w:rsidRDefault="004144AC" w:rsidP="000D6E6E">
      <w:pPr>
        <w:spacing w:after="0" w:line="360" w:lineRule="auto"/>
        <w:jc w:val="center"/>
        <w:rPr>
          <w:ins w:id="79" w:author="Author" w:date="2026-03-30T20:51:00Z"/>
          <w:rFonts w:ascii="Times New Roman" w:eastAsia="Times New Roman" w:hAnsi="Times New Roman" w:cs="Times New Roman"/>
          <w:noProof/>
          <w:sz w:val="24"/>
          <w:szCs w:val="24"/>
        </w:rPr>
        <w:pPrChange w:id="80" w:author="Author" w:date="2026-03-30T20:53:00Z">
          <w:pPr>
            <w:spacing w:after="0" w:line="360" w:lineRule="auto"/>
            <w:jc w:val="both"/>
          </w:pPr>
        </w:pPrChange>
      </w:pPr>
      <w:ins w:id="81" w:author="Author" w:date="2026-03-30T20:52:00Z">
        <w:r>
          <w:rPr>
            <w:rFonts w:ascii="Times New Roman" w:eastAsia="Times New Roman" w:hAnsi="Times New Roman" w:cs="Times New Roman"/>
            <w:noProof/>
            <w:sz w:val="24"/>
            <w:szCs w:val="24"/>
          </w:rPr>
          <w:drawing>
            <wp:inline distT="0" distB="0" distL="0" distR="0" wp14:anchorId="61BF421B" wp14:editId="1EEDF5B0">
              <wp:extent cx="5476875" cy="38862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6875" cy="3886200"/>
                      </a:xfrm>
                      <a:prstGeom prst="rect">
                        <a:avLst/>
                      </a:prstGeom>
                      <a:noFill/>
                      <a:ln>
                        <a:noFill/>
                      </a:ln>
                    </pic:spPr>
                  </pic:pic>
                </a:graphicData>
              </a:graphic>
            </wp:inline>
          </w:drawing>
        </w:r>
      </w:ins>
    </w:p>
    <w:p w14:paraId="546517E4" w14:textId="4CDFAC75" w:rsidR="004144AC" w:rsidRDefault="004144AC" w:rsidP="00742F5B">
      <w:pPr>
        <w:spacing w:after="0" w:line="360" w:lineRule="auto"/>
        <w:jc w:val="both"/>
        <w:rPr>
          <w:ins w:id="82" w:author="Author" w:date="2026-03-31T14:15:00Z"/>
          <w:rFonts w:ascii="Times New Roman" w:eastAsia="Times New Roman" w:hAnsi="Times New Roman" w:cs="Times New Roman"/>
          <w:sz w:val="20"/>
          <w:szCs w:val="20"/>
        </w:rPr>
      </w:pPr>
      <w:commentRangeStart w:id="83"/>
      <w:ins w:id="84" w:author="Author" w:date="2026-03-30T20:53:00Z">
        <w:r>
          <w:rPr>
            <w:rFonts w:ascii="Times New Roman" w:eastAsia="Times New Roman" w:hAnsi="Times New Roman" w:cs="Times New Roman"/>
            <w:sz w:val="20"/>
            <w:szCs w:val="20"/>
          </w:rPr>
          <w:t xml:space="preserve">Figure </w:t>
        </w:r>
      </w:ins>
      <w:ins w:id="85" w:author="Author" w:date="2026-03-31T14:57:00Z">
        <w:r w:rsidR="006019E7">
          <w:rPr>
            <w:rFonts w:ascii="Times New Roman" w:eastAsia="Times New Roman" w:hAnsi="Times New Roman" w:cs="Times New Roman"/>
            <w:sz w:val="20"/>
            <w:szCs w:val="20"/>
          </w:rPr>
          <w:t>#</w:t>
        </w:r>
      </w:ins>
      <w:ins w:id="86" w:author="Author" w:date="2026-03-30T20:54:00Z">
        <w:del w:id="87" w:author="Author" w:date="2026-03-31T14:57:00Z">
          <w:r w:rsidDel="006019E7">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ins>
      <w:commentRangeEnd w:id="83"/>
      <w:r w:rsidR="008F041B">
        <w:rPr>
          <w:rStyle w:val="CommentReference"/>
        </w:rPr>
        <w:commentReference w:id="83"/>
      </w:r>
      <w:ins w:id="88" w:author="Author" w:date="2026-03-30T20:54:00Z">
        <w:del w:id="89" w:author="Author" w:date="2026-03-31T14:27:00Z">
          <w:r w:rsidRPr="000D6E6E" w:rsidDel="006219B0">
            <w:rPr>
              <w:rFonts w:ascii="Times New Roman" w:eastAsia="Times New Roman" w:hAnsi="Times New Roman" w:cs="Times New Roman"/>
              <w:b/>
              <w:sz w:val="20"/>
              <w:szCs w:val="20"/>
              <w:rPrChange w:id="90" w:author="Author" w:date="2026-03-30T20:54:00Z">
                <w:rPr>
                  <w:rFonts w:ascii="Times New Roman" w:eastAsia="Times New Roman" w:hAnsi="Times New Roman" w:cs="Times New Roman"/>
                  <w:sz w:val="20"/>
                  <w:szCs w:val="20"/>
                </w:rPr>
              </w:rPrChange>
            </w:rPr>
            <w:delText>Mutation dynamics in simulation</w:delText>
          </w:r>
        </w:del>
      </w:ins>
      <w:ins w:id="91" w:author="Author" w:date="2026-03-31T14:30:00Z">
        <w:r w:rsidR="006219B0">
          <w:rPr>
            <w:rFonts w:ascii="Times New Roman" w:eastAsia="Times New Roman" w:hAnsi="Times New Roman" w:cs="Times New Roman"/>
            <w:b/>
            <w:sz w:val="20"/>
            <w:szCs w:val="20"/>
          </w:rPr>
          <w:t>Monte Carlo simulation of the</w:t>
        </w:r>
      </w:ins>
      <w:ins w:id="92" w:author="Author" w:date="2026-03-31T14:27:00Z">
        <w:r w:rsidR="006219B0">
          <w:rPr>
            <w:rFonts w:ascii="Times New Roman" w:eastAsia="Times New Roman" w:hAnsi="Times New Roman" w:cs="Times New Roman"/>
            <w:b/>
            <w:sz w:val="20"/>
            <w:szCs w:val="20"/>
          </w:rPr>
          <w:t xml:space="preserve"> evolutionary dynamics </w:t>
        </w:r>
      </w:ins>
      <w:ins w:id="93" w:author="Author" w:date="2026-03-31T14:30:00Z">
        <w:r w:rsidR="006219B0">
          <w:rPr>
            <w:rFonts w:ascii="Times New Roman" w:eastAsia="Times New Roman" w:hAnsi="Times New Roman" w:cs="Times New Roman"/>
            <w:b/>
            <w:sz w:val="20"/>
            <w:szCs w:val="20"/>
          </w:rPr>
          <w:t>of</w:t>
        </w:r>
      </w:ins>
      <w:ins w:id="94" w:author="Author" w:date="2026-03-31T14:27:00Z">
        <w:r w:rsidR="006219B0">
          <w:rPr>
            <w:rFonts w:ascii="Times New Roman" w:eastAsia="Times New Roman" w:hAnsi="Times New Roman" w:cs="Times New Roman"/>
            <w:b/>
            <w:sz w:val="20"/>
            <w:szCs w:val="20"/>
          </w:rPr>
          <w:t xml:space="preserve"> a population with a fitness valley.</w:t>
        </w:r>
      </w:ins>
      <w:ins w:id="95" w:author="Author" w:date="2026-03-31T14:28:00Z">
        <w:r w:rsidR="006219B0">
          <w:rPr>
            <w:rFonts w:ascii="Times New Roman" w:eastAsia="Times New Roman" w:hAnsi="Times New Roman" w:cs="Times New Roman"/>
            <w:sz w:val="20"/>
            <w:szCs w:val="20"/>
          </w:rPr>
          <w:t xml:space="preserve"> X-axis: Time in generations.</w:t>
        </w:r>
      </w:ins>
      <w:ins w:id="96" w:author="Author" w:date="2026-03-30T20:54:00Z">
        <w:del w:id="97" w:author="Author" w:date="2026-03-31T14:27:00Z">
          <w:r w:rsidDel="006219B0">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w:t>
        </w:r>
      </w:ins>
      <w:ins w:id="98" w:author="Author" w:date="2026-03-31T14:28:00Z">
        <w:r w:rsidR="006219B0">
          <w:rPr>
            <w:rFonts w:ascii="Times New Roman" w:eastAsia="Times New Roman" w:hAnsi="Times New Roman" w:cs="Times New Roman"/>
            <w:sz w:val="20"/>
            <w:szCs w:val="20"/>
          </w:rPr>
          <w:t>Y axis: Average number</w:t>
        </w:r>
      </w:ins>
      <w:ins w:id="99" w:author="Author" w:date="2026-03-31T14:29:00Z">
        <w:r w:rsidR="006219B0">
          <w:rPr>
            <w:rFonts w:ascii="Times New Roman" w:eastAsia="Times New Roman" w:hAnsi="Times New Roman" w:cs="Times New Roman"/>
            <w:sz w:val="20"/>
            <w:szCs w:val="20"/>
          </w:rPr>
          <w:t>s of the</w:t>
        </w:r>
      </w:ins>
      <w:ins w:id="100" w:author="Author" w:date="2026-03-31T14:28:00Z">
        <w:r w:rsidR="006219B0">
          <w:rPr>
            <w:rFonts w:ascii="Times New Roman" w:eastAsia="Times New Roman" w:hAnsi="Times New Roman" w:cs="Times New Roman"/>
            <w:sz w:val="20"/>
            <w:szCs w:val="20"/>
          </w:rPr>
          <w:t xml:space="preserve"> alleles of different classes (</w:t>
        </w:r>
      </w:ins>
      <w:ins w:id="101" w:author="Author" w:date="2026-03-31T14:29:00Z">
        <w:r w:rsidR="006219B0">
          <w:rPr>
            <w:rFonts w:ascii="Times New Roman" w:eastAsia="Times New Roman" w:hAnsi="Times New Roman" w:cs="Times New Roman"/>
            <w:sz w:val="20"/>
            <w:szCs w:val="20"/>
          </w:rPr>
          <w:t>shown</w:t>
        </w:r>
      </w:ins>
      <w:ins w:id="102" w:author="Author" w:date="2026-03-31T14:28:00Z">
        <w:r w:rsidR="006219B0">
          <w:rPr>
            <w:rFonts w:ascii="Times New Roman" w:eastAsia="Times New Roman" w:hAnsi="Times New Roman" w:cs="Times New Roman"/>
            <w:sz w:val="20"/>
            <w:szCs w:val="20"/>
          </w:rPr>
          <w:t xml:space="preserve">) per genome. </w:t>
        </w:r>
      </w:ins>
      <w:ins w:id="103" w:author="Author" w:date="2026-03-30T20:55:00Z">
        <w:del w:id="104" w:author="Author" w:date="2026-03-31T14:29:00Z">
          <w:r w:rsidDel="006219B0">
            <w:rPr>
              <w:rFonts w:ascii="Times New Roman" w:eastAsia="Times New Roman" w:hAnsi="Times New Roman" w:cs="Times New Roman"/>
              <w:sz w:val="20"/>
              <w:szCs w:val="20"/>
            </w:rPr>
            <w:delText>Simulation p</w:delText>
          </w:r>
        </w:del>
      </w:ins>
      <w:ins w:id="105" w:author="Author" w:date="2026-03-31T14:29:00Z">
        <w:r w:rsidR="006219B0">
          <w:rPr>
            <w:rFonts w:ascii="Times New Roman" w:eastAsia="Times New Roman" w:hAnsi="Times New Roman" w:cs="Times New Roman"/>
            <w:sz w:val="20"/>
            <w:szCs w:val="20"/>
          </w:rPr>
          <w:t>P</w:t>
        </w:r>
      </w:ins>
      <w:ins w:id="106" w:author="Author" w:date="2026-03-30T20:55:00Z">
        <w:r>
          <w:rPr>
            <w:rFonts w:ascii="Times New Roman" w:eastAsia="Times New Roman" w:hAnsi="Times New Roman" w:cs="Times New Roman"/>
            <w:sz w:val="20"/>
            <w:szCs w:val="20"/>
          </w:rPr>
          <w:t>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w:t>
        </w:r>
        <w:r>
          <w:rPr>
            <w:rFonts w:ascii="Times New Roman" w:eastAsia="Times New Roman" w:hAnsi="Times New Roman" w:cs="Times New Roman"/>
            <w:color w:val="000000"/>
            <w:sz w:val="20"/>
            <w:szCs w:val="20"/>
          </w:rPr>
          <w:lastRenderedPageBreak/>
          <w:t xml:space="preserve">frequency </w:t>
        </w:r>
      </w:ins>
      <m:oMath>
        <m:sSub>
          <m:sSubPr>
            <m:ctrlPr>
              <w:ins w:id="107" w:author="Author" w:date="2026-03-30T20:55:00Z">
                <w:rPr>
                  <w:rFonts w:ascii="Cambria Math" w:eastAsia="Cambria Math" w:hAnsi="Cambria Math" w:cs="Cambria Math"/>
                  <w:color w:val="000000"/>
                  <w:sz w:val="20"/>
                  <w:szCs w:val="20"/>
                </w:rPr>
              </w:ins>
            </m:ctrlPr>
          </m:sSubPr>
          <m:e>
            <m:r>
              <w:ins w:id="108" w:author="Author" w:date="2026-03-30T20:55:00Z">
                <w:rPr>
                  <w:rFonts w:ascii="Cambria Math" w:eastAsia="Cambria Math" w:hAnsi="Cambria Math" w:cs="Cambria Math"/>
                  <w:color w:val="000000"/>
                  <w:sz w:val="20"/>
                  <w:szCs w:val="20"/>
                </w:rPr>
                <m:t>f</m:t>
              </w:ins>
            </m:r>
          </m:e>
          <m:sub>
            <m:r>
              <w:ins w:id="109" w:author="Author" w:date="2026-03-30T20:55:00Z">
                <w:rPr>
                  <w:rFonts w:ascii="Cambria Math" w:eastAsia="Cambria Math" w:hAnsi="Cambria Math" w:cs="Cambria Math"/>
                  <w:color w:val="000000"/>
                  <w:sz w:val="20"/>
                  <w:szCs w:val="20"/>
                </w:rPr>
                <m:t>0</m:t>
              </w:ins>
            </m:r>
          </m:sub>
        </m:sSub>
        <m:r>
          <w:ins w:id="110" w:author="Author" w:date="2026-03-30T20:55:00Z">
            <w:rPr>
              <w:rFonts w:ascii="Cambria Math" w:eastAsia="Cambria Math" w:hAnsi="Cambria Math" w:cs="Cambria Math"/>
              <w:color w:val="000000"/>
              <w:sz w:val="20"/>
              <w:szCs w:val="20"/>
            </w:rPr>
            <m:t>= 0</m:t>
          </w:ins>
        </m:r>
      </m:oMath>
      <w:ins w:id="111" w:author="Author" w:date="2026-03-30T20:55:00Z">
        <w:r>
          <w:rPr>
            <w:rFonts w:ascii="Times New Roman" w:eastAsia="Times New Roman" w:hAnsi="Times New Roman" w:cs="Times New Roman"/>
            <w:color w:val="000000"/>
            <w:sz w:val="20"/>
            <w:szCs w:val="20"/>
          </w:rPr>
          <w:t xml:space="preserve">, population size </w:t>
        </w:r>
      </w:ins>
      <m:oMath>
        <m:r>
          <w:ins w:id="112" w:author="Author" w:date="2026-03-30T20:55:00Z">
            <w:rPr>
              <w:rFonts w:ascii="Cambria Math" w:eastAsia="Cambria Math" w:hAnsi="Cambria Math" w:cs="Cambria Math"/>
              <w:color w:val="000000"/>
              <w:sz w:val="20"/>
              <w:szCs w:val="20"/>
            </w:rPr>
            <m:t>N = 1000</m:t>
          </w:ins>
        </m:r>
      </m:oMath>
      <w:ins w:id="113" w:author="Author" w:date="2026-03-30T20:55:00Z">
        <w:r>
          <w:rPr>
            <w:rFonts w:ascii="Times New Roman" w:eastAsia="Times New Roman" w:hAnsi="Times New Roman" w:cs="Times New Roman"/>
            <w:color w:val="000000"/>
            <w:sz w:val="20"/>
            <w:szCs w:val="20"/>
          </w:rPr>
          <w:t xml:space="preserve">, mutation rate per genome </w:t>
        </w:r>
      </w:ins>
      <m:oMath>
        <m:r>
          <w:ins w:id="114" w:author="Author" w:date="2026-03-30T20:55:00Z">
            <w:rPr>
              <w:rFonts w:ascii="Cambria Math" w:eastAsia="Cambria Math" w:hAnsi="Cambria Math" w:cs="Cambria Math"/>
              <w:color w:val="000000"/>
              <w:sz w:val="20"/>
              <w:szCs w:val="20"/>
            </w:rPr>
            <m:t>μL = 0.1</m:t>
          </w:ins>
        </m:r>
      </m:oMath>
      <w:ins w:id="115" w:author="Author" w:date="2026-03-30T20:55:00Z">
        <w:del w:id="116" w:author="Author" w:date="2026-03-31T14:31:00Z">
          <w:r w:rsidDel="006219B0">
            <w:rPr>
              <w:rFonts w:ascii="Times New Roman" w:eastAsia="Times New Roman" w:hAnsi="Times New Roman" w:cs="Times New Roman"/>
              <w:color w:val="000000"/>
              <w:sz w:val="20"/>
              <w:szCs w:val="20"/>
            </w:rPr>
            <w:delText xml:space="preserve">, simulation time in generations </w:delText>
          </w:r>
        </w:del>
      </w:ins>
      <m:oMath>
        <m:r>
          <w:ins w:id="117" w:author="Author" w:date="2026-03-30T20:55:00Z">
            <w:del w:id="118" w:author="Author" w:date="2026-03-31T14:31:00Z">
              <w:rPr>
                <w:rFonts w:ascii="Cambria Math" w:eastAsia="Cambria Math" w:hAnsi="Cambria Math" w:cs="Cambria Math"/>
                <w:color w:val="000000"/>
                <w:sz w:val="20"/>
                <w:szCs w:val="20"/>
              </w:rPr>
              <m:t>t = 150</m:t>
            </w:del>
          </w:ins>
        </m:r>
      </m:oMath>
      <w:ins w:id="119" w:author="Author" w:date="2026-03-31T14:31:00Z">
        <w:r w:rsidR="006219B0">
          <w:rPr>
            <w:rFonts w:ascii="Times New Roman" w:eastAsia="Times New Roman" w:hAnsi="Times New Roman" w:cs="Times New Roman"/>
            <w:color w:val="000000"/>
            <w:sz w:val="20"/>
            <w:szCs w:val="20"/>
          </w:rPr>
          <w:t>.</w:t>
        </w:r>
      </w:ins>
      <w:ins w:id="120" w:author="Author" w:date="2026-03-30T20:55:00Z">
        <w:del w:id="121" w:author="Author" w:date="2026-03-31T14:31:00Z">
          <w:r w:rsidDel="006219B0">
            <w:rPr>
              <w:rFonts w:ascii="Times New Roman" w:eastAsia="Times New Roman" w:hAnsi="Times New Roman" w:cs="Times New Roman"/>
              <w:color w:val="000000"/>
              <w:sz w:val="20"/>
              <w:szCs w:val="20"/>
            </w:rPr>
            <w:delText>,</w:delText>
          </w:r>
        </w:del>
        <w:r>
          <w:rPr>
            <w:rFonts w:ascii="Times New Roman" w:eastAsia="Times New Roman" w:hAnsi="Times New Roman" w:cs="Times New Roman"/>
            <w:color w:val="000000"/>
            <w:sz w:val="20"/>
            <w:szCs w:val="20"/>
          </w:rPr>
          <w:t xml:space="preserve"> </w:t>
        </w:r>
        <w:commentRangeStart w:id="122"/>
        <w:r>
          <w:rPr>
            <w:rFonts w:ascii="Times New Roman" w:eastAsia="Times New Roman" w:hAnsi="Times New Roman" w:cs="Times New Roman"/>
            <w:color w:val="000000"/>
            <w:sz w:val="20"/>
            <w:szCs w:val="20"/>
          </w:rPr>
          <w:t xml:space="preserve">selection coefficient </w:t>
        </w:r>
      </w:ins>
      <m:oMath>
        <m:r>
          <w:ins w:id="123" w:author="Author" w:date="2026-03-30T20:55:00Z">
            <w:rPr>
              <w:rFonts w:ascii="Cambria Math" w:eastAsia="Cambria Math" w:hAnsi="Cambria Math" w:cs="Cambria Math"/>
              <w:color w:val="000000"/>
              <w:sz w:val="20"/>
              <w:szCs w:val="20"/>
            </w:rPr>
            <m:t>s = 0.1</m:t>
          </w:ins>
        </m:r>
      </m:oMath>
      <w:ins w:id="124" w:author="Author" w:date="2026-03-30T20:55:00Z">
        <w:r>
          <w:rPr>
            <w:rFonts w:ascii="Times New Roman" w:eastAsia="Times New Roman" w:hAnsi="Times New Roman" w:cs="Times New Roman"/>
            <w:color w:val="000000"/>
            <w:sz w:val="20"/>
            <w:szCs w:val="20"/>
          </w:rPr>
          <w:t xml:space="preserve"> </w:t>
        </w:r>
        <w:del w:id="125" w:author="Author" w:date="2026-03-31T14:31:00Z">
          <w:r w:rsidDel="006219B0">
            <w:rPr>
              <w:rFonts w:ascii="Times New Roman" w:eastAsia="Times New Roman" w:hAnsi="Times New Roman" w:cs="Times New Roman"/>
              <w:color w:val="000000"/>
              <w:sz w:val="20"/>
              <w:szCs w:val="20"/>
            </w:rPr>
            <w:delText>(changes it’s sign)</w:delText>
          </w:r>
        </w:del>
        <w:r>
          <w:rPr>
            <w:rFonts w:ascii="Times New Roman" w:eastAsia="Times New Roman" w:hAnsi="Times New Roman" w:cs="Times New Roman"/>
            <w:sz w:val="20"/>
            <w:szCs w:val="20"/>
          </w:rPr>
          <w:t xml:space="preserve"> . Epistati</w:t>
        </w:r>
      </w:ins>
      <w:ins w:id="126" w:author="Author" w:date="2026-03-31T14:31:00Z">
        <w:r w:rsidR="006219B0">
          <w:rPr>
            <w:rFonts w:ascii="Times New Roman" w:eastAsia="Times New Roman" w:hAnsi="Times New Roman" w:cs="Times New Roman"/>
            <w:sz w:val="20"/>
            <w:szCs w:val="20"/>
          </w:rPr>
          <w:t>c</w:t>
        </w:r>
      </w:ins>
      <w:ins w:id="127" w:author="Author" w:date="2026-03-30T20:55:00Z">
        <w:del w:id="128" w:author="Author" w:date="2026-03-31T14:31:00Z">
          <w:r w:rsidDel="006219B0">
            <w:rPr>
              <w:rFonts w:ascii="Times New Roman" w:eastAsia="Times New Roman" w:hAnsi="Times New Roman" w:cs="Times New Roman"/>
              <w:sz w:val="20"/>
              <w:szCs w:val="20"/>
            </w:rPr>
            <w:delText>t</w:delText>
          </w:r>
        </w:del>
        <w:r>
          <w:rPr>
            <w:rFonts w:ascii="Times New Roman" w:eastAsia="Times New Roman" w:hAnsi="Times New Roman" w:cs="Times New Roman"/>
            <w:sz w:val="20"/>
            <w:szCs w:val="20"/>
          </w:rPr>
          <w:t xml:space="preserve"> network represents a star</w:t>
        </w:r>
      </w:ins>
      <w:ins w:id="129" w:author="Author" w:date="2026-03-31T14:33:00Z">
        <w:r w:rsidR="00A97F32">
          <w:rPr>
            <w:rFonts w:ascii="Times New Roman" w:eastAsia="Times New Roman" w:hAnsi="Times New Roman" w:cs="Times New Roman"/>
            <w:sz w:val="20"/>
            <w:szCs w:val="20"/>
          </w:rPr>
          <w:t>….</w:t>
        </w:r>
      </w:ins>
      <w:ins w:id="130" w:author="Author" w:date="2026-03-30T20:55:00Z">
        <w:r>
          <w:rPr>
            <w:rFonts w:ascii="Times New Roman" w:eastAsia="Times New Roman" w:hAnsi="Times New Roman" w:cs="Times New Roman"/>
            <w:sz w:val="20"/>
            <w:szCs w:val="20"/>
          </w:rPr>
          <w:t>. Recombination is absent</w:t>
        </w:r>
      </w:ins>
      <w:ins w:id="131" w:author="Author" w:date="2026-03-31T14:30:00Z">
        <w:r w:rsidR="006219B0">
          <w:rPr>
            <w:rFonts w:ascii="Times New Roman" w:eastAsia="Times New Roman" w:hAnsi="Times New Roman" w:cs="Times New Roman"/>
            <w:sz w:val="20"/>
            <w:szCs w:val="20"/>
          </w:rPr>
          <w:t>.</w:t>
        </w:r>
      </w:ins>
      <w:ins w:id="132" w:author="Author" w:date="2026-03-30T20:55:00Z">
        <w:r>
          <w:rPr>
            <w:rFonts w:ascii="Times New Roman" w:eastAsia="Times New Roman" w:hAnsi="Times New Roman" w:cs="Times New Roman"/>
            <w:sz w:val="20"/>
            <w:szCs w:val="20"/>
          </w:rPr>
          <w:t xml:space="preserve">  </w:t>
        </w:r>
        <w:del w:id="133" w:author="Author" w:date="2026-03-31T14:30:00Z">
          <w:r w:rsidDel="006219B0">
            <w:rPr>
              <w:rFonts w:ascii="Times New Roman" w:eastAsia="Times New Roman" w:hAnsi="Times New Roman" w:cs="Times New Roman"/>
              <w:sz w:val="20"/>
              <w:szCs w:val="20"/>
            </w:rPr>
            <w:delText xml:space="preserve">The results are averaged over 6 Monte Carlo runs ( </w:delText>
          </w:r>
          <w:r w:rsidDel="006219B0">
            <w:rPr>
              <w:rFonts w:ascii="Times New Roman" w:eastAsia="Times New Roman" w:hAnsi="Times New Roman" w:cs="Times New Roman"/>
              <w:i/>
              <w:sz w:val="20"/>
              <w:szCs w:val="20"/>
            </w:rPr>
            <w:delText>Methods</w:delText>
          </w:r>
          <w:r w:rsidDel="006219B0">
            <w:rPr>
              <w:rFonts w:ascii="Times New Roman" w:eastAsia="Times New Roman" w:hAnsi="Times New Roman" w:cs="Times New Roman"/>
              <w:sz w:val="20"/>
              <w:szCs w:val="20"/>
            </w:rPr>
            <w:delText>).</w:delText>
          </w:r>
        </w:del>
      </w:ins>
      <w:commentRangeEnd w:id="122"/>
      <w:r w:rsidR="006219B0">
        <w:rPr>
          <w:rStyle w:val="CommentReference"/>
        </w:rPr>
        <w:commentReference w:id="122"/>
      </w:r>
    </w:p>
    <w:p w14:paraId="5AC1BD8D" w14:textId="77777777" w:rsidR="007600E9" w:rsidRDefault="007600E9" w:rsidP="00742F5B">
      <w:pPr>
        <w:spacing w:after="0" w:line="360" w:lineRule="auto"/>
        <w:jc w:val="both"/>
        <w:rPr>
          <w:ins w:id="134" w:author="Author" w:date="2026-03-30T20:56:00Z"/>
          <w:rFonts w:ascii="Times New Roman" w:eastAsia="Times New Roman" w:hAnsi="Times New Roman" w:cs="Times New Roman"/>
          <w:sz w:val="20"/>
          <w:szCs w:val="20"/>
        </w:rPr>
      </w:pPr>
    </w:p>
    <w:p w14:paraId="5D860DF5" w14:textId="19D5830E" w:rsidR="004144AC" w:rsidDel="007600E9" w:rsidRDefault="00E65540" w:rsidP="00742F5B">
      <w:pPr>
        <w:spacing w:after="0" w:line="360" w:lineRule="auto"/>
        <w:jc w:val="both"/>
        <w:rPr>
          <w:del w:id="135" w:author="Author" w:date="2026-03-30T21:09:00Z"/>
          <w:rFonts w:ascii="Times New Roman" w:hAnsi="Times New Roman" w:cs="Times New Roman"/>
          <w:sz w:val="24"/>
          <w:szCs w:val="24"/>
          <w:lang w:val="en-US"/>
        </w:rPr>
      </w:pPr>
      <w:ins w:id="136" w:author="Author" w:date="2026-03-30T21:09:00Z">
        <w:r w:rsidRPr="00E65540">
          <w:rPr>
            <w:rFonts w:ascii="Times New Roman" w:hAnsi="Times New Roman" w:cs="Times New Roman"/>
            <w:sz w:val="24"/>
            <w:szCs w:val="24"/>
            <w:lang w:val="en-US"/>
          </w:rPr>
          <w:t xml:space="preserve">Initially, </w:t>
        </w:r>
        <w:del w:id="137" w:author="Author" w:date="2026-03-31T14:33:00Z">
          <w:r w:rsidRPr="00E65540" w:rsidDel="00A97F32">
            <w:rPr>
              <w:rFonts w:ascii="Times New Roman" w:hAnsi="Times New Roman" w:cs="Times New Roman"/>
              <w:sz w:val="24"/>
              <w:szCs w:val="24"/>
              <w:lang w:val="en-US"/>
            </w:rPr>
            <w:delText>no mutations are present in the simulation</w:delText>
          </w:r>
        </w:del>
      </w:ins>
      <w:ins w:id="138" w:author="Author" w:date="2026-03-31T14:33:00Z">
        <w:r w:rsidR="00A97F32">
          <w:rPr>
            <w:rFonts w:ascii="Times New Roman" w:hAnsi="Times New Roman" w:cs="Times New Roman"/>
            <w:sz w:val="24"/>
            <w:szCs w:val="24"/>
            <w:lang w:val="en-US"/>
          </w:rPr>
          <w:t>population is monom</w:t>
        </w:r>
      </w:ins>
      <w:ins w:id="139" w:author="Author" w:date="2026-03-31T14:34:00Z">
        <w:r w:rsidR="00A97F32">
          <w:rPr>
            <w:rFonts w:ascii="Times New Roman" w:hAnsi="Times New Roman" w:cs="Times New Roman"/>
            <w:sz w:val="24"/>
            <w:szCs w:val="24"/>
            <w:lang w:val="en-US"/>
          </w:rPr>
          <w:t>orphous</w:t>
        </w:r>
      </w:ins>
      <w:ins w:id="140" w:author="Author" w:date="2026-03-31T14:36:00Z">
        <w:r w:rsidR="00A97F32">
          <w:rPr>
            <w:rFonts w:ascii="Times New Roman" w:hAnsi="Times New Roman" w:cs="Times New Roman"/>
            <w:sz w:val="24"/>
            <w:szCs w:val="24"/>
            <w:lang w:val="en-US"/>
          </w:rPr>
          <w:t>.</w:t>
        </w:r>
      </w:ins>
      <w:ins w:id="141" w:author="Author" w:date="2026-03-31T14:35:00Z">
        <w:r w:rsidR="00A97F32">
          <w:rPr>
            <w:rFonts w:ascii="Times New Roman" w:hAnsi="Times New Roman" w:cs="Times New Roman"/>
            <w:sz w:val="24"/>
            <w:szCs w:val="24"/>
            <w:lang w:val="en-US"/>
          </w:rPr>
          <w:t xml:space="preserve"> </w:t>
        </w:r>
      </w:ins>
      <w:ins w:id="142" w:author="Author" w:date="2026-03-31T14:34:00Z">
        <w:r w:rsidR="00A97F32">
          <w:rPr>
            <w:rFonts w:ascii="Times New Roman" w:hAnsi="Times New Roman" w:cs="Times New Roman"/>
            <w:sz w:val="24"/>
            <w:szCs w:val="24"/>
            <w:lang w:val="en-US"/>
          </w:rPr>
          <w:t>T</w:t>
        </w:r>
      </w:ins>
      <w:ins w:id="143" w:author="Author" w:date="2026-03-30T21:09:00Z">
        <w:del w:id="144" w:author="Author" w:date="2026-03-31T14:34:00Z">
          <w:r w:rsidRPr="00E65540" w:rsidDel="00A97F32">
            <w:rPr>
              <w:rFonts w:ascii="Times New Roman" w:hAnsi="Times New Roman" w:cs="Times New Roman"/>
              <w:sz w:val="24"/>
              <w:szCs w:val="24"/>
              <w:lang w:val="en-US"/>
            </w:rPr>
            <w:delText>, t</w:delText>
          </w:r>
        </w:del>
        <w:r w:rsidRPr="00E65540">
          <w:rPr>
            <w:rFonts w:ascii="Times New Roman" w:hAnsi="Times New Roman" w:cs="Times New Roman"/>
            <w:sz w:val="24"/>
            <w:szCs w:val="24"/>
            <w:lang w:val="en-US"/>
          </w:rPr>
          <w:t xml:space="preserve">hen a gradual accumulation of </w:t>
        </w:r>
        <w:del w:id="145" w:author="Author" w:date="2026-03-31T14:34:00Z">
          <w:r w:rsidRPr="00E65540" w:rsidDel="00A97F32">
            <w:rPr>
              <w:rFonts w:ascii="Times New Roman" w:hAnsi="Times New Roman" w:cs="Times New Roman"/>
              <w:sz w:val="24"/>
              <w:szCs w:val="24"/>
              <w:lang w:val="en-US"/>
            </w:rPr>
            <w:delText>good</w:delText>
          </w:r>
        </w:del>
      </w:ins>
      <w:ins w:id="146" w:author="Author" w:date="2026-03-31T14:34:00Z">
        <w:r w:rsidR="00A97F32">
          <w:rPr>
            <w:rFonts w:ascii="Times New Roman" w:hAnsi="Times New Roman" w:cs="Times New Roman"/>
            <w:sz w:val="24"/>
            <w:szCs w:val="24"/>
            <w:lang w:val="en-US"/>
          </w:rPr>
          <w:t>beneficial</w:t>
        </w:r>
      </w:ins>
      <w:ins w:id="147" w:author="Author" w:date="2026-03-30T21:09:00Z">
        <w:r w:rsidRPr="00E65540">
          <w:rPr>
            <w:rFonts w:ascii="Times New Roman" w:hAnsi="Times New Roman" w:cs="Times New Roman"/>
            <w:sz w:val="24"/>
            <w:szCs w:val="24"/>
            <w:lang w:val="en-US"/>
          </w:rPr>
          <w:t xml:space="preserve"> </w:t>
        </w:r>
        <w:del w:id="148" w:author="Author" w:date="2026-03-31T14:34:00Z">
          <w:r w:rsidRPr="00E65540" w:rsidDel="00A97F32">
            <w:rPr>
              <w:rFonts w:ascii="Times New Roman" w:hAnsi="Times New Roman" w:cs="Times New Roman"/>
              <w:sz w:val="24"/>
              <w:szCs w:val="24"/>
              <w:lang w:val="en-US"/>
            </w:rPr>
            <w:delText>mutations</w:delText>
          </w:r>
        </w:del>
      </w:ins>
      <w:ins w:id="149" w:author="Author" w:date="2026-03-31T14:34:00Z">
        <w:r w:rsidR="00A97F32">
          <w:rPr>
            <w:rFonts w:ascii="Times New Roman" w:hAnsi="Times New Roman" w:cs="Times New Roman"/>
            <w:sz w:val="24"/>
            <w:szCs w:val="24"/>
            <w:lang w:val="en-US"/>
          </w:rPr>
          <w:t>al</w:t>
        </w:r>
      </w:ins>
      <w:ins w:id="150" w:author="Author" w:date="2026-03-31T14:44:00Z">
        <w:r w:rsidR="00A82F67">
          <w:rPr>
            <w:rFonts w:ascii="Times New Roman" w:hAnsi="Times New Roman" w:cs="Times New Roman"/>
            <w:sz w:val="24"/>
            <w:szCs w:val="24"/>
            <w:lang w:val="en-US"/>
          </w:rPr>
          <w:t>l</w:t>
        </w:r>
      </w:ins>
      <w:ins w:id="151" w:author="Author" w:date="2026-03-31T14:34:00Z">
        <w:r w:rsidR="00A97F32">
          <w:rPr>
            <w:rFonts w:ascii="Times New Roman" w:hAnsi="Times New Roman" w:cs="Times New Roman"/>
            <w:sz w:val="24"/>
            <w:szCs w:val="24"/>
            <w:lang w:val="en-US"/>
          </w:rPr>
          <w:t>eles</w:t>
        </w:r>
      </w:ins>
      <w:ins w:id="152" w:author="Author" w:date="2026-03-30T21:09:00Z">
        <w:r w:rsidRPr="00E65540">
          <w:rPr>
            <w:rFonts w:ascii="Times New Roman" w:hAnsi="Times New Roman" w:cs="Times New Roman"/>
            <w:sz w:val="24"/>
            <w:szCs w:val="24"/>
            <w:lang w:val="en-US"/>
          </w:rPr>
          <w:t xml:space="preserve"> occurs</w:t>
        </w:r>
      </w:ins>
      <w:ins w:id="153" w:author="Author" w:date="2026-03-31T14:36:00Z">
        <w:r w:rsidR="00A97F32">
          <w:rPr>
            <w:rFonts w:ascii="Times New Roman" w:hAnsi="Times New Roman" w:cs="Times New Roman"/>
            <w:sz w:val="24"/>
            <w:szCs w:val="24"/>
            <w:lang w:val="en-US"/>
          </w:rPr>
          <w:t>, which are assumed to</w:t>
        </w:r>
      </w:ins>
      <w:ins w:id="154" w:author="Author" w:date="2026-03-31T14:34:00Z">
        <w:r w:rsidR="00A97F32">
          <w:rPr>
            <w:rFonts w:ascii="Times New Roman" w:hAnsi="Times New Roman" w:cs="Times New Roman"/>
            <w:sz w:val="24"/>
            <w:szCs w:val="24"/>
            <w:lang w:val="en-US"/>
          </w:rPr>
          <w:t xml:space="preserve"> </w:t>
        </w:r>
      </w:ins>
      <w:ins w:id="155" w:author="Author" w:date="2026-03-31T14:36:00Z">
        <w:r w:rsidR="00A97F32">
          <w:rPr>
            <w:rFonts w:ascii="Times New Roman" w:hAnsi="Times New Roman" w:cs="Times New Roman"/>
            <w:sz w:val="24"/>
            <w:szCs w:val="24"/>
            <w:lang w:val="en-US"/>
          </w:rPr>
          <w:t>take 10% of loci</w:t>
        </w:r>
      </w:ins>
      <w:ins w:id="156" w:author="Author" w:date="2026-03-30T21:09:00Z">
        <w:del w:id="157" w:author="Author" w:date="2026-03-31T14:36:00Z">
          <w:r w:rsidRPr="00E65540" w:rsidDel="00A97F32">
            <w:rPr>
              <w:rFonts w:ascii="Times New Roman" w:hAnsi="Times New Roman" w:cs="Times New Roman"/>
              <w:sz w:val="24"/>
              <w:szCs w:val="24"/>
              <w:lang w:val="en-US"/>
            </w:rPr>
            <w:delText xml:space="preserve"> </w:delText>
          </w:r>
        </w:del>
        <w:del w:id="158" w:author="Author" w:date="2026-03-31T14:34:00Z">
          <w:r w:rsidRPr="00E65540" w:rsidDel="00A97F32">
            <w:rPr>
              <w:rFonts w:ascii="Times New Roman" w:hAnsi="Times New Roman" w:cs="Times New Roman"/>
              <w:sz w:val="24"/>
              <w:szCs w:val="24"/>
              <w:lang w:val="en-US"/>
            </w:rPr>
            <w:delText>(under these conditions, they constitute</w:delText>
          </w:r>
        </w:del>
        <w:del w:id="159" w:author="Author" w:date="2026-03-31T14:35:00Z">
          <w:r w:rsidRPr="00E65540" w:rsidDel="00A97F32">
            <w:rPr>
              <w:rFonts w:ascii="Times New Roman" w:hAnsi="Times New Roman" w:cs="Times New Roman"/>
              <w:sz w:val="24"/>
              <w:szCs w:val="24"/>
              <w:lang w:val="en-US"/>
            </w:rPr>
            <w:delText xml:space="preserve"> 10% of </w:delText>
          </w:r>
        </w:del>
        <w:del w:id="160" w:author="Author" w:date="2026-03-31T14:34:00Z">
          <w:r w:rsidRPr="00E65540" w:rsidDel="00A97F32">
            <w:rPr>
              <w:rFonts w:ascii="Times New Roman" w:hAnsi="Times New Roman" w:cs="Times New Roman"/>
              <w:sz w:val="24"/>
              <w:szCs w:val="24"/>
              <w:lang w:val="en-US"/>
            </w:rPr>
            <w:delText>the total number of possible mutations)</w:delText>
          </w:r>
        </w:del>
        <w:r w:rsidRPr="00E65540">
          <w:rPr>
            <w:rFonts w:ascii="Times New Roman" w:hAnsi="Times New Roman" w:cs="Times New Roman"/>
            <w:sz w:val="24"/>
            <w:szCs w:val="24"/>
            <w:lang w:val="en-US"/>
          </w:rPr>
          <w:t xml:space="preserve">. </w:t>
        </w:r>
        <w:del w:id="161" w:author="Author" w:date="2026-03-31T14:35:00Z">
          <w:r w:rsidRPr="00E65540" w:rsidDel="00A97F32">
            <w:rPr>
              <w:rFonts w:ascii="Times New Roman" w:hAnsi="Times New Roman" w:cs="Times New Roman"/>
              <w:sz w:val="24"/>
              <w:szCs w:val="24"/>
              <w:lang w:val="en-US"/>
            </w:rPr>
            <w:delText>Along with them, bad</w:delText>
          </w:r>
        </w:del>
      </w:ins>
      <w:ins w:id="162" w:author="Author" w:date="2026-03-31T14:35:00Z">
        <w:r w:rsidR="00A97F32">
          <w:rPr>
            <w:rFonts w:ascii="Times New Roman" w:hAnsi="Times New Roman" w:cs="Times New Roman"/>
            <w:sz w:val="24"/>
            <w:szCs w:val="24"/>
            <w:lang w:val="en-US"/>
          </w:rPr>
          <w:t>Deleterious</w:t>
        </w:r>
      </w:ins>
      <w:ins w:id="163" w:author="Author" w:date="2026-03-30T21:09:00Z">
        <w:r w:rsidRPr="00E65540">
          <w:rPr>
            <w:rFonts w:ascii="Times New Roman" w:hAnsi="Times New Roman" w:cs="Times New Roman"/>
            <w:sz w:val="24"/>
            <w:szCs w:val="24"/>
            <w:lang w:val="en-US"/>
          </w:rPr>
          <w:t xml:space="preserve"> </w:t>
        </w:r>
        <w:del w:id="164" w:author="Author" w:date="2026-03-31T14:37:00Z">
          <w:r w:rsidRPr="00E65540" w:rsidDel="00A97F32">
            <w:rPr>
              <w:rFonts w:ascii="Times New Roman" w:hAnsi="Times New Roman" w:cs="Times New Roman"/>
              <w:sz w:val="24"/>
              <w:szCs w:val="24"/>
              <w:lang w:val="en-US"/>
            </w:rPr>
            <w:delText>mutations</w:delText>
          </w:r>
        </w:del>
      </w:ins>
      <w:ins w:id="165" w:author="Author" w:date="2026-03-31T14:37:00Z">
        <w:r w:rsidR="00A97F32">
          <w:rPr>
            <w:rFonts w:ascii="Times New Roman" w:hAnsi="Times New Roman" w:cs="Times New Roman"/>
            <w:sz w:val="24"/>
            <w:szCs w:val="24"/>
            <w:lang w:val="en-US"/>
          </w:rPr>
          <w:t>al</w:t>
        </w:r>
        <w:r w:rsidR="00461F65">
          <w:rPr>
            <w:rFonts w:ascii="Times New Roman" w:hAnsi="Times New Roman" w:cs="Times New Roman"/>
            <w:sz w:val="24"/>
            <w:szCs w:val="24"/>
            <w:lang w:val="en-US"/>
          </w:rPr>
          <w:t>l</w:t>
        </w:r>
        <w:r w:rsidR="00A97F32">
          <w:rPr>
            <w:rFonts w:ascii="Times New Roman" w:hAnsi="Times New Roman" w:cs="Times New Roman"/>
            <w:sz w:val="24"/>
            <w:szCs w:val="24"/>
            <w:lang w:val="en-US"/>
          </w:rPr>
          <w:t>eles</w:t>
        </w:r>
      </w:ins>
      <w:ins w:id="166" w:author="Author" w:date="2026-03-30T21:09:00Z">
        <w:r w:rsidRPr="00E65540">
          <w:rPr>
            <w:rFonts w:ascii="Times New Roman" w:hAnsi="Times New Roman" w:cs="Times New Roman"/>
            <w:sz w:val="24"/>
            <w:szCs w:val="24"/>
            <w:lang w:val="en-US"/>
          </w:rPr>
          <w:t xml:space="preserve"> </w:t>
        </w:r>
        <w:del w:id="167" w:author="Author" w:date="2026-03-31T14:35:00Z">
          <w:r w:rsidRPr="00E65540" w:rsidDel="00A97F32">
            <w:rPr>
              <w:rFonts w:ascii="Times New Roman" w:hAnsi="Times New Roman" w:cs="Times New Roman"/>
              <w:sz w:val="24"/>
              <w:szCs w:val="24"/>
              <w:lang w:val="en-US"/>
            </w:rPr>
            <w:delText xml:space="preserve">also </w:delText>
          </w:r>
        </w:del>
        <w:r w:rsidRPr="00E65540">
          <w:rPr>
            <w:rFonts w:ascii="Times New Roman" w:hAnsi="Times New Roman" w:cs="Times New Roman"/>
            <w:sz w:val="24"/>
            <w:szCs w:val="24"/>
            <w:lang w:val="en-US"/>
          </w:rPr>
          <w:t>accumulate</w:t>
        </w:r>
      </w:ins>
      <w:ins w:id="168" w:author="Author" w:date="2026-03-31T14:35:00Z">
        <w:r w:rsidR="00A97F32">
          <w:rPr>
            <w:rFonts w:ascii="Times New Roman" w:hAnsi="Times New Roman" w:cs="Times New Roman"/>
            <w:sz w:val="24"/>
            <w:szCs w:val="24"/>
            <w:lang w:val="en-US"/>
          </w:rPr>
          <w:t xml:space="preserve"> </w:t>
        </w:r>
      </w:ins>
      <w:ins w:id="169" w:author="Author" w:date="2026-03-31T14:37:00Z">
        <w:r w:rsidR="00A97F32">
          <w:rPr>
            <w:rFonts w:ascii="Times New Roman" w:hAnsi="Times New Roman" w:cs="Times New Roman"/>
            <w:sz w:val="24"/>
            <w:szCs w:val="24"/>
            <w:lang w:val="en-US"/>
          </w:rPr>
          <w:t xml:space="preserve">at </w:t>
        </w:r>
        <w:r w:rsidR="00461F65">
          <w:rPr>
            <w:rFonts w:ascii="Times New Roman" w:hAnsi="Times New Roman" w:cs="Times New Roman"/>
            <w:sz w:val="24"/>
            <w:szCs w:val="24"/>
            <w:lang w:val="en-US"/>
          </w:rPr>
          <w:t xml:space="preserve">the </w:t>
        </w:r>
        <w:r w:rsidR="00A97F32">
          <w:rPr>
            <w:rFonts w:ascii="Times New Roman" w:hAnsi="Times New Roman" w:cs="Times New Roman"/>
            <w:sz w:val="24"/>
            <w:szCs w:val="24"/>
            <w:lang w:val="en-US"/>
          </w:rPr>
          <w:t>remaining 90% of loci</w:t>
        </w:r>
      </w:ins>
      <w:ins w:id="170" w:author="Author" w:date="2026-03-31T14:44:00Z">
        <w:r w:rsidR="00A82F67">
          <w:rPr>
            <w:rFonts w:ascii="Times New Roman" w:hAnsi="Times New Roman" w:cs="Times New Roman"/>
            <w:sz w:val="24"/>
            <w:szCs w:val="24"/>
            <w:lang w:val="en-US"/>
          </w:rPr>
          <w:t xml:space="preserve"> </w:t>
        </w:r>
      </w:ins>
      <w:ins w:id="171" w:author="Author" w:date="2026-03-31T14:35:00Z">
        <w:r w:rsidR="00A97F32">
          <w:rPr>
            <w:rFonts w:ascii="Times New Roman" w:hAnsi="Times New Roman" w:cs="Times New Roman"/>
            <w:sz w:val="24"/>
            <w:szCs w:val="24"/>
            <w:lang w:val="en-US"/>
          </w:rPr>
          <w:t>more slowly</w:t>
        </w:r>
      </w:ins>
      <w:ins w:id="172" w:author="Author" w:date="2026-03-30T21:09:00Z">
        <w:r w:rsidRPr="00E65540">
          <w:rPr>
            <w:rFonts w:ascii="Times New Roman" w:hAnsi="Times New Roman" w:cs="Times New Roman"/>
            <w:sz w:val="24"/>
            <w:szCs w:val="24"/>
            <w:lang w:val="en-US"/>
          </w:rPr>
          <w:t xml:space="preserve"> due to the hitchhiking effect</w:t>
        </w:r>
      </w:ins>
      <w:ins w:id="173" w:author="Author" w:date="2026-03-31T14:35:00Z">
        <w:r w:rsidR="00A97F32">
          <w:rPr>
            <w:rFonts w:ascii="Times New Roman" w:hAnsi="Times New Roman" w:cs="Times New Roman"/>
            <w:sz w:val="24"/>
            <w:szCs w:val="24"/>
            <w:lang w:val="en-US"/>
          </w:rPr>
          <w:t>, i.e., genetic linkage with the beneficial alleles</w:t>
        </w:r>
      </w:ins>
      <w:ins w:id="174" w:author="Author" w:date="2026-03-30T21:09:00Z">
        <w:r w:rsidRPr="00E65540">
          <w:rPr>
            <w:rFonts w:ascii="Times New Roman" w:hAnsi="Times New Roman" w:cs="Times New Roman"/>
            <w:sz w:val="24"/>
            <w:szCs w:val="24"/>
            <w:lang w:val="en-US"/>
          </w:rPr>
          <w:t xml:space="preserve">. Among </w:t>
        </w:r>
      </w:ins>
      <w:ins w:id="175" w:author="Author" w:date="2026-03-31T14:38:00Z">
        <w:r w:rsidR="00461F65">
          <w:rPr>
            <w:rFonts w:ascii="Times New Roman" w:hAnsi="Times New Roman" w:cs="Times New Roman"/>
            <w:sz w:val="24"/>
            <w:szCs w:val="24"/>
            <w:lang w:val="en-US"/>
          </w:rPr>
          <w:t>d</w:t>
        </w:r>
        <w:r w:rsidR="00461F65">
          <w:rPr>
            <w:rFonts w:ascii="Times New Roman" w:hAnsi="Times New Roman" w:cs="Times New Roman"/>
            <w:sz w:val="24"/>
            <w:szCs w:val="24"/>
            <w:lang w:val="en-US"/>
          </w:rPr>
          <w:t>eleterious</w:t>
        </w:r>
        <w:r w:rsidR="00461F65" w:rsidRPr="00E65540">
          <w:rPr>
            <w:rFonts w:ascii="Times New Roman" w:hAnsi="Times New Roman" w:cs="Times New Roman"/>
            <w:sz w:val="24"/>
            <w:szCs w:val="24"/>
            <w:lang w:val="en-US"/>
          </w:rPr>
          <w:t xml:space="preserve"> </w:t>
        </w:r>
        <w:r w:rsidR="00461F65">
          <w:rPr>
            <w:rFonts w:ascii="Times New Roman" w:hAnsi="Times New Roman" w:cs="Times New Roman"/>
            <w:sz w:val="24"/>
            <w:szCs w:val="24"/>
            <w:lang w:val="en-US"/>
          </w:rPr>
          <w:t>alleles</w:t>
        </w:r>
      </w:ins>
      <w:ins w:id="176" w:author="Author" w:date="2026-03-30T21:09:00Z">
        <w:del w:id="177" w:author="Author" w:date="2026-03-31T14:38:00Z">
          <w:r w:rsidRPr="00E65540" w:rsidDel="00461F65">
            <w:rPr>
              <w:rFonts w:ascii="Times New Roman" w:hAnsi="Times New Roman" w:cs="Times New Roman"/>
              <w:sz w:val="24"/>
              <w:szCs w:val="24"/>
              <w:lang w:val="en-US"/>
            </w:rPr>
            <w:delText>these mutations</w:delText>
          </w:r>
        </w:del>
        <w:r w:rsidRPr="00E65540">
          <w:rPr>
            <w:rFonts w:ascii="Times New Roman" w:hAnsi="Times New Roman" w:cs="Times New Roman"/>
            <w:sz w:val="24"/>
            <w:szCs w:val="24"/>
            <w:lang w:val="en-US"/>
          </w:rPr>
          <w:t xml:space="preserve">, </w:t>
        </w:r>
        <w:del w:id="178" w:author="Author" w:date="2026-03-31T14:38:00Z">
          <w:r w:rsidRPr="00E65540" w:rsidDel="00461F65">
            <w:rPr>
              <w:rFonts w:ascii="Times New Roman" w:hAnsi="Times New Roman" w:cs="Times New Roman"/>
              <w:sz w:val="24"/>
              <w:szCs w:val="24"/>
              <w:lang w:val="en-US"/>
            </w:rPr>
            <w:delText xml:space="preserve">there is </w:delText>
          </w:r>
        </w:del>
        <w:r w:rsidRPr="00E65540">
          <w:rPr>
            <w:rFonts w:ascii="Times New Roman" w:hAnsi="Times New Roman" w:cs="Times New Roman"/>
            <w:sz w:val="24"/>
            <w:szCs w:val="24"/>
            <w:lang w:val="en-US"/>
          </w:rPr>
          <w:t xml:space="preserve">one </w:t>
        </w:r>
      </w:ins>
      <w:ins w:id="179" w:author="Author" w:date="2026-03-31T14:38:00Z">
        <w:r w:rsidR="00461F65">
          <w:rPr>
            <w:rFonts w:ascii="Times New Roman" w:hAnsi="Times New Roman" w:cs="Times New Roman"/>
            <w:sz w:val="24"/>
            <w:szCs w:val="24"/>
            <w:lang w:val="en-US"/>
          </w:rPr>
          <w:t xml:space="preserve">is set to be the </w:t>
        </w:r>
      </w:ins>
      <w:ins w:id="180" w:author="Author" w:date="2026-03-30T21:09:00Z">
        <w:r w:rsidRPr="00E65540">
          <w:rPr>
            <w:rFonts w:ascii="Times New Roman" w:hAnsi="Times New Roman" w:cs="Times New Roman"/>
            <w:sz w:val="24"/>
            <w:szCs w:val="24"/>
            <w:lang w:val="en-US"/>
          </w:rPr>
          <w:t>primary mutation</w:t>
        </w:r>
      </w:ins>
      <w:ins w:id="181" w:author="Author" w:date="2026-03-31T14:39:00Z">
        <w:r w:rsidR="00461F65">
          <w:rPr>
            <w:rFonts w:ascii="Times New Roman" w:hAnsi="Times New Roman" w:cs="Times New Roman"/>
            <w:sz w:val="24"/>
            <w:szCs w:val="24"/>
            <w:lang w:val="en-US"/>
          </w:rPr>
          <w:t xml:space="preserve"> of fitness valley</w:t>
        </w:r>
      </w:ins>
      <w:ins w:id="182" w:author="Author" w:date="2026-03-30T21:09:00Z">
        <w:del w:id="183" w:author="Author" w:date="2026-03-31T14:59:00Z">
          <w:r w:rsidRPr="00E65540" w:rsidDel="009A1A23">
            <w:rPr>
              <w:rFonts w:ascii="Times New Roman" w:hAnsi="Times New Roman" w:cs="Times New Roman"/>
              <w:sz w:val="24"/>
              <w:szCs w:val="24"/>
              <w:lang w:val="en-US"/>
            </w:rPr>
            <w:delText xml:space="preserve"> </w:delText>
          </w:r>
        </w:del>
        <w:del w:id="184" w:author="Author" w:date="2026-03-31T14:39:00Z">
          <w:r w:rsidRPr="00E65540" w:rsidDel="00461F65">
            <w:rPr>
              <w:rFonts w:ascii="Times New Roman" w:hAnsi="Times New Roman" w:cs="Times New Roman"/>
              <w:sz w:val="24"/>
              <w:szCs w:val="24"/>
              <w:lang w:val="en-US"/>
            </w:rPr>
            <w:delText>(locus number 77, the number is chosen randomly)</w:delText>
          </w:r>
        </w:del>
        <w:r w:rsidRPr="00E65540">
          <w:rPr>
            <w:rFonts w:ascii="Times New Roman" w:hAnsi="Times New Roman" w:cs="Times New Roman"/>
            <w:sz w:val="24"/>
            <w:szCs w:val="24"/>
            <w:lang w:val="en-US"/>
          </w:rPr>
          <w:t xml:space="preserve"> and 10 </w:t>
        </w:r>
      </w:ins>
      <w:ins w:id="185" w:author="Author" w:date="2026-03-31T14:39:00Z">
        <w:r w:rsidR="00461F65">
          <w:rPr>
            <w:rFonts w:ascii="Times New Roman" w:hAnsi="Times New Roman" w:cs="Times New Roman"/>
            <w:sz w:val="24"/>
            <w:szCs w:val="24"/>
            <w:lang w:val="en-US"/>
          </w:rPr>
          <w:t xml:space="preserve">are set to be </w:t>
        </w:r>
      </w:ins>
      <w:ins w:id="186" w:author="Author" w:date="2026-03-30T21:09:00Z">
        <w:del w:id="187" w:author="Author" w:date="2026-03-31T14:39:00Z">
          <w:r w:rsidRPr="00E65540" w:rsidDel="00461F65">
            <w:rPr>
              <w:rFonts w:ascii="Times New Roman" w:hAnsi="Times New Roman" w:cs="Times New Roman"/>
              <w:sz w:val="24"/>
              <w:szCs w:val="24"/>
              <w:lang w:val="en-US"/>
            </w:rPr>
            <w:delText>auxiliary</w:delText>
          </w:r>
        </w:del>
      </w:ins>
      <w:ins w:id="188" w:author="Author" w:date="2026-03-31T14:39:00Z">
        <w:r w:rsidR="00461F65">
          <w:rPr>
            <w:rFonts w:ascii="Times New Roman" w:hAnsi="Times New Roman" w:cs="Times New Roman"/>
            <w:sz w:val="24"/>
            <w:szCs w:val="24"/>
            <w:lang w:val="en-US"/>
          </w:rPr>
          <w:t xml:space="preserve">compensatory </w:t>
        </w:r>
      </w:ins>
      <w:ins w:id="189" w:author="Author" w:date="2026-03-30T21:09:00Z">
        <w:del w:id="190" w:author="Author" w:date="2026-03-31T14:39:00Z">
          <w:r w:rsidRPr="00E65540" w:rsidDel="00461F65">
            <w:rPr>
              <w:rFonts w:ascii="Times New Roman" w:hAnsi="Times New Roman" w:cs="Times New Roman"/>
              <w:sz w:val="24"/>
              <w:szCs w:val="24"/>
              <w:lang w:val="en-US"/>
            </w:rPr>
            <w:delText xml:space="preserve"> </w:delText>
          </w:r>
        </w:del>
        <w:r w:rsidRPr="00E65540">
          <w:rPr>
            <w:rFonts w:ascii="Times New Roman" w:hAnsi="Times New Roman" w:cs="Times New Roman"/>
            <w:sz w:val="24"/>
            <w:szCs w:val="24"/>
            <w:lang w:val="en-US"/>
          </w:rPr>
          <w:t xml:space="preserve">mutations </w:t>
        </w:r>
        <w:del w:id="191" w:author="Author" w:date="2026-03-31T14:40:00Z">
          <w:r w:rsidRPr="00E65540" w:rsidDel="00461F65">
            <w:rPr>
              <w:rFonts w:ascii="Times New Roman" w:hAnsi="Times New Roman" w:cs="Times New Roman"/>
              <w:sz w:val="24"/>
              <w:szCs w:val="24"/>
              <w:lang w:val="en-US"/>
            </w:rPr>
            <w:delText>(from 72 to 83</w:delText>
          </w:r>
        </w:del>
      </w:ins>
      <w:ins w:id="192" w:author="Author" w:date="2026-03-31T14:40:00Z">
        <w:r w:rsidR="00461F65">
          <w:rPr>
            <w:rFonts w:ascii="Times New Roman" w:hAnsi="Times New Roman" w:cs="Times New Roman"/>
            <w:sz w:val="24"/>
            <w:szCs w:val="24"/>
            <w:lang w:val="en-US"/>
          </w:rPr>
          <w:t>with the degrees of compensation ranging from ** to **%</w:t>
        </w:r>
      </w:ins>
      <w:ins w:id="193" w:author="Author" w:date="2026-03-30T21:09:00Z">
        <w:del w:id="194" w:author="Author" w:date="2026-03-31T14:40:00Z">
          <w:r w:rsidRPr="00E65540" w:rsidDel="00461F65">
            <w:rPr>
              <w:rFonts w:ascii="Times New Roman" w:hAnsi="Times New Roman" w:cs="Times New Roman"/>
              <w:sz w:val="24"/>
              <w:szCs w:val="24"/>
              <w:lang w:val="en-US"/>
            </w:rPr>
            <w:delText>)</w:delText>
          </w:r>
        </w:del>
        <w:r w:rsidRPr="00E65540">
          <w:rPr>
            <w:rFonts w:ascii="Times New Roman" w:hAnsi="Times New Roman" w:cs="Times New Roman"/>
            <w:sz w:val="24"/>
            <w:szCs w:val="24"/>
            <w:lang w:val="en-US"/>
          </w:rPr>
          <w:t xml:space="preserve">. </w:t>
        </w:r>
        <w:del w:id="195" w:author="Author" w:date="2026-03-31T14:43:00Z">
          <w:r w:rsidRPr="00E65540" w:rsidDel="00A82F67">
            <w:rPr>
              <w:rFonts w:ascii="Times New Roman" w:hAnsi="Times New Roman" w:cs="Times New Roman"/>
              <w:sz w:val="24"/>
              <w:szCs w:val="24"/>
              <w:lang w:val="en-US"/>
            </w:rPr>
            <w:delText xml:space="preserve">All of these </w:delText>
          </w:r>
        </w:del>
      </w:ins>
      <w:ins w:id="196" w:author="Author" w:date="2026-03-31T14:43:00Z">
        <w:r w:rsidR="00A82F67">
          <w:rPr>
            <w:rFonts w:ascii="Times New Roman" w:hAnsi="Times New Roman" w:cs="Times New Roman"/>
            <w:sz w:val="24"/>
            <w:szCs w:val="24"/>
            <w:lang w:val="en-US"/>
          </w:rPr>
          <w:t>These</w:t>
        </w:r>
      </w:ins>
      <w:ins w:id="197" w:author="Author" w:date="2026-03-31T14:41:00Z">
        <w:r w:rsidR="00461F65">
          <w:rPr>
            <w:rFonts w:ascii="Times New Roman" w:hAnsi="Times New Roman" w:cs="Times New Roman"/>
            <w:sz w:val="24"/>
            <w:szCs w:val="24"/>
            <w:lang w:val="en-US"/>
          </w:rPr>
          <w:t xml:space="preserve"> </w:t>
        </w:r>
      </w:ins>
      <w:ins w:id="198" w:author="Author" w:date="2026-03-30T21:09:00Z">
        <w:r w:rsidRPr="00E65540">
          <w:rPr>
            <w:rFonts w:ascii="Times New Roman" w:hAnsi="Times New Roman" w:cs="Times New Roman"/>
            <w:sz w:val="24"/>
            <w:szCs w:val="24"/>
            <w:lang w:val="en-US"/>
          </w:rPr>
          <w:t xml:space="preserve">mutations are </w:t>
        </w:r>
        <w:del w:id="199" w:author="Author" w:date="2026-03-31T14:40:00Z">
          <w:r w:rsidRPr="00E65540" w:rsidDel="00461F65">
            <w:rPr>
              <w:rFonts w:ascii="Times New Roman" w:hAnsi="Times New Roman" w:cs="Times New Roman"/>
              <w:sz w:val="24"/>
              <w:szCs w:val="24"/>
              <w:lang w:val="en-US"/>
            </w:rPr>
            <w:delText>negative</w:delText>
          </w:r>
        </w:del>
      </w:ins>
      <w:ins w:id="200" w:author="Author" w:date="2026-03-31T14:40:00Z">
        <w:r w:rsidR="00461F65">
          <w:rPr>
            <w:rFonts w:ascii="Times New Roman" w:hAnsi="Times New Roman" w:cs="Times New Roman"/>
            <w:sz w:val="24"/>
            <w:szCs w:val="24"/>
            <w:lang w:val="en-US"/>
          </w:rPr>
          <w:t>deleterious</w:t>
        </w:r>
      </w:ins>
      <w:ins w:id="201" w:author="Author" w:date="2026-03-31T14:43:00Z">
        <w:r w:rsidR="00A82F67">
          <w:rPr>
            <w:rFonts w:ascii="Times New Roman" w:hAnsi="Times New Roman" w:cs="Times New Roman"/>
            <w:sz w:val="24"/>
            <w:szCs w:val="24"/>
            <w:lang w:val="en-US"/>
          </w:rPr>
          <w:t xml:space="preserve"> separately</w:t>
        </w:r>
      </w:ins>
      <w:ins w:id="202" w:author="Author" w:date="2026-03-30T21:09:00Z">
        <w:r w:rsidRPr="00E65540">
          <w:rPr>
            <w:rFonts w:ascii="Times New Roman" w:hAnsi="Times New Roman" w:cs="Times New Roman"/>
            <w:sz w:val="24"/>
            <w:szCs w:val="24"/>
            <w:lang w:val="en-US"/>
          </w:rPr>
          <w:t xml:space="preserve">, but the combination of the primary </w:t>
        </w:r>
      </w:ins>
      <w:ins w:id="203" w:author="Author" w:date="2026-03-31T14:44:00Z">
        <w:r w:rsidR="00A82F67">
          <w:rPr>
            <w:rFonts w:ascii="Times New Roman" w:hAnsi="Times New Roman" w:cs="Times New Roman"/>
            <w:sz w:val="24"/>
            <w:szCs w:val="24"/>
            <w:lang w:val="en-US"/>
          </w:rPr>
          <w:t xml:space="preserve">allele </w:t>
        </w:r>
      </w:ins>
      <w:ins w:id="204" w:author="Author" w:date="2026-03-30T21:09:00Z">
        <w:del w:id="205" w:author="Author" w:date="2026-03-31T14:43:00Z">
          <w:r w:rsidRPr="00E65540" w:rsidDel="00A82F67">
            <w:rPr>
              <w:rFonts w:ascii="Times New Roman" w:hAnsi="Times New Roman" w:cs="Times New Roman"/>
              <w:sz w:val="24"/>
              <w:szCs w:val="24"/>
              <w:lang w:val="en-US"/>
            </w:rPr>
            <w:delText>and</w:delText>
          </w:r>
        </w:del>
      </w:ins>
      <w:ins w:id="206" w:author="Author" w:date="2026-03-31T14:43:00Z">
        <w:r w:rsidR="00A82F67">
          <w:rPr>
            <w:rFonts w:ascii="Times New Roman" w:hAnsi="Times New Roman" w:cs="Times New Roman"/>
            <w:sz w:val="24"/>
            <w:szCs w:val="24"/>
            <w:lang w:val="en-US"/>
          </w:rPr>
          <w:t>with the</w:t>
        </w:r>
      </w:ins>
      <w:ins w:id="207" w:author="Author" w:date="2026-03-30T21:09:00Z">
        <w:r w:rsidRPr="00E65540">
          <w:rPr>
            <w:rFonts w:ascii="Times New Roman" w:hAnsi="Times New Roman" w:cs="Times New Roman"/>
            <w:sz w:val="24"/>
            <w:szCs w:val="24"/>
            <w:lang w:val="en-US"/>
          </w:rPr>
          <w:t xml:space="preserve"> </w:t>
        </w:r>
      </w:ins>
      <w:ins w:id="208" w:author="Author" w:date="2026-03-31T14:41:00Z">
        <w:r w:rsidR="00461F65">
          <w:rPr>
            <w:rFonts w:ascii="Times New Roman" w:hAnsi="Times New Roman" w:cs="Times New Roman"/>
            <w:sz w:val="24"/>
            <w:szCs w:val="24"/>
            <w:lang w:val="en-US"/>
          </w:rPr>
          <w:t>compensatory</w:t>
        </w:r>
      </w:ins>
      <w:ins w:id="209" w:author="Author" w:date="2026-03-31T14:44:00Z">
        <w:r w:rsidR="00A82F67">
          <w:rPr>
            <w:rFonts w:ascii="Times New Roman" w:hAnsi="Times New Roman" w:cs="Times New Roman"/>
            <w:sz w:val="24"/>
            <w:szCs w:val="24"/>
            <w:lang w:val="en-US"/>
          </w:rPr>
          <w:t xml:space="preserve"> alelles</w:t>
        </w:r>
      </w:ins>
      <w:ins w:id="210" w:author="Author" w:date="2026-03-30T21:09:00Z">
        <w:del w:id="211" w:author="Author" w:date="2026-03-31T14:41:00Z">
          <w:r w:rsidRPr="00E65540" w:rsidDel="00461F65">
            <w:rPr>
              <w:rFonts w:ascii="Times New Roman" w:hAnsi="Times New Roman" w:cs="Times New Roman"/>
              <w:sz w:val="24"/>
              <w:szCs w:val="24"/>
              <w:lang w:val="en-US"/>
            </w:rPr>
            <w:delText>auxiliary</w:delText>
          </w:r>
        </w:del>
        <w:r w:rsidRPr="00E65540">
          <w:rPr>
            <w:rFonts w:ascii="Times New Roman" w:hAnsi="Times New Roman" w:cs="Times New Roman"/>
            <w:sz w:val="24"/>
            <w:szCs w:val="24"/>
            <w:lang w:val="en-US"/>
          </w:rPr>
          <w:t xml:space="preserve"> </w:t>
        </w:r>
        <w:del w:id="212" w:author="Author" w:date="2026-03-31T14:43:00Z">
          <w:r w:rsidRPr="00E65540" w:rsidDel="00A82F67">
            <w:rPr>
              <w:rFonts w:ascii="Times New Roman" w:hAnsi="Times New Roman" w:cs="Times New Roman"/>
              <w:sz w:val="24"/>
              <w:szCs w:val="24"/>
              <w:lang w:val="en-US"/>
            </w:rPr>
            <w:delText xml:space="preserve">mutations </w:delText>
          </w:r>
        </w:del>
        <w:del w:id="213" w:author="Author" w:date="2026-03-31T14:42:00Z">
          <w:r w:rsidRPr="00E65540" w:rsidDel="00A82F67">
            <w:rPr>
              <w:rFonts w:ascii="Times New Roman" w:hAnsi="Times New Roman" w:cs="Times New Roman"/>
              <w:sz w:val="24"/>
              <w:szCs w:val="24"/>
              <w:lang w:val="en-US"/>
            </w:rPr>
            <w:delText>compensates for this negative effect and even makes their combination</w:delText>
          </w:r>
        </w:del>
        <w:del w:id="214" w:author="Author" w:date="2026-03-31T14:43:00Z">
          <w:r w:rsidRPr="00E65540" w:rsidDel="00A82F67">
            <w:rPr>
              <w:rFonts w:ascii="Times New Roman" w:hAnsi="Times New Roman" w:cs="Times New Roman"/>
              <w:sz w:val="24"/>
              <w:szCs w:val="24"/>
              <w:lang w:val="en-US"/>
            </w:rPr>
            <w:delText xml:space="preserve"> </w:delText>
          </w:r>
        </w:del>
      </w:ins>
      <w:ins w:id="215" w:author="Author" w:date="2026-03-31T14:43:00Z">
        <w:r w:rsidR="00A82F67">
          <w:rPr>
            <w:rFonts w:ascii="Times New Roman" w:hAnsi="Times New Roman" w:cs="Times New Roman"/>
            <w:sz w:val="24"/>
            <w:szCs w:val="24"/>
            <w:lang w:val="en-US"/>
          </w:rPr>
          <w:t>is</w:t>
        </w:r>
      </w:ins>
      <w:ins w:id="216" w:author="Author" w:date="2026-03-31T14:42:00Z">
        <w:r w:rsidR="00A82F67">
          <w:rPr>
            <w:rFonts w:ascii="Times New Roman" w:hAnsi="Times New Roman" w:cs="Times New Roman"/>
            <w:sz w:val="24"/>
            <w:szCs w:val="24"/>
            <w:lang w:val="en-US"/>
          </w:rPr>
          <w:t xml:space="preserve"> </w:t>
        </w:r>
      </w:ins>
      <w:ins w:id="217" w:author="Author" w:date="2026-03-31T14:43:00Z">
        <w:r w:rsidR="00A82F67" w:rsidRPr="00E65540">
          <w:rPr>
            <w:rFonts w:ascii="Times New Roman" w:hAnsi="Times New Roman" w:cs="Times New Roman"/>
            <w:sz w:val="24"/>
            <w:szCs w:val="24"/>
            <w:lang w:val="en-US"/>
          </w:rPr>
          <w:t>selecti</w:t>
        </w:r>
        <w:r w:rsidR="00A82F67">
          <w:rPr>
            <w:rFonts w:ascii="Times New Roman" w:hAnsi="Times New Roman" w:cs="Times New Roman"/>
            <w:sz w:val="24"/>
            <w:szCs w:val="24"/>
            <w:lang w:val="en-US"/>
          </w:rPr>
          <w:t xml:space="preserve">vely </w:t>
        </w:r>
        <w:r w:rsidR="00A82F67" w:rsidRPr="00E65540">
          <w:rPr>
            <w:rFonts w:ascii="Times New Roman" w:hAnsi="Times New Roman" w:cs="Times New Roman"/>
            <w:sz w:val="24"/>
            <w:szCs w:val="24"/>
            <w:lang w:val="en-US"/>
          </w:rPr>
          <w:t xml:space="preserve"> </w:t>
        </w:r>
      </w:ins>
      <w:ins w:id="218" w:author="Author" w:date="2026-03-30T21:09:00Z">
        <w:r w:rsidRPr="00E65540">
          <w:rPr>
            <w:rFonts w:ascii="Times New Roman" w:hAnsi="Times New Roman" w:cs="Times New Roman"/>
            <w:sz w:val="24"/>
            <w:szCs w:val="24"/>
            <w:lang w:val="en-US"/>
          </w:rPr>
          <w:t>advantageous</w:t>
        </w:r>
        <w:del w:id="219" w:author="Author" w:date="2026-03-31T14:43:00Z">
          <w:r w:rsidRPr="00E65540" w:rsidDel="00A82F67">
            <w:rPr>
              <w:rFonts w:ascii="Times New Roman" w:hAnsi="Times New Roman" w:cs="Times New Roman"/>
              <w:sz w:val="24"/>
              <w:szCs w:val="24"/>
              <w:lang w:val="en-US"/>
            </w:rPr>
            <w:delText xml:space="preserve"> from a </w:delText>
          </w:r>
        </w:del>
        <w:del w:id="220" w:author="Author" w:date="2026-03-31T14:42:00Z">
          <w:r w:rsidRPr="00E65540" w:rsidDel="00A82F67">
            <w:rPr>
              <w:rFonts w:ascii="Times New Roman" w:hAnsi="Times New Roman" w:cs="Times New Roman"/>
              <w:sz w:val="24"/>
              <w:szCs w:val="24"/>
              <w:lang w:val="en-US"/>
            </w:rPr>
            <w:delText xml:space="preserve">selection </w:delText>
          </w:r>
        </w:del>
        <w:del w:id="221" w:author="Author" w:date="2026-03-31T14:43:00Z">
          <w:r w:rsidRPr="00E65540" w:rsidDel="00A82F67">
            <w:rPr>
              <w:rFonts w:ascii="Times New Roman" w:hAnsi="Times New Roman" w:cs="Times New Roman"/>
              <w:sz w:val="24"/>
              <w:szCs w:val="24"/>
              <w:lang w:val="en-US"/>
            </w:rPr>
            <w:delText>perspective</w:delText>
          </w:r>
        </w:del>
        <w:r w:rsidRPr="00E65540">
          <w:rPr>
            <w:rFonts w:ascii="Times New Roman" w:hAnsi="Times New Roman" w:cs="Times New Roman"/>
            <w:sz w:val="24"/>
            <w:szCs w:val="24"/>
            <w:lang w:val="en-US"/>
          </w:rPr>
          <w:t xml:space="preserve">. </w:t>
        </w:r>
      </w:ins>
      <w:ins w:id="222" w:author="Author" w:date="2026-03-31T14:45:00Z">
        <w:r w:rsidR="00A82F67">
          <w:rPr>
            <w:rFonts w:ascii="Times New Roman" w:hAnsi="Times New Roman" w:cs="Times New Roman"/>
            <w:sz w:val="24"/>
            <w:szCs w:val="24"/>
            <w:lang w:val="en-US"/>
          </w:rPr>
          <w:t xml:space="preserve">Sooner or later, </w:t>
        </w:r>
      </w:ins>
      <w:ins w:id="223" w:author="Author" w:date="2026-03-31T14:52:00Z">
        <w:r w:rsidR="007F5365">
          <w:rPr>
            <w:rFonts w:ascii="Times New Roman" w:hAnsi="Times New Roman" w:cs="Times New Roman"/>
            <w:sz w:val="24"/>
            <w:szCs w:val="24"/>
            <w:lang w:val="en-US"/>
          </w:rPr>
          <w:t xml:space="preserve">deleterious </w:t>
        </w:r>
      </w:ins>
      <w:ins w:id="224" w:author="Author" w:date="2026-03-31T14:45:00Z">
        <w:r w:rsidR="00A82F67">
          <w:rPr>
            <w:rFonts w:ascii="Times New Roman" w:hAnsi="Times New Roman" w:cs="Times New Roman"/>
            <w:sz w:val="24"/>
            <w:szCs w:val="24"/>
            <w:lang w:val="en-US"/>
          </w:rPr>
          <w:t xml:space="preserve">primary mutation </w:t>
        </w:r>
      </w:ins>
      <w:ins w:id="225" w:author="Author" w:date="2026-03-31T14:51:00Z">
        <w:r w:rsidR="007F5365">
          <w:rPr>
            <w:rFonts w:ascii="Times New Roman" w:hAnsi="Times New Roman" w:cs="Times New Roman"/>
            <w:sz w:val="24"/>
            <w:szCs w:val="24"/>
            <w:lang w:val="en-US"/>
          </w:rPr>
          <w:t>becomes abundant</w:t>
        </w:r>
      </w:ins>
      <w:ins w:id="226" w:author="Author" w:date="2026-03-31T14:45:00Z">
        <w:r w:rsidR="00A82F67">
          <w:rPr>
            <w:rFonts w:ascii="Times New Roman" w:hAnsi="Times New Roman" w:cs="Times New Roman"/>
            <w:sz w:val="24"/>
            <w:szCs w:val="24"/>
            <w:lang w:val="en-US"/>
          </w:rPr>
          <w:t xml:space="preserve"> in a population due to </w:t>
        </w:r>
      </w:ins>
      <w:ins w:id="227" w:author="Author" w:date="2026-03-31T14:51:00Z">
        <w:r w:rsidR="007F5365">
          <w:rPr>
            <w:rFonts w:ascii="Times New Roman" w:hAnsi="Times New Roman" w:cs="Times New Roman"/>
            <w:sz w:val="24"/>
            <w:szCs w:val="24"/>
            <w:lang w:val="en-US"/>
          </w:rPr>
          <w:t xml:space="preserve">the </w:t>
        </w:r>
      </w:ins>
      <w:ins w:id="228" w:author="Author" w:date="2026-03-31T14:45:00Z">
        <w:r w:rsidR="00A82F67">
          <w:rPr>
            <w:rFonts w:ascii="Times New Roman" w:hAnsi="Times New Roman" w:cs="Times New Roman"/>
            <w:sz w:val="24"/>
            <w:szCs w:val="24"/>
            <w:lang w:val="en-US"/>
          </w:rPr>
          <w:t xml:space="preserve">hitchhiking effect. Then </w:t>
        </w:r>
      </w:ins>
      <w:ins w:id="229" w:author="Author" w:date="2026-03-31T14:46:00Z">
        <w:r w:rsidR="00A82F67">
          <w:rPr>
            <w:rFonts w:ascii="Times New Roman" w:hAnsi="Times New Roman" w:cs="Times New Roman"/>
            <w:sz w:val="24"/>
            <w:szCs w:val="24"/>
            <w:lang w:val="en-US"/>
          </w:rPr>
          <w:t>compensatory alleles become advantageous</w:t>
        </w:r>
      </w:ins>
      <w:ins w:id="230" w:author="Author" w:date="2026-03-30T21:09:00Z">
        <w:del w:id="231" w:author="Author" w:date="2026-03-31T14:45:00Z">
          <w:r w:rsidRPr="00E65540" w:rsidDel="00A82F67">
            <w:rPr>
              <w:rFonts w:ascii="Times New Roman" w:hAnsi="Times New Roman" w:cs="Times New Roman"/>
              <w:sz w:val="24"/>
              <w:szCs w:val="24"/>
              <w:lang w:val="en-US"/>
            </w:rPr>
            <w:delText>Over time</w:delText>
          </w:r>
        </w:del>
      </w:ins>
      <w:ins w:id="232" w:author="Author" w:date="2026-03-31T14:46:00Z">
        <w:r w:rsidR="00A82F67">
          <w:rPr>
            <w:rFonts w:ascii="Times New Roman" w:hAnsi="Times New Roman" w:cs="Times New Roman"/>
            <w:sz w:val="24"/>
            <w:szCs w:val="24"/>
            <w:lang w:val="en-US"/>
          </w:rPr>
          <w:t xml:space="preserve">, </w:t>
        </w:r>
      </w:ins>
      <w:ins w:id="233" w:author="Author" w:date="2026-03-31T14:47:00Z">
        <w:r w:rsidR="00A82F67">
          <w:rPr>
            <w:rFonts w:ascii="Times New Roman" w:hAnsi="Times New Roman" w:cs="Times New Roman"/>
            <w:sz w:val="24"/>
            <w:szCs w:val="24"/>
            <w:lang w:val="en-US"/>
          </w:rPr>
          <w:t xml:space="preserve">and start rapid accumulation, </w:t>
        </w:r>
      </w:ins>
      <w:ins w:id="234" w:author="Author" w:date="2026-03-30T21:09:00Z">
        <w:del w:id="235" w:author="Author" w:date="2026-03-31T14:45:00Z">
          <w:r w:rsidRPr="00E65540" w:rsidDel="00A82F67">
            <w:rPr>
              <w:rFonts w:ascii="Times New Roman" w:hAnsi="Times New Roman" w:cs="Times New Roman"/>
              <w:sz w:val="24"/>
              <w:szCs w:val="24"/>
              <w:lang w:val="en-US"/>
            </w:rPr>
            <w:delText xml:space="preserve">, </w:delText>
          </w:r>
        </w:del>
        <w:del w:id="236" w:author="Author" w:date="2026-03-31T14:46:00Z">
          <w:r w:rsidRPr="00E65540" w:rsidDel="00A82F67">
            <w:rPr>
              <w:rFonts w:ascii="Times New Roman" w:hAnsi="Times New Roman" w:cs="Times New Roman"/>
              <w:sz w:val="24"/>
              <w:szCs w:val="24"/>
              <w:lang w:val="en-US"/>
            </w:rPr>
            <w:delText xml:space="preserve">due to the accumulation of negative mutations due to the effect of genetic linkage, a significant number of auxiliary mutations end up in the same genome as the primary mutation, </w:delText>
          </w:r>
        </w:del>
        <w:del w:id="237" w:author="Author" w:date="2026-03-31T14:52:00Z">
          <w:r w:rsidRPr="00E65540" w:rsidDel="007F5365">
            <w:rPr>
              <w:rFonts w:ascii="Times New Roman" w:hAnsi="Times New Roman" w:cs="Times New Roman"/>
              <w:sz w:val="24"/>
              <w:szCs w:val="24"/>
              <w:lang w:val="en-US"/>
            </w:rPr>
            <w:delText xml:space="preserve">which ultimately </w:delText>
          </w:r>
        </w:del>
        <w:r w:rsidRPr="00E65540">
          <w:rPr>
            <w:rFonts w:ascii="Times New Roman" w:hAnsi="Times New Roman" w:cs="Times New Roman"/>
            <w:sz w:val="24"/>
            <w:szCs w:val="24"/>
            <w:lang w:val="en-US"/>
          </w:rPr>
          <w:t>lead</w:t>
        </w:r>
      </w:ins>
      <w:ins w:id="238" w:author="Author" w:date="2026-03-31T14:52:00Z">
        <w:r w:rsidR="007F5365">
          <w:rPr>
            <w:rFonts w:ascii="Times New Roman" w:hAnsi="Times New Roman" w:cs="Times New Roman"/>
            <w:sz w:val="24"/>
            <w:szCs w:val="24"/>
            <w:lang w:val="en-US"/>
          </w:rPr>
          <w:t>ing</w:t>
        </w:r>
      </w:ins>
      <w:ins w:id="239" w:author="Author" w:date="2026-03-30T21:09:00Z">
        <w:del w:id="240" w:author="Author" w:date="2026-03-31T14:52:00Z">
          <w:r w:rsidRPr="00E65540" w:rsidDel="007F5365">
            <w:rPr>
              <w:rFonts w:ascii="Times New Roman" w:hAnsi="Times New Roman" w:cs="Times New Roman"/>
              <w:sz w:val="24"/>
              <w:szCs w:val="24"/>
              <w:lang w:val="en-US"/>
            </w:rPr>
            <w:delText>s</w:delText>
          </w:r>
        </w:del>
        <w:r w:rsidRPr="00E65540">
          <w:rPr>
            <w:rFonts w:ascii="Times New Roman" w:hAnsi="Times New Roman" w:cs="Times New Roman"/>
            <w:sz w:val="24"/>
            <w:szCs w:val="24"/>
            <w:lang w:val="en-US"/>
          </w:rPr>
          <w:t xml:space="preserve"> to a </w:t>
        </w:r>
        <w:del w:id="241" w:author="Author" w:date="2026-03-31T14:52:00Z">
          <w:r w:rsidRPr="00E65540" w:rsidDel="007F5365">
            <w:rPr>
              <w:rFonts w:ascii="Times New Roman" w:hAnsi="Times New Roman" w:cs="Times New Roman"/>
              <w:sz w:val="24"/>
              <w:szCs w:val="24"/>
              <w:lang w:val="en-US"/>
            </w:rPr>
            <w:delText xml:space="preserve">sharp spontaneous </w:delText>
          </w:r>
        </w:del>
        <w:r w:rsidRPr="00E65540">
          <w:rPr>
            <w:rFonts w:ascii="Times New Roman" w:hAnsi="Times New Roman" w:cs="Times New Roman"/>
            <w:sz w:val="24"/>
            <w:szCs w:val="24"/>
            <w:lang w:val="en-US"/>
          </w:rPr>
          <w:t>jump in the curve</w:t>
        </w:r>
        <w:del w:id="242" w:author="Author" w:date="2026-03-31T14:47:00Z">
          <w:r w:rsidRPr="00E65540" w:rsidDel="00A82F67">
            <w:rPr>
              <w:rFonts w:ascii="Times New Roman" w:hAnsi="Times New Roman" w:cs="Times New Roman"/>
              <w:sz w:val="24"/>
              <w:szCs w:val="24"/>
              <w:lang w:val="en-US"/>
            </w:rPr>
            <w:delText xml:space="preserve">, visible in </w:delText>
          </w:r>
        </w:del>
      </w:ins>
      <w:ins w:id="243" w:author="Author" w:date="2026-03-31T14:47:00Z">
        <w:r w:rsidR="00A82F67">
          <w:rPr>
            <w:rFonts w:ascii="Times New Roman" w:hAnsi="Times New Roman" w:cs="Times New Roman"/>
            <w:sz w:val="24"/>
            <w:szCs w:val="24"/>
            <w:lang w:val="en-US"/>
          </w:rPr>
          <w:t xml:space="preserve"> (</w:t>
        </w:r>
      </w:ins>
      <w:ins w:id="244" w:author="Author" w:date="2026-03-30T21:09:00Z">
        <w:r w:rsidRPr="00E65540">
          <w:rPr>
            <w:rFonts w:ascii="Times New Roman" w:hAnsi="Times New Roman" w:cs="Times New Roman"/>
            <w:sz w:val="24"/>
            <w:szCs w:val="24"/>
            <w:lang w:val="en-US"/>
          </w:rPr>
          <w:t>Fig</w:t>
        </w:r>
      </w:ins>
      <w:ins w:id="245" w:author="Author" w:date="2026-03-31T14:47:00Z">
        <w:r w:rsidR="00A82F67">
          <w:rPr>
            <w:rFonts w:ascii="Times New Roman" w:hAnsi="Times New Roman" w:cs="Times New Roman"/>
            <w:sz w:val="24"/>
            <w:szCs w:val="24"/>
            <w:lang w:val="en-US"/>
          </w:rPr>
          <w:t>.</w:t>
        </w:r>
      </w:ins>
      <w:ins w:id="246" w:author="Author" w:date="2026-03-30T21:09:00Z">
        <w:del w:id="247" w:author="Author" w:date="2026-03-31T14:47:00Z">
          <w:r w:rsidRPr="00E65540" w:rsidDel="00A82F67">
            <w:rPr>
              <w:rFonts w:ascii="Times New Roman" w:hAnsi="Times New Roman" w:cs="Times New Roman"/>
              <w:sz w:val="24"/>
              <w:szCs w:val="24"/>
              <w:lang w:val="en-US"/>
            </w:rPr>
            <w:delText>ure</w:delText>
          </w:r>
        </w:del>
        <w:r w:rsidRPr="00E65540">
          <w:rPr>
            <w:rFonts w:ascii="Times New Roman" w:hAnsi="Times New Roman" w:cs="Times New Roman"/>
            <w:sz w:val="24"/>
            <w:szCs w:val="24"/>
            <w:lang w:val="en-US"/>
          </w:rPr>
          <w:t xml:space="preserve"> #</w:t>
        </w:r>
      </w:ins>
      <w:ins w:id="248" w:author="Author" w:date="2026-03-31T14:47:00Z">
        <w:r w:rsidR="00A82F67">
          <w:rPr>
            <w:rFonts w:ascii="Times New Roman" w:hAnsi="Times New Roman" w:cs="Times New Roman"/>
            <w:sz w:val="24"/>
            <w:szCs w:val="24"/>
            <w:lang w:val="en-US"/>
          </w:rPr>
          <w:t>)</w:t>
        </w:r>
      </w:ins>
      <w:ins w:id="249" w:author="Author" w:date="2026-03-31T14:52:00Z">
        <w:r w:rsidR="007F5365">
          <w:rPr>
            <w:rFonts w:ascii="Times New Roman" w:hAnsi="Times New Roman" w:cs="Times New Roman"/>
            <w:sz w:val="24"/>
            <w:szCs w:val="24"/>
            <w:lang w:val="en-US"/>
          </w:rPr>
          <w:t xml:space="preserve">. </w:t>
        </w:r>
      </w:ins>
      <w:ins w:id="250" w:author="Author" w:date="2026-03-31T14:53:00Z">
        <w:r w:rsidR="006019E7">
          <w:rPr>
            <w:rFonts w:ascii="Times New Roman" w:hAnsi="Times New Roman" w:cs="Times New Roman"/>
            <w:sz w:val="24"/>
            <w:szCs w:val="24"/>
            <w:lang w:val="en-US"/>
          </w:rPr>
          <w:t>Thi</w:t>
        </w:r>
      </w:ins>
      <w:ins w:id="251" w:author="Author" w:date="2026-03-31T14:54:00Z">
        <w:r w:rsidR="006019E7">
          <w:rPr>
            <w:rFonts w:ascii="Times New Roman" w:hAnsi="Times New Roman" w:cs="Times New Roman"/>
            <w:sz w:val="24"/>
            <w:szCs w:val="24"/>
            <w:lang w:val="en-US"/>
          </w:rPr>
          <w:t xml:space="preserve">s marks </w:t>
        </w:r>
      </w:ins>
      <w:ins w:id="252" w:author="Author" w:date="2026-03-31T14:59:00Z">
        <w:r w:rsidR="009A1A23">
          <w:rPr>
            <w:rFonts w:ascii="Times New Roman" w:hAnsi="Times New Roman" w:cs="Times New Roman"/>
            <w:sz w:val="24"/>
            <w:szCs w:val="24"/>
            <w:lang w:val="en-US"/>
          </w:rPr>
          <w:t xml:space="preserve">passing the fitness valley and </w:t>
        </w:r>
      </w:ins>
      <w:ins w:id="253" w:author="Author" w:date="2026-03-31T14:54:00Z">
        <w:r w:rsidR="006019E7">
          <w:rPr>
            <w:rFonts w:ascii="Times New Roman" w:hAnsi="Times New Roman" w:cs="Times New Roman"/>
            <w:sz w:val="24"/>
            <w:szCs w:val="24"/>
            <w:lang w:val="en-US"/>
          </w:rPr>
          <w:t xml:space="preserve">the emergence of a new </w:t>
        </w:r>
      </w:ins>
      <w:ins w:id="254" w:author="Author" w:date="2026-03-31T14:57:00Z">
        <w:r w:rsidR="006019E7">
          <w:rPr>
            <w:rFonts w:ascii="Times New Roman" w:hAnsi="Times New Roman" w:cs="Times New Roman"/>
            <w:sz w:val="24"/>
            <w:szCs w:val="24"/>
            <w:lang w:val="en-US"/>
          </w:rPr>
          <w:t>group of</w:t>
        </w:r>
      </w:ins>
      <w:ins w:id="255" w:author="Author" w:date="2026-03-31T14:55:00Z">
        <w:r w:rsidR="006019E7">
          <w:rPr>
            <w:rFonts w:ascii="Times New Roman" w:hAnsi="Times New Roman" w:cs="Times New Roman"/>
            <w:sz w:val="24"/>
            <w:szCs w:val="24"/>
            <w:lang w:val="en-US"/>
          </w:rPr>
          <w:t xml:space="preserve"> virus </w:t>
        </w:r>
      </w:ins>
      <w:ins w:id="256" w:author="Author" w:date="2026-03-31T14:54:00Z">
        <w:r w:rsidR="006019E7">
          <w:rPr>
            <w:rFonts w:ascii="Times New Roman" w:hAnsi="Times New Roman" w:cs="Times New Roman"/>
            <w:sz w:val="24"/>
            <w:szCs w:val="24"/>
            <w:lang w:val="en-US"/>
          </w:rPr>
          <w:t>variant</w:t>
        </w:r>
      </w:ins>
      <w:ins w:id="257" w:author="Author" w:date="2026-03-31T14:57:00Z">
        <w:r w:rsidR="006019E7">
          <w:rPr>
            <w:rFonts w:ascii="Times New Roman" w:hAnsi="Times New Roman" w:cs="Times New Roman"/>
            <w:sz w:val="24"/>
            <w:szCs w:val="24"/>
            <w:lang w:val="en-US"/>
          </w:rPr>
          <w:t>s</w:t>
        </w:r>
      </w:ins>
      <w:ins w:id="258" w:author="Author" w:date="2026-03-31T14:59:00Z">
        <w:r w:rsidR="009A1A23">
          <w:rPr>
            <w:rFonts w:ascii="Times New Roman" w:hAnsi="Times New Roman" w:cs="Times New Roman"/>
            <w:sz w:val="24"/>
            <w:szCs w:val="24"/>
            <w:lang w:val="en-US"/>
          </w:rPr>
          <w:t xml:space="preserve"> on the end of fitness valle</w:t>
        </w:r>
      </w:ins>
      <w:ins w:id="259" w:author="Author" w:date="2026-03-31T14:55:00Z">
        <w:r w:rsidR="006019E7">
          <w:rPr>
            <w:rFonts w:ascii="Times New Roman" w:hAnsi="Times New Roman" w:cs="Times New Roman"/>
            <w:sz w:val="24"/>
            <w:szCs w:val="24"/>
            <w:lang w:val="en-US"/>
          </w:rPr>
          <w:t>.</w:t>
        </w:r>
      </w:ins>
      <w:ins w:id="260" w:author="Author" w:date="2026-03-30T21:09:00Z">
        <w:del w:id="261" w:author="Author" w:date="2026-03-31T14:52:00Z">
          <w:r w:rsidRPr="00E65540" w:rsidDel="007F5365">
            <w:rPr>
              <w:rFonts w:ascii="Times New Roman" w:hAnsi="Times New Roman" w:cs="Times New Roman"/>
              <w:sz w:val="24"/>
              <w:szCs w:val="24"/>
              <w:lang w:val="en-US"/>
            </w:rPr>
            <w:delText>,</w:delText>
          </w:r>
        </w:del>
        <w:del w:id="262" w:author="Author" w:date="2026-03-31T14:53:00Z">
          <w:r w:rsidRPr="00E65540" w:rsidDel="007F5365">
            <w:rPr>
              <w:rFonts w:ascii="Times New Roman" w:hAnsi="Times New Roman" w:cs="Times New Roman"/>
              <w:sz w:val="24"/>
              <w:szCs w:val="24"/>
              <w:lang w:val="en-US"/>
            </w:rPr>
            <w:delText xml:space="preserve"> mark</w:delText>
          </w:r>
        </w:del>
        <w:del w:id="263" w:author="Author" w:date="2026-03-31T14:52:00Z">
          <w:r w:rsidRPr="00E65540" w:rsidDel="007F5365">
            <w:rPr>
              <w:rFonts w:ascii="Times New Roman" w:hAnsi="Times New Roman" w:cs="Times New Roman"/>
              <w:sz w:val="24"/>
              <w:szCs w:val="24"/>
              <w:lang w:val="en-US"/>
            </w:rPr>
            <w:delText>ing</w:delText>
          </w:r>
        </w:del>
        <w:del w:id="264" w:author="Author" w:date="2026-03-31T14:53:00Z">
          <w:r w:rsidRPr="00E65540" w:rsidDel="007F5365">
            <w:rPr>
              <w:rFonts w:ascii="Times New Roman" w:hAnsi="Times New Roman" w:cs="Times New Roman"/>
              <w:sz w:val="24"/>
              <w:szCs w:val="24"/>
              <w:lang w:val="en-US"/>
            </w:rPr>
            <w:delText xml:space="preserve"> the formation of a new </w:delText>
          </w:r>
        </w:del>
        <w:del w:id="265" w:author="Author" w:date="2026-03-31T14:47:00Z">
          <w:r w:rsidRPr="00E65540" w:rsidDel="00A82F67">
            <w:rPr>
              <w:rFonts w:ascii="Times New Roman" w:hAnsi="Times New Roman" w:cs="Times New Roman"/>
              <w:sz w:val="24"/>
              <w:szCs w:val="24"/>
              <w:lang w:val="en-US"/>
            </w:rPr>
            <w:delText>"strain."</w:delText>
          </w:r>
        </w:del>
      </w:ins>
    </w:p>
    <w:p w14:paraId="61A1D329" w14:textId="77777777" w:rsidR="007600E9" w:rsidRPr="00FC4B93" w:rsidRDefault="007600E9" w:rsidP="00742F5B">
      <w:pPr>
        <w:spacing w:after="0" w:line="360" w:lineRule="auto"/>
        <w:jc w:val="both"/>
        <w:rPr>
          <w:ins w:id="266" w:author="Author" w:date="2026-03-31T14:16:00Z"/>
          <w:rFonts w:ascii="Times New Roman" w:hAnsi="Times New Roman" w:cs="Times New Roman"/>
          <w:sz w:val="24"/>
          <w:szCs w:val="24"/>
          <w:lang w:val="en-US"/>
        </w:rPr>
      </w:pPr>
    </w:p>
    <w:p w14:paraId="6D00A3D5" w14:textId="4D5D64E7" w:rsidR="008F60D5" w:rsidRPr="00FC4B93" w:rsidDel="00114B32" w:rsidRDefault="002C4707" w:rsidP="00FC4B93">
      <w:pPr>
        <w:spacing w:after="0" w:line="360" w:lineRule="auto"/>
        <w:ind w:firstLine="720"/>
        <w:jc w:val="both"/>
        <w:rPr>
          <w:ins w:id="267" w:author="Author" w:date="2026-03-23T21:16:00Z"/>
          <w:del w:id="268" w:author="Author" w:date="2026-03-24T13:48:00Z"/>
          <w:rFonts w:ascii="Times New Roman" w:eastAsia="Times New Roman" w:hAnsi="Times New Roman" w:cs="Times New Roman"/>
          <w:sz w:val="24"/>
          <w:szCs w:val="24"/>
          <w:lang w:val="en-US"/>
        </w:rPr>
      </w:pPr>
      <w:ins w:id="269" w:author="Author" w:date="2026-03-23T21:15:00Z">
        <w:del w:id="270" w:author="Author" w:date="2026-03-24T13:48:00Z">
          <w:r w:rsidDel="00114B32">
            <w:rPr>
              <w:rFonts w:ascii="Times New Roman" w:eastAsia="Times New Roman" w:hAnsi="Times New Roman" w:cs="Times New Roman"/>
              <w:sz w:val="24"/>
              <w:szCs w:val="24"/>
            </w:rPr>
            <w:delText>In</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this</w:delText>
          </w:r>
          <w:r w:rsidRPr="00FC4B93" w:rsidDel="00114B32">
            <w:rPr>
              <w:rFonts w:ascii="Times New Roman" w:eastAsia="Times New Roman" w:hAnsi="Times New Roman" w:cs="Times New Roman"/>
              <w:sz w:val="24"/>
              <w:szCs w:val="24"/>
              <w:lang w:val="en-US"/>
            </w:rPr>
            <w:delText xml:space="preserve"> </w:delText>
          </w:r>
        </w:del>
        <w:del w:id="271" w:author="Author" w:date="2026-03-24T13:44:00Z">
          <w:r w:rsidDel="000237D1">
            <w:rPr>
              <w:rFonts w:ascii="Times New Roman" w:eastAsia="Times New Roman" w:hAnsi="Times New Roman" w:cs="Times New Roman"/>
              <w:sz w:val="24"/>
              <w:szCs w:val="24"/>
            </w:rPr>
            <w:delText>simulation</w:delText>
          </w:r>
          <w:r w:rsidRPr="00FC4B93" w:rsidDel="000237D1">
            <w:rPr>
              <w:rFonts w:ascii="Times New Roman" w:eastAsia="Times New Roman" w:hAnsi="Times New Roman" w:cs="Times New Roman"/>
              <w:sz w:val="24"/>
              <w:szCs w:val="24"/>
              <w:lang w:val="en-US"/>
            </w:rPr>
            <w:delText xml:space="preserve"> </w:delText>
          </w:r>
        </w:del>
        <w:del w:id="272" w:author="Author" w:date="2026-03-24T13:48:00Z">
          <w:r w:rsidDel="00114B32">
            <w:rPr>
              <w:rFonts w:ascii="Times New Roman" w:eastAsia="Times New Roman" w:hAnsi="Times New Roman" w:cs="Times New Roman"/>
              <w:sz w:val="24"/>
              <w:szCs w:val="24"/>
            </w:rPr>
            <w:delText>scenario</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we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acquired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spontaneous</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symmetry</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change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due</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to</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epistatic</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network</w:delText>
          </w:r>
          <w:r w:rsidRPr="00FC4B93" w:rsidDel="00114B32">
            <w:rPr>
              <w:rFonts w:ascii="Times New Roman" w:eastAsia="Times New Roman" w:hAnsi="Times New Roman" w:cs="Times New Roman"/>
              <w:sz w:val="24"/>
              <w:szCs w:val="24"/>
              <w:lang w:val="en-US"/>
            </w:rPr>
            <w:delText>)</w:delText>
          </w:r>
        </w:del>
      </w:ins>
      <w:ins w:id="273" w:author="Author" w:date="2026-03-23T21:16:00Z">
        <w:del w:id="274" w:author="Author" w:date="2026-03-24T13:48:00Z">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and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then</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analyzed</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resulting</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data</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with</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our</w:delText>
          </w:r>
          <w:r w:rsidRPr="00FC4B93" w:rsidDel="00114B32">
            <w:rPr>
              <w:rFonts w:ascii="Times New Roman" w:eastAsia="Times New Roman" w:hAnsi="Times New Roman" w:cs="Times New Roman"/>
              <w:sz w:val="24"/>
              <w:szCs w:val="24"/>
              <w:lang w:val="en-US"/>
            </w:rPr>
            <w:delText xml:space="preserve"> </w:delText>
          </w:r>
          <w:r w:rsidDel="00114B32">
            <w:rPr>
              <w:rFonts w:ascii="Times New Roman" w:eastAsia="Times New Roman" w:hAnsi="Times New Roman" w:cs="Times New Roman"/>
              <w:sz w:val="24"/>
              <w:szCs w:val="24"/>
            </w:rPr>
            <w:delText>method</w:delText>
          </w:r>
          <w:r w:rsidRPr="00FC4B93" w:rsidDel="00114B32">
            <w:rPr>
              <w:rFonts w:ascii="Times New Roman" w:eastAsia="Times New Roman" w:hAnsi="Times New Roman" w:cs="Times New Roman"/>
              <w:sz w:val="24"/>
              <w:szCs w:val="24"/>
              <w:lang w:val="en-US"/>
            </w:rPr>
            <w:delText>.</w:delText>
          </w:r>
        </w:del>
      </w:ins>
    </w:p>
    <w:p w14:paraId="2956B5D5" w14:textId="60D60DCD" w:rsidR="002C4707" w:rsidDel="00E65540" w:rsidRDefault="002C4707" w:rsidP="00742F5B">
      <w:pPr>
        <w:spacing w:after="0" w:line="360" w:lineRule="auto"/>
        <w:jc w:val="both"/>
        <w:rPr>
          <w:ins w:id="275" w:author="Author" w:date="2026-03-24T13:53:00Z"/>
          <w:del w:id="276" w:author="Author" w:date="2026-03-30T21:09:00Z"/>
          <w:rFonts w:ascii="Times New Roman" w:eastAsia="Times New Roman" w:hAnsi="Times New Roman" w:cs="Times New Roman"/>
          <w:sz w:val="24"/>
          <w:szCs w:val="24"/>
        </w:rPr>
      </w:pPr>
      <w:ins w:id="277" w:author="Author" w:date="2026-03-23T21:16:00Z">
        <w:del w:id="278" w:author="Author" w:date="2026-03-30T21:09:00Z">
          <w:r w:rsidRPr="00FC4B93" w:rsidDel="00E65540">
            <w:rPr>
              <w:rFonts w:ascii="Times New Roman" w:eastAsia="Times New Roman" w:hAnsi="Times New Roman" w:cs="Times New Roman"/>
              <w:sz w:val="24"/>
              <w:szCs w:val="24"/>
              <w:lang w:val="en-US"/>
            </w:rPr>
            <w:tab/>
          </w:r>
          <w:r w:rsidRPr="00FC4B93" w:rsidDel="00E65540">
            <w:rPr>
              <w:rFonts w:ascii="Times New Roman" w:eastAsia="Times New Roman" w:hAnsi="Times New Roman" w:cs="Times New Roman"/>
              <w:sz w:val="24"/>
              <w:szCs w:val="24"/>
              <w:highlight w:val="yellow"/>
            </w:rPr>
            <w:delText>To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so</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firstly</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we</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draw</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a</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mutational</w:delText>
          </w:r>
        </w:del>
      </w:ins>
      <w:ins w:id="279" w:author="Author" w:date="2026-03-23T21:17:00Z">
        <w:del w:id="280" w:author="Author" w:date="2026-03-30T21:09:00Z">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spectrum</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of</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the</w:delText>
          </w:r>
          <w:r w:rsidRPr="00FC4B93" w:rsidDel="00E65540">
            <w:rPr>
              <w:rFonts w:ascii="Times New Roman" w:eastAsia="Times New Roman" w:hAnsi="Times New Roman" w:cs="Times New Roman"/>
              <w:sz w:val="24"/>
              <w:szCs w:val="24"/>
              <w:highlight w:val="yellow"/>
              <w:lang w:val="en-US"/>
            </w:rPr>
            <w:delText xml:space="preserve"> </w:delText>
          </w:r>
          <w:r w:rsidRPr="00FC4B93" w:rsidDel="00E65540">
            <w:rPr>
              <w:rFonts w:ascii="Times New Roman" w:eastAsia="Times New Roman" w:hAnsi="Times New Roman" w:cs="Times New Roman"/>
              <w:sz w:val="24"/>
              <w:szCs w:val="24"/>
              <w:highlight w:val="yellow"/>
            </w:rPr>
            <w:delText>dataset</w:delText>
          </w:r>
        </w:del>
      </w:ins>
      <w:ins w:id="281" w:author="Author" w:date="2026-03-24T13:50:00Z">
        <w:del w:id="282" w:author="Author" w:date="2026-03-30T21:09:00Z">
          <w:r w:rsidR="00114B32" w:rsidRPr="00FC4B93" w:rsidDel="00E65540">
            <w:rPr>
              <w:rFonts w:ascii="Times New Roman" w:eastAsia="Times New Roman" w:hAnsi="Times New Roman" w:cs="Times New Roman"/>
              <w:sz w:val="24"/>
              <w:szCs w:val="24"/>
              <w:highlight w:val="yellow"/>
              <w:lang w:val="en-US"/>
            </w:rPr>
            <w:delText xml:space="preserve"> </w:delText>
          </w:r>
        </w:del>
      </w:ins>
      <w:ins w:id="283" w:author="Author" w:date="2026-03-24T13:51:00Z">
        <w:del w:id="284" w:author="Author" w:date="2026-03-30T21:09:00Z">
          <w:r w:rsidR="00114B32" w:rsidRPr="00FC4B93" w:rsidDel="00E65540">
            <w:rPr>
              <w:rFonts w:ascii="Times New Roman" w:eastAsia="Times New Roman" w:hAnsi="Times New Roman" w:cs="Times New Roman"/>
              <w:sz w:val="24"/>
              <w:szCs w:val="24"/>
              <w:highlight w:val="yellow"/>
            </w:rPr>
            <w:delText>[</w:delText>
          </w:r>
        </w:del>
      </w:ins>
      <w:ins w:id="285" w:author="Author" w:date="2026-03-24T13:53:00Z">
        <w:del w:id="286" w:author="Author" w:date="2026-03-30T21:09:00Z">
          <w:r w:rsidR="007E5406" w:rsidRPr="00FC4B93" w:rsidDel="00E65540">
            <w:rPr>
              <w:rFonts w:ascii="Times New Roman" w:eastAsia="Times New Roman" w:hAnsi="Times New Roman" w:cs="Times New Roman"/>
              <w:sz w:val="24"/>
              <w:szCs w:val="24"/>
              <w:highlight w:val="yellow"/>
            </w:rPr>
            <w:delText>D</w:delText>
          </w:r>
        </w:del>
      </w:ins>
      <w:ins w:id="287" w:author="Author" w:date="2026-03-24T13:51:00Z">
        <w:del w:id="288" w:author="Author" w:date="2026-03-30T21:09:00Z">
          <w:r w:rsidR="00114B32" w:rsidRPr="00FC4B93" w:rsidDel="00E65540">
            <w:rPr>
              <w:rFonts w:ascii="Times New Roman" w:eastAsia="Times New Roman" w:hAnsi="Times New Roman" w:cs="Times New Roman"/>
              <w:sz w:val="24"/>
              <w:szCs w:val="24"/>
              <w:highlight w:val="yellow"/>
            </w:rPr>
            <w:delText>escrib</w:delText>
          </w:r>
        </w:del>
      </w:ins>
      <w:ins w:id="289" w:author="Author" w:date="2026-03-24T13:52:00Z">
        <w:del w:id="290" w:author="Author" w:date="2026-03-30T21:09:00Z">
          <w:r w:rsidR="007E5406" w:rsidRPr="00FC4B93" w:rsidDel="00E65540">
            <w:rPr>
              <w:rFonts w:ascii="Times New Roman" w:eastAsia="Times New Roman" w:hAnsi="Times New Roman" w:cs="Times New Roman"/>
              <w:sz w:val="24"/>
              <w:szCs w:val="24"/>
              <w:highlight w:val="yellow"/>
            </w:rPr>
            <w:delText>e the process of dynamics</w:delText>
          </w:r>
        </w:del>
      </w:ins>
      <w:ins w:id="291" w:author="Author" w:date="2026-03-24T13:53:00Z">
        <w:del w:id="292" w:author="Author" w:date="2026-03-30T21:09:00Z">
          <w:r w:rsidR="007E5406" w:rsidDel="00E65540">
            <w:rPr>
              <w:rFonts w:ascii="Times New Roman" w:eastAsia="Times New Roman" w:hAnsi="Times New Roman" w:cs="Times New Roman"/>
              <w:sz w:val="24"/>
              <w:szCs w:val="24"/>
              <w:highlight w:val="yellow"/>
            </w:rPr>
            <w:delText xml:space="preserve"> </w:delText>
          </w:r>
          <w:r w:rsidR="007E5406" w:rsidRPr="00FC4B93" w:rsidDel="00E65540">
            <w:rPr>
              <w:rFonts w:ascii="Times New Roman" w:eastAsia="Times New Roman" w:hAnsi="Times New Roman" w:cs="Times New Roman"/>
              <w:sz w:val="24"/>
              <w:szCs w:val="24"/>
              <w:highlight w:val="yellow"/>
            </w:rPr>
            <w:delText>and show</w:delText>
          </w:r>
          <w:r w:rsidR="007E5406" w:rsidDel="00E65540">
            <w:rPr>
              <w:rFonts w:ascii="Times New Roman" w:eastAsia="Times New Roman" w:hAnsi="Times New Roman" w:cs="Times New Roman"/>
              <w:sz w:val="24"/>
              <w:szCs w:val="24"/>
              <w:highlight w:val="yellow"/>
            </w:rPr>
            <w:delText xml:space="preserve"> the</w:delText>
          </w:r>
          <w:r w:rsidR="007E5406" w:rsidRPr="00FC4B93" w:rsidDel="00E65540">
            <w:rPr>
              <w:rFonts w:ascii="Times New Roman" w:eastAsia="Times New Roman" w:hAnsi="Times New Roman" w:cs="Times New Roman"/>
              <w:sz w:val="24"/>
              <w:szCs w:val="24"/>
              <w:highlight w:val="yellow"/>
            </w:rPr>
            <w:delText xml:space="preserve"> figure</w:delText>
          </w:r>
          <w:r w:rsidR="007E5406" w:rsidDel="00E65540">
            <w:rPr>
              <w:rFonts w:ascii="Times New Roman" w:eastAsia="Times New Roman" w:hAnsi="Times New Roman" w:cs="Times New Roman"/>
              <w:sz w:val="24"/>
              <w:szCs w:val="24"/>
              <w:highlight w:val="yellow"/>
            </w:rPr>
            <w:delText xml:space="preserve"> vs time</w:delText>
          </w:r>
          <w:r w:rsidR="007E5406" w:rsidRPr="00FC4B93" w:rsidDel="00E65540">
            <w:rPr>
              <w:rFonts w:ascii="Times New Roman" w:eastAsia="Times New Roman" w:hAnsi="Times New Roman" w:cs="Times New Roman"/>
              <w:sz w:val="24"/>
              <w:szCs w:val="24"/>
              <w:highlight w:val="yellow"/>
            </w:rPr>
            <w:delText xml:space="preserve"> </w:delText>
          </w:r>
        </w:del>
      </w:ins>
      <w:ins w:id="293" w:author="Author" w:date="2026-03-24T13:51:00Z">
        <w:del w:id="294" w:author="Author" w:date="2026-03-30T21:09:00Z">
          <w:r w:rsidR="00114B32" w:rsidRPr="00FC4B93" w:rsidDel="00E65540">
            <w:rPr>
              <w:rFonts w:ascii="Times New Roman" w:eastAsia="Times New Roman" w:hAnsi="Times New Roman" w:cs="Times New Roman"/>
              <w:sz w:val="24"/>
              <w:szCs w:val="24"/>
              <w:highlight w:val="yellow"/>
            </w:rPr>
            <w:delText>]</w:delText>
          </w:r>
        </w:del>
      </w:ins>
      <w:ins w:id="295" w:author="Author" w:date="2026-03-23T21:17:00Z">
        <w:del w:id="296" w:author="Author" w:date="2026-03-30T21:09:00Z">
          <w:r w:rsidDel="00E65540">
            <w:rPr>
              <w:rFonts w:ascii="Times New Roman" w:eastAsia="Times New Roman" w:hAnsi="Times New Roman" w:cs="Times New Roman"/>
              <w:sz w:val="24"/>
              <w:szCs w:val="24"/>
            </w:rPr>
            <w:delText>:</w:delText>
          </w:r>
        </w:del>
      </w:ins>
    </w:p>
    <w:p w14:paraId="6556E7FC" w14:textId="25B52455" w:rsidR="007E5406" w:rsidDel="007E5406" w:rsidRDefault="007E5406" w:rsidP="00FC4B93">
      <w:pPr>
        <w:spacing w:after="0" w:line="360" w:lineRule="auto"/>
        <w:ind w:firstLine="720"/>
        <w:jc w:val="both"/>
        <w:rPr>
          <w:ins w:id="297" w:author="Author" w:date="2026-03-23T21:17:00Z"/>
          <w:del w:id="298" w:author="Author" w:date="2026-03-24T13:56:00Z"/>
          <w:rFonts w:ascii="Times New Roman" w:eastAsia="Times New Roman" w:hAnsi="Times New Roman" w:cs="Times New Roman"/>
          <w:sz w:val="24"/>
          <w:szCs w:val="24"/>
        </w:rPr>
      </w:pPr>
    </w:p>
    <w:p w14:paraId="0CB2B425" w14:textId="26CAD4C5" w:rsidR="002C4707" w:rsidRPr="00FC4B93" w:rsidRDefault="002C4707" w:rsidP="00742F5B">
      <w:pPr>
        <w:spacing w:after="0" w:line="360" w:lineRule="auto"/>
        <w:jc w:val="both"/>
        <w:rPr>
          <w:ins w:id="299" w:author="Author" w:date="2026-03-23T21:27:00Z"/>
          <w:rFonts w:ascii="Times New Roman" w:eastAsia="Times New Roman" w:hAnsi="Times New Roman" w:cs="Times New Roman"/>
          <w:sz w:val="24"/>
          <w:szCs w:val="24"/>
          <w:lang w:val="ru-RU"/>
        </w:rPr>
      </w:pPr>
      <w:ins w:id="300" w:author="Author" w:date="2026-03-23T21:17:00Z">
        <w:r>
          <w:rPr>
            <w:rFonts w:ascii="Times New Roman" w:eastAsia="Times New Roman" w:hAnsi="Times New Roman" w:cs="Times New Roman"/>
            <w:noProof/>
            <w:sz w:val="24"/>
            <w:szCs w:val="24"/>
          </w:rPr>
          <w:drawing>
            <wp:inline distT="0" distB="0" distL="0" distR="0" wp14:anchorId="07F4408D" wp14:editId="31BDE816">
              <wp:extent cx="5848350" cy="43862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ins>
    </w:p>
    <w:p w14:paraId="4E5144E9" w14:textId="75001F07" w:rsidR="000018A6" w:rsidRDefault="000018A6" w:rsidP="00742F5B">
      <w:pPr>
        <w:spacing w:after="0" w:line="360" w:lineRule="auto"/>
        <w:jc w:val="both"/>
        <w:rPr>
          <w:rFonts w:ascii="Times New Roman" w:eastAsia="Times New Roman" w:hAnsi="Times New Roman" w:cs="Times New Roman"/>
          <w:sz w:val="20"/>
          <w:szCs w:val="20"/>
        </w:rPr>
      </w:pPr>
      <w:commentRangeStart w:id="301"/>
      <w:ins w:id="302" w:author="Author" w:date="2026-03-23T21:27:00Z">
        <w:r>
          <w:rPr>
            <w:rFonts w:ascii="Times New Roman" w:eastAsia="Times New Roman" w:hAnsi="Times New Roman" w:cs="Times New Roman"/>
            <w:sz w:val="20"/>
            <w:szCs w:val="20"/>
          </w:rPr>
          <w:t xml:space="preserve">Figure </w:t>
        </w:r>
      </w:ins>
      <w:ins w:id="303" w:author="Author" w:date="2026-03-24T13:45:00Z">
        <w:r w:rsidR="000237D1">
          <w:rPr>
            <w:rFonts w:ascii="Times New Roman" w:eastAsia="Times New Roman" w:hAnsi="Times New Roman" w:cs="Times New Roman"/>
            <w:sz w:val="20"/>
            <w:szCs w:val="20"/>
          </w:rPr>
          <w:t>**</w:t>
        </w:r>
      </w:ins>
      <w:ins w:id="304" w:author="Author" w:date="2026-03-23T21:27:00Z">
        <w:r>
          <w:rPr>
            <w:rFonts w:ascii="Times New Roman" w:eastAsia="Times New Roman" w:hAnsi="Times New Roman" w:cs="Times New Roman"/>
            <w:sz w:val="20"/>
            <w:szCs w:val="20"/>
          </w:rPr>
          <w:t xml:space="preserve"> .</w:t>
        </w:r>
      </w:ins>
      <w:ins w:id="305" w:author="Author" w:date="2026-03-23T21:28:00Z">
        <w:r w:rsidRPr="000018A6">
          <w:rPr>
            <w:rFonts w:ascii="Times New Roman" w:eastAsia="Times New Roman" w:hAnsi="Times New Roman" w:cs="Times New Roman"/>
            <w:b/>
            <w:sz w:val="20"/>
            <w:szCs w:val="20"/>
          </w:rPr>
          <w:t xml:space="preserve"> </w:t>
        </w:r>
      </w:ins>
      <w:commentRangeEnd w:id="301"/>
      <w:r w:rsidR="003A5E2B">
        <w:rPr>
          <w:rStyle w:val="CommentReference"/>
        </w:rPr>
        <w:commentReference w:id="301"/>
      </w:r>
      <w:r>
        <w:rPr>
          <w:rFonts w:ascii="Times New Roman" w:eastAsia="Times New Roman" w:hAnsi="Times New Roman" w:cs="Times New Roman"/>
          <w:b/>
          <w:sz w:val="20"/>
          <w:szCs w:val="20"/>
        </w:rPr>
        <w:t xml:space="preserve">Mutational spectrum </w:t>
      </w:r>
      <w:r w:rsidR="000237D1">
        <w:rPr>
          <w:rFonts w:ascii="Times New Roman" w:eastAsia="Times New Roman" w:hAnsi="Times New Roman" w:cs="Times New Roman"/>
          <w:b/>
          <w:sz w:val="20"/>
          <w:szCs w:val="20"/>
        </w:rPr>
        <w:t>for initially</w:t>
      </w:r>
      <w:r w:rsidR="00114B32">
        <w:rPr>
          <w:rFonts w:ascii="Times New Roman" w:eastAsia="Times New Roman" w:hAnsi="Times New Roman" w:cs="Times New Roman"/>
          <w:b/>
          <w:sz w:val="20"/>
          <w:szCs w:val="20"/>
        </w:rPr>
        <w:t>-</w:t>
      </w:r>
      <w:r w:rsidR="000237D1">
        <w:rPr>
          <w:rFonts w:ascii="Times New Roman" w:eastAsia="Times New Roman" w:hAnsi="Times New Roman" w:cs="Times New Roman"/>
          <w:b/>
          <w:sz w:val="20"/>
          <w:szCs w:val="20"/>
        </w:rPr>
        <w:t>monomorphous population</w:t>
      </w:r>
      <w:r w:rsidR="00114B32">
        <w:rPr>
          <w:rFonts w:ascii="Times New Roman" w:eastAsia="Times New Roman" w:hAnsi="Times New Roman" w:cs="Times New Roman"/>
          <w:b/>
          <w:sz w:val="20"/>
          <w:szCs w:val="20"/>
        </w:rPr>
        <w:t>s</w:t>
      </w:r>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sequence. Simulation parameters</w:t>
      </w:r>
      <w:r w:rsidR="004144AC">
        <w:rPr>
          <w:rFonts w:ascii="Times New Roman" w:eastAsia="Times New Roman" w:hAnsi="Times New Roman" w:cs="Times New Roman"/>
          <w:color w:val="000000"/>
          <w:sz w:val="20"/>
          <w:szCs w:val="20"/>
        </w:rPr>
        <w:t xml:space="preserve"> are the same as in Figure #</w:t>
      </w:r>
      <w:ins w:id="306" w:author="Author" w:date="2026-03-31T14:56:00Z">
        <w:r w:rsidR="006019E7">
          <w:rPr>
            <w:rFonts w:ascii="Times New Roman" w:eastAsia="Times New Roman" w:hAnsi="Times New Roman" w:cs="Times New Roman"/>
            <w:color w:val="000000"/>
            <w:sz w:val="20"/>
            <w:szCs w:val="20"/>
          </w:rPr>
          <w:t>, but 6 Monte Carlo runs are used.</w:t>
        </w:r>
      </w:ins>
    </w:p>
    <w:p w14:paraId="7C0365A4" w14:textId="77777777" w:rsidR="000237D1" w:rsidRPr="00FC4B93" w:rsidRDefault="000237D1" w:rsidP="00742F5B">
      <w:pPr>
        <w:spacing w:after="0" w:line="360" w:lineRule="auto"/>
        <w:jc w:val="both"/>
        <w:rPr>
          <w:rFonts w:ascii="Times New Roman" w:eastAsia="Times New Roman" w:hAnsi="Times New Roman" w:cs="Times New Roman"/>
          <w:sz w:val="20"/>
          <w:szCs w:val="20"/>
        </w:rPr>
      </w:pPr>
    </w:p>
    <w:p w14:paraId="04E6BB1E" w14:textId="052A27F1" w:rsidR="00A863A5" w:rsidRDefault="007E5406" w:rsidP="003A5E2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a result of</w:t>
      </w:r>
      <w:ins w:id="307" w:author="Author" w:date="2026-03-31T14:58:00Z">
        <w:r w:rsidR="009A1A23">
          <w:rPr>
            <w:rFonts w:ascii="Times New Roman" w:eastAsia="Times New Roman" w:hAnsi="Times New Roman" w:cs="Times New Roman"/>
            <w:sz w:val="24"/>
            <w:szCs w:val="24"/>
          </w:rPr>
          <w:t xml:space="preserve"> </w:t>
        </w:r>
      </w:ins>
      <w:ins w:id="308" w:author="Author" w:date="2026-03-31T14:59:00Z">
        <w:r w:rsidR="009A1A23">
          <w:rPr>
            <w:rFonts w:ascii="Times New Roman" w:eastAsia="Times New Roman" w:hAnsi="Times New Roman" w:cs="Times New Roman"/>
            <w:sz w:val="24"/>
            <w:szCs w:val="24"/>
          </w:rPr>
          <w:t xml:space="preserve">virus </w:t>
        </w:r>
      </w:ins>
      <w:ins w:id="309" w:author="Author" w:date="2026-03-31T14:58:00Z">
        <w:r w:rsidR="009A1A23">
          <w:rPr>
            <w:rFonts w:ascii="Times New Roman" w:eastAsia="Times New Roman" w:hAnsi="Times New Roman" w:cs="Times New Roman"/>
            <w:sz w:val="24"/>
            <w:szCs w:val="24"/>
          </w:rPr>
          <w:t>passing the fitness vall</w:t>
        </w:r>
      </w:ins>
      <w:ins w:id="310" w:author="Author" w:date="2026-03-31T14:59:00Z">
        <w:r w:rsidR="009A1A23">
          <w:rPr>
            <w:rFonts w:ascii="Times New Roman" w:eastAsia="Times New Roman" w:hAnsi="Times New Roman" w:cs="Times New Roman"/>
            <w:sz w:val="24"/>
            <w:szCs w:val="24"/>
          </w:rPr>
          <w:t>ey</w:t>
        </w:r>
      </w:ins>
      <w:del w:id="311" w:author="Author" w:date="2026-03-31T14:58:00Z">
        <w:r w:rsidDel="009A1A23">
          <w:rPr>
            <w:rFonts w:ascii="Times New Roman" w:eastAsia="Times New Roman" w:hAnsi="Times New Roman" w:cs="Times New Roman"/>
            <w:sz w:val="24"/>
            <w:szCs w:val="24"/>
          </w:rPr>
          <w:delText xml:space="preserve"> the </w:delText>
        </w:r>
      </w:del>
      <w:del w:id="312" w:author="Author" w:date="2026-03-31T14:56:00Z">
        <w:r w:rsidDel="006019E7">
          <w:rPr>
            <w:rFonts w:ascii="Times New Roman" w:eastAsia="Times New Roman" w:hAnsi="Times New Roman" w:cs="Times New Roman"/>
            <w:sz w:val="24"/>
            <w:szCs w:val="24"/>
          </w:rPr>
          <w:delText>emergence of the new strain</w:delText>
        </w:r>
      </w:del>
      <w:r>
        <w:rPr>
          <w:rFonts w:ascii="Times New Roman" w:eastAsia="Times New Roman" w:hAnsi="Times New Roman" w:cs="Times New Roman"/>
          <w:sz w:val="24"/>
          <w:szCs w:val="24"/>
        </w:rPr>
        <w:t xml:space="preserve">, the mutational spectrum averaged over 6 populations at 150 generational steps had two maxima (Fig. **). </w:t>
      </w:r>
      <w:del w:id="313" w:author="Author" w:date="2026-03-31T15:00:00Z">
        <w:r w:rsidDel="009A1A23">
          <w:rPr>
            <w:rFonts w:ascii="Times New Roman" w:eastAsia="Times New Roman" w:hAnsi="Times New Roman" w:cs="Times New Roman"/>
            <w:sz w:val="24"/>
            <w:szCs w:val="24"/>
          </w:rPr>
          <w:delText xml:space="preserve">  </w:delText>
        </w:r>
      </w:del>
      <w:ins w:id="314" w:author="Author" w:date="2026-03-31T15:04:00Z">
        <w:r w:rsidR="00C93F5D">
          <w:rPr>
            <w:rFonts w:ascii="Times New Roman" w:eastAsia="Times New Roman" w:hAnsi="Times New Roman" w:cs="Times New Roman"/>
            <w:sz w:val="24"/>
            <w:szCs w:val="24"/>
          </w:rPr>
          <w:t>The</w:t>
        </w:r>
      </w:ins>
      <w:ins w:id="315" w:author="Author" w:date="2026-03-31T15:00:00Z">
        <w:r w:rsidR="009A1A23">
          <w:rPr>
            <w:rFonts w:ascii="Times New Roman" w:eastAsia="Times New Roman" w:hAnsi="Times New Roman" w:cs="Times New Roman"/>
            <w:sz w:val="24"/>
            <w:szCs w:val="24"/>
          </w:rPr>
          <w:t xml:space="preserve"> s</w:t>
        </w:r>
      </w:ins>
      <w:del w:id="316" w:author="Author" w:date="2026-03-31T15:00:00Z">
        <w:r w:rsidDel="009A1A23">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equences</w:t>
      </w:r>
      <w:ins w:id="317" w:author="Author" w:date="2026-03-31T15:04:00Z">
        <w:r w:rsidR="00C93F5D">
          <w:rPr>
            <w:rFonts w:ascii="Times New Roman" w:eastAsia="Times New Roman" w:hAnsi="Times New Roman" w:cs="Times New Roman"/>
            <w:sz w:val="24"/>
            <w:szCs w:val="24"/>
          </w:rPr>
          <w:t xml:space="preserve"> were divided between </w:t>
        </w:r>
        <w:r w:rsidR="00C93F5D">
          <w:rPr>
            <w:rFonts w:ascii="Times New Roman" w:eastAsia="Times New Roman" w:hAnsi="Times New Roman" w:cs="Times New Roman"/>
            <w:sz w:val="24"/>
            <w:szCs w:val="24"/>
          </w:rPr>
          <w:lastRenderedPageBreak/>
          <w:t>the two peaks</w:t>
        </w:r>
      </w:ins>
      <w:r>
        <w:rPr>
          <w:rFonts w:ascii="Times New Roman" w:eastAsia="Times New Roman" w:hAnsi="Times New Roman" w:cs="Times New Roman"/>
          <w:sz w:val="24"/>
          <w:szCs w:val="24"/>
        </w:rPr>
        <w:t xml:space="preserve"> </w:t>
      </w:r>
      <w:del w:id="318" w:author="Author" w:date="2026-03-31T15:00:00Z">
        <w:r w:rsidDel="009A1A23">
          <w:rPr>
            <w:rFonts w:ascii="Times New Roman" w:eastAsia="Times New Roman" w:hAnsi="Times New Roman" w:cs="Times New Roman"/>
            <w:sz w:val="24"/>
            <w:szCs w:val="24"/>
          </w:rPr>
          <w:delText>are divided</w:delText>
        </w:r>
        <w:r w:rsidR="000018A6" w:rsidDel="009A1A23">
          <w:rPr>
            <w:rFonts w:ascii="Times New Roman" w:eastAsia="Times New Roman" w:hAnsi="Times New Roman" w:cs="Times New Roman"/>
            <w:sz w:val="24"/>
            <w:szCs w:val="24"/>
          </w:rPr>
          <w:delText xml:space="preserve"> </w:delText>
        </w:r>
      </w:del>
      <w:del w:id="319" w:author="Author" w:date="2026-03-31T15:04:00Z">
        <w:r w:rsidR="000018A6" w:rsidDel="00C93F5D">
          <w:rPr>
            <w:rFonts w:ascii="Times New Roman" w:eastAsia="Times New Roman" w:hAnsi="Times New Roman" w:cs="Times New Roman"/>
            <w:sz w:val="24"/>
            <w:szCs w:val="24"/>
          </w:rPr>
          <w:delText xml:space="preserve">into two groups </w:delText>
        </w:r>
      </w:del>
      <w:r w:rsidR="000018A6">
        <w:rPr>
          <w:rFonts w:ascii="Times New Roman" w:eastAsia="Times New Roman" w:hAnsi="Times New Roman" w:cs="Times New Roman"/>
          <w:sz w:val="24"/>
          <w:szCs w:val="24"/>
        </w:rPr>
        <w:t>with bo</w:t>
      </w:r>
      <w:r>
        <w:rPr>
          <w:rFonts w:ascii="Times New Roman" w:eastAsia="Times New Roman" w:hAnsi="Times New Roman" w:cs="Times New Roman"/>
          <w:sz w:val="24"/>
          <w:szCs w:val="24"/>
        </w:rPr>
        <w:t>rders</w:t>
      </w:r>
      <w:r w:rsidR="000018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chosen at</w:t>
      </w:r>
      <w:r w:rsidR="000018A6">
        <w:rPr>
          <w:rFonts w:ascii="Times New Roman" w:eastAsia="Times New Roman" w:hAnsi="Times New Roman" w:cs="Times New Roman"/>
          <w:sz w:val="24"/>
          <w:szCs w:val="24"/>
        </w:rPr>
        <w:t xml:space="preserve"> 6 </w:t>
      </w:r>
      <w:r>
        <w:rPr>
          <w:rFonts w:ascii="Times New Roman" w:eastAsia="Times New Roman" w:hAnsi="Times New Roman" w:cs="Times New Roman"/>
          <w:sz w:val="24"/>
          <w:szCs w:val="24"/>
        </w:rPr>
        <w:t xml:space="preserve">(the local minimum) </w:t>
      </w:r>
      <w:r w:rsidR="000018A6">
        <w:rPr>
          <w:rFonts w:ascii="Times New Roman" w:eastAsia="Times New Roman" w:hAnsi="Times New Roman" w:cs="Times New Roman"/>
          <w:sz w:val="24"/>
          <w:szCs w:val="24"/>
        </w:rPr>
        <w:t xml:space="preserve">and 22 </w:t>
      </w:r>
      <w:r w:rsidR="00A863A5">
        <w:rPr>
          <w:rFonts w:ascii="Times New Roman" w:eastAsia="Times New Roman" w:hAnsi="Times New Roman" w:cs="Times New Roman"/>
          <w:sz w:val="24"/>
          <w:szCs w:val="24"/>
        </w:rPr>
        <w:t xml:space="preserve">new </w:t>
      </w:r>
      <w:del w:id="320" w:author="Author" w:date="2026-03-31T15:01:00Z">
        <w:r w:rsidR="00A863A5" w:rsidDel="009A1A23">
          <w:rPr>
            <w:rFonts w:ascii="Times New Roman" w:eastAsia="Times New Roman" w:hAnsi="Times New Roman" w:cs="Times New Roman"/>
            <w:sz w:val="24"/>
            <w:szCs w:val="24"/>
          </w:rPr>
          <w:delText>substitutions</w:delText>
        </w:r>
        <w:r w:rsidDel="009A1A23">
          <w:rPr>
            <w:rFonts w:ascii="Times New Roman" w:eastAsia="Times New Roman" w:hAnsi="Times New Roman" w:cs="Times New Roman"/>
            <w:sz w:val="24"/>
            <w:szCs w:val="24"/>
          </w:rPr>
          <w:delText xml:space="preserve"> </w:delText>
        </w:r>
      </w:del>
      <w:ins w:id="321" w:author="Author" w:date="2026-03-31T15:01:00Z">
        <w:r w:rsidR="009A1A23">
          <w:rPr>
            <w:rFonts w:ascii="Times New Roman" w:eastAsia="Times New Roman" w:hAnsi="Times New Roman" w:cs="Times New Roman"/>
            <w:sz w:val="24"/>
            <w:szCs w:val="24"/>
          </w:rPr>
          <w:t>alleles</w:t>
        </w:r>
        <w:r w:rsidR="009A1A23">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(upper cutoff)</w:t>
      </w:r>
      <w:r w:rsidR="000018A6">
        <w:rPr>
          <w:rFonts w:ascii="Times New Roman" w:eastAsia="Times New Roman" w:hAnsi="Times New Roman" w:cs="Times New Roman"/>
          <w:sz w:val="24"/>
          <w:szCs w:val="24"/>
        </w:rPr>
        <w:t xml:space="preserve">. </w:t>
      </w:r>
      <w:r w:rsidR="003A5E2B">
        <w:rPr>
          <w:rFonts w:ascii="Times New Roman" w:eastAsia="Times New Roman" w:hAnsi="Times New Roman" w:cs="Times New Roman"/>
          <w:sz w:val="24"/>
          <w:szCs w:val="24"/>
        </w:rPr>
        <w:t>Then we conducted bootstrapping procedure, in which sequences from each peak were over</w:t>
      </w:r>
      <w:del w:id="322" w:author="Author" w:date="2026-03-31T15:02:00Z">
        <w:r w:rsidR="003A5E2B" w:rsidDel="009A1A23">
          <w:rPr>
            <w:rFonts w:ascii="Times New Roman" w:eastAsia="Times New Roman" w:hAnsi="Times New Roman" w:cs="Times New Roman"/>
            <w:sz w:val="24"/>
            <w:szCs w:val="24"/>
          </w:rPr>
          <w:delText xml:space="preserve"> </w:delText>
        </w:r>
      </w:del>
      <w:r w:rsidR="003A5E2B">
        <w:rPr>
          <w:rFonts w:ascii="Times New Roman" w:eastAsia="Times New Roman" w:hAnsi="Times New Roman" w:cs="Times New Roman"/>
          <w:sz w:val="24"/>
          <w:szCs w:val="24"/>
        </w:rPr>
        <w:t>sampled many times with replacement and rep</w:t>
      </w:r>
      <w:ins w:id="323" w:author="Author" w:date="2026-03-31T15:02:00Z">
        <w:r w:rsidR="009A1A23">
          <w:rPr>
            <w:rFonts w:ascii="Times New Roman" w:eastAsia="Times New Roman" w:hAnsi="Times New Roman" w:cs="Times New Roman"/>
            <w:sz w:val="24"/>
            <w:szCs w:val="24"/>
          </w:rPr>
          <w:t>e</w:t>
        </w:r>
      </w:ins>
      <w:del w:id="324" w:author="Author" w:date="2026-03-31T15:02:00Z">
        <w:r w:rsidR="003A5E2B" w:rsidDel="009A1A23">
          <w:rPr>
            <w:rFonts w:ascii="Times New Roman" w:eastAsia="Times New Roman" w:hAnsi="Times New Roman" w:cs="Times New Roman"/>
            <w:sz w:val="24"/>
            <w:szCs w:val="24"/>
          </w:rPr>
          <w:delText>i</w:delText>
        </w:r>
      </w:del>
      <w:r w:rsidR="003A5E2B">
        <w:rPr>
          <w:rFonts w:ascii="Times New Roman" w:eastAsia="Times New Roman" w:hAnsi="Times New Roman" w:cs="Times New Roman"/>
          <w:sz w:val="24"/>
          <w:szCs w:val="24"/>
        </w:rPr>
        <w:t>tition</w:t>
      </w:r>
      <w:del w:id="325" w:author="Author" w:date="2026-03-31T15:02:00Z">
        <w:r w:rsidR="003A5E2B" w:rsidDel="009A1A23">
          <w:rPr>
            <w:rFonts w:ascii="Times New Roman" w:eastAsia="Times New Roman" w:hAnsi="Times New Roman" w:cs="Times New Roman"/>
            <w:sz w:val="24"/>
            <w:szCs w:val="24"/>
          </w:rPr>
          <w:delText xml:space="preserve">, </w:delText>
        </w:r>
      </w:del>
      <w:ins w:id="326" w:author="Author" w:date="2026-03-31T15:02:00Z">
        <w:r w:rsidR="009A1A23">
          <w:rPr>
            <w:rFonts w:ascii="Times New Roman" w:eastAsia="Times New Roman" w:hAnsi="Times New Roman" w:cs="Times New Roman"/>
            <w:sz w:val="24"/>
            <w:szCs w:val="24"/>
          </w:rPr>
          <w:t>.</w:t>
        </w:r>
      </w:ins>
      <w:ins w:id="327" w:author="Author" w:date="2026-03-31T15:03:00Z">
        <w:r w:rsidR="009A1A23">
          <w:rPr>
            <w:rFonts w:ascii="Times New Roman" w:eastAsia="Times New Roman" w:hAnsi="Times New Roman" w:cs="Times New Roman"/>
            <w:sz w:val="24"/>
            <w:szCs w:val="24"/>
          </w:rPr>
          <w:t xml:space="preserve"> </w:t>
        </w:r>
      </w:ins>
      <w:ins w:id="328" w:author="Author" w:date="2026-03-31T15:02:00Z">
        <w:r w:rsidR="009A1A23">
          <w:rPr>
            <w:rFonts w:ascii="Times New Roman" w:eastAsia="Times New Roman" w:hAnsi="Times New Roman" w:cs="Times New Roman"/>
            <w:sz w:val="24"/>
            <w:szCs w:val="24"/>
          </w:rPr>
          <w:t>The resul</w:t>
        </w:r>
      </w:ins>
      <w:ins w:id="329" w:author="Author" w:date="2026-03-31T15:03:00Z">
        <w:r w:rsidR="009A1A23">
          <w:rPr>
            <w:rFonts w:ascii="Times New Roman" w:eastAsia="Times New Roman" w:hAnsi="Times New Roman" w:cs="Times New Roman"/>
            <w:sz w:val="24"/>
            <w:szCs w:val="24"/>
          </w:rPr>
          <w:t>ting samples were</w:t>
        </w:r>
      </w:ins>
      <w:ins w:id="330" w:author="Author" w:date="2026-03-31T15:02:00Z">
        <w:r w:rsidR="009A1A23">
          <w:rPr>
            <w:rFonts w:ascii="Times New Roman" w:eastAsia="Times New Roman" w:hAnsi="Times New Roman" w:cs="Times New Roman"/>
            <w:sz w:val="24"/>
            <w:szCs w:val="24"/>
          </w:rPr>
          <w:t xml:space="preserve"> </w:t>
        </w:r>
      </w:ins>
      <w:del w:id="331" w:author="Author" w:date="2026-03-31T15:03:00Z">
        <w:r w:rsidR="003A5E2B" w:rsidDel="009A1A23">
          <w:rPr>
            <w:rFonts w:ascii="Times New Roman" w:eastAsia="Times New Roman" w:hAnsi="Times New Roman" w:cs="Times New Roman"/>
            <w:sz w:val="24"/>
            <w:szCs w:val="24"/>
          </w:rPr>
          <w:delText xml:space="preserve">and  </w:delText>
        </w:r>
      </w:del>
      <w:r w:rsidR="003A5E2B">
        <w:rPr>
          <w:rFonts w:ascii="Times New Roman" w:eastAsia="Times New Roman" w:hAnsi="Times New Roman" w:cs="Times New Roman"/>
          <w:sz w:val="24"/>
          <w:szCs w:val="24"/>
        </w:rPr>
        <w:t>used for the</w:t>
      </w:r>
      <w:ins w:id="332" w:author="Author" w:date="2026-03-31T15:03:00Z">
        <w:r w:rsidR="009A1A23">
          <w:rPr>
            <w:rFonts w:ascii="Times New Roman" w:eastAsia="Times New Roman" w:hAnsi="Times New Roman" w:cs="Times New Roman"/>
            <w:sz w:val="24"/>
            <w:szCs w:val="24"/>
          </w:rPr>
          <w:t xml:space="preserve"> epistasis </w:t>
        </w:r>
      </w:ins>
      <w:r w:rsidR="003A5E2B">
        <w:rPr>
          <w:rFonts w:ascii="Times New Roman" w:eastAsia="Times New Roman" w:hAnsi="Times New Roman" w:cs="Times New Roman"/>
          <w:sz w:val="24"/>
          <w:szCs w:val="24"/>
        </w:rPr>
        <w:t xml:space="preserve"> detection </w:t>
      </w:r>
      <w:del w:id="333" w:author="Author" w:date="2026-03-31T15:03:00Z">
        <w:r w:rsidR="003A5E2B" w:rsidDel="009A1A23">
          <w:rPr>
            <w:rFonts w:ascii="Times New Roman" w:eastAsia="Times New Roman" w:hAnsi="Times New Roman" w:cs="Times New Roman"/>
            <w:sz w:val="24"/>
            <w:szCs w:val="24"/>
          </w:rPr>
          <w:delText>algrith</w:delText>
        </w:r>
      </w:del>
      <w:ins w:id="334" w:author="Author" w:date="2026-03-31T15:03:00Z">
        <w:r w:rsidR="009A1A23">
          <w:rPr>
            <w:rFonts w:ascii="Times New Roman" w:eastAsia="Times New Roman" w:hAnsi="Times New Roman" w:cs="Times New Roman"/>
            <w:sz w:val="24"/>
            <w:szCs w:val="24"/>
          </w:rPr>
          <w:t>method described above.</w:t>
        </w:r>
      </w:ins>
    </w:p>
    <w:p w14:paraId="0637C8D4" w14:textId="183ACDF6" w:rsidR="00DC293B" w:rsidRPr="00FC4B93" w:rsidRDefault="00A863A5" w:rsidP="00FC4B93">
      <w:pPr>
        <w:spacing w:after="0" w:line="360" w:lineRule="auto"/>
        <w:ind w:firstLine="720"/>
        <w:jc w:val="both"/>
        <w:rPr>
          <w:rFonts w:ascii="Times New Roman" w:eastAsia="Times New Roman" w:hAnsi="Times New Roman" w:cs="Times New Roman"/>
          <w:sz w:val="24"/>
          <w:szCs w:val="24"/>
        </w:rPr>
      </w:pPr>
      <w:r w:rsidRPr="00DC293B">
        <w:rPr>
          <w:rFonts w:ascii="Times New Roman" w:eastAsia="Times New Roman" w:hAnsi="Times New Roman" w:cs="Times New Roman"/>
          <w:sz w:val="24"/>
          <w:szCs w:val="24"/>
        </w:rPr>
        <w:t>The resulting</w:t>
      </w:r>
      <w:r w:rsidR="000018A6" w:rsidRPr="00DC293B">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 xml:space="preserve">detection </w:t>
      </w:r>
      <w:r w:rsidR="000018A6" w:rsidRPr="00DC293B">
        <w:rPr>
          <w:rFonts w:ascii="Times New Roman" w:eastAsia="Times New Roman" w:hAnsi="Times New Roman" w:cs="Times New Roman"/>
          <w:sz w:val="24"/>
          <w:szCs w:val="24"/>
        </w:rPr>
        <w:t xml:space="preserve">error </w:t>
      </w:r>
      <w:r w:rsidR="00DC293B">
        <w:rPr>
          <w:rFonts w:ascii="Times New Roman" w:eastAsia="Times New Roman" w:hAnsi="Times New Roman" w:cs="Times New Roman"/>
          <w:sz w:val="24"/>
          <w:szCs w:val="24"/>
        </w:rPr>
        <w:t xml:space="preserve">is </w:t>
      </w:r>
      <w:r w:rsidRPr="00DC293B">
        <w:rPr>
          <w:rFonts w:ascii="Times New Roman" w:eastAsia="Times New Roman" w:hAnsi="Times New Roman" w:cs="Times New Roman"/>
          <w:sz w:val="24"/>
          <w:szCs w:val="24"/>
        </w:rPr>
        <w:t xml:space="preserve">calculated as </w:t>
      </w:r>
      <w:r w:rsidR="00DC293B" w:rsidRPr="00FC4B93">
        <w:rPr>
          <w:rFonts w:ascii="Times New Roman" w:eastAsia="Times New Roman" w:hAnsi="Times New Roman" w:cs="Times New Roman"/>
          <w:sz w:val="24"/>
          <w:szCs w:val="24"/>
        </w:rPr>
        <w:t>the sum of false positive and false negative epistatic interactions</w:t>
      </w:r>
      <w:r w:rsidR="008F5971">
        <w:rPr>
          <w:rFonts w:ascii="Times New Roman" w:eastAsia="Times New Roman" w:hAnsi="Times New Roman" w:cs="Times New Roman"/>
          <w:sz w:val="24"/>
          <w:szCs w:val="24"/>
        </w:rPr>
        <w:t xml:space="preserve"> out of 10 possible</w:t>
      </w:r>
      <w:r w:rsidR="00DC293B">
        <w:rPr>
          <w:rFonts w:ascii="Times New Roman" w:eastAsia="Times New Roman" w:hAnsi="Times New Roman" w:cs="Times New Roman"/>
          <w:sz w:val="24"/>
          <w:szCs w:val="24"/>
        </w:rPr>
        <w:t xml:space="preserve"> (Fig. ***)</w:t>
      </w:r>
      <w:ins w:id="335" w:author="Author" w:date="2026-03-31T15:05:00Z">
        <w:r w:rsidR="00C93F5D">
          <w:rPr>
            <w:rFonts w:ascii="Times New Roman" w:eastAsia="Times New Roman" w:hAnsi="Times New Roman" w:cs="Times New Roman"/>
            <w:sz w:val="24"/>
            <w:szCs w:val="24"/>
          </w:rPr>
          <w:t>,</w:t>
        </w:r>
      </w:ins>
      <w:r w:rsidR="00DC293B">
        <w:rPr>
          <w:rFonts w:ascii="Times New Roman" w:eastAsia="Times New Roman" w:hAnsi="Times New Roman" w:cs="Times New Roman"/>
          <w:sz w:val="24"/>
          <w:szCs w:val="24"/>
        </w:rPr>
        <w:t xml:space="preserve"> as a function </w:t>
      </w:r>
      <w:del w:id="336" w:author="Author" w:date="2026-03-31T15:05:00Z">
        <w:r w:rsidR="00DC293B" w:rsidDel="00C93F5D">
          <w:rPr>
            <w:rFonts w:ascii="Times New Roman" w:eastAsia="Times New Roman" w:hAnsi="Times New Roman" w:cs="Times New Roman"/>
            <w:sz w:val="24"/>
            <w:szCs w:val="24"/>
          </w:rPr>
          <w:delText xml:space="preserve">on </w:delText>
        </w:r>
      </w:del>
      <w:ins w:id="337" w:author="Author" w:date="2026-03-31T15:05:00Z">
        <w:r w:rsidR="00C93F5D">
          <w:rPr>
            <w:rFonts w:ascii="Times New Roman" w:eastAsia="Times New Roman" w:hAnsi="Times New Roman" w:cs="Times New Roman"/>
            <w:sz w:val="24"/>
            <w:szCs w:val="24"/>
          </w:rPr>
          <w:t>o</w:t>
        </w:r>
        <w:r w:rsidR="00C93F5D">
          <w:rPr>
            <w:rFonts w:ascii="Times New Roman" w:eastAsia="Times New Roman" w:hAnsi="Times New Roman" w:cs="Times New Roman"/>
            <w:sz w:val="24"/>
            <w:szCs w:val="24"/>
          </w:rPr>
          <w:t>f</w:t>
        </w:r>
        <w:r w:rsidR="00C93F5D">
          <w:rPr>
            <w:rFonts w:ascii="Times New Roman" w:eastAsia="Times New Roman" w:hAnsi="Times New Roman" w:cs="Times New Roman"/>
            <w:sz w:val="24"/>
            <w:szCs w:val="24"/>
          </w:rPr>
          <w:t xml:space="preserve"> </w:t>
        </w:r>
      </w:ins>
      <w:del w:id="338" w:author="Author" w:date="2026-03-31T15:05:00Z">
        <w:r w:rsidR="00DC293B" w:rsidDel="00C93F5D">
          <w:rPr>
            <w:rFonts w:ascii="Times New Roman" w:eastAsia="Times New Roman" w:hAnsi="Times New Roman" w:cs="Times New Roman"/>
            <w:sz w:val="24"/>
            <w:szCs w:val="24"/>
          </w:rPr>
          <w:delText xml:space="preserve">the relative </w:delText>
        </w:r>
      </w:del>
      <w:r w:rsidR="003A5E2B">
        <w:rPr>
          <w:rFonts w:ascii="Times New Roman" w:eastAsia="Times New Roman" w:hAnsi="Times New Roman" w:cs="Times New Roman"/>
          <w:sz w:val="24"/>
          <w:szCs w:val="24"/>
        </w:rPr>
        <w:t xml:space="preserve">numbers of sequences </w:t>
      </w:r>
      <w:ins w:id="339" w:author="Author" w:date="2026-03-31T15:05:00Z">
        <w:r w:rsidR="00C93F5D">
          <w:rPr>
            <w:rFonts w:ascii="Times New Roman" w:eastAsia="Times New Roman" w:hAnsi="Times New Roman" w:cs="Times New Roman"/>
            <w:sz w:val="24"/>
            <w:szCs w:val="24"/>
          </w:rPr>
          <w:t xml:space="preserve">sampled </w:t>
        </w:r>
      </w:ins>
      <w:r w:rsidR="003A5E2B">
        <w:rPr>
          <w:rFonts w:ascii="Times New Roman" w:eastAsia="Times New Roman" w:hAnsi="Times New Roman" w:cs="Times New Roman"/>
          <w:sz w:val="24"/>
          <w:szCs w:val="24"/>
        </w:rPr>
        <w:t>from peak 1 and 2</w:t>
      </w:r>
      <w:ins w:id="340" w:author="Author" w:date="2026-03-31T15:07:00Z">
        <w:r w:rsidR="00C93F5D">
          <w:rPr>
            <w:rFonts w:ascii="Times New Roman" w:eastAsia="Times New Roman" w:hAnsi="Times New Roman" w:cs="Times New Roman"/>
            <w:sz w:val="24"/>
            <w:szCs w:val="24"/>
          </w:rPr>
          <w:t>,</w:t>
        </w:r>
      </w:ins>
      <w:ins w:id="341" w:author="Author" w:date="2026-03-31T15:06:00Z">
        <w:r w:rsidR="00C93F5D">
          <w:rPr>
            <w:rFonts w:ascii="Times New Roman" w:eastAsia="Times New Roman" w:hAnsi="Times New Roman" w:cs="Times New Roman"/>
            <w:sz w:val="24"/>
            <w:szCs w:val="24"/>
          </w:rPr>
          <w:t xml:space="preserve"> </w:t>
        </w:r>
      </w:ins>
      <w:ins w:id="342" w:author="Author" w:date="2026-03-31T15:07:00Z">
        <w:r w:rsidR="00C93F5D">
          <w:rPr>
            <w:rFonts w:ascii="Times New Roman" w:eastAsia="Times New Roman" w:hAnsi="Times New Roman" w:cs="Times New Roman"/>
            <w:sz w:val="24"/>
            <w:szCs w:val="24"/>
          </w:rPr>
          <w:t>normalized</w:t>
        </w:r>
      </w:ins>
      <w:ins w:id="343" w:author="Author" w:date="2026-03-31T15:06:00Z">
        <w:r w:rsidR="00C93F5D">
          <w:rPr>
            <w:rFonts w:ascii="Times New Roman" w:eastAsia="Times New Roman" w:hAnsi="Times New Roman" w:cs="Times New Roman"/>
            <w:sz w:val="24"/>
            <w:szCs w:val="24"/>
          </w:rPr>
          <w:t xml:space="preserve"> to </w:t>
        </w:r>
      </w:ins>
      <w:ins w:id="344" w:author="Author" w:date="2026-03-31T15:07:00Z">
        <w:r w:rsidR="00C93F5D">
          <w:rPr>
            <w:rFonts w:ascii="Times New Roman" w:eastAsia="Times New Roman" w:hAnsi="Times New Roman" w:cs="Times New Roman"/>
            <w:sz w:val="24"/>
            <w:szCs w:val="24"/>
          </w:rPr>
          <w:t xml:space="preserve">the </w:t>
        </w:r>
      </w:ins>
      <w:ins w:id="345" w:author="Author" w:date="2026-03-31T15:06:00Z">
        <w:r w:rsidR="00C93F5D">
          <w:rPr>
            <w:rFonts w:ascii="Times New Roman" w:eastAsia="Times New Roman" w:hAnsi="Times New Roman" w:cs="Times New Roman"/>
            <w:sz w:val="24"/>
            <w:szCs w:val="24"/>
          </w:rPr>
          <w:t>sequence number</w:t>
        </w:r>
      </w:ins>
      <w:ins w:id="346" w:author="Author" w:date="2026-03-31T15:07:00Z">
        <w:r w:rsidR="00C93F5D">
          <w:rPr>
            <w:rFonts w:ascii="Times New Roman" w:eastAsia="Times New Roman" w:hAnsi="Times New Roman" w:cs="Times New Roman"/>
            <w:sz w:val="24"/>
            <w:szCs w:val="24"/>
          </w:rPr>
          <w:t xml:space="preserve"> of each</w:t>
        </w:r>
      </w:ins>
      <w:ins w:id="347" w:author="Author" w:date="2026-03-31T15:06:00Z">
        <w:r w:rsidR="00C93F5D">
          <w:rPr>
            <w:rFonts w:ascii="Times New Roman" w:eastAsia="Times New Roman" w:hAnsi="Times New Roman" w:cs="Times New Roman"/>
            <w:sz w:val="24"/>
            <w:szCs w:val="24"/>
          </w:rPr>
          <w:t xml:space="preserve"> peak</w:t>
        </w:r>
      </w:ins>
      <w:r w:rsidR="00DC293B" w:rsidRPr="00FC4B93">
        <w:rPr>
          <w:rFonts w:ascii="Times New Roman" w:eastAsia="Times New Roman" w:hAnsi="Times New Roman" w:cs="Times New Roman"/>
          <w:sz w:val="24"/>
          <w:szCs w:val="24"/>
        </w:rPr>
        <w:t xml:space="preserve">. </w:t>
      </w:r>
      <w:r w:rsidR="00DC293B">
        <w:rPr>
          <w:rFonts w:ascii="Times New Roman" w:eastAsia="Times New Roman" w:hAnsi="Times New Roman" w:cs="Times New Roman"/>
          <w:sz w:val="24"/>
          <w:szCs w:val="24"/>
        </w:rPr>
        <w:t>The</w:t>
      </w:r>
      <w:r w:rsidR="00DC293B" w:rsidRPr="00FC4B93">
        <w:rPr>
          <w:rFonts w:ascii="Times New Roman" w:eastAsia="Times New Roman" w:hAnsi="Times New Roman" w:cs="Times New Roman"/>
          <w:sz w:val="24"/>
          <w:szCs w:val="24"/>
        </w:rPr>
        <w:t xml:space="preserve"> number of false </w:t>
      </w:r>
      <w:del w:id="348" w:author="Author" w:date="2026-03-31T15:08:00Z">
        <w:r w:rsidR="00DC293B" w:rsidRPr="00FC4B93" w:rsidDel="00C93F5D">
          <w:rPr>
            <w:rFonts w:ascii="Times New Roman" w:eastAsia="Times New Roman" w:hAnsi="Times New Roman" w:cs="Times New Roman"/>
            <w:sz w:val="24"/>
            <w:szCs w:val="24"/>
          </w:rPr>
          <w:delText>positives</w:delText>
        </w:r>
      </w:del>
      <w:ins w:id="349" w:author="Author" w:date="2026-03-31T15:08:00Z">
        <w:r w:rsidR="00C93F5D" w:rsidRPr="00FC4B93">
          <w:rPr>
            <w:rFonts w:ascii="Times New Roman" w:eastAsia="Times New Roman" w:hAnsi="Times New Roman" w:cs="Times New Roman"/>
            <w:sz w:val="24"/>
            <w:szCs w:val="24"/>
          </w:rPr>
          <w:t>positive</w:t>
        </w:r>
        <w:r w:rsidR="00C93F5D">
          <w:rPr>
            <w:rFonts w:ascii="Times New Roman" w:eastAsia="Times New Roman" w:hAnsi="Times New Roman" w:cs="Times New Roman"/>
            <w:sz w:val="24"/>
            <w:szCs w:val="24"/>
          </w:rPr>
          <w:t xml:space="preserve"> interactions</w:t>
        </w:r>
        <w:r w:rsidR="00C93F5D">
          <w:rPr>
            <w:rFonts w:ascii="Times New Roman" w:eastAsia="Times New Roman" w:hAnsi="Times New Roman" w:cs="Times New Roman"/>
            <w:sz w:val="24"/>
            <w:szCs w:val="24"/>
          </w:rPr>
          <w:t xml:space="preserve"> </w:t>
        </w:r>
        <w:r w:rsidR="00C93F5D">
          <w:rPr>
            <w:rFonts w:ascii="Times New Roman" w:eastAsia="Times New Roman" w:hAnsi="Times New Roman" w:cs="Times New Roman"/>
            <w:sz w:val="24"/>
            <w:szCs w:val="24"/>
          </w:rPr>
          <w:t>remained</w:t>
        </w:r>
      </w:ins>
      <w:r w:rsidR="00DC293B" w:rsidRPr="00FC4B93">
        <w:rPr>
          <w:rFonts w:ascii="Times New Roman" w:eastAsia="Times New Roman" w:hAnsi="Times New Roman" w:cs="Times New Roman"/>
          <w:sz w:val="24"/>
          <w:szCs w:val="24"/>
        </w:rPr>
        <w:t xml:space="preserve"> zero</w:t>
      </w:r>
      <w:r w:rsidR="00DC293B">
        <w:rPr>
          <w:rFonts w:ascii="Times New Roman" w:eastAsia="Times New Roman" w:hAnsi="Times New Roman" w:cs="Times New Roman"/>
          <w:sz w:val="24"/>
          <w:szCs w:val="24"/>
        </w:rPr>
        <w:t xml:space="preserve">, so that the </w:t>
      </w:r>
      <w:r w:rsidR="008F5971">
        <w:rPr>
          <w:rFonts w:ascii="Times New Roman" w:eastAsia="Times New Roman" w:hAnsi="Times New Roman" w:cs="Times New Roman"/>
          <w:sz w:val="24"/>
          <w:szCs w:val="24"/>
        </w:rPr>
        <w:t xml:space="preserve">total </w:t>
      </w:r>
      <w:r w:rsidR="00DC293B">
        <w:rPr>
          <w:rFonts w:ascii="Times New Roman" w:eastAsia="Times New Roman" w:hAnsi="Times New Roman" w:cs="Times New Roman"/>
          <w:sz w:val="24"/>
          <w:szCs w:val="24"/>
        </w:rPr>
        <w:t xml:space="preserve">error </w:t>
      </w:r>
      <w:del w:id="350" w:author="Author" w:date="2026-03-31T15:08:00Z">
        <w:r w:rsidR="00DC293B" w:rsidDel="00C93F5D">
          <w:rPr>
            <w:rFonts w:ascii="Times New Roman" w:eastAsia="Times New Roman" w:hAnsi="Times New Roman" w:cs="Times New Roman"/>
            <w:sz w:val="24"/>
            <w:szCs w:val="24"/>
          </w:rPr>
          <w:delText xml:space="preserve">is </w:delText>
        </w:r>
      </w:del>
      <w:ins w:id="351" w:author="Author" w:date="2026-03-31T15:08:00Z">
        <w:r w:rsidR="00C93F5D">
          <w:rPr>
            <w:rFonts w:ascii="Times New Roman" w:eastAsia="Times New Roman" w:hAnsi="Times New Roman" w:cs="Times New Roman"/>
            <w:sz w:val="24"/>
            <w:szCs w:val="24"/>
          </w:rPr>
          <w:t>was</w:t>
        </w:r>
        <w:r w:rsidR="00C93F5D">
          <w:rPr>
            <w:rFonts w:ascii="Times New Roman" w:eastAsia="Times New Roman" w:hAnsi="Times New Roman" w:cs="Times New Roman"/>
            <w:sz w:val="24"/>
            <w:szCs w:val="24"/>
          </w:rPr>
          <w:t xml:space="preserve"> </w:t>
        </w:r>
      </w:ins>
      <w:r w:rsidR="00DC293B">
        <w:rPr>
          <w:rFonts w:ascii="Times New Roman" w:eastAsia="Times New Roman" w:hAnsi="Times New Roman" w:cs="Times New Roman"/>
          <w:sz w:val="24"/>
          <w:szCs w:val="24"/>
        </w:rPr>
        <w:t xml:space="preserve">given by false </w:t>
      </w:r>
      <w:r w:rsidR="00FE28DE">
        <w:rPr>
          <w:rFonts w:ascii="Times New Roman" w:eastAsia="Times New Roman" w:hAnsi="Times New Roman" w:cs="Times New Roman"/>
          <w:sz w:val="24"/>
          <w:szCs w:val="24"/>
        </w:rPr>
        <w:t>negative</w:t>
      </w:r>
      <w:ins w:id="352" w:author="Author" w:date="2026-03-31T15:08:00Z">
        <w:r w:rsidR="00C93F5D">
          <w:rPr>
            <w:rFonts w:ascii="Times New Roman" w:eastAsia="Times New Roman" w:hAnsi="Times New Roman" w:cs="Times New Roman"/>
            <w:sz w:val="24"/>
            <w:szCs w:val="24"/>
          </w:rPr>
          <w:t xml:space="preserve">s only </w:t>
        </w:r>
      </w:ins>
      <w:del w:id="353" w:author="Author" w:date="2026-03-31T15:08:00Z">
        <w:r w:rsidR="00FE28DE" w:rsidDel="00C93F5D">
          <w:rPr>
            <w:rFonts w:ascii="Times New Roman" w:eastAsia="Times New Roman" w:hAnsi="Times New Roman" w:cs="Times New Roman"/>
            <w:sz w:val="24"/>
            <w:szCs w:val="24"/>
          </w:rPr>
          <w:delText>s</w:delText>
        </w:r>
      </w:del>
      <w:r w:rsidR="00DC293B">
        <w:rPr>
          <w:rFonts w:ascii="Times New Roman" w:eastAsia="Times New Roman" w:hAnsi="Times New Roman" w:cs="Times New Roman"/>
          <w:sz w:val="24"/>
          <w:szCs w:val="24"/>
        </w:rPr>
        <w:t>.</w:t>
      </w:r>
      <w:r w:rsidR="00DC293B" w:rsidRPr="00FC4B93">
        <w:rPr>
          <w:rFonts w:ascii="Times New Roman" w:eastAsia="Times New Roman" w:hAnsi="Times New Roman" w:cs="Times New Roman"/>
          <w:sz w:val="24"/>
          <w:szCs w:val="24"/>
        </w:rPr>
        <w:t xml:space="preserve"> </w:t>
      </w:r>
      <w:r w:rsidR="00FE28DE">
        <w:rPr>
          <w:rFonts w:ascii="Times New Roman" w:eastAsia="Times New Roman" w:hAnsi="Times New Roman" w:cs="Times New Roman"/>
          <w:sz w:val="24"/>
          <w:szCs w:val="24"/>
        </w:rPr>
        <w:t xml:space="preserve">Therefore this method is highly accurate, but only in the conservative direction. </w:t>
      </w:r>
      <w:del w:id="354" w:author="Author" w:date="2026-03-31T15:08:00Z">
        <w:r w:rsidR="00FE28DE" w:rsidDel="000D6E6E">
          <w:rPr>
            <w:rFonts w:ascii="Times New Roman" w:eastAsia="Times New Roman" w:hAnsi="Times New Roman" w:cs="Times New Roman"/>
            <w:sz w:val="24"/>
            <w:szCs w:val="24"/>
          </w:rPr>
          <w:delText xml:space="preserve">These </w:delText>
        </w:r>
      </w:del>
      <w:ins w:id="355" w:author="Author" w:date="2026-03-31T15:08:00Z">
        <w:r w:rsidR="000D6E6E">
          <w:rPr>
            <w:rFonts w:ascii="Times New Roman" w:eastAsia="Times New Roman" w:hAnsi="Times New Roman" w:cs="Times New Roman"/>
            <w:sz w:val="24"/>
            <w:szCs w:val="24"/>
          </w:rPr>
          <w:t>Our</w:t>
        </w:r>
        <w:r w:rsidR="000D6E6E">
          <w:rPr>
            <w:rFonts w:ascii="Times New Roman" w:eastAsia="Times New Roman" w:hAnsi="Times New Roman" w:cs="Times New Roman"/>
            <w:sz w:val="24"/>
            <w:szCs w:val="24"/>
          </w:rPr>
          <w:t xml:space="preserve"> </w:t>
        </w:r>
      </w:ins>
      <w:r w:rsidR="00FE28DE">
        <w:rPr>
          <w:rFonts w:ascii="Times New Roman" w:eastAsia="Times New Roman" w:hAnsi="Times New Roman" w:cs="Times New Roman"/>
          <w:sz w:val="24"/>
          <w:szCs w:val="24"/>
        </w:rPr>
        <w:t xml:space="preserve">results suggest </w:t>
      </w:r>
      <w:del w:id="356" w:author="Author" w:date="2026-03-31T15:09:00Z">
        <w:r w:rsidR="00FE28DE" w:rsidDel="000D6E6E">
          <w:rPr>
            <w:rFonts w:ascii="Times New Roman" w:eastAsia="Times New Roman" w:hAnsi="Times New Roman" w:cs="Times New Roman"/>
            <w:sz w:val="24"/>
            <w:szCs w:val="24"/>
          </w:rPr>
          <w:delText>that we</w:delText>
        </w:r>
      </w:del>
      <w:ins w:id="357" w:author="Author" w:date="2026-03-31T15:09:00Z">
        <w:r w:rsidR="000D6E6E">
          <w:rPr>
            <w:rFonts w:ascii="Times New Roman" w:eastAsia="Times New Roman" w:hAnsi="Times New Roman" w:cs="Times New Roman"/>
            <w:sz w:val="24"/>
            <w:szCs w:val="24"/>
          </w:rPr>
          <w:t>the</w:t>
        </w:r>
      </w:ins>
      <w:r w:rsidR="00FE28DE">
        <w:rPr>
          <w:rFonts w:ascii="Times New Roman" w:eastAsia="Times New Roman" w:hAnsi="Times New Roman" w:cs="Times New Roman"/>
          <w:sz w:val="24"/>
          <w:szCs w:val="24"/>
        </w:rPr>
        <w:t xml:space="preserve"> need to take either equal sampling from </w:t>
      </w:r>
      <w:del w:id="358" w:author="Author" w:date="2026-03-31T15:09:00Z">
        <w:r w:rsidR="00FE28DE" w:rsidDel="000D6E6E">
          <w:rPr>
            <w:rFonts w:ascii="Times New Roman" w:eastAsia="Times New Roman" w:hAnsi="Times New Roman" w:cs="Times New Roman"/>
            <w:sz w:val="24"/>
            <w:szCs w:val="24"/>
          </w:rPr>
          <w:delText xml:space="preserve">both </w:delText>
        </w:r>
      </w:del>
      <w:ins w:id="359" w:author="Author" w:date="2026-03-31T15:09:00Z">
        <w:r w:rsidR="000D6E6E">
          <w:rPr>
            <w:rFonts w:ascii="Times New Roman" w:eastAsia="Times New Roman" w:hAnsi="Times New Roman" w:cs="Times New Roman"/>
            <w:sz w:val="24"/>
            <w:szCs w:val="24"/>
          </w:rPr>
          <w:t>the two</w:t>
        </w:r>
        <w:r w:rsidR="000D6E6E">
          <w:rPr>
            <w:rFonts w:ascii="Times New Roman" w:eastAsia="Times New Roman" w:hAnsi="Times New Roman" w:cs="Times New Roman"/>
            <w:sz w:val="24"/>
            <w:szCs w:val="24"/>
          </w:rPr>
          <w:t xml:space="preserve"> </w:t>
        </w:r>
      </w:ins>
      <w:r w:rsidR="00FE28DE">
        <w:rPr>
          <w:rFonts w:ascii="Times New Roman" w:eastAsia="Times New Roman" w:hAnsi="Times New Roman" w:cs="Times New Roman"/>
          <w:sz w:val="24"/>
          <w:szCs w:val="24"/>
        </w:rPr>
        <w:t xml:space="preserve">peaks or somewhat smaller sampling from </w:t>
      </w:r>
      <w:ins w:id="360" w:author="Author" w:date="2026-03-31T15:09:00Z">
        <w:r w:rsidR="000D6E6E">
          <w:rPr>
            <w:rFonts w:ascii="Times New Roman" w:eastAsia="Times New Roman" w:hAnsi="Times New Roman" w:cs="Times New Roman"/>
            <w:sz w:val="24"/>
            <w:szCs w:val="24"/>
          </w:rPr>
          <w:t xml:space="preserve">the </w:t>
        </w:r>
      </w:ins>
      <w:r w:rsidR="00FE28DE">
        <w:rPr>
          <w:rFonts w:ascii="Times New Roman" w:eastAsia="Times New Roman" w:hAnsi="Times New Roman" w:cs="Times New Roman"/>
          <w:sz w:val="24"/>
          <w:szCs w:val="24"/>
        </w:rPr>
        <w:t>earlier peak</w:t>
      </w:r>
      <w:ins w:id="361" w:author="Author" w:date="2026-03-31T15:09:00Z">
        <w:r w:rsidR="000D6E6E">
          <w:rPr>
            <w:rFonts w:ascii="Times New Roman" w:eastAsia="Times New Roman" w:hAnsi="Times New Roman" w:cs="Times New Roman"/>
            <w:sz w:val="24"/>
            <w:szCs w:val="24"/>
          </w:rPr>
          <w:t xml:space="preserve"> (Peak I)</w:t>
        </w:r>
      </w:ins>
      <w:r w:rsidR="00FE28DE">
        <w:rPr>
          <w:rFonts w:ascii="Times New Roman" w:eastAsia="Times New Roman" w:hAnsi="Times New Roman" w:cs="Times New Roman"/>
          <w:sz w:val="24"/>
          <w:szCs w:val="24"/>
        </w:rPr>
        <w:t xml:space="preserve">, </w:t>
      </w:r>
      <w:del w:id="362" w:author="Author" w:date="2026-03-31T15:09:00Z">
        <w:r w:rsidR="00FE28DE" w:rsidDel="000D6E6E">
          <w:rPr>
            <w:rFonts w:ascii="Times New Roman" w:eastAsia="Times New Roman" w:hAnsi="Times New Roman" w:cs="Times New Roman"/>
            <w:sz w:val="24"/>
            <w:szCs w:val="24"/>
          </w:rPr>
          <w:delText xml:space="preserve">assuming </w:delText>
        </w:r>
      </w:del>
      <w:ins w:id="363" w:author="Author" w:date="2026-03-31T15:09:00Z">
        <w:r w:rsidR="000D6E6E">
          <w:rPr>
            <w:rFonts w:ascii="Times New Roman" w:eastAsia="Times New Roman" w:hAnsi="Times New Roman" w:cs="Times New Roman"/>
            <w:sz w:val="24"/>
            <w:szCs w:val="24"/>
          </w:rPr>
          <w:t>as long as</w:t>
        </w:r>
        <w:r w:rsidR="000D6E6E">
          <w:rPr>
            <w:rFonts w:ascii="Times New Roman" w:eastAsia="Times New Roman" w:hAnsi="Times New Roman" w:cs="Times New Roman"/>
            <w:sz w:val="24"/>
            <w:szCs w:val="24"/>
          </w:rPr>
          <w:t xml:space="preserve"> </w:t>
        </w:r>
      </w:ins>
      <w:r w:rsidR="00FE28DE">
        <w:rPr>
          <w:rFonts w:ascii="Times New Roman" w:eastAsia="Times New Roman" w:hAnsi="Times New Roman" w:cs="Times New Roman"/>
          <w:sz w:val="24"/>
          <w:szCs w:val="24"/>
        </w:rPr>
        <w:t>they are approximately equal in size</w:t>
      </w:r>
      <w:ins w:id="364" w:author="Author" w:date="2026-03-31T15:09:00Z">
        <w:r w:rsidR="000D6E6E">
          <w:rPr>
            <w:rFonts w:ascii="Times New Roman" w:eastAsia="Times New Roman" w:hAnsi="Times New Roman" w:cs="Times New Roman"/>
            <w:sz w:val="24"/>
            <w:szCs w:val="24"/>
          </w:rPr>
          <w:t>, as in our example</w:t>
        </w:r>
      </w:ins>
      <w:r w:rsidR="00FE28DE">
        <w:rPr>
          <w:rFonts w:ascii="Times New Roman" w:eastAsia="Times New Roman" w:hAnsi="Times New Roman" w:cs="Times New Roman"/>
          <w:sz w:val="24"/>
          <w:szCs w:val="24"/>
        </w:rPr>
        <w:t>.</w:t>
      </w:r>
    </w:p>
    <w:p w14:paraId="6AAF9B90" w14:textId="25FD29E0" w:rsidR="000018A6" w:rsidRDefault="000018A6" w:rsidP="00742F5B">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01E9EB8" wp14:editId="20F4601C">
            <wp:extent cx="5848350" cy="438626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p>
    <w:p w14:paraId="7C3C4D97" w14:textId="677A101D" w:rsidR="005620C4" w:rsidRDefault="005620C4">
      <w:pPr>
        <w:spacing w:after="0" w:line="360" w:lineRule="auto"/>
        <w:jc w:val="both"/>
        <w:rPr>
          <w:rFonts w:ascii="Times New Roman" w:eastAsia="Times New Roman" w:hAnsi="Times New Roman" w:cs="Times New Roman"/>
          <w:sz w:val="20"/>
          <w:szCs w:val="20"/>
        </w:rPr>
      </w:pPr>
      <w:commentRangeStart w:id="365"/>
      <w:r>
        <w:rPr>
          <w:rFonts w:ascii="Times New Roman" w:eastAsia="Times New Roman" w:hAnsi="Times New Roman" w:cs="Times New Roman"/>
          <w:sz w:val="20"/>
          <w:szCs w:val="20"/>
        </w:rPr>
        <w:t>Figure</w:t>
      </w:r>
      <w:r w:rsidR="00A863A5">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 </w:t>
      </w:r>
      <w:commentRangeEnd w:id="365"/>
      <w:r w:rsidR="00DC293B">
        <w:rPr>
          <w:rStyle w:val="CommentReference"/>
        </w:rPr>
        <w:commentReference w:id="365"/>
      </w:r>
      <w:r>
        <w:rPr>
          <w:rFonts w:ascii="Times New Roman" w:eastAsia="Times New Roman" w:hAnsi="Times New Roman" w:cs="Times New Roman"/>
          <w:sz w:val="20"/>
          <w:szCs w:val="20"/>
        </w:rPr>
        <w:t xml:space="preserve">. </w:t>
      </w:r>
      <w:r>
        <w:rPr>
          <w:rFonts w:ascii="Times New Roman" w:eastAsia="Times New Roman" w:hAnsi="Times New Roman" w:cs="Times New Roman"/>
          <w:b/>
          <w:sz w:val="20"/>
          <w:szCs w:val="20"/>
        </w:rPr>
        <w:t xml:space="preserve">Error </w:t>
      </w:r>
      <w:r w:rsidR="00A863A5">
        <w:rPr>
          <w:rFonts w:ascii="Times New Roman" w:eastAsia="Times New Roman" w:hAnsi="Times New Roman" w:cs="Times New Roman"/>
          <w:b/>
          <w:sz w:val="20"/>
          <w:szCs w:val="20"/>
        </w:rPr>
        <w:t xml:space="preserve">of epistatic detection for simulated Test 2 (initial monomorphic population). </w:t>
      </w:r>
      <w:r w:rsidR="00DC293B" w:rsidRPr="000D6E6E">
        <w:rPr>
          <w:rFonts w:ascii="Times New Roman" w:eastAsia="Times New Roman" w:hAnsi="Times New Roman" w:cs="Times New Roman"/>
          <w:sz w:val="20"/>
          <w:szCs w:val="20"/>
          <w:rPrChange w:id="366" w:author="Author" w:date="2026-03-31T15:10:00Z">
            <w:rPr>
              <w:rFonts w:ascii="Times New Roman" w:eastAsia="Times New Roman" w:hAnsi="Times New Roman" w:cs="Times New Roman"/>
              <w:b/>
              <w:sz w:val="20"/>
              <w:szCs w:val="20"/>
            </w:rPr>
          </w:rPrChange>
        </w:rPr>
        <w:t xml:space="preserve">Axes X and Y show the numbers of sequences sampled from Peak 1 and Peak 2 in Fig. **, respectively, relative to </w:t>
      </w:r>
      <w:ins w:id="367" w:author="Author" w:date="2026-03-31T15:10:00Z">
        <w:r w:rsidR="000D6E6E">
          <w:rPr>
            <w:rFonts w:ascii="Times New Roman" w:eastAsia="Times New Roman" w:hAnsi="Times New Roman" w:cs="Times New Roman"/>
            <w:sz w:val="20"/>
            <w:szCs w:val="20"/>
          </w:rPr>
          <w:t xml:space="preserve">the </w:t>
        </w:r>
      </w:ins>
      <w:r w:rsidR="00DC293B" w:rsidRPr="000D6E6E">
        <w:rPr>
          <w:rFonts w:ascii="Times New Roman" w:eastAsia="Times New Roman" w:hAnsi="Times New Roman" w:cs="Times New Roman"/>
          <w:sz w:val="20"/>
          <w:szCs w:val="20"/>
          <w:rPrChange w:id="368" w:author="Author" w:date="2026-03-31T15:10:00Z">
            <w:rPr>
              <w:rFonts w:ascii="Times New Roman" w:eastAsia="Times New Roman" w:hAnsi="Times New Roman" w:cs="Times New Roman"/>
              <w:b/>
              <w:sz w:val="20"/>
              <w:szCs w:val="20"/>
            </w:rPr>
          </w:rPrChange>
        </w:rPr>
        <w:t>size</w:t>
      </w:r>
      <w:del w:id="369" w:author="Author" w:date="2026-03-31T15:10:00Z">
        <w:r w:rsidR="00DC293B" w:rsidRPr="000D6E6E" w:rsidDel="000D6E6E">
          <w:rPr>
            <w:rFonts w:ascii="Times New Roman" w:eastAsia="Times New Roman" w:hAnsi="Times New Roman" w:cs="Times New Roman"/>
            <w:sz w:val="20"/>
            <w:szCs w:val="20"/>
            <w:rPrChange w:id="370" w:author="Author" w:date="2026-03-31T15:10:00Z">
              <w:rPr>
                <w:rFonts w:ascii="Times New Roman" w:eastAsia="Times New Roman" w:hAnsi="Times New Roman" w:cs="Times New Roman"/>
                <w:b/>
                <w:sz w:val="20"/>
                <w:szCs w:val="20"/>
              </w:rPr>
            </w:rPrChange>
          </w:rPr>
          <w:delText>s</w:delText>
        </w:r>
      </w:del>
      <w:r w:rsidR="00DC293B" w:rsidRPr="000D6E6E">
        <w:rPr>
          <w:rFonts w:ascii="Times New Roman" w:eastAsia="Times New Roman" w:hAnsi="Times New Roman" w:cs="Times New Roman"/>
          <w:sz w:val="20"/>
          <w:szCs w:val="20"/>
          <w:rPrChange w:id="371" w:author="Author" w:date="2026-03-31T15:10:00Z">
            <w:rPr>
              <w:rFonts w:ascii="Times New Roman" w:eastAsia="Times New Roman" w:hAnsi="Times New Roman" w:cs="Times New Roman"/>
              <w:b/>
              <w:sz w:val="20"/>
              <w:szCs w:val="20"/>
            </w:rPr>
          </w:rPrChange>
        </w:rPr>
        <w:t xml:space="preserve"> of each peak</w:t>
      </w:r>
      <w:ins w:id="372" w:author="Author" w:date="2026-03-31T15:10:00Z">
        <w:r w:rsidR="000D6E6E">
          <w:rPr>
            <w:rFonts w:ascii="Times New Roman" w:eastAsia="Times New Roman" w:hAnsi="Times New Roman" w:cs="Times New Roman"/>
            <w:sz w:val="20"/>
            <w:szCs w:val="20"/>
          </w:rPr>
          <w:t>.</w:t>
        </w:r>
      </w:ins>
      <w:del w:id="373" w:author="Author" w:date="2026-03-31T15:10:00Z">
        <w:r w:rsidR="00DC293B" w:rsidRPr="000D6E6E" w:rsidDel="000D6E6E">
          <w:rPr>
            <w:rFonts w:ascii="Times New Roman" w:eastAsia="Times New Roman" w:hAnsi="Times New Roman" w:cs="Times New Roman"/>
            <w:sz w:val="20"/>
            <w:szCs w:val="20"/>
            <w:rPrChange w:id="374" w:author="Author" w:date="2026-03-31T15:10:00Z">
              <w:rPr>
                <w:rFonts w:ascii="Times New Roman" w:eastAsia="Times New Roman" w:hAnsi="Times New Roman" w:cs="Times New Roman"/>
                <w:b/>
                <w:sz w:val="20"/>
                <w:szCs w:val="20"/>
              </w:rPr>
            </w:rPrChange>
          </w:rPr>
          <w:delText xml:space="preserve"> </w:delText>
        </w:r>
        <w:r w:rsidRPr="000D6E6E" w:rsidDel="000D6E6E">
          <w:rPr>
            <w:rFonts w:ascii="Times New Roman" w:eastAsia="Times New Roman" w:hAnsi="Times New Roman" w:cs="Times New Roman"/>
            <w:sz w:val="20"/>
            <w:szCs w:val="20"/>
          </w:rPr>
          <w:delText>Parameters are the same as in Figure</w:delText>
        </w:r>
        <w:r w:rsidR="00A863A5" w:rsidRPr="000D6E6E" w:rsidDel="000D6E6E">
          <w:rPr>
            <w:rFonts w:ascii="Times New Roman" w:eastAsia="Times New Roman" w:hAnsi="Times New Roman" w:cs="Times New Roman"/>
            <w:sz w:val="20"/>
            <w:szCs w:val="20"/>
          </w:rPr>
          <w:delText xml:space="preserve"> **</w:delText>
        </w:r>
        <w:r w:rsidRPr="000D6E6E" w:rsidDel="000D6E6E">
          <w:rPr>
            <w:rFonts w:ascii="Times New Roman" w:eastAsia="Times New Roman" w:hAnsi="Times New Roman" w:cs="Times New Roman"/>
            <w:sz w:val="20"/>
            <w:szCs w:val="20"/>
          </w:rPr>
          <w:delText xml:space="preserve"> </w:delText>
        </w:r>
      </w:del>
      <w:r w:rsidRPr="000D6E6E">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Numbers in </w:t>
      </w:r>
      <w:del w:id="375" w:author="Author" w:date="2026-03-31T15:10:00Z">
        <w:r w:rsidDel="000D6E6E">
          <w:rPr>
            <w:rFonts w:ascii="Times New Roman" w:eastAsia="Times New Roman" w:hAnsi="Times New Roman" w:cs="Times New Roman"/>
            <w:sz w:val="20"/>
            <w:szCs w:val="20"/>
          </w:rPr>
          <w:delText xml:space="preserve">squares </w:delText>
        </w:r>
      </w:del>
      <w:ins w:id="376" w:author="Author" w:date="2026-03-31T15:10:00Z">
        <w:r w:rsidR="000D6E6E">
          <w:rPr>
            <w:rFonts w:ascii="Times New Roman" w:eastAsia="Times New Roman" w:hAnsi="Times New Roman" w:cs="Times New Roman"/>
            <w:sz w:val="20"/>
            <w:szCs w:val="20"/>
          </w:rPr>
          <w:t>cells</w:t>
        </w:r>
        <w:r w:rsidR="000D6E6E">
          <w:rPr>
            <w:rFonts w:ascii="Times New Roman" w:eastAsia="Times New Roman" w:hAnsi="Times New Roman" w:cs="Times New Roman"/>
            <w:sz w:val="20"/>
            <w:szCs w:val="20"/>
          </w:rPr>
          <w:t xml:space="preserve"> </w:t>
        </w:r>
      </w:ins>
      <w:r>
        <w:rPr>
          <w:rFonts w:ascii="Times New Roman" w:eastAsia="Times New Roman" w:hAnsi="Times New Roman" w:cs="Times New Roman"/>
          <w:sz w:val="20"/>
          <w:szCs w:val="20"/>
        </w:rPr>
        <w:t xml:space="preserve">show </w:t>
      </w:r>
      <w:r w:rsidR="00A863A5">
        <w:rPr>
          <w:rFonts w:ascii="Times New Roman" w:eastAsia="Times New Roman" w:hAnsi="Times New Roman" w:cs="Times New Roman"/>
          <w:sz w:val="20"/>
          <w:szCs w:val="20"/>
        </w:rPr>
        <w:t>the sum of f</w:t>
      </w:r>
      <w:r>
        <w:rPr>
          <w:rFonts w:ascii="Times New Roman" w:eastAsia="Times New Roman" w:hAnsi="Times New Roman" w:cs="Times New Roman"/>
          <w:sz w:val="20"/>
          <w:szCs w:val="20"/>
        </w:rPr>
        <w:t xml:space="preserve">alse positive </w:t>
      </w:r>
      <w:r w:rsidR="00A863A5">
        <w:rPr>
          <w:rFonts w:ascii="Times New Roman" w:eastAsia="Times New Roman" w:hAnsi="Times New Roman" w:cs="Times New Roman"/>
          <w:sz w:val="20"/>
          <w:szCs w:val="20"/>
        </w:rPr>
        <w:t>and</w:t>
      </w:r>
      <w:r>
        <w:rPr>
          <w:rFonts w:ascii="Times New Roman" w:eastAsia="Times New Roman" w:hAnsi="Times New Roman" w:cs="Times New Roman"/>
          <w:sz w:val="20"/>
          <w:szCs w:val="20"/>
        </w:rPr>
        <w:t xml:space="preserve"> false negative</w:t>
      </w:r>
      <w:r w:rsidR="00A863A5">
        <w:rPr>
          <w:rFonts w:ascii="Times New Roman" w:eastAsia="Times New Roman" w:hAnsi="Times New Roman" w:cs="Times New Roman"/>
          <w:sz w:val="20"/>
          <w:szCs w:val="20"/>
        </w:rPr>
        <w:t xml:space="preserve"> epistatic interactions</w:t>
      </w:r>
      <w:r w:rsidR="008F5971">
        <w:rPr>
          <w:rFonts w:ascii="Times New Roman" w:eastAsia="Times New Roman" w:hAnsi="Times New Roman" w:cs="Times New Roman"/>
          <w:sz w:val="20"/>
          <w:szCs w:val="20"/>
        </w:rPr>
        <w:t xml:space="preserve"> out of 10 possible</w:t>
      </w:r>
      <w:r w:rsidR="00DC293B">
        <w:rPr>
          <w:rFonts w:ascii="Times New Roman" w:eastAsia="Times New Roman" w:hAnsi="Times New Roman" w:cs="Times New Roman"/>
          <w:sz w:val="20"/>
          <w:szCs w:val="20"/>
        </w:rPr>
        <w:t xml:space="preserve">. At all cells, the number of false positives is zero. </w:t>
      </w:r>
      <w:ins w:id="377" w:author="Author" w:date="2026-03-31T15:10:00Z">
        <w:r w:rsidR="000D6E6E" w:rsidRPr="000D6E6E">
          <w:rPr>
            <w:rFonts w:ascii="Times New Roman" w:eastAsia="Times New Roman" w:hAnsi="Times New Roman" w:cs="Times New Roman"/>
            <w:sz w:val="20"/>
            <w:szCs w:val="20"/>
          </w:rPr>
          <w:t>Parameters are as in Figure</w:t>
        </w:r>
        <w:r w:rsidR="000D6E6E">
          <w:rPr>
            <w:rFonts w:ascii="Times New Roman" w:eastAsia="Times New Roman" w:hAnsi="Times New Roman" w:cs="Times New Roman"/>
            <w:sz w:val="20"/>
            <w:szCs w:val="20"/>
          </w:rPr>
          <w:t>#</w:t>
        </w:r>
      </w:ins>
      <w:ins w:id="378" w:author="Author" w:date="2026-03-31T15:11:00Z">
        <w:r w:rsidR="000D6E6E">
          <w:rPr>
            <w:rFonts w:ascii="Times New Roman" w:eastAsia="Times New Roman" w:hAnsi="Times New Roman" w:cs="Times New Roman"/>
            <w:sz w:val="20"/>
            <w:szCs w:val="20"/>
          </w:rPr>
          <w:t>.</w:t>
        </w:r>
      </w:ins>
    </w:p>
    <w:p w14:paraId="7C68B505" w14:textId="77777777" w:rsidR="00DC293B" w:rsidRPr="00FC4B93" w:rsidRDefault="00DC293B" w:rsidP="000D6E6E">
      <w:pPr>
        <w:spacing w:after="0" w:line="360" w:lineRule="auto"/>
        <w:jc w:val="both"/>
        <w:rPr>
          <w:rFonts w:ascii="Times New Roman" w:eastAsia="Times New Roman" w:hAnsi="Times New Roman" w:cs="Times New Roman"/>
          <w:sz w:val="20"/>
          <w:szCs w:val="20"/>
        </w:rPr>
        <w:pPrChange w:id="379" w:author="Author" w:date="2026-03-23T21:08:00Z">
          <w:pPr>
            <w:spacing w:after="0" w:line="360" w:lineRule="auto"/>
            <w:ind w:firstLine="708"/>
            <w:jc w:val="both"/>
          </w:pPr>
        </w:pPrChange>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t>Results on epistasis detection</w:t>
      </w:r>
      <w:r w:rsidR="008F5971">
        <w:rPr>
          <w:rFonts w:ascii="Times New Roman" w:eastAsia="Times New Roman" w:hAnsi="Times New Roman" w:cs="Times New Roman"/>
          <w:b/>
          <w:sz w:val="24"/>
          <w:szCs w:val="24"/>
        </w:rPr>
        <w:t xml:space="preserve"> in genomic data for SARS CoV-2</w:t>
      </w:r>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lastRenderedPageBreak/>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36AE20DB"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r w:rsidR="001D360D">
        <w:rPr>
          <w:rFonts w:ascii="Times New Roman" w:eastAsia="Times New Roman" w:hAnsi="Times New Roman" w:cs="Times New Roman"/>
          <w:color w:val="000000"/>
          <w:sz w:val="24"/>
          <w:szCs w:val="24"/>
        </w:rPr>
        <w:t xml:space="preserve">, 1000 </w:t>
      </w:r>
      <w:r w:rsidR="0078018E">
        <w:rPr>
          <w:rFonts w:ascii="Times New Roman" w:eastAsia="Times New Roman" w:hAnsi="Times New Roman" w:cs="Times New Roman"/>
          <w:color w:val="000000"/>
          <w:sz w:val="24"/>
          <w:szCs w:val="24"/>
        </w:rPr>
        <w:t>from e</w:t>
      </w:r>
      <w:r w:rsidR="001D360D">
        <w:rPr>
          <w:rFonts w:ascii="Times New Roman" w:eastAsia="Times New Roman" w:hAnsi="Times New Roman" w:cs="Times New Roman"/>
          <w:color w:val="000000"/>
          <w:sz w:val="24"/>
          <w:szCs w:val="24"/>
        </w:rPr>
        <w:t>ach</w:t>
      </w:r>
      <w:r>
        <w:rPr>
          <w:rFonts w:ascii="Times New Roman" w:eastAsia="Times New Roman" w:hAnsi="Times New Roman" w:cs="Times New Roman"/>
          <w:color w:val="000000"/>
          <w:sz w:val="24"/>
          <w:szCs w:val="24"/>
        </w:rPr>
        <w:t xml:space="preserve">: Africa, Asia, North America, Oceania, South America, for the period </w:t>
      </w:r>
      <w:r w:rsidR="0078018E">
        <w:rPr>
          <w:rFonts w:ascii="Times New Roman" w:eastAsia="Times New Roman" w:hAnsi="Times New Roman" w:cs="Times New Roman"/>
          <w:color w:val="000000"/>
          <w:sz w:val="24"/>
          <w:szCs w:val="24"/>
        </w:rPr>
        <w:t xml:space="preserve">of one year, </w:t>
      </w:r>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7C49217D"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380"/>
      <w:r>
        <w:rPr>
          <w:rFonts w:ascii="Times New Roman" w:eastAsia="Times New Roman" w:hAnsi="Times New Roman" w:cs="Times New Roman"/>
          <w:b/>
          <w:color w:val="000000"/>
          <w:sz w:val="20"/>
          <w:szCs w:val="20"/>
        </w:rPr>
        <w:t xml:space="preserve">Figure 3. </w:t>
      </w:r>
      <w:commentRangeEnd w:id="380"/>
      <w:r w:rsidR="00317F3D">
        <w:rPr>
          <w:rStyle w:val="CommentReference"/>
        </w:rPr>
        <w:commentReference w:id="380"/>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r w:rsidR="004E6C9D">
        <w:rPr>
          <w:rFonts w:ascii="Times New Roman" w:eastAsia="Times New Roman" w:hAnsi="Times New Roman" w:cs="Times New Roman"/>
          <w:color w:val="000000"/>
          <w:sz w:val="20"/>
          <w:szCs w:val="20"/>
        </w:rPr>
        <w:t>epistatic links</w:t>
      </w:r>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Circos. The list of interacting pairs see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479BA69A"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r w:rsidR="009F2839">
        <w:rPr>
          <w:rFonts w:ascii="Times New Roman" w:eastAsia="Times New Roman" w:hAnsi="Times New Roman" w:cs="Times New Roman"/>
          <w:sz w:val="24"/>
          <w:szCs w:val="24"/>
        </w:rPr>
        <w:t xml:space="preserve">epistastic interactions </w:t>
      </w:r>
      <w:r>
        <w:rPr>
          <w:rFonts w:ascii="Times New Roman" w:eastAsia="Times New Roman" w:hAnsi="Times New Roman" w:cs="Times New Roman"/>
          <w:sz w:val="24"/>
          <w:szCs w:val="24"/>
        </w:rPr>
        <w:t xml:space="preserve">found in Figs. 3 and 4 are the strongest 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w:t>
      </w:r>
      <w:r>
        <w:rPr>
          <w:rFonts w:ascii="Times New Roman" w:eastAsia="Times New Roman" w:hAnsi="Times New Roman" w:cs="Times New Roman"/>
          <w:sz w:val="24"/>
          <w:szCs w:val="24"/>
        </w:rPr>
        <w:lastRenderedPageBreak/>
        <w:t>found, indicating the absence of a direct passage between them. The results we obtain are consistent with the existence of several fitness valleys connecting large groups of virus variants.</w:t>
      </w:r>
    </w:p>
    <w:p w14:paraId="45922B5D" w14:textId="1A1665D8"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r w:rsidR="0078018E">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 xml:space="preserve">B.1 </w:t>
      </w:r>
      <w:r w:rsidR="0078018E">
        <w:rPr>
          <w:rFonts w:ascii="Times New Roman" w:eastAsia="Times New Roman" w:hAnsi="Times New Roman" w:cs="Times New Roman"/>
          <w:sz w:val="24"/>
          <w:szCs w:val="24"/>
        </w:rPr>
        <w:t xml:space="preserve">or </w:t>
      </w:r>
      <w:r>
        <w:rPr>
          <w:rFonts w:ascii="Times New Roman" w:eastAsia="Times New Roman" w:hAnsi="Times New Roman" w:cs="Times New Roman"/>
          <w:sz w:val="24"/>
          <w:szCs w:val="24"/>
        </w:rPr>
        <w:t xml:space="preserve">B.1.1.7 (Alpha), </w:t>
      </w:r>
      <w:r w:rsidR="0078018E">
        <w:rPr>
          <w:rFonts w:ascii="Times New Roman" w:eastAsia="Times New Roman" w:hAnsi="Times New Roman" w:cs="Times New Roman"/>
          <w:sz w:val="24"/>
          <w:szCs w:val="24"/>
        </w:rPr>
        <w:t>6000</w:t>
      </w:r>
      <w:r>
        <w:rPr>
          <w:rFonts w:ascii="Times New Roman" w:eastAsia="Times New Roman" w:hAnsi="Times New Roman" w:cs="Times New Roman"/>
          <w:sz w:val="24"/>
          <w:szCs w:val="24"/>
        </w:rPr>
        <w:t xml:space="preserve"> for each</w:t>
      </w:r>
      <w:r w:rsidR="0078018E">
        <w:rPr>
          <w:rFonts w:ascii="Times New Roman" w:eastAsia="Times New Roman" w:hAnsi="Times New Roman" w:cs="Times New Roman"/>
          <w:sz w:val="24"/>
          <w:szCs w:val="24"/>
        </w:rPr>
        <w:t xml:space="preserve"> strain</w:t>
      </w:r>
      <w:r>
        <w:rPr>
          <w:rFonts w:ascii="Times New Roman" w:eastAsia="Times New Roman" w:hAnsi="Times New Roman" w:cs="Times New Roman"/>
          <w:sz w:val="24"/>
          <w:szCs w:val="24"/>
        </w:rPr>
        <w:t xml:space="preserve">. </w:t>
      </w:r>
      <w:r w:rsidR="0078018E">
        <w:rPr>
          <w:rFonts w:ascii="Times New Roman" w:eastAsia="Times New Roman" w:hAnsi="Times New Roman" w:cs="Times New Roman"/>
          <w:sz w:val="24"/>
          <w:szCs w:val="24"/>
        </w:rPr>
        <w:t>Geography</w:t>
      </w:r>
      <w:r w:rsidR="003141A2">
        <w:rPr>
          <w:rFonts w:ascii="Times New Roman" w:eastAsia="Times New Roman" w:hAnsi="Times New Roman" w:cs="Times New Roman"/>
          <w:sz w:val="24"/>
          <w:szCs w:val="24"/>
        </w:rPr>
        <w:t xml:space="preserve"> and sampling time </w:t>
      </w:r>
      <w:r w:rsidR="0078018E">
        <w:rPr>
          <w:rFonts w:ascii="Times New Roman" w:eastAsia="Times New Roman" w:hAnsi="Times New Roman" w:cs="Times New Roman"/>
          <w:sz w:val="24"/>
          <w:szCs w:val="24"/>
        </w:rPr>
        <w:t xml:space="preserve">was ignored. </w:t>
      </w:r>
      <w:r>
        <w:rPr>
          <w:rFonts w:ascii="Times New Roman" w:eastAsia="Times New Roman" w:hAnsi="Times New Roman" w:cs="Times New Roman"/>
          <w:sz w:val="24"/>
          <w:szCs w:val="24"/>
        </w:rPr>
        <w:t xml:space="preserve">In Dataset 3, we used 20,000 random sequences from the NCBI Virus database for the </w:t>
      </w:r>
      <w:r w:rsidR="003141A2">
        <w:rPr>
          <w:rFonts w:ascii="Times New Roman" w:eastAsia="Times New Roman" w:hAnsi="Times New Roman" w:cs="Times New Roman"/>
          <w:sz w:val="24"/>
          <w:szCs w:val="24"/>
        </w:rPr>
        <w:t xml:space="preserve">same </w:t>
      </w:r>
      <w:r>
        <w:rPr>
          <w:rFonts w:ascii="Times New Roman" w:eastAsia="Times New Roman" w:hAnsi="Times New Roman" w:cs="Times New Roman"/>
          <w:sz w:val="24"/>
          <w:szCs w:val="24"/>
        </w:rPr>
        <w:t>period</w:t>
      </w:r>
      <w:r w:rsidR="003141A2">
        <w:rPr>
          <w:rFonts w:ascii="Times New Roman" w:eastAsia="Times New Roman" w:hAnsi="Times New Roman" w:cs="Times New Roman"/>
          <w:sz w:val="24"/>
          <w:szCs w:val="24"/>
        </w:rPr>
        <w:t xml:space="preserve"> of one year as Dataset 1,</w:t>
      </w:r>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present in Dataset 1 but not Datasets 2 and 3</w:t>
      </w:r>
      <w:r w:rsidR="003141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500104B8"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r w:rsidR="00E0129D">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59FC1CA1"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2A03C8B5" w:rsidR="00F935B8" w:rsidRDefault="00F935B8">
      <w:pPr>
        <w:spacing w:after="0" w:line="360" w:lineRule="auto"/>
        <w:ind w:firstLine="709"/>
        <w:jc w:val="both"/>
        <w:rPr>
          <w:rFonts w:ascii="Times New Roman" w:eastAsia="Times New Roman" w:hAnsi="Times New Roman" w:cs="Times New Roman"/>
          <w:sz w:val="24"/>
          <w:szCs w:val="24"/>
        </w:rPr>
      </w:pPr>
      <w:r w:rsidRPr="00F935B8">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t</w:t>
      </w:r>
      <w:r w:rsidRPr="00F935B8">
        <w:rPr>
          <w:rFonts w:ascii="Times New Roman" w:eastAsia="Times New Roman" w:hAnsi="Times New Roman" w:cs="Times New Roman"/>
          <w:sz w:val="24"/>
          <w:szCs w:val="24"/>
        </w:rPr>
        <w:t>he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Pr>
          <w:rFonts w:ascii="Times New Roman" w:eastAsia="Times New Roman" w:hAnsi="Times New Roman" w:cs="Times New Roman"/>
          <w:sz w:val="24"/>
          <w:szCs w:val="24"/>
          <w:lang w:val="en-US"/>
        </w:rPr>
        <w:t>s</w:t>
      </w:r>
      <w:r w:rsidRPr="00F935B8">
        <w:rPr>
          <w:rFonts w:ascii="Times New Roman" w:eastAsia="Times New Roman" w:hAnsi="Times New Roman" w:cs="Times New Roman"/>
          <w:sz w:val="24"/>
          <w:szCs w:val="24"/>
          <w:lang w:val="en-US"/>
        </w:rPr>
        <w:t>.</w:t>
      </w:r>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638676E3"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3844F6AA"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r w:rsidR="00C12928">
        <w:rPr>
          <w:rFonts w:ascii="Times New Roman" w:eastAsia="Times New Roman" w:hAnsi="Times New Roman" w:cs="Times New Roman"/>
          <w:sz w:val="24"/>
          <w:szCs w:val="24"/>
        </w:rPr>
        <w:t xml:space="preserve"> compared to changes in allelic frequency and</w:t>
      </w:r>
      <w:r>
        <w:rPr>
          <w:rFonts w:ascii="Times New Roman" w:eastAsia="Times New Roman" w:hAnsi="Times New Roman" w:cs="Times New Roman"/>
          <w:sz w:val="24"/>
          <w:szCs w:val="24"/>
        </w:rPr>
        <w:t xml:space="preserve"> a large population size</w:t>
      </w:r>
      <w:r w:rsidR="00C1292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C12928">
        <w:rPr>
          <w:rFonts w:ascii="Times New Roman" w:eastAsia="Times New Roman" w:hAnsi="Times New Roman" w:cs="Times New Roman"/>
          <w:sz w:val="24"/>
          <w:szCs w:val="24"/>
        </w:rPr>
        <w:t xml:space="preserve">In this limit, genetic </w:t>
      </w:r>
      <w:r>
        <w:rPr>
          <w:rFonts w:ascii="Times New Roman" w:eastAsia="Times New Roman" w:hAnsi="Times New Roman" w:cs="Times New Roman"/>
          <w:sz w:val="24"/>
          <w:szCs w:val="24"/>
        </w:rPr>
        <w:t>linkage effects</w:t>
      </w:r>
      <w:r w:rsidR="00C12928">
        <w:rPr>
          <w:rFonts w:ascii="Times New Roman" w:eastAsia="Times New Roman" w:hAnsi="Times New Roman" w:cs="Times New Roman"/>
          <w:sz w:val="24"/>
          <w:szCs w:val="24"/>
        </w:rPr>
        <w:t xml:space="preserve"> are negligible </w:t>
      </w:r>
      <w:r w:rsidR="00C12928">
        <w:rPr>
          <w:rFonts w:ascii="Times New Roman" w:eastAsia="Times New Roman" w:hAnsi="Times New Roman" w:cs="Times New Roman"/>
          <w:sz w:val="24"/>
          <w:szCs w:val="24"/>
        </w:rPr>
        <w:lastRenderedPageBreak/>
        <w:t>compared to epistasis and recombination</w:t>
      </w:r>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Pr>
          <w:rFonts w:ascii="Times New Roman" w:eastAsia="Times New Roman" w:hAnsi="Times New Roman" w:cs="Times New Roman"/>
          <w:sz w:val="24"/>
          <w:szCs w:val="24"/>
        </w:rPr>
        <w:t xml:space="preserve"> out</w:t>
      </w:r>
      <w:r>
        <w:rPr>
          <w:rFonts w:ascii="Times New Roman" w:eastAsia="Times New Roman" w:hAnsi="Times New Roman" w:cs="Times New Roman"/>
          <w:sz w:val="24"/>
          <w:szCs w:val="24"/>
        </w:rPr>
        <w:t xml:space="preserve"> by averaging over </w:t>
      </w:r>
      <w:r w:rsidR="00C12928">
        <w:rPr>
          <w:rFonts w:ascii="Times New Roman" w:eastAsia="Times New Roman" w:hAnsi="Times New Roman" w:cs="Times New Roman"/>
          <w:sz w:val="24"/>
          <w:szCs w:val="24"/>
        </w:rPr>
        <w:t>well-</w:t>
      </w:r>
      <w:r w:rsidR="00A479C3">
        <w:rPr>
          <w:rFonts w:ascii="Times New Roman" w:eastAsia="Times New Roman" w:hAnsi="Times New Roman" w:cs="Times New Roman"/>
          <w:sz w:val="24"/>
          <w:szCs w:val="24"/>
          <w:lang w:val="en-US"/>
        </w:rPr>
        <w:t>balanced</w:t>
      </w:r>
      <w:r w:rsidR="00A479C3" w:rsidRPr="00FC4B9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independent populations and the use of 3-site haplotypes. Such cancellation </w:t>
      </w:r>
      <w:r w:rsidR="00C12928">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307B9776" w14:textId="10DA315A" w:rsidR="003F5305" w:rsidRPr="00A315BB" w:rsidRDefault="0076272C" w:rsidP="00AB2BF2">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r w:rsidR="00A479C3">
        <w:rPr>
          <w:rFonts w:ascii="Times New Roman" w:eastAsia="Times New Roman" w:hAnsi="Times New Roman" w:cs="Times New Roman"/>
          <w:sz w:val="24"/>
          <w:szCs w:val="24"/>
        </w:rPr>
        <w:t xml:space="preserve">. They used “direct coupling analysis”, which postulates a statistical distribution of sequences </w:t>
      </w:r>
      <w:r w:rsidR="00C62EDA" w:rsidRPr="00FC4B93">
        <w:rPr>
          <w:rFonts w:ascii="Times New Roman" w:eastAsia="Times New Roman" w:hAnsi="Times New Roman" w:cs="Times New Roman"/>
          <w:sz w:val="24"/>
          <w:szCs w:val="24"/>
          <w:lang w:val="en-US"/>
        </w:rPr>
        <w:t>(</w:t>
      </w:r>
      <w:r w:rsidR="00C62EDA">
        <w:rPr>
          <w:rFonts w:ascii="Times New Roman" w:eastAsia="Times New Roman" w:hAnsi="Times New Roman" w:cs="Times New Roman"/>
          <w:sz w:val="24"/>
          <w:szCs w:val="24"/>
          <w:lang w:val="en-US"/>
        </w:rPr>
        <w:t>usually,</w:t>
      </w:r>
      <w:r w:rsidR="00C62EDA" w:rsidRPr="00FC4B93">
        <w:rPr>
          <w:rFonts w:ascii="Times New Roman" w:eastAsia="Times New Roman" w:hAnsi="Times New Roman" w:cs="Times New Roman"/>
          <w:sz w:val="24"/>
          <w:szCs w:val="24"/>
          <w:lang w:val="en-US"/>
        </w:rPr>
        <w:t xml:space="preserve"> </w:t>
      </w:r>
      <w:r w:rsidR="00A479C3">
        <w:rPr>
          <w:rFonts w:ascii="Times New Roman" w:eastAsia="Times New Roman" w:hAnsi="Times New Roman" w:cs="Times New Roman"/>
          <w:sz w:val="24"/>
          <w:szCs w:val="24"/>
        </w:rPr>
        <w:t>of a Gaussian form</w:t>
      </w:r>
      <w:r w:rsidR="00C62EDA">
        <w:rPr>
          <w:rFonts w:ascii="Times New Roman" w:eastAsia="Times New Roman" w:hAnsi="Times New Roman" w:cs="Times New Roman"/>
          <w:sz w:val="24"/>
          <w:szCs w:val="24"/>
        </w:rPr>
        <w:t>)</w:t>
      </w:r>
      <w:r w:rsidR="00A479C3">
        <w:rPr>
          <w:rFonts w:ascii="Times New Roman" w:eastAsia="Times New Roman" w:hAnsi="Times New Roman" w:cs="Times New Roman"/>
          <w:sz w:val="24"/>
          <w:szCs w:val="24"/>
        </w:rPr>
        <w:t xml:space="preserve"> including individual effects of alleles and their pairwise interaction. </w:t>
      </w:r>
      <w:r w:rsidR="00AB2BF2">
        <w:rPr>
          <w:rFonts w:ascii="Times New Roman" w:eastAsia="Times New Roman" w:hAnsi="Times New Roman" w:cs="Times New Roman"/>
          <w:sz w:val="24"/>
          <w:szCs w:val="24"/>
        </w:rPr>
        <w:t>A</w:t>
      </w:r>
      <w:r w:rsidR="00A479C3">
        <w:rPr>
          <w:rFonts w:ascii="Times New Roman" w:eastAsia="Times New Roman" w:hAnsi="Times New Roman" w:cs="Times New Roman"/>
          <w:sz w:val="24"/>
          <w:szCs w:val="24"/>
        </w:rPr>
        <w:t xml:space="preserve"> physicist </w:t>
      </w:r>
      <w:r w:rsidR="00AB2BF2">
        <w:rPr>
          <w:rFonts w:ascii="Times New Roman" w:eastAsia="Times New Roman" w:hAnsi="Times New Roman" w:cs="Times New Roman"/>
          <w:sz w:val="24"/>
          <w:szCs w:val="24"/>
        </w:rPr>
        <w:t xml:space="preserve">would </w:t>
      </w:r>
      <w:r w:rsidR="00A479C3">
        <w:rPr>
          <w:rFonts w:ascii="Times New Roman" w:eastAsia="Times New Roman" w:hAnsi="Times New Roman" w:cs="Times New Roman"/>
          <w:sz w:val="24"/>
          <w:szCs w:val="24"/>
        </w:rPr>
        <w:t>recognize</w:t>
      </w:r>
      <w:r w:rsidR="00AB2BF2">
        <w:rPr>
          <w:rFonts w:ascii="Times New Roman" w:eastAsia="Times New Roman" w:hAnsi="Times New Roman" w:cs="Times New Roman"/>
          <w:sz w:val="24"/>
          <w:szCs w:val="24"/>
        </w:rPr>
        <w:t xml:space="preserve"> here</w:t>
      </w:r>
      <w:r w:rsidR="00A479C3">
        <w:rPr>
          <w:rFonts w:ascii="Times New Roman" w:eastAsia="Times New Roman" w:hAnsi="Times New Roman" w:cs="Times New Roman"/>
          <w:sz w:val="24"/>
          <w:szCs w:val="24"/>
        </w:rPr>
        <w:t xml:space="preserve"> the </w:t>
      </w:r>
      <w:r w:rsidR="00AB2BF2">
        <w:rPr>
          <w:rFonts w:ascii="Times New Roman" w:eastAsia="Times New Roman" w:hAnsi="Times New Roman" w:cs="Times New Roman"/>
          <w:sz w:val="24"/>
          <w:szCs w:val="24"/>
        </w:rPr>
        <w:t xml:space="preserve">Gibbs </w:t>
      </w:r>
      <w:r w:rsidR="00651F13">
        <w:rPr>
          <w:rFonts w:ascii="Times New Roman" w:eastAsia="Times New Roman" w:hAnsi="Times New Roman" w:cs="Times New Roman"/>
          <w:sz w:val="24"/>
          <w:szCs w:val="24"/>
        </w:rPr>
        <w:t>di</w:t>
      </w:r>
      <w:r w:rsidR="008F6F21">
        <w:rPr>
          <w:rFonts w:ascii="Times New Roman" w:eastAsia="Times New Roman" w:hAnsi="Times New Roman" w:cs="Times New Roman"/>
          <w:sz w:val="24"/>
          <w:szCs w:val="24"/>
        </w:rPr>
        <w:t>s</w:t>
      </w:r>
      <w:r w:rsidR="00651F13">
        <w:rPr>
          <w:rFonts w:ascii="Times New Roman" w:eastAsia="Times New Roman" w:hAnsi="Times New Roman" w:cs="Times New Roman"/>
          <w:sz w:val="24"/>
          <w:szCs w:val="24"/>
        </w:rPr>
        <w:t>tribution</w:t>
      </w:r>
      <w:r w:rsidR="00A479C3">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for</w:t>
      </w:r>
      <w:r w:rsidR="00A479C3">
        <w:rPr>
          <w:rFonts w:ascii="Times New Roman" w:eastAsia="Times New Roman" w:hAnsi="Times New Roman" w:cs="Times New Roman"/>
          <w:sz w:val="24"/>
          <w:szCs w:val="24"/>
        </w:rPr>
        <w:t xml:space="preserve"> the Onsager model of ferromagneti</w:t>
      </w:r>
      <w:r w:rsidR="00AB2BF2">
        <w:rPr>
          <w:rFonts w:ascii="Times New Roman" w:eastAsia="Times New Roman" w:hAnsi="Times New Roman" w:cs="Times New Roman"/>
          <w:sz w:val="24"/>
          <w:szCs w:val="24"/>
        </w:rPr>
        <w:t xml:space="preserve">sm. In population genetics, this Gaussian form </w:t>
      </w:r>
      <w:r w:rsidR="00A479C3">
        <w:rPr>
          <w:rFonts w:ascii="Times New Roman" w:eastAsia="Times New Roman" w:hAnsi="Times New Roman" w:cs="Times New Roman"/>
          <w:sz w:val="24"/>
          <w:szCs w:val="24"/>
        </w:rPr>
        <w:t>has</w:t>
      </w:r>
      <w:r w:rsidR="00AB2BF2">
        <w:rPr>
          <w:rFonts w:ascii="Times New Roman" w:eastAsia="Times New Roman" w:hAnsi="Times New Roman" w:cs="Times New Roman"/>
          <w:sz w:val="24"/>
          <w:szCs w:val="24"/>
        </w:rPr>
        <w:t xml:space="preserve"> a justification </w:t>
      </w:r>
      <w:r w:rsidR="00A479C3">
        <w:rPr>
          <w:rFonts w:ascii="Times New Roman" w:eastAsia="Times New Roman" w:hAnsi="Times New Roman" w:cs="Times New Roman"/>
          <w:sz w:val="24"/>
          <w:szCs w:val="24"/>
        </w:rPr>
        <w:t xml:space="preserve">in the limit of QLE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A479C3">
        <w:rPr>
          <w:rFonts w:ascii="Times New Roman" w:eastAsia="Times New Roman" w:hAnsi="Times New Roman" w:cs="Times New Roman"/>
          <w:sz w:val="24"/>
          <w:szCs w:val="24"/>
        </w:rPr>
        <w:t>.</w:t>
      </w:r>
      <w:r w:rsidR="00A16F07">
        <w:rPr>
          <w:rFonts w:ascii="Times New Roman" w:eastAsia="Times New Roman" w:hAnsi="Times New Roman" w:cs="Times New Roman"/>
          <w:sz w:val="24"/>
          <w:szCs w:val="24"/>
        </w:rPr>
        <w:t xml:space="preserve"> Parameters of the Gaussian are fit to sequence data using various approximations</w:t>
      </w:r>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r w:rsidR="00A16F07">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DCA</w:t>
      </w:r>
      <w:r w:rsidR="00D65C4C">
        <w:rPr>
          <w:rFonts w:ascii="Times New Roman" w:eastAsia="Times New Roman" w:hAnsi="Times New Roman" w:cs="Times New Roman"/>
          <w:sz w:val="24"/>
          <w:szCs w:val="24"/>
        </w:rPr>
        <w:t xml:space="preserve"> also</w:t>
      </w:r>
      <w:r w:rsidR="003F5305" w:rsidRPr="00534DC8">
        <w:rPr>
          <w:rFonts w:ascii="Times New Roman" w:eastAsia="Times New Roman" w:hAnsi="Times New Roman" w:cs="Times New Roman"/>
          <w:sz w:val="24"/>
          <w:szCs w:val="24"/>
        </w:rPr>
        <w:t xml:space="preserve"> include</w:t>
      </w:r>
      <w:r w:rsidR="00AB2BF2">
        <w:rPr>
          <w:rFonts w:ascii="Times New Roman" w:eastAsia="Times New Roman" w:hAnsi="Times New Roman" w:cs="Times New Roman"/>
          <w:sz w:val="24"/>
          <w:szCs w:val="24"/>
        </w:rPr>
        <w:t>s</w:t>
      </w:r>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r w:rsidR="00AB2BF2">
        <w:rPr>
          <w:rFonts w:ascii="Times New Roman" w:eastAsia="Times New Roman" w:hAnsi="Times New Roman" w:cs="Times New Roman"/>
          <w:bCs/>
          <w:sz w:val="24"/>
          <w:szCs w:val="24"/>
          <w:lang w:val="en-US"/>
        </w:rPr>
        <w:t>trick to</w:t>
      </w:r>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r w:rsidR="00B21171">
        <w:rPr>
          <w:rFonts w:ascii="Times New Roman" w:eastAsia="Times New Roman" w:hAnsi="Times New Roman" w:cs="Times New Roman"/>
          <w:sz w:val="24"/>
          <w:szCs w:val="24"/>
        </w:rPr>
        <w:t xml:space="preserve"> </w:t>
      </w:r>
      <w:r w:rsidR="00AB2BF2">
        <w:rPr>
          <w:rFonts w:ascii="Times New Roman" w:eastAsia="Times New Roman" w:hAnsi="Times New Roman" w:cs="Times New Roman"/>
          <w:sz w:val="24"/>
          <w:szCs w:val="24"/>
        </w:rPr>
        <w:t xml:space="preserve">As result, the number of false-positive epistatic bonds </w:t>
      </w:r>
      <w:r w:rsidR="00C24E90">
        <w:rPr>
          <w:rFonts w:ascii="Times New Roman" w:eastAsia="Times New Roman" w:hAnsi="Times New Roman" w:cs="Times New Roman"/>
          <w:sz w:val="24"/>
          <w:szCs w:val="24"/>
        </w:rPr>
        <w:t>d</w:t>
      </w:r>
      <w:r w:rsidR="00AB2BF2">
        <w:rPr>
          <w:rFonts w:ascii="Times New Roman" w:eastAsia="Times New Roman" w:hAnsi="Times New Roman" w:cs="Times New Roman"/>
          <w:sz w:val="24"/>
          <w:szCs w:val="24"/>
        </w:rPr>
        <w:t xml:space="preserve">ue to genetic linkage is sharply decreased (Fig. 5C). </w:t>
      </w:r>
      <w:r w:rsidR="00AB2BF2">
        <w:rPr>
          <w:rFonts w:ascii="Times New Roman" w:eastAsia="Times New Roman" w:hAnsi="Times New Roman" w:cs="Times New Roman"/>
          <w:bCs/>
          <w:sz w:val="24"/>
          <w:szCs w:val="24"/>
          <w:lang w:val="en-US"/>
        </w:rPr>
        <w:t>The</w:t>
      </w:r>
      <w:r w:rsidR="00AB2BF2">
        <w:rPr>
          <w:rFonts w:ascii="Times New Roman" w:eastAsia="Times New Roman" w:hAnsi="Times New Roman" w:cs="Times New Roman"/>
          <w:sz w:val="24"/>
          <w:szCs w:val="24"/>
        </w:rPr>
        <w:t xml:space="preserve"> DCA</w:t>
      </w:r>
      <w:r w:rsidR="0008188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approach </w:t>
      </w:r>
      <w:r w:rsidR="00C24E90">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other problems</w:t>
      </w:r>
      <w:r w:rsidR="00AB2BF2">
        <w:rPr>
          <w:rFonts w:ascii="Times New Roman" w:eastAsia="Times New Roman" w:hAnsi="Times New Roman" w:cs="Times New Roman"/>
          <w:sz w:val="24"/>
          <w:szCs w:val="24"/>
        </w:rPr>
        <w:t xml:space="preserve"> as well</w:t>
      </w:r>
      <w:r w:rsidR="00081885">
        <w:rPr>
          <w:rFonts w:ascii="Times New Roman" w:eastAsia="Times New Roman" w:hAnsi="Times New Roman" w:cs="Times New Roman"/>
          <w:sz w:val="24"/>
          <w:szCs w:val="24"/>
        </w:rPr>
        <w:t xml:space="preserve">. Firstly, </w:t>
      </w:r>
      <w:r>
        <w:rPr>
          <w:rFonts w:ascii="Times New Roman" w:eastAsia="Times New Roman" w:hAnsi="Times New Roman" w:cs="Times New Roman"/>
          <w:sz w:val="24"/>
          <w:szCs w:val="24"/>
        </w:rPr>
        <w:t>QLE</w:t>
      </w:r>
      <w:r w:rsidR="00316475">
        <w:rPr>
          <w:rFonts w:ascii="Times New Roman" w:eastAsia="Times New Roman" w:hAnsi="Times New Roman" w:cs="Times New Roman"/>
          <w:sz w:val="24"/>
          <w:szCs w:val="24"/>
        </w:rPr>
        <w:t xml:space="preserve"> approximation</w:t>
      </w:r>
      <w:r w:rsidR="00081885">
        <w:rPr>
          <w:rFonts w:ascii="Times New Roman" w:eastAsia="Times New Roman" w:hAnsi="Times New Roman" w:cs="Times New Roman"/>
          <w:sz w:val="24"/>
          <w:szCs w:val="24"/>
        </w:rPr>
        <w:t xml:space="preserve"> that lies at the basis of DCA</w:t>
      </w:r>
      <w:r w:rsidR="003164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approach assumes that pairwise interactions did not change for million years since the most recent common ancestor</w:t>
      </w:r>
      <w:r w:rsidR="00D65C4C">
        <w:rPr>
          <w:rFonts w:ascii="Times New Roman" w:eastAsia="Times New Roman" w:hAnsi="Times New Roman" w:cs="Times New Roman"/>
          <w:sz w:val="24"/>
          <w:szCs w:val="24"/>
        </w:rPr>
        <w:t xml:space="preserve"> of these species</w:t>
      </w:r>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r w:rsidR="00D4242A" w:rsidRPr="0045051E">
        <w:rPr>
          <w:rFonts w:ascii="Times New Roman" w:eastAsia="Times New Roman" w:hAnsi="Times New Roman" w:cs="Times New Roman"/>
          <w:sz w:val="24"/>
          <w:szCs w:val="24"/>
        </w:rPr>
        <w:t>Thirdly</w:t>
      </w:r>
      <w:r w:rsidR="00B872A7" w:rsidRPr="0045051E">
        <w:rPr>
          <w:rFonts w:ascii="Times New Roman" w:eastAsia="Times New Roman" w:hAnsi="Times New Roman" w:cs="Times New Roman"/>
          <w:sz w:val="24"/>
          <w:szCs w:val="24"/>
        </w:rPr>
        <w:t>,</w:t>
      </w:r>
      <w:r w:rsidR="00203E5E" w:rsidRPr="0045051E">
        <w:rPr>
          <w:rFonts w:ascii="Times New Roman" w:eastAsia="Times New Roman" w:hAnsi="Times New Roman" w:cs="Times New Roman"/>
          <w:sz w:val="24"/>
          <w:szCs w:val="24"/>
        </w:rPr>
        <w:t xml:space="preserve"> </w:t>
      </w:r>
      <w:r w:rsidR="00203E5E" w:rsidRPr="00FC4B93">
        <w:rPr>
          <w:rFonts w:eastAsia="Times New Roman"/>
          <w:sz w:val="24"/>
          <w:szCs w:val="24"/>
        </w:rPr>
        <w:t>QLE</w:t>
      </w:r>
      <w:r w:rsidR="00081885" w:rsidRPr="00FC4B93">
        <w:rPr>
          <w:rFonts w:ascii="Times New Roman" w:eastAsia="Times New Roman" w:hAnsi="Times New Roman" w:cs="Times New Roman"/>
          <w:sz w:val="24"/>
          <w:szCs w:val="24"/>
        </w:rPr>
        <w:t xml:space="preserve"> </w:t>
      </w:r>
      <w:r w:rsidR="00203E5E" w:rsidRPr="00FC4B93">
        <w:rPr>
          <w:rFonts w:eastAsia="Times New Roman"/>
          <w:sz w:val="24"/>
          <w:szCs w:val="24"/>
        </w:rPr>
        <w:t xml:space="preserve">does not </w:t>
      </w:r>
      <w:r w:rsidR="00F9174A" w:rsidRPr="0045051E">
        <w:rPr>
          <w:rFonts w:ascii="Times New Roman" w:eastAsia="Times New Roman" w:hAnsi="Times New Roman" w:cs="Times New Roman"/>
          <w:sz w:val="24"/>
          <w:szCs w:val="24"/>
        </w:rPr>
        <w:t>work in</w:t>
      </w:r>
      <w:r w:rsidR="00F9174A" w:rsidRPr="00FC4B93">
        <w:rPr>
          <w:rFonts w:ascii="Times New Roman" w:eastAsia="Times New Roman" w:hAnsi="Times New Roman" w:cs="Times New Roman"/>
          <w:sz w:val="24"/>
          <w:szCs w:val="24"/>
        </w:rPr>
        <w:t xml:space="preserve"> </w:t>
      </w:r>
      <w:r w:rsidR="00203E5E" w:rsidRPr="00FC4B93">
        <w:rPr>
          <w:rFonts w:eastAsia="Times New Roman"/>
          <w:sz w:val="24"/>
          <w:szCs w:val="24"/>
        </w:rPr>
        <w:t>SARS CoV-2 evolution</w:t>
      </w:r>
      <w:r w:rsidR="00050B99" w:rsidRPr="0045051E">
        <w:rPr>
          <w:rFonts w:ascii="Times New Roman" w:eastAsia="Times New Roman" w:hAnsi="Times New Roman" w:cs="Times New Roman"/>
          <w:sz w:val="24"/>
          <w:szCs w:val="24"/>
        </w:rPr>
        <w:t>, because l</w:t>
      </w:r>
      <w:r w:rsidR="00203E5E" w:rsidRPr="00FC4B93">
        <w:rPr>
          <w:rFonts w:eastAsia="Times New Roman"/>
          <w:sz w:val="24"/>
          <w:szCs w:val="24"/>
        </w:rPr>
        <w:t xml:space="preserve">inkage effects, </w:t>
      </w:r>
      <w:r w:rsidR="00050B99" w:rsidRPr="0045051E">
        <w:rPr>
          <w:rFonts w:ascii="Times New Roman" w:eastAsia="Times New Roman" w:hAnsi="Times New Roman" w:cs="Times New Roman"/>
          <w:sz w:val="24"/>
          <w:szCs w:val="24"/>
        </w:rPr>
        <w:t>which are</w:t>
      </w:r>
      <w:r w:rsidR="00F57B46" w:rsidRPr="0045051E">
        <w:rPr>
          <w:rFonts w:ascii="Times New Roman" w:eastAsia="Times New Roman" w:hAnsi="Times New Roman" w:cs="Times New Roman"/>
          <w:sz w:val="24"/>
          <w:szCs w:val="24"/>
        </w:rPr>
        <w:t xml:space="preserve"> </w:t>
      </w:r>
      <w:r w:rsidR="00203E5E" w:rsidRPr="00FC4B93">
        <w:rPr>
          <w:rFonts w:eastAsia="Times New Roman"/>
          <w:sz w:val="24"/>
          <w:szCs w:val="24"/>
        </w:rPr>
        <w:t>negligible in QLE limit,</w:t>
      </w:r>
      <w:r w:rsidR="003C4E3B" w:rsidRPr="0045051E">
        <w:rPr>
          <w:rFonts w:ascii="Times New Roman" w:eastAsia="Times New Roman" w:hAnsi="Times New Roman" w:cs="Times New Roman"/>
          <w:sz w:val="24"/>
          <w:szCs w:val="24"/>
        </w:rPr>
        <w:t xml:space="preserve"> </w:t>
      </w:r>
      <w:r w:rsidR="00203E5E" w:rsidRPr="00FC4B93">
        <w:rPr>
          <w:rFonts w:eastAsia="Times New Roman"/>
          <w:sz w:val="24"/>
          <w:szCs w:val="24"/>
        </w:rPr>
        <w:t xml:space="preserve">are </w:t>
      </w:r>
      <w:r w:rsidR="00AB5E6D" w:rsidRPr="0045051E">
        <w:rPr>
          <w:rFonts w:ascii="Times New Roman" w:eastAsia="Times New Roman" w:hAnsi="Times New Roman" w:cs="Times New Roman"/>
          <w:sz w:val="24"/>
          <w:szCs w:val="24"/>
        </w:rPr>
        <w:t>strong</w:t>
      </w:r>
      <w:r w:rsidR="00050B99" w:rsidRPr="0045051E">
        <w:rPr>
          <w:rFonts w:ascii="Times New Roman" w:eastAsia="Times New Roman" w:hAnsi="Times New Roman" w:cs="Times New Roman"/>
          <w:sz w:val="24"/>
          <w:szCs w:val="24"/>
        </w:rPr>
        <w:t>. Lastly</w:t>
      </w:r>
      <w:r w:rsidR="003C4E3B" w:rsidRPr="0045051E">
        <w:rPr>
          <w:rFonts w:ascii="Times New Roman" w:eastAsia="Times New Roman" w:hAnsi="Times New Roman" w:cs="Times New Roman"/>
          <w:sz w:val="24"/>
          <w:szCs w:val="24"/>
        </w:rPr>
        <w:t>, a</w:t>
      </w:r>
      <w:r w:rsidR="00203E5E" w:rsidRPr="00FC4B93">
        <w:rPr>
          <w:rFonts w:eastAsia="Times New Roman"/>
          <w:sz w:val="24"/>
          <w:szCs w:val="24"/>
        </w:rPr>
        <w:t xml:space="preserve"> population</w:t>
      </w:r>
      <w:r w:rsidR="00AE78CB" w:rsidRPr="0045051E">
        <w:rPr>
          <w:rFonts w:ascii="Times New Roman" w:eastAsia="Times New Roman" w:hAnsi="Times New Roman" w:cs="Times New Roman"/>
          <w:sz w:val="24"/>
          <w:szCs w:val="24"/>
        </w:rPr>
        <w:t xml:space="preserve"> of infected individuals</w:t>
      </w:r>
      <w:r w:rsidR="00203E5E" w:rsidRPr="00FC4B93">
        <w:rPr>
          <w:rFonts w:eastAsia="Times New Roman"/>
          <w:sz w:val="24"/>
          <w:szCs w:val="24"/>
        </w:rPr>
        <w:t xml:space="preserve"> is not as large as required for QLE to work.</w:t>
      </w:r>
      <w:r w:rsidR="00A87BD0" w:rsidRPr="00FC4B93">
        <w:rPr>
          <w:rFonts w:ascii="Times New Roman" w:eastAsia="Times New Roman" w:hAnsi="Times New Roman" w:cs="Times New Roman"/>
          <w:sz w:val="24"/>
          <w:szCs w:val="24"/>
        </w:rPr>
        <w:t xml:space="preserve"> </w:t>
      </w:r>
    </w:p>
    <w:p w14:paraId="76E45170" w14:textId="2A54FACE" w:rsidR="001E5EAD" w:rsidRPr="001E5EAD"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FC4B93">
        <w:rPr>
          <w:rFonts w:ascii="Times New Roman" w:eastAsia="Times New Roman" w:hAnsi="Times New Roman" w:cs="Times New Roman"/>
          <w:sz w:val="24"/>
          <w:szCs w:val="24"/>
        </w:rPr>
        <w:t>Note that</w:t>
      </w:r>
      <w:r w:rsidRPr="003A23D7">
        <w:rPr>
          <w:rFonts w:ascii="Times New Roman" w:eastAsia="Times New Roman" w:hAnsi="Times New Roman" w:cs="Times New Roman"/>
          <w:bCs/>
          <w:sz w:val="24"/>
          <w:szCs w:val="24"/>
          <w:lang w:val="en-US"/>
        </w:rPr>
        <w:t xml:space="preserve"> the use of tree-based methods </w:t>
      </w:r>
      <w:r w:rsidRPr="003A23D7">
        <w:rPr>
          <w:rFonts w:ascii="Times New Roman" w:eastAsia="Times New Roman" w:hAnsi="Times New Roman" w:cs="Times New Roman"/>
          <w:bCs/>
          <w:sz w:val="24"/>
          <w:szCs w:val="24"/>
        </w:rPr>
        <w:t>does not automatically compensate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r w:rsidRPr="001E5EAD">
        <w:rPr>
          <w:rFonts w:ascii="Times New Roman" w:eastAsia="Times New Roman" w:hAnsi="Times New Roman" w:cs="Times New Roman"/>
          <w:bCs/>
          <w:sz w:val="24"/>
          <w:szCs w:val="24"/>
          <w:lang w:val="en-US"/>
        </w:rPr>
        <w:t xml:space="preserve">. </w:t>
      </w:r>
      <w:r w:rsidR="00150B08">
        <w:rPr>
          <w:rFonts w:ascii="Times New Roman" w:eastAsia="Times New Roman" w:hAnsi="Times New Roman" w:cs="Times New Roman"/>
          <w:bCs/>
          <w:sz w:val="24"/>
          <w:szCs w:val="24"/>
          <w:lang w:val="en-US"/>
        </w:rPr>
        <w:t xml:space="preserve">To </w:t>
      </w:r>
      <w:r w:rsidR="00565D3D">
        <w:rPr>
          <w:rFonts w:ascii="Times New Roman" w:eastAsia="Times New Roman" w:hAnsi="Times New Roman" w:cs="Times New Roman"/>
          <w:bCs/>
          <w:sz w:val="24"/>
          <w:szCs w:val="24"/>
          <w:lang w:val="en-US"/>
        </w:rPr>
        <w:t>exclude the effects of</w:t>
      </w:r>
      <w:r w:rsidR="00150B08">
        <w:rPr>
          <w:rFonts w:ascii="Times New Roman" w:eastAsia="Times New Roman" w:hAnsi="Times New Roman" w:cs="Times New Roman"/>
          <w:bCs/>
          <w:sz w:val="24"/>
          <w:szCs w:val="24"/>
          <w:lang w:val="en-US"/>
        </w:rPr>
        <w:t xml:space="preserve"> linkage, </w:t>
      </w:r>
      <w:r w:rsidR="00182B0E">
        <w:rPr>
          <w:rFonts w:ascii="Times New Roman" w:eastAsia="Times New Roman" w:hAnsi="Times New Roman" w:cs="Times New Roman"/>
          <w:bCs/>
          <w:sz w:val="24"/>
          <w:szCs w:val="24"/>
          <w:lang w:val="en-US"/>
        </w:rPr>
        <w:t>one group</w:t>
      </w:r>
      <w:r w:rsidR="00F002B2" w:rsidRPr="003A23D7" w:rsidDel="00012969">
        <w:rPr>
          <w:rFonts w:ascii="Times New Roman" w:eastAsia="Times New Roman" w:hAnsi="Times New Roman" w:cs="Times New Roman"/>
          <w:bCs/>
          <w:sz w:val="24"/>
          <w:szCs w:val="24"/>
          <w:lang w:val="en-US"/>
        </w:rPr>
        <w:t xml:space="preserve"> </w:t>
      </w:r>
      <w:r w:rsidR="00F706D7">
        <w:rPr>
          <w:rFonts w:ascii="Times New Roman" w:eastAsia="Times New Roman" w:hAnsi="Times New Roman" w:cs="Times New Roman"/>
          <w:bCs/>
          <w:sz w:val="24"/>
          <w:szCs w:val="24"/>
          <w:lang w:val="en-US"/>
        </w:rPr>
        <w:t>use</w:t>
      </w:r>
      <w:r w:rsidR="00182B0E">
        <w:rPr>
          <w:rFonts w:ascii="Times New Roman" w:eastAsia="Times New Roman" w:hAnsi="Times New Roman" w:cs="Times New Roman"/>
          <w:bCs/>
          <w:sz w:val="24"/>
          <w:szCs w:val="24"/>
          <w:lang w:val="en-US"/>
        </w:rPr>
        <w:t>d</w:t>
      </w:r>
      <w:r w:rsidR="00F706D7">
        <w:rPr>
          <w:rFonts w:ascii="Times New Roman" w:eastAsia="Times New Roman" w:hAnsi="Times New Roman" w:cs="Times New Roman"/>
          <w:bCs/>
          <w:sz w:val="24"/>
          <w:szCs w:val="24"/>
          <w:lang w:val="en-US"/>
        </w:rPr>
        <w:t xml:space="preserve"> </w:t>
      </w:r>
      <w:r w:rsidRPr="001E5EAD">
        <w:rPr>
          <w:rFonts w:ascii="Times New Roman" w:eastAsia="Times New Roman" w:hAnsi="Times New Roman" w:cs="Times New Roman"/>
          <w:bCs/>
          <w:sz w:val="24"/>
          <w:szCs w:val="24"/>
          <w:lang w:val="en-US"/>
        </w:rPr>
        <w:t>synonymous sites as markers of linkage</w:t>
      </w:r>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r w:rsidR="00150B08">
        <w:rPr>
          <w:rFonts w:ascii="Times New Roman" w:eastAsia="Times New Roman" w:hAnsi="Times New Roman" w:cs="Times New Roman"/>
          <w:bCs/>
          <w:sz w:val="24"/>
          <w:szCs w:val="24"/>
          <w:lang w:val="en-US"/>
        </w:rPr>
        <w:t>. However,</w:t>
      </w:r>
      <w:r w:rsidRPr="001E5EAD">
        <w:rPr>
          <w:rFonts w:ascii="Times New Roman" w:eastAsia="Times New Roman" w:hAnsi="Times New Roman" w:cs="Times New Roman"/>
          <w:bCs/>
          <w:sz w:val="24"/>
          <w:szCs w:val="24"/>
          <w:lang w:val="en-US"/>
        </w:rPr>
        <w:t xml:space="preserve"> the accuracy </w:t>
      </w:r>
      <w:r w:rsidR="00891CAF">
        <w:rPr>
          <w:rFonts w:ascii="Times New Roman" w:eastAsia="Times New Roman" w:hAnsi="Times New Roman" w:cs="Times New Roman"/>
          <w:bCs/>
          <w:sz w:val="24"/>
          <w:szCs w:val="24"/>
          <w:lang w:val="en-US"/>
        </w:rPr>
        <w:t xml:space="preserve">of this method </w:t>
      </w:r>
      <w:r w:rsidR="00150B08">
        <w:rPr>
          <w:rFonts w:ascii="Times New Roman" w:eastAsia="Times New Roman" w:hAnsi="Times New Roman" w:cs="Times New Roman"/>
          <w:bCs/>
          <w:sz w:val="24"/>
          <w:szCs w:val="24"/>
          <w:lang w:val="en-US"/>
        </w:rPr>
        <w:t>was</w:t>
      </w:r>
      <w:r w:rsidRPr="001E5EAD">
        <w:rPr>
          <w:rFonts w:ascii="Times New Roman" w:eastAsia="Times New Roman" w:hAnsi="Times New Roman" w:cs="Times New Roman"/>
          <w:bCs/>
          <w:sz w:val="24"/>
          <w:szCs w:val="24"/>
          <w:lang w:val="en-US"/>
        </w:rPr>
        <w:t xml:space="preserve"> not tested </w:t>
      </w:r>
      <w:r w:rsidR="00F002B2">
        <w:rPr>
          <w:rFonts w:ascii="Times New Roman" w:eastAsia="Times New Roman" w:hAnsi="Times New Roman" w:cs="Times New Roman"/>
          <w:bCs/>
          <w:sz w:val="24"/>
          <w:szCs w:val="24"/>
          <w:lang w:val="en-US"/>
        </w:rPr>
        <w:t>in</w:t>
      </w:r>
      <w:r w:rsidRPr="001E5EAD">
        <w:rPr>
          <w:rFonts w:ascii="Times New Roman" w:eastAsia="Times New Roman" w:hAnsi="Times New Roman" w:cs="Times New Roman"/>
          <w:bCs/>
          <w:sz w:val="24"/>
          <w:szCs w:val="24"/>
          <w:lang w:val="en-US"/>
        </w:rPr>
        <w:t xml:space="preserve"> simulation. </w:t>
      </w:r>
    </w:p>
    <w:p w14:paraId="17D9E586" w14:textId="5C9B5ED5"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Pr>
          <w:rFonts w:ascii="Times New Roman" w:eastAsia="Times New Roman" w:hAnsi="Times New Roman" w:cs="Times New Roman"/>
          <w:sz w:val="24"/>
          <w:szCs w:val="24"/>
        </w:rPr>
        <w:t>conditional</w:t>
      </w:r>
      <w:r w:rsidRPr="0076272C">
        <w:rPr>
          <w:rFonts w:ascii="Times New Roman" w:eastAsia="Times New Roman" w:hAnsi="Times New Roman" w:cs="Times New Roman"/>
          <w:sz w:val="24"/>
          <w:szCs w:val="24"/>
        </w:rPr>
        <w:t xml:space="preserve"> correlation method combined with </w:t>
      </w:r>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r w:rsidRPr="0076272C">
        <w:rPr>
          <w:rFonts w:ascii="Times New Roman" w:eastAsia="Times New Roman" w:hAnsi="Times New Roman" w:cs="Times New Roman"/>
          <w:sz w:val="24"/>
          <w:szCs w:val="24"/>
        </w:rPr>
        <w:t xml:space="preserve">sampling from quasi-independent populations </w:t>
      </w:r>
      <w:r w:rsidR="00620D41">
        <w:rPr>
          <w:rFonts w:ascii="Times New Roman" w:eastAsia="Times New Roman" w:hAnsi="Times New Roman" w:cs="Times New Roman"/>
          <w:sz w:val="24"/>
          <w:szCs w:val="24"/>
        </w:rPr>
        <w:t xml:space="preserve">and testing </w:t>
      </w:r>
      <w:r w:rsidR="005209BB">
        <w:rPr>
          <w:rFonts w:ascii="Times New Roman" w:eastAsia="Times New Roman" w:hAnsi="Times New Roman" w:cs="Times New Roman"/>
          <w:sz w:val="24"/>
          <w:szCs w:val="24"/>
        </w:rPr>
        <w:t xml:space="preserve">the accuracy </w:t>
      </w:r>
      <w:r w:rsidR="00691F57">
        <w:rPr>
          <w:rFonts w:ascii="Times New Roman" w:eastAsia="Times New Roman" w:hAnsi="Times New Roman" w:cs="Times New Roman"/>
          <w:sz w:val="24"/>
          <w:szCs w:val="24"/>
        </w:rPr>
        <w:t xml:space="preserve">in simulation </w:t>
      </w:r>
      <w:r w:rsidRPr="0076272C">
        <w:rPr>
          <w:rFonts w:ascii="Times New Roman" w:eastAsia="Times New Roman" w:hAnsi="Times New Roman" w:cs="Times New Roman"/>
          <w:sz w:val="24"/>
          <w:szCs w:val="24"/>
        </w:rPr>
        <w:t xml:space="preserve">allows </w:t>
      </w:r>
      <w:r w:rsidR="004F6E6D">
        <w:rPr>
          <w:rFonts w:ascii="Times New Roman" w:eastAsia="Times New Roman" w:hAnsi="Times New Roman" w:cs="Times New Roman"/>
          <w:sz w:val="24"/>
          <w:szCs w:val="24"/>
        </w:rPr>
        <w:t xml:space="preserve">the </w:t>
      </w:r>
      <w:r w:rsidR="00A72EB3">
        <w:rPr>
          <w:rFonts w:ascii="Times New Roman" w:eastAsia="Times New Roman" w:hAnsi="Times New Roman" w:cs="Times New Roman"/>
          <w:sz w:val="24"/>
          <w:szCs w:val="24"/>
        </w:rPr>
        <w:t xml:space="preserve">testable </w:t>
      </w:r>
      <w:r w:rsidRPr="0076272C">
        <w:rPr>
          <w:rFonts w:ascii="Times New Roman" w:eastAsia="Times New Roman" w:hAnsi="Times New Roman" w:cs="Times New Roman"/>
          <w:sz w:val="24"/>
          <w:szCs w:val="24"/>
        </w:rPr>
        <w:t>detection of strong epistatic links.</w:t>
      </w:r>
      <w:r w:rsidR="005209BB">
        <w:rPr>
          <w:rFonts w:ascii="Times New Roman" w:eastAsia="Times New Roman" w:hAnsi="Times New Roman" w:cs="Times New Roman"/>
          <w:sz w:val="24"/>
          <w:szCs w:val="24"/>
        </w:rPr>
        <w:t xml:space="preserve"> </w:t>
      </w:r>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lastRenderedPageBreak/>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3387AE92"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0219D45F"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F26BDE">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5F622081"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r w:rsidR="006363C9">
        <w:rPr>
          <w:rFonts w:ascii="Times New Roman" w:eastAsia="Times New Roman" w:hAnsi="Times New Roman" w:cs="Times New Roman"/>
          <w:sz w:val="24"/>
          <w:szCs w:val="24"/>
        </w:rPr>
        <w:t>costs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of two </w:t>
      </w:r>
      <w:r w:rsidR="006363C9">
        <w:rPr>
          <w:rFonts w:ascii="Times New Roman" w:eastAsia="Times New Roman" w:hAnsi="Times New Roman" w:cs="Times New Roman"/>
          <w:sz w:val="24"/>
          <w:szCs w:val="24"/>
        </w:rPr>
        <w:t>deleterious</w:t>
      </w:r>
      <w:r w:rsidR="004A51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r w:rsidR="006363C9">
        <w:rPr>
          <w:rFonts w:ascii="Times New Roman" w:eastAsia="Times New Roman" w:hAnsi="Times New Roman" w:cs="Times New Roman"/>
          <w:sz w:val="24"/>
          <w:szCs w:val="24"/>
        </w:rPr>
        <w:t>compensation degree</w:t>
      </w:r>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p>
    <w:p w14:paraId="10F30062" w14:textId="7DF66F0F" w:rsidR="00192CCC"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r w:rsidR="00192CCC">
        <w:rPr>
          <w:rFonts w:ascii="Times New Roman" w:eastAsia="Times New Roman" w:hAnsi="Times New Roman" w:cs="Times New Roman"/>
          <w:color w:val="000000"/>
          <w:sz w:val="24"/>
          <w:szCs w:val="24"/>
        </w:rPr>
        <w:t xml:space="preserve">deleterious </w:t>
      </w:r>
      <w:r>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r w:rsidR="00192CCC">
        <w:rPr>
          <w:rFonts w:ascii="Times New Roman" w:eastAsia="Times New Roman" w:hAnsi="Times New Roman" w:cs="Times New Roman"/>
          <w:color w:val="000000"/>
          <w:sz w:val="24"/>
          <w:szCs w:val="24"/>
        </w:rPr>
        <w:t xml:space="preserve"> </w:t>
      </w:r>
      <w:r w:rsidR="00BB6F54">
        <w:rPr>
          <w:rFonts w:ascii="Times New Roman" w:eastAsia="Times New Roman" w:hAnsi="Times New Roman" w:cs="Times New Roman"/>
          <w:color w:val="000000"/>
          <w:sz w:val="24"/>
          <w:szCs w:val="24"/>
        </w:rPr>
        <w:t xml:space="preserve">per </w:t>
      </w:r>
      <w:r w:rsidR="00192CCC">
        <w:rPr>
          <w:rFonts w:ascii="Times New Roman" w:eastAsia="Times New Roman" w:hAnsi="Times New Roman" w:cs="Times New Roman"/>
          <w:color w:val="000000"/>
          <w:sz w:val="24"/>
          <w:szCs w:val="24"/>
        </w:rPr>
        <w:t>genome</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r w:rsidR="00192CCC">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Pr>
          <w:rFonts w:ascii="Times New Roman" w:eastAsia="Times New Roman" w:hAnsi="Times New Roman" w:cs="Times New Roman"/>
          <w:color w:val="000000"/>
          <w:sz w:val="24"/>
          <w:szCs w:val="24"/>
        </w:rPr>
        <w:t xml:space="preserve"> individuals and</w:t>
      </w:r>
      <w:r w:rsidR="00192CCC">
        <w:rPr>
          <w:rFonts w:ascii="Times New Roman" w:eastAsia="Times New Roman" w:hAnsi="Times New Roman" w:cs="Times New Roman"/>
          <w:color w:val="000000"/>
          <w:sz w:val="24"/>
          <w:szCs w:val="24"/>
        </w:rPr>
        <w:t xml:space="preserve"> genome length</w:t>
      </w:r>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FC4B93">
      <w:pPr>
        <w:pBdr>
          <w:top w:val="nil"/>
          <w:left w:val="nil"/>
          <w:bottom w:val="nil"/>
          <w:right w:val="nil"/>
          <w:between w:val="nil"/>
        </w:pBdr>
        <w:spacing w:after="0" w:line="360" w:lineRule="auto"/>
        <w:ind w:firstLine="720"/>
        <w:jc w:val="both"/>
      </w:pPr>
      <w:r>
        <w:rPr>
          <w:rFonts w:ascii="Times New Roman" w:eastAsia="Times New Roman" w:hAnsi="Times New Roman" w:cs="Times New Roman"/>
          <w:color w:val="000000"/>
          <w:sz w:val="24"/>
          <w:szCs w:val="24"/>
        </w:rPr>
        <w:t xml:space="preserve">The </w:t>
      </w:r>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hyperlink r:id="rId19" w:history="1">
        <w:r w:rsidR="00626F04" w:rsidRPr="00626F04">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F26BDE">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F26BDE">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w:lastRenderedPageBreak/>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simulation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proportion of gaps and nonreads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BB75946" w:rsidR="00545794" w:rsidRPr="00FC4B93" w:rsidRDefault="00545794" w:rsidP="00545794">
      <w:pPr>
        <w:spacing w:after="0" w:line="360" w:lineRule="auto"/>
        <w:ind w:firstLine="709"/>
        <w:jc w:val="both"/>
        <w:rPr>
          <w:rFonts w:ascii="Times New Roman" w:eastAsia="Times New Roman" w:hAnsi="Times New Roman" w:cs="Times New Roman"/>
          <w:sz w:val="24"/>
          <w:szCs w:val="24"/>
          <w:lang w:val="en-US"/>
        </w:rPr>
      </w:pPr>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Pr>
          <w:rFonts w:ascii="Times New Roman" w:eastAsia="Times New Roman" w:hAnsi="Times New Roman" w:cs="Times New Roman"/>
          <w:sz w:val="24"/>
          <w:szCs w:val="24"/>
          <w:lang w:val="en-US"/>
        </w:rPr>
        <w:t>Also, p</w:t>
      </w:r>
      <w:r w:rsidRPr="00545794">
        <w:rPr>
          <w:rFonts w:ascii="Times New Roman" w:eastAsia="Times New Roman" w:hAnsi="Times New Roman" w:cs="Times New Roman"/>
          <w:sz w:val="24"/>
          <w:szCs w:val="24"/>
          <w:lang w:val="en-US"/>
        </w:rPr>
        <w:t xml:space="preserve">revious experience with hemagglutinin data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r w:rsidRPr="00545794">
        <w:rPr>
          <w:rFonts w:ascii="Times New Roman" w:eastAsia="Times New Roman" w:hAnsi="Times New Roman" w:cs="Times New Roman"/>
          <w:sz w:val="24"/>
          <w:szCs w:val="24"/>
          <w:lang w:val="en-US"/>
        </w:rPr>
        <w:t xml:space="preserve"> </w:t>
      </w:r>
      <w:r w:rsidR="006363C9">
        <w:rPr>
          <w:rFonts w:ascii="Times New Roman" w:eastAsia="Times New Roman" w:hAnsi="Times New Roman" w:cs="Times New Roman"/>
          <w:sz w:val="24"/>
          <w:szCs w:val="24"/>
          <w:lang w:val="en-US"/>
        </w:rPr>
        <w:t>demonstrates</w:t>
      </w:r>
      <w:r w:rsidRPr="00545794">
        <w:rPr>
          <w:rFonts w:ascii="Times New Roman" w:eastAsia="Times New Roman" w:hAnsi="Times New Roman" w:cs="Times New Roman"/>
          <w:sz w:val="24"/>
          <w:szCs w:val="24"/>
          <w:lang w:val="en-US"/>
        </w:rPr>
        <w:t xml:space="preserve"> that </w:t>
      </w:r>
      <w:r w:rsidR="006363C9">
        <w:rPr>
          <w:rFonts w:ascii="Times New Roman" w:eastAsia="Times New Roman" w:hAnsi="Times New Roman" w:cs="Times New Roman"/>
          <w:sz w:val="24"/>
          <w:szCs w:val="24"/>
          <w:lang w:val="en-US"/>
        </w:rPr>
        <w:t>combining sequences from different dates</w:t>
      </w:r>
      <w:r w:rsidRPr="00545794">
        <w:rPr>
          <w:rFonts w:ascii="Times New Roman" w:eastAsia="Times New Roman" w:hAnsi="Times New Roman" w:cs="Times New Roman"/>
          <w:sz w:val="24"/>
          <w:szCs w:val="24"/>
          <w:lang w:val="en-US"/>
        </w:rPr>
        <w:t xml:space="preserve"> is an advantage, because </w:t>
      </w:r>
      <w:r w:rsidR="006363C9">
        <w:rPr>
          <w:rFonts w:ascii="Times New Roman" w:eastAsia="Times New Roman" w:hAnsi="Times New Roman" w:cs="Times New Roman"/>
          <w:sz w:val="24"/>
          <w:szCs w:val="24"/>
          <w:lang w:val="en-US"/>
        </w:rPr>
        <w:t>one</w:t>
      </w:r>
      <w:r w:rsidRPr="00545794">
        <w:rPr>
          <w:rFonts w:ascii="Times New Roman" w:eastAsia="Times New Roman" w:hAnsi="Times New Roman" w:cs="Times New Roman"/>
          <w:sz w:val="24"/>
          <w:szCs w:val="24"/>
          <w:lang w:val="en-US"/>
        </w:rPr>
        <w:t xml:space="preserve"> compare</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earlier and later strains and thus find</w:t>
      </w:r>
      <w:r w:rsidR="006363C9">
        <w:rPr>
          <w:rFonts w:ascii="Times New Roman" w:eastAsia="Times New Roman" w:hAnsi="Times New Roman" w:cs="Times New Roman"/>
          <w:sz w:val="24"/>
          <w:szCs w:val="24"/>
          <w:lang w:val="en-US"/>
        </w:rPr>
        <w:t>s</w:t>
      </w:r>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r w:rsidR="006363C9" w:rsidRPr="006363C9" w:rsidDel="006363C9">
        <w:rPr>
          <w:rFonts w:ascii="Times New Roman" w:eastAsia="Times New Roman" w:hAnsi="Times New Roman" w:cs="Times New Roman"/>
          <w:sz w:val="24"/>
          <w:szCs w:val="24"/>
          <w:lang w:val="en-US"/>
        </w:rPr>
        <w:t xml:space="preserve"> </w:t>
      </w:r>
      <w:r w:rsidRPr="00545794">
        <w:rPr>
          <w:rFonts w:ascii="Times New Roman" w:eastAsia="Times New Roman" w:hAnsi="Times New Roman" w:cs="Times New Roman"/>
          <w:sz w:val="24"/>
          <w:szCs w:val="24"/>
          <w:lang w:val="en-US"/>
        </w:rPr>
        <w:t>.</w:t>
      </w:r>
    </w:p>
    <w:p w14:paraId="7DBA8D28" w14:textId="7ED1EDFF" w:rsidR="0087149A" w:rsidRPr="00FC4B93" w:rsidRDefault="0076272C">
      <w:pPr>
        <w:spacing w:after="0" w:line="360" w:lineRule="auto"/>
        <w:ind w:firstLine="709"/>
        <w:jc w:val="both"/>
        <w:rPr>
          <w:rFonts w:ascii="Times New Roman" w:eastAsia="Times New Roman" w:hAnsi="Times New Roman" w:cs="Times New Roman"/>
          <w:sz w:val="20"/>
          <w:szCs w:val="20"/>
          <w:lang w:val="en-US"/>
        </w:rPr>
      </w:pPr>
      <w:r>
        <w:rPr>
          <w:rFonts w:ascii="Times New Roman" w:eastAsia="Times New Roman" w:hAnsi="Times New Roman" w:cs="Times New Roman"/>
          <w:sz w:val="24"/>
          <w:szCs w:val="24"/>
        </w:rPr>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r w:rsidR="00BE537C" w:rsidRPr="00FC4B93">
        <w:rPr>
          <w:rFonts w:ascii="Times New Roman" w:eastAsia="Times New Roman" w:hAnsi="Times New Roman" w:cs="Times New Roman"/>
          <w:sz w:val="24"/>
          <w:szCs w:val="24"/>
        </w:rPr>
        <w:t>We put the monomorphism threshold at two values (Table 1) and ma</w:t>
      </w:r>
      <w:r w:rsidR="00B67E12">
        <w:rPr>
          <w:rFonts w:ascii="Times New Roman" w:eastAsia="Times New Roman" w:hAnsi="Times New Roman" w:cs="Times New Roman"/>
          <w:sz w:val="24"/>
          <w:szCs w:val="24"/>
        </w:rPr>
        <w:t>ke</w:t>
      </w:r>
      <w:r w:rsidR="00BE537C" w:rsidRPr="00FC4B93">
        <w:rPr>
          <w:rFonts w:ascii="Times New Roman" w:eastAsia="Times New Roman" w:hAnsi="Times New Roman" w:cs="Times New Roman"/>
          <w:sz w:val="24"/>
          <w:szCs w:val="24"/>
        </w:rPr>
        <w:t xml:space="preserve"> sure that the choice does not affect final results</w:t>
      </w:r>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r w:rsidR="00BE537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D16338B"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732752E2"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r w:rsidR="007E084A">
        <w:rPr>
          <w:rFonts w:ascii="Times New Roman" w:eastAsia="Times New Roman" w:hAnsi="Times New Roman" w:cs="Times New Roman"/>
          <w:color w:val="000000"/>
          <w:sz w:val="24"/>
          <w:szCs w:val="24"/>
        </w:rPr>
        <w:t>the universal f</w:t>
      </w:r>
      <w:r>
        <w:rPr>
          <w:rFonts w:ascii="Times New Roman" w:eastAsia="Times New Roman" w:hAnsi="Times New Roman" w:cs="Times New Roman"/>
          <w:color w:val="000000"/>
          <w:sz w:val="24"/>
          <w:szCs w:val="24"/>
        </w:rPr>
        <w:t xml:space="preserve">ootprint of </w:t>
      </w:r>
      <w:r w:rsidR="007E084A">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r w:rsidR="00161711">
        <w:rPr>
          <w:rFonts w:ascii="Times New Roman" w:eastAsia="Times New Roman" w:hAnsi="Times New Roman" w:cs="Times New Roman"/>
          <w:color w:val="000000"/>
          <w:sz w:val="24"/>
          <w:szCs w:val="24"/>
        </w:rPr>
        <w:t>re-</w:t>
      </w:r>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FC4B93">
        <w:rPr>
          <w:rFonts w:ascii="Times New Roman" w:eastAsia="Times New Roman" w:hAnsi="Times New Roman" w:cs="Times New Roman"/>
          <w:b/>
          <w:color w:val="000000"/>
          <w:sz w:val="24"/>
          <w:szCs w:val="24"/>
        </w:rPr>
        <w:t>Assumptions and approximations</w:t>
      </w:r>
      <w:r w:rsidRPr="00FC4B93">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method </w:t>
      </w:r>
      <w:r w:rsidR="001C746C">
        <w:rPr>
          <w:rFonts w:ascii="Times New Roman" w:eastAsia="Times New Roman" w:hAnsi="Times New Roman" w:cs="Times New Roman"/>
          <w:color w:val="000000"/>
          <w:sz w:val="24"/>
          <w:szCs w:val="24"/>
        </w:rPr>
        <w:t>implies</w:t>
      </w:r>
      <w:r>
        <w:rPr>
          <w:rFonts w:ascii="Times New Roman" w:eastAsia="Times New Roman" w:hAnsi="Times New Roman" w:cs="Times New Roman"/>
          <w:color w:val="000000"/>
          <w:sz w:val="24"/>
          <w:szCs w:val="24"/>
        </w:rPr>
        <w:t xml:space="preserve"> the weak selection limit</w:t>
      </w:r>
      <w:r w:rsidR="001C746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FC4B93">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FC4B93">
        <w:rPr>
          <w:rFonts w:ascii="Times New Roman" w:eastAsia="Times New Roman" w:hAnsi="Times New Roman" w:cs="Times New Roman"/>
          <w:color w:val="000000"/>
          <w:sz w:val="24"/>
          <w:szCs w:val="24"/>
        </w:rPr>
        <w:t xml:space="preserve"> and </w:t>
      </w:r>
      <w:r w:rsidR="001C746C">
        <w:rPr>
          <w:rFonts w:ascii="Times New Roman" w:eastAsia="Times New Roman" w:hAnsi="Times New Roman" w:cs="Times New Roman"/>
          <w:color w:val="000000"/>
          <w:sz w:val="24"/>
          <w:szCs w:val="24"/>
        </w:rPr>
        <w:t>on</w:t>
      </w:r>
      <w:r w:rsidR="001C746C" w:rsidRPr="00FC4B93">
        <w:rPr>
          <w:rFonts w:ascii="Times New Roman" w:eastAsia="Times New Roman" w:hAnsi="Times New Roman" w:cs="Times New Roman"/>
          <w:color w:val="000000"/>
          <w:sz w:val="24"/>
          <w:szCs w:val="24"/>
        </w:rPr>
        <w:t xml:space="preserve"> time</w:t>
      </w:r>
      <w:r w:rsidR="001C746C">
        <w:rPr>
          <w:rFonts w:ascii="Times New Roman" w:eastAsia="Times New Roman" w:hAnsi="Times New Roman" w:cs="Times New Roman"/>
          <w:color w:val="000000"/>
          <w:sz w:val="24"/>
          <w:szCs w:val="24"/>
        </w:rPr>
        <w:t xml:space="preserve"> scales</w:t>
      </w:r>
      <w:r w:rsidR="001C746C" w:rsidRPr="00FC4B93">
        <w:rPr>
          <w:rFonts w:ascii="Times New Roman" w:eastAsia="Times New Roman" w:hAnsi="Times New Roman" w:cs="Times New Roman"/>
          <w:color w:val="000000"/>
          <w:sz w:val="24"/>
          <w:szCs w:val="24"/>
        </w:rPr>
        <w:t xml:space="preserve"> l</w:t>
      </w:r>
      <w:r w:rsidR="001C746C">
        <w:rPr>
          <w:rFonts w:ascii="Times New Roman" w:eastAsia="Times New Roman" w:hAnsi="Times New Roman" w:cs="Times New Roman"/>
          <w:color w:val="000000"/>
          <w:sz w:val="24"/>
          <w:szCs w:val="24"/>
        </w:rPr>
        <w:t>onger</w:t>
      </w:r>
      <w:r w:rsidR="001C746C" w:rsidRPr="00FC4B93">
        <w:rPr>
          <w:rFonts w:ascii="Times New Roman" w:eastAsia="Times New Roman" w:hAnsi="Times New Roman" w:cs="Times New Roman"/>
          <w:color w:val="000000"/>
          <w:sz w:val="24"/>
          <w:szCs w:val="24"/>
        </w:rPr>
        <w:t xml:space="preserve"> than </w:t>
      </w:r>
      <m:oMath>
        <m:r>
          <w:rPr>
            <w:rFonts w:ascii="Cambria Math" w:eastAsia="Times New Roman" w:hAnsi="Cambria Math" w:cs="Times New Roman"/>
            <w:color w:val="000000"/>
            <w:sz w:val="24"/>
            <w:szCs w:val="24"/>
          </w:rPr>
          <m:t>1/s.</m:t>
        </m:r>
      </m:oMath>
      <w:r w:rsidR="00915E75">
        <w:rPr>
          <w:rFonts w:ascii="Times New Roman" w:eastAsia="Times New Roman" w:hAnsi="Times New Roman" w:cs="Times New Roman"/>
          <w:color w:val="000000"/>
          <w:sz w:val="24"/>
          <w:szCs w:val="24"/>
        </w:rPr>
        <w:t xml:space="preserve"> </w:t>
      </w:r>
    </w:p>
    <w:p w14:paraId="7E9CCA22" w14:textId="616BB4B4" w:rsidR="007E5343"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Next, the</w:t>
      </w:r>
      <w:r w:rsidRPr="00915E75">
        <w:rPr>
          <w:rFonts w:ascii="Times New Roman" w:eastAsia="Times New Roman" w:hAnsi="Times New Roman" w:cs="Times New Roman"/>
          <w:color w:val="000000"/>
          <w:sz w:val="24"/>
          <w:szCs w:val="24"/>
          <w:lang w:val="en-US"/>
        </w:rPr>
        <w:t xml:space="preserve"> fluctuations of mutation rate along the genome</w:t>
      </w:r>
      <w:r w:rsidR="008A7AEC">
        <w:rPr>
          <w:rFonts w:ascii="Times New Roman" w:eastAsia="Times New Roman" w:hAnsi="Times New Roman" w:cs="Times New Roman"/>
          <w:color w:val="000000"/>
          <w:sz w:val="24"/>
          <w:szCs w:val="24"/>
          <w:lang w:val="en-US"/>
        </w:rPr>
        <w:t xml:space="preserve">, </w:t>
      </w:r>
      <w:r w:rsidR="00880ED6">
        <w:rPr>
          <w:rFonts w:ascii="Times New Roman" w:eastAsia="Times New Roman" w:hAnsi="Times New Roman" w:cs="Times New Roman"/>
          <w:color w:val="000000"/>
          <w:sz w:val="24"/>
          <w:szCs w:val="24"/>
          <w:lang w:val="en-US"/>
        </w:rPr>
        <w:t xml:space="preserve">which are </w:t>
      </w:r>
      <w:r w:rsidR="008A7AEC">
        <w:rPr>
          <w:rFonts w:ascii="Times New Roman" w:eastAsia="Times New Roman" w:hAnsi="Times New Roman" w:cs="Times New Roman"/>
          <w:color w:val="000000"/>
          <w:sz w:val="24"/>
          <w:szCs w:val="24"/>
          <w:lang w:val="en-US"/>
        </w:rPr>
        <w:t>typically strong for RNA viruses</w:t>
      </w:r>
      <w:r w:rsidR="00545794">
        <w:rPr>
          <w:rFonts w:ascii="Times New Roman" w:eastAsia="Times New Roman" w:hAnsi="Times New Roman" w:cs="Times New Roman"/>
          <w:color w:val="000000"/>
          <w:sz w:val="24"/>
          <w:szCs w:val="24"/>
          <w:lang w:val="en-US"/>
        </w:rPr>
        <w:t>,</w:t>
      </w:r>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Pr>
          <w:rFonts w:ascii="Times New Roman" w:eastAsia="Times New Roman" w:hAnsi="Times New Roman" w:cs="Times New Roman"/>
          <w:color w:val="000000"/>
          <w:sz w:val="24"/>
          <w:szCs w:val="24"/>
          <w:lang w:val="en-US"/>
        </w:rPr>
        <w:t>arithm</w:t>
      </w:r>
      <w:r w:rsidRPr="00915E75">
        <w:rPr>
          <w:rFonts w:ascii="Times New Roman" w:eastAsia="Times New Roman" w:hAnsi="Times New Roman" w:cs="Times New Roman"/>
          <w:color w:val="000000"/>
          <w:sz w:val="24"/>
          <w:szCs w:val="24"/>
          <w:lang w:val="en-US"/>
        </w:rPr>
        <w:t xml:space="preserve"> </w:t>
      </w:r>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r w:rsidRPr="00915E75">
        <w:rPr>
          <w:rFonts w:ascii="Times New Roman" w:eastAsia="Times New Roman" w:hAnsi="Times New Roman" w:cs="Times New Roman"/>
          <w:color w:val="000000"/>
          <w:sz w:val="24"/>
          <w:szCs w:val="24"/>
          <w:lang w:val="en-US"/>
        </w:rPr>
        <w:t xml:space="preserve">. </w:t>
      </w:r>
    </w:p>
    <w:p w14:paraId="479D5984" w14:textId="3C501649" w:rsidR="007E5343"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915E75">
        <w:rPr>
          <w:rFonts w:ascii="Times New Roman" w:eastAsia="Times New Roman" w:hAnsi="Times New Roman" w:cs="Times New Roman"/>
          <w:color w:val="000000"/>
          <w:sz w:val="24"/>
          <w:szCs w:val="24"/>
          <w:lang w:val="en-US"/>
        </w:rPr>
        <w:t>Recombination is relatively rare</w:t>
      </w:r>
      <w:r w:rsidR="00E52F66">
        <w:rPr>
          <w:rFonts w:ascii="Times New Roman" w:eastAsia="Times New Roman" w:hAnsi="Times New Roman" w:cs="Times New Roman"/>
          <w:color w:val="000000"/>
          <w:sz w:val="24"/>
          <w:szCs w:val="24"/>
          <w:lang w:val="en-US"/>
        </w:rPr>
        <w:t xml:space="preserve"> in SARS-CoV-2</w:t>
      </w:r>
      <w:r w:rsidRPr="00915E75">
        <w:rPr>
          <w:rFonts w:ascii="Times New Roman" w:eastAsia="Times New Roman" w:hAnsi="Times New Roman" w:cs="Times New Roman"/>
          <w:color w:val="000000"/>
          <w:sz w:val="24"/>
          <w:szCs w:val="24"/>
          <w:lang w:val="en-US"/>
        </w:rPr>
        <w:t xml:space="preserve">, </w:t>
      </w:r>
      <w:r w:rsidR="00E52F66">
        <w:rPr>
          <w:rFonts w:ascii="Times New Roman" w:eastAsia="Times New Roman" w:hAnsi="Times New Roman" w:cs="Times New Roman"/>
          <w:color w:val="000000"/>
          <w:sz w:val="24"/>
          <w:szCs w:val="24"/>
          <w:lang w:val="en-US"/>
        </w:rPr>
        <w:t>because</w:t>
      </w:r>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Pr>
          <w:rFonts w:ascii="Times New Roman" w:eastAsia="Times New Roman" w:hAnsi="Times New Roman" w:cs="Times New Roman"/>
          <w:color w:val="000000"/>
          <w:sz w:val="24"/>
          <w:szCs w:val="24"/>
          <w:lang w:val="en-US"/>
        </w:rPr>
        <w:t>, as estimated before for another virus</w:t>
      </w:r>
      <w:r w:rsidRPr="00915E75">
        <w:rPr>
          <w:rFonts w:ascii="Times New Roman" w:eastAsia="Times New Roman" w:hAnsi="Times New Roman" w:cs="Times New Roman"/>
          <w:color w:val="000000"/>
          <w:sz w:val="24"/>
          <w:szCs w:val="24"/>
          <w:lang w:val="en-US"/>
        </w:rPr>
        <w:t xml:space="preserve"> </w: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r>
        <w:rPr>
          <w:rFonts w:ascii="Times New Roman" w:eastAsia="Times New Roman" w:hAnsi="Times New Roman" w:cs="Times New Roman"/>
          <w:color w:val="000000"/>
          <w:sz w:val="24"/>
          <w:szCs w:val="24"/>
          <w:lang w:val="en-US"/>
        </w:rPr>
        <w:t>.</w:t>
      </w:r>
      <w:r w:rsidR="003F4C32">
        <w:rPr>
          <w:rFonts w:ascii="Times New Roman" w:eastAsia="Times New Roman" w:hAnsi="Times New Roman" w:cs="Times New Roman"/>
          <w:color w:val="000000"/>
          <w:sz w:val="24"/>
          <w:szCs w:val="24"/>
          <w:lang w:val="en-US"/>
        </w:rPr>
        <w:t xml:space="preserve"> </w:t>
      </w:r>
      <w:r w:rsidR="001E7145" w:rsidRPr="00FC4B93">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r w:rsidR="001E7145" w:rsidRPr="00FC4B93">
        <w:rPr>
          <w:rFonts w:ascii="Times New Roman" w:eastAsia="Times New Roman" w:hAnsi="Times New Roman" w:cs="Times New Roman"/>
          <w:color w:val="000000"/>
          <w:sz w:val="24"/>
          <w:szCs w:val="24"/>
          <w:lang w:val="en-US"/>
        </w:rPr>
        <w:t>.</w:t>
      </w:r>
      <w:r w:rsidR="001E7145">
        <w:rPr>
          <w:rFonts w:ascii="Times New Roman" w:hAnsi="Times New Roman" w:cs="Times New Roman"/>
          <w:color w:val="000000"/>
          <w:sz w:val="20"/>
          <w:szCs w:val="20"/>
          <w:lang w:val="en-US"/>
        </w:rPr>
        <w:t xml:space="preserve"> </w:t>
      </w:r>
    </w:p>
    <w:p w14:paraId="5C20BEF6" w14:textId="65A6728E" w:rsidR="00653793"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US"/>
        </w:rPr>
        <w:t xml:space="preserve">Also, here </w:t>
      </w:r>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r w:rsidR="00BE0056">
        <w:rPr>
          <w:rFonts w:ascii="Times New Roman" w:eastAsia="Times New Roman" w:hAnsi="Times New Roman" w:cs="Times New Roman"/>
          <w:color w:val="000000"/>
          <w:sz w:val="24"/>
          <w:szCs w:val="24"/>
          <w:lang w:val="en-US"/>
        </w:rPr>
        <w:t xml:space="preserve"> conflicts</w:t>
      </w:r>
      <w:r w:rsidRPr="003F4C32">
        <w:rPr>
          <w:rFonts w:ascii="Times New Roman" w:eastAsia="Times New Roman" w:hAnsi="Times New Roman" w:cs="Times New Roman"/>
          <w:color w:val="000000"/>
          <w:sz w:val="24"/>
          <w:szCs w:val="24"/>
          <w:lang w:val="en-US"/>
        </w:rPr>
        <w:t xml:space="preserve"> are possible </w: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r w:rsidRPr="003F4C32">
        <w:rPr>
          <w:rFonts w:ascii="Times New Roman" w:eastAsia="Times New Roman" w:hAnsi="Times New Roman" w:cs="Times New Roman"/>
          <w:color w:val="000000"/>
          <w:sz w:val="24"/>
          <w:szCs w:val="24"/>
          <w:lang w:val="en-US"/>
        </w:rPr>
        <w:t>.</w:t>
      </w: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A.A. Makashov and S.V. Lagunov for technical help and discussion. We are grateful to A. I. Pikhulya, D. A. Gorshkova, E. A. Vigovskaya, and E. I. Stroganova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20" w:history="1">
        <w:r w:rsidR="00626F04" w:rsidRPr="00626F04">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Carlborg, L. Jacobsson, P. Ahgren,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Zuk, E. Hechter, S. R. Sunyaev, E. S. Lander, The mystery of missing heritability: Genetic interactions create phantom heritability. </w:t>
      </w:r>
      <w:r>
        <w:rPr>
          <w:i/>
          <w:color w:val="000000"/>
        </w:rPr>
        <w:t>Proc Natl Acad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r>
        <w:rPr>
          <w:i/>
          <w:color w:val="000000"/>
        </w:rPr>
        <w:t>Theor Popul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Ballana, R. Badia, B. Clotet,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Regoes, R. Antia, The role of compensatory mutations in the emergence of drug resistance. </w:t>
      </w:r>
      <w:r>
        <w:rPr>
          <w:i/>
          <w:color w:val="000000"/>
        </w:rPr>
        <w:t>PLoS Comput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Piana, P. Carloni, U. Rothlisberger,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Nat Commun</w:t>
      </w:r>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J Virol</w:t>
      </w:r>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J Virol</w:t>
      </w:r>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A. M. Carabelli</w:t>
      </w:r>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Tedla, R. A. Bull, Evolution of the SARS-CoV-2 omicron variants BA.1 to BA.5: Implications for immune escape and transmission. </w:t>
      </w:r>
      <w:r>
        <w:rPr>
          <w:i/>
          <w:color w:val="000000"/>
        </w:rPr>
        <w:t>Rev Med Virol</w:t>
      </w:r>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Cobey, D. B. Larremore, Y. H. Grad, M. Lipsitch,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Yewdell,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Rozhnova, Evolutionary implications of SARS-CoV-2 vaccination for the future design of vaccination strategies. </w:t>
      </w:r>
      <w:r>
        <w:rPr>
          <w:i/>
          <w:color w:val="000000"/>
        </w:rPr>
        <w:t>Commun Med (Lond)</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A. Moulana</w:t>
      </w:r>
      <w:r>
        <w:rPr>
          <w:i/>
          <w:color w:val="000000"/>
        </w:rPr>
        <w:t xml:space="preserve"> et al.</w:t>
      </w:r>
      <w:r>
        <w:rPr>
          <w:color w:val="000000"/>
        </w:rPr>
        <w:t xml:space="preserve">, Compensatory epistasis maintains ACE2 affinity in SARS-CoV-2 Omicron BA.1. </w:t>
      </w:r>
      <w:r>
        <w:rPr>
          <w:i/>
          <w:color w:val="000000"/>
        </w:rPr>
        <w:t>Nat Commun</w:t>
      </w:r>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A. K. Reuschl</w:t>
      </w:r>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Nat Ecol Evol</w:t>
      </w:r>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IEEE/ACM Trans Comput Biol Bioinform</w:t>
      </w:r>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Detecting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r>
        <w:rPr>
          <w:i/>
          <w:color w:val="000000"/>
        </w:rPr>
        <w:t>PLoS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Weigt, R. A. White, H. Szurmant, J. A. Hoch, T. Hwa, Identification of direct residue contacts in protein-protein interaction by message passing. </w:t>
      </w:r>
      <w:r>
        <w:rPr>
          <w:i/>
          <w:color w:val="000000"/>
        </w:rPr>
        <w:t>Proc Natl Acad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Neher, B. I. Shraiman,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Kaczorowski, J. P. Barton, A. K. Chakraborty, M. R. McKay, Fitness landscape of the human immunodeficiency virus envelope protein that is targeted by antibodies. </w:t>
      </w:r>
      <w:r>
        <w:rPr>
          <w:i/>
          <w:color w:val="000000"/>
        </w:rPr>
        <w:t>Proc Natl Acad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Hemani,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Pedruzzi, A. Barlukova, I. M. Rouzine, Evolutionary footprint of epistasis. </w:t>
      </w:r>
      <w:r>
        <w:rPr>
          <w:i/>
          <w:color w:val="000000"/>
        </w:rPr>
        <w:t>PLoS Comput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Neverov, S. Kryazhimskiy, J. B. Plotkin, G. A. Bazykin, Coordinated Evolution of Influenza A Surface Proteins. </w:t>
      </w:r>
      <w:r>
        <w:rPr>
          <w:i/>
          <w:color w:val="000000"/>
        </w:rPr>
        <w:t>PLoS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The genetical theory of natural  selection</w:t>
      </w:r>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Pedruzzi, I. M. Rouzine, Epistasis detectably alters correlations between genomic sites in a narrow parameter window. </w:t>
      </w:r>
      <w:r>
        <w:rPr>
          <w:i/>
          <w:color w:val="000000"/>
        </w:rPr>
        <w:t>PLoS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Pedruzzi, I. M. Rouzine, An evolution-based high-fidelity method of epistasis measurement: Theory and application to influenza. </w:t>
      </w:r>
      <w:r>
        <w:rPr>
          <w:i/>
          <w:color w:val="000000"/>
        </w:rPr>
        <w:t>PLoS Pathog</w:t>
      </w:r>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M. Krzywinski</w:t>
      </w:r>
      <w:r>
        <w:rPr>
          <w:i/>
          <w:color w:val="000000"/>
        </w:rPr>
        <w:t xml:space="preserve"> et al.</w:t>
      </w:r>
      <w:r>
        <w:rPr>
          <w:color w:val="000000"/>
        </w:rPr>
        <w:t xml:space="preserve">, Circos: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Chappey,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r>
        <w:rPr>
          <w:i/>
          <w:color w:val="000000"/>
        </w:rPr>
        <w:t>PLoS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Kryazhimskiy, J. Dushoff, G. A. Bazykin, J. B. Plotkin, Prevalence of epistasis in the evolution of influenza A surface proteins. </w:t>
      </w:r>
      <w:r>
        <w:rPr>
          <w:i/>
          <w:color w:val="000000"/>
        </w:rPr>
        <w:t>PLoS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r>
        <w:rPr>
          <w:i/>
          <w:color w:val="000000"/>
        </w:rPr>
        <w:t>PLoS Comput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Batorsky, R. A. Sergeev, I. M. Rouzine, The route of HIV escape from immune response targeting multiple sites is determined by the cost-benefit tradeoff of escape mutations. </w:t>
      </w:r>
      <w:r>
        <w:rPr>
          <w:i/>
          <w:color w:val="000000"/>
        </w:rPr>
        <w:t>PLoS Comput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r>
        <w:rPr>
          <w:i/>
          <w:color w:val="000000"/>
        </w:rPr>
        <w:t>Evol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21"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Rozhnova, Antigenic evolution of viruses in host populations. </w:t>
      </w:r>
      <w:r>
        <w:rPr>
          <w:i/>
          <w:color w:val="000000"/>
        </w:rPr>
        <w:t>PLoS Pathog</w:t>
      </w:r>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Evolutionary Theory: Mathematical And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Felsenstein,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Wakeley, J. M. Coffin, The solitary wave of asexual evolution. </w:t>
      </w:r>
      <w:r>
        <w:rPr>
          <w:i/>
          <w:color w:val="000000"/>
        </w:rPr>
        <w:t>Proc Natl Acad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The fate of competing beneficial mutations in an asexual population. </w:t>
      </w:r>
      <w:r>
        <w:rPr>
          <w:i/>
          <w:color w:val="000000"/>
        </w:rPr>
        <w:t>Genetica</w:t>
      </w:r>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Weigt, Epistatic models predict mutable sites in SARS-CoV-2 proteins and epitopes. </w:t>
      </w:r>
      <w:r>
        <w:rPr>
          <w:i/>
          <w:color w:val="000000"/>
        </w:rPr>
        <w:t>Proc Natl Acad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Dichio, E. Rodríguez Horta, K. Thorell, E. Aurell,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R. Batorsky</w:t>
      </w:r>
      <w:r>
        <w:rPr>
          <w:i/>
          <w:color w:val="000000"/>
        </w:rPr>
        <w:t xml:space="preserve"> et al.</w:t>
      </w:r>
      <w:r>
        <w:rPr>
          <w:color w:val="000000"/>
        </w:rPr>
        <w:t xml:space="preserve">, Estimate of effective recombination rate and average selection coefficient for HIV in chronic infection. </w:t>
      </w:r>
      <w:r>
        <w:rPr>
          <w:i/>
          <w:color w:val="000000"/>
        </w:rPr>
        <w:t>Proc Natl Acad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Katoh, J. Rozewicki, K. D. Yamada, MAFFT online service: multiple sequence alignment, interactive sequence choice and visualization. </w:t>
      </w:r>
      <w:r>
        <w:rPr>
          <w:i/>
          <w:color w:val="000000"/>
        </w:rPr>
        <w:t>Brief Bioinform</w:t>
      </w:r>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Likhachev I.V. &amp; Rouzine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Sechenov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381" w:name="_htypwhcwfavg" w:colFirst="0" w:colLast="0"/>
      <w:bookmarkEnd w:id="381"/>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  –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382" w:name="_5t6f0pgamd8t" w:colFirst="0" w:colLast="0"/>
      <w:bookmarkEnd w:id="382"/>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FC4B93">
        <w:rPr>
          <w:noProof/>
          <w:lang w:val="fr-FR"/>
        </w:rPr>
        <w:t>9.</w:t>
      </w:r>
      <w:r w:rsidRPr="00FC4B93">
        <w:rPr>
          <w:noProof/>
          <w:lang w:val="fr-FR"/>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FC4B93">
        <w:rPr>
          <w:noProof/>
          <w:lang w:val="fr-FR"/>
        </w:rPr>
        <w:t>11.</w:t>
      </w:r>
      <w:r w:rsidRPr="00FC4B93">
        <w:rPr>
          <w:noProof/>
          <w:lang w:val="fr-FR"/>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FC4B93">
        <w:rPr>
          <w:noProof/>
          <w:lang w:val="fr-FR"/>
        </w:rPr>
        <w:t>22.</w:t>
      </w:r>
      <w:r w:rsidRPr="00FC4B93">
        <w:rPr>
          <w:noProof/>
          <w:lang w:val="fr-FR"/>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F26BDE" w:rsidP="003A1EA6">
      <w:pPr>
        <w:pStyle w:val="EndNoteBibliography"/>
        <w:spacing w:after="0"/>
        <w:rPr>
          <w:noProof/>
        </w:rPr>
      </w:pPr>
      <w:hyperlink r:id="rId29" w:anchor="supplementary-information" w:history="1">
        <w:r w:rsidR="003A1EA6" w:rsidRPr="003A1EA6">
          <w:rPr>
            <w:rStyle w:val="Hyperlink"/>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FC4B93">
        <w:rPr>
          <w:noProof/>
          <w:lang w:val="fr-FR"/>
        </w:rPr>
        <w:t>41.</w:t>
      </w:r>
      <w:r w:rsidRPr="00FC4B93">
        <w:rPr>
          <w:noProof/>
          <w:lang w:val="fr-FR"/>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FC4B93">
        <w:rPr>
          <w:noProof/>
          <w:lang w:val="fr-FR"/>
        </w:rPr>
        <w:t>42.</w:t>
      </w:r>
      <w:r w:rsidRPr="00FC4B93">
        <w:rPr>
          <w:noProof/>
          <w:lang w:val="fr-FR"/>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30" w:history="1">
        <w:r w:rsidRPr="003A1EA6">
          <w:rPr>
            <w:rStyle w:val="Hyperlink"/>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31"/>
      <w:footerReference w:type="default" r:id="rId32"/>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3" w:author="Author" w:date="2026-03-31T14:18:00Z" w:initials="A">
    <w:p w14:paraId="5B0781A9" w14:textId="50CF9F1B" w:rsidR="008F041B" w:rsidRDefault="008F041B" w:rsidP="008F041B">
      <w:pPr>
        <w:pStyle w:val="CommentText"/>
        <w:numPr>
          <w:ilvl w:val="0"/>
          <w:numId w:val="1"/>
        </w:numPr>
      </w:pPr>
      <w:r>
        <w:rPr>
          <w:rStyle w:val="CommentReference"/>
        </w:rPr>
        <w:annotationRef/>
      </w:r>
      <w:r>
        <w:t>Add secondary alleles 2.</w:t>
      </w:r>
      <w:r w:rsidR="00CC3464">
        <w:t>Remove trend 3. Use terminology 4. Style of font and lines</w:t>
      </w:r>
      <w:r w:rsidR="00A97F32">
        <w:t xml:space="preserve"> 5. Add star on panel</w:t>
      </w:r>
    </w:p>
  </w:comment>
  <w:comment w:id="122" w:author="Author" w:date="2026-03-31T14:31:00Z" w:initials="A">
    <w:p w14:paraId="6EEF99DE" w14:textId="38BB9317" w:rsidR="006219B0" w:rsidRDefault="006219B0">
      <w:pPr>
        <w:pStyle w:val="CommentText"/>
      </w:pPr>
      <w:r>
        <w:rPr>
          <w:rStyle w:val="CommentReference"/>
        </w:rPr>
        <w:annotationRef/>
      </w:r>
      <w:r>
        <w:t>Tell more about 10% and the star.</w:t>
      </w:r>
    </w:p>
  </w:comment>
  <w:comment w:id="301" w:author="Author" w:date="2026-03-24T14:11:00Z" w:initials="A">
    <w:p w14:paraId="00A0B9BD" w14:textId="284E64EB" w:rsidR="00892416" w:rsidRDefault="00892416">
      <w:pPr>
        <w:pStyle w:val="CommentText"/>
      </w:pPr>
      <w:r>
        <w:rPr>
          <w:rStyle w:val="CommentReference"/>
        </w:rPr>
        <w:annotationRef/>
      </w:r>
      <w:r>
        <w:t>Show  peak 1 and peak 2 on the panel</w:t>
      </w:r>
    </w:p>
  </w:comment>
  <w:comment w:id="365" w:author="Author" w:date="2026-03-24T14:07:00Z" w:initials="A">
    <w:p w14:paraId="1DCA5267" w14:textId="612EBD87" w:rsidR="00892416" w:rsidRDefault="00892416">
      <w:pPr>
        <w:pStyle w:val="CommentText"/>
      </w:pPr>
      <w:r>
        <w:rPr>
          <w:rStyle w:val="CommentReference"/>
        </w:rPr>
        <w:annotationRef/>
      </w:r>
      <w:r>
        <w:t>Relabel axes.</w:t>
      </w:r>
    </w:p>
  </w:comment>
  <w:comment w:id="380" w:author="Author" w:date="2026-03-24T14:30:00Z" w:initials="A">
    <w:p w14:paraId="1633C528" w14:textId="7B9AC392" w:rsidR="00892416" w:rsidRDefault="00892416">
      <w:pPr>
        <w:pStyle w:val="CommentText"/>
      </w:pPr>
      <w:r>
        <w:rPr>
          <w:rStyle w:val="CommentReference"/>
        </w:rPr>
        <w:annotationRef/>
      </w:r>
      <w:r>
        <w:t>Leave  one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0781A9" w15:done="0"/>
  <w15:commentEx w15:paraId="6EEF99DE" w15:done="0"/>
  <w15:commentEx w15:paraId="00A0B9BD" w15:done="0"/>
  <w15:commentEx w15:paraId="1DCA5267" w15:done="0"/>
  <w15:commentEx w15:paraId="1633C5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65646" w16cex:dateUtc="2026-03-31T11:18:00Z"/>
  <w16cex:commentExtensible w16cex:durableId="2D76593F" w16cex:dateUtc="2026-03-31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0781A9" w16cid:durableId="2D765646"/>
  <w16cid:commentId w16cid:paraId="6EEF99DE" w16cid:durableId="2D76593F"/>
  <w16cid:commentId w16cid:paraId="00A0B9BD" w16cid:durableId="2D6D1A02"/>
  <w16cid:commentId w16cid:paraId="1DCA5267" w16cid:durableId="2D6D190A"/>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9A962" w14:textId="77777777" w:rsidR="00F26BDE" w:rsidRDefault="00F26BDE" w:rsidP="00403B5C">
      <w:pPr>
        <w:spacing w:after="0" w:line="240" w:lineRule="auto"/>
      </w:pPr>
      <w:r>
        <w:separator/>
      </w:r>
    </w:p>
  </w:endnote>
  <w:endnote w:type="continuationSeparator" w:id="0">
    <w:p w14:paraId="34350D2B" w14:textId="77777777" w:rsidR="00F26BDE" w:rsidRDefault="00F26BDE"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0759662"/>
      <w:docPartObj>
        <w:docPartGallery w:val="Page Numbers (Bottom of Page)"/>
        <w:docPartUnique/>
      </w:docPartObj>
    </w:sdtPr>
    <w:sdtEndPr>
      <w:rPr>
        <w:rStyle w:val="PageNumber"/>
      </w:rPr>
    </w:sdtEndPr>
    <w:sdtContent>
      <w:p w14:paraId="452BF23A" w14:textId="727C0DE5" w:rsidR="00892416" w:rsidRDefault="00892416"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892416" w:rsidRDefault="00892416"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9709919"/>
      <w:docPartObj>
        <w:docPartGallery w:val="Page Numbers (Bottom of Page)"/>
        <w:docPartUnique/>
      </w:docPartObj>
    </w:sdtPr>
    <w:sdtEndPr>
      <w:rPr>
        <w:rStyle w:val="PageNumber"/>
      </w:rPr>
    </w:sdtEndPr>
    <w:sdtContent>
      <w:p w14:paraId="1662E14A" w14:textId="26414120" w:rsidR="00892416" w:rsidRDefault="00892416"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892416" w:rsidRDefault="00892416"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7005E" w14:textId="77777777" w:rsidR="00F26BDE" w:rsidRDefault="00F26BDE" w:rsidP="00403B5C">
      <w:pPr>
        <w:spacing w:after="0" w:line="240" w:lineRule="auto"/>
      </w:pPr>
      <w:r>
        <w:separator/>
      </w:r>
    </w:p>
  </w:footnote>
  <w:footnote w:type="continuationSeparator" w:id="0">
    <w:p w14:paraId="72F172B8" w14:textId="77777777" w:rsidR="00F26BDE" w:rsidRDefault="00F26BDE"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111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removePersonalInformation/>
  <w:hideGrammaticalErrors/>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D6E6E"/>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C744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3143B"/>
    <w:rsid w:val="00435B03"/>
    <w:rsid w:val="00447911"/>
    <w:rsid w:val="0045051E"/>
    <w:rsid w:val="00461CCA"/>
    <w:rsid w:val="00461F65"/>
    <w:rsid w:val="004868F0"/>
    <w:rsid w:val="00495DC9"/>
    <w:rsid w:val="004A5170"/>
    <w:rsid w:val="004A6B93"/>
    <w:rsid w:val="004D4EEA"/>
    <w:rsid w:val="004D53FB"/>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75CB2"/>
    <w:rsid w:val="005876A5"/>
    <w:rsid w:val="005877C3"/>
    <w:rsid w:val="00596AF4"/>
    <w:rsid w:val="005A5655"/>
    <w:rsid w:val="005C2765"/>
    <w:rsid w:val="005C4B74"/>
    <w:rsid w:val="005E310B"/>
    <w:rsid w:val="005F40F7"/>
    <w:rsid w:val="005F4A99"/>
    <w:rsid w:val="006019E7"/>
    <w:rsid w:val="00613CD6"/>
    <w:rsid w:val="00620645"/>
    <w:rsid w:val="00620D41"/>
    <w:rsid w:val="006219B0"/>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552B1"/>
    <w:rsid w:val="007600E9"/>
    <w:rsid w:val="0076272C"/>
    <w:rsid w:val="0078018E"/>
    <w:rsid w:val="007A71E2"/>
    <w:rsid w:val="007E084A"/>
    <w:rsid w:val="007E5343"/>
    <w:rsid w:val="007E5406"/>
    <w:rsid w:val="007E61EB"/>
    <w:rsid w:val="007E68FB"/>
    <w:rsid w:val="007E76DC"/>
    <w:rsid w:val="007F0FC0"/>
    <w:rsid w:val="007F5365"/>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3193"/>
    <w:rsid w:val="008B73A5"/>
    <w:rsid w:val="008D006D"/>
    <w:rsid w:val="008D1F85"/>
    <w:rsid w:val="008E3554"/>
    <w:rsid w:val="008F041B"/>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A1A23"/>
    <w:rsid w:val="009F2839"/>
    <w:rsid w:val="009F5D33"/>
    <w:rsid w:val="009F5FD0"/>
    <w:rsid w:val="00A007CF"/>
    <w:rsid w:val="00A02D48"/>
    <w:rsid w:val="00A056E5"/>
    <w:rsid w:val="00A13279"/>
    <w:rsid w:val="00A16F07"/>
    <w:rsid w:val="00A170E0"/>
    <w:rsid w:val="00A23158"/>
    <w:rsid w:val="00A315BB"/>
    <w:rsid w:val="00A32AB0"/>
    <w:rsid w:val="00A417DA"/>
    <w:rsid w:val="00A45DF9"/>
    <w:rsid w:val="00A479C3"/>
    <w:rsid w:val="00A50832"/>
    <w:rsid w:val="00A56DCD"/>
    <w:rsid w:val="00A72EB3"/>
    <w:rsid w:val="00A824AD"/>
    <w:rsid w:val="00A82F67"/>
    <w:rsid w:val="00A863A5"/>
    <w:rsid w:val="00A8690C"/>
    <w:rsid w:val="00A87BD0"/>
    <w:rsid w:val="00A97F32"/>
    <w:rsid w:val="00AA1A88"/>
    <w:rsid w:val="00AB2BF2"/>
    <w:rsid w:val="00AB5E6D"/>
    <w:rsid w:val="00AC30E2"/>
    <w:rsid w:val="00AC6799"/>
    <w:rsid w:val="00AD43F8"/>
    <w:rsid w:val="00AE78CB"/>
    <w:rsid w:val="00B046D4"/>
    <w:rsid w:val="00B113EE"/>
    <w:rsid w:val="00B15B85"/>
    <w:rsid w:val="00B21171"/>
    <w:rsid w:val="00B26380"/>
    <w:rsid w:val="00B310A3"/>
    <w:rsid w:val="00B43181"/>
    <w:rsid w:val="00B67E12"/>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93F5D"/>
    <w:rsid w:val="00CA6AFA"/>
    <w:rsid w:val="00CC2C32"/>
    <w:rsid w:val="00CC3464"/>
    <w:rsid w:val="00CC5EE8"/>
    <w:rsid w:val="00CC751C"/>
    <w:rsid w:val="00CD62A9"/>
    <w:rsid w:val="00CE0DB0"/>
    <w:rsid w:val="00CE1FF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26BDE"/>
    <w:rsid w:val="00F32EEC"/>
    <w:rsid w:val="00F3397C"/>
    <w:rsid w:val="00F355BC"/>
    <w:rsid w:val="00F35E51"/>
    <w:rsid w:val="00F51558"/>
    <w:rsid w:val="00F53701"/>
    <w:rsid w:val="00F56F71"/>
    <w:rsid w:val="00F57B46"/>
    <w:rsid w:val="00F606DB"/>
    <w:rsid w:val="00F65873"/>
    <w:rsid w:val="00F706D7"/>
    <w:rsid w:val="00F812CC"/>
    <w:rsid w:val="00F9174A"/>
    <w:rsid w:val="00F924C6"/>
    <w:rsid w:val="00F935B8"/>
    <w:rsid w:val="00F9660E"/>
    <w:rsid w:val="00FC42D9"/>
    <w:rsid w:val="00FC430C"/>
    <w:rsid w:val="00FC442F"/>
    <w:rsid w:val="00FC4B93"/>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doi.org/10.1515/9783110697384" TargetMode="External"/><Relationship Id="rId34" Type="http://schemas.openxmlformats.org/officeDocument/2006/relationships/theme" Target="theme/theme1.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hyperlink" Target="https://www.nature.com/articles/nrg3747"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microsoft.com/office/2011/relationships/commentsExtended" Target="commentsExtended.xml"/><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biorxiv.org/content/10.1101/2025.11.26.690712v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17892</Words>
  <Characters>101989</Characters>
  <Application>Microsoft Office Word</Application>
  <DocSecurity>0</DocSecurity>
  <Lines>849</Lines>
  <Paragraphs>239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119642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2026-03-30T18:31:00Z</dcterms:created>
  <dcterms:modified xsi:type="dcterms:W3CDTF">2026-03-31T12:11:00Z</dcterms:modified>
  <cp:version>04.2000</cp:version>
</cp:coreProperties>
</file>