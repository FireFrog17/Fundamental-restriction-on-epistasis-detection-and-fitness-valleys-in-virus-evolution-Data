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CDD68" w14:textId="77777777" w:rsidR="005F40F7" w:rsidRDefault="0076272C">
      <w:pPr>
        <w:spacing w:line="360" w:lineRule="auto"/>
        <w:jc w:val="center"/>
        <w:rPr>
          <w:ins w:id="0" w:author="Автор" w:date="2026-03-24T13:36:00Z"/>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Fundamental restriction on epistasis detection </w:t>
      </w:r>
    </w:p>
    <w:p w14:paraId="5C960518" w14:textId="77AE38FB" w:rsidR="0087149A" w:rsidRDefault="0076272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and fitness valleys in virus evolution</w:t>
      </w:r>
    </w:p>
    <w:p w14:paraId="024E4B94"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Likhachev I.V. &amp; Rouzine I.M.*</w:t>
      </w:r>
    </w:p>
    <w:p w14:paraId="10B628C9"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Sechenov Institute of Evolutionary Physiology and Biochemistry</w:t>
      </w:r>
    </w:p>
    <w:p w14:paraId="37476D75"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4A3EE218" w14:textId="77777777" w:rsidR="0087149A" w:rsidRDefault="0087149A">
      <w:pPr>
        <w:spacing w:line="360" w:lineRule="auto"/>
        <w:jc w:val="center"/>
        <w:rPr>
          <w:rFonts w:ascii="Times New Roman" w:eastAsia="Times New Roman" w:hAnsi="Times New Roman" w:cs="Times New Roman"/>
          <w:sz w:val="24"/>
          <w:szCs w:val="24"/>
        </w:rPr>
      </w:pPr>
    </w:p>
    <w:p w14:paraId="69747C39"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34CE77D1" w14:textId="36E53D54" w:rsidR="0087149A" w:rsidRDefault="0076272C">
      <w:pPr>
        <w:spacing w:line="360" w:lineRule="auto"/>
        <w:jc w:val="both"/>
        <w:rPr>
          <w:rFonts w:ascii="Times New Roman" w:eastAsia="Times New Roman" w:hAnsi="Times New Roman" w:cs="Times New Roman"/>
          <w:sz w:val="24"/>
          <w:szCs w:val="24"/>
        </w:rPr>
      </w:pPr>
      <w:bookmarkStart w:id="1" w:name="lnsckkfvqiem" w:colFirst="0" w:colLast="0"/>
      <w:bookmarkStart w:id="2" w:name="o1rntmh8698a" w:colFirst="0" w:colLast="0"/>
      <w:bookmarkStart w:id="3" w:name="via2le7xob24" w:colFirst="0" w:colLast="0"/>
      <w:bookmarkStart w:id="4" w:name="wcdjqore1275" w:colFirst="0" w:colLast="0"/>
      <w:bookmarkEnd w:id="1"/>
      <w:bookmarkEnd w:id="2"/>
      <w:bookmarkEnd w:id="3"/>
      <w:bookmarkEnd w:id="4"/>
      <w:r>
        <w:rPr>
          <w:rFonts w:ascii="Times New Roman" w:eastAsia="Times New Roman" w:hAnsi="Times New Roman" w:cs="Times New Roman"/>
          <w:sz w:val="24"/>
          <w:szCs w:val="24"/>
        </w:rPr>
        <w:t>Probabilistic prognosis of virus evolution, vital for the design of effective vaccines and antiviral drugs, requires the knowledge of adapti</w:t>
      </w:r>
      <w:r w:rsidRPr="0076272C">
        <w:rPr>
          <w:rFonts w:ascii="Times New Roman" w:eastAsia="Times New Roman" w:hAnsi="Times New Roman" w:cs="Times New Roman"/>
          <w:sz w:val="24"/>
          <w:szCs w:val="24"/>
        </w:rPr>
        <w:t>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w:t>
      </w:r>
      <w:r>
        <w:rPr>
          <w:rFonts w:ascii="Times New Roman" w:eastAsia="Times New Roman" w:hAnsi="Times New Roman" w:cs="Times New Roman"/>
          <w:sz w:val="24"/>
          <w:szCs w:val="24"/>
        </w:rPr>
        <w:t xml:space="preserve"> We probe the limits of detection based on </w:t>
      </w:r>
      <w:r w:rsidR="00680B1F" w:rsidRPr="00680B1F">
        <w:rPr>
          <w:rFonts w:ascii="Times New Roman" w:eastAsia="Times New Roman" w:hAnsi="Times New Roman" w:cs="Times New Roman"/>
          <w:sz w:val="24"/>
          <w:szCs w:val="24"/>
        </w:rPr>
        <w:t>pairwise correlations conditioned on the state of a third site</w:t>
      </w:r>
      <w:r w:rsidR="00680B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synthetic sequences </w:t>
      </w:r>
      <w:r w:rsidR="000E77E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volved </w:t>
      </w:r>
      <w:r w:rsidR="00495DC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three different ways. Results obtained under equal sampling from world regions imply the existence of fitness valleys connecting groups of viral variants.</w:t>
      </w:r>
    </w:p>
    <w:p w14:paraId="6FD74FFC" w14:textId="77777777" w:rsidR="0087149A" w:rsidRDefault="0087149A">
      <w:pPr>
        <w:spacing w:line="360" w:lineRule="auto"/>
        <w:rPr>
          <w:rFonts w:ascii="Times New Roman" w:eastAsia="Times New Roman" w:hAnsi="Times New Roman" w:cs="Times New Roman"/>
          <w:b/>
          <w:sz w:val="24"/>
          <w:szCs w:val="24"/>
        </w:rPr>
      </w:pPr>
    </w:p>
    <w:p w14:paraId="32246631"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Default="0087149A">
      <w:pPr>
        <w:spacing w:line="360" w:lineRule="auto"/>
        <w:rPr>
          <w:rFonts w:ascii="Times New Roman" w:eastAsia="Times New Roman" w:hAnsi="Times New Roman" w:cs="Times New Roman"/>
          <w:sz w:val="24"/>
          <w:szCs w:val="24"/>
        </w:rPr>
      </w:pPr>
    </w:p>
    <w:p w14:paraId="469DDF87"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Correspondence should be addressed to: igor.rouzine@iephb.ru</w:t>
      </w:r>
    </w:p>
    <w:p w14:paraId="31952452" w14:textId="77777777" w:rsidR="0087149A" w:rsidRDefault="0076272C">
      <w:pPr>
        <w:rPr>
          <w:rFonts w:ascii="Times New Roman" w:eastAsia="Times New Roman" w:hAnsi="Times New Roman" w:cs="Times New Roman"/>
          <w:sz w:val="24"/>
          <w:szCs w:val="24"/>
        </w:rPr>
      </w:pPr>
      <w:r>
        <w:br w:type="page"/>
      </w:r>
    </w:p>
    <w:p w14:paraId="419F354E"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SIGNIFICANCE </w:t>
      </w:r>
    </w:p>
    <w:p w14:paraId="13CCD12C" w14:textId="02C5873A" w:rsidR="0087149A" w:rsidRDefault="007627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three different ways. Results obtained under equal sampling from world regions imply the existence of fitness valleys connecting groups of viral variants.</w:t>
      </w:r>
    </w:p>
    <w:p w14:paraId="338144AD" w14:textId="77777777" w:rsidR="0087149A" w:rsidRDefault="0087149A">
      <w:pPr>
        <w:spacing w:line="360" w:lineRule="auto"/>
        <w:rPr>
          <w:rFonts w:ascii="Times New Roman" w:eastAsia="Times New Roman" w:hAnsi="Times New Roman" w:cs="Times New Roman"/>
          <w:sz w:val="24"/>
          <w:szCs w:val="24"/>
        </w:rPr>
      </w:pPr>
    </w:p>
    <w:p w14:paraId="01346377" w14:textId="77777777" w:rsidR="0087149A" w:rsidRDefault="0087149A">
      <w:pPr>
        <w:spacing w:line="360" w:lineRule="auto"/>
        <w:rPr>
          <w:rFonts w:ascii="Times New Roman" w:eastAsia="Times New Roman" w:hAnsi="Times New Roman" w:cs="Times New Roman"/>
          <w:sz w:val="24"/>
          <w:szCs w:val="24"/>
        </w:rPr>
      </w:pPr>
    </w:p>
    <w:p w14:paraId="51D86BB3" w14:textId="77777777" w:rsidR="0087149A" w:rsidRDefault="0076272C">
      <w:pPr>
        <w:rPr>
          <w:rFonts w:ascii="Times New Roman" w:eastAsia="Times New Roman" w:hAnsi="Times New Roman" w:cs="Times New Roman"/>
          <w:sz w:val="24"/>
          <w:szCs w:val="24"/>
        </w:rPr>
      </w:pPr>
      <w:r>
        <w:br w:type="page"/>
      </w:r>
    </w:p>
    <w:p w14:paraId="76A896F4" w14:textId="77777777" w:rsidR="0087149A" w:rsidRDefault="0087149A">
      <w:pPr>
        <w:spacing w:line="360" w:lineRule="auto"/>
        <w:rPr>
          <w:rFonts w:ascii="Times New Roman" w:eastAsia="Times New Roman" w:hAnsi="Times New Roman" w:cs="Times New Roman"/>
          <w:sz w:val="24"/>
          <w:szCs w:val="24"/>
        </w:rPr>
      </w:pPr>
    </w:p>
    <w:p w14:paraId="3CB40DA5"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27C4848" w14:textId="57B57751" w:rsidR="0087149A" w:rsidRDefault="0076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Pr>
          <w:rFonts w:ascii="Times New Roman" w:eastAsia="Times New Roman" w:hAnsi="Times New Roman" w:cs="Times New Roman"/>
          <w:sz w:val="24"/>
          <w:szCs w:val="24"/>
        </w:rPr>
        <w:t xml:space="preserve">inheritance </w: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[1, 2]</w:t>
      </w:r>
      <w:r w:rsidR="00EF6A49">
        <w:rPr>
          <w:rFonts w:ascii="Times New Roman" w:eastAsia="Times New Roman" w:hAnsi="Times New Roman" w:cs="Times New Roman"/>
          <w:sz w:val="24"/>
          <w:szCs w:val="24"/>
        </w:rPr>
        <w:fldChar w:fldCharType="end"/>
      </w:r>
      <w:r w:rsidR="002B2E45">
        <w:rPr>
          <w:rFonts w:ascii="Times New Roman" w:eastAsia="Times New Roman" w:hAnsi="Times New Roman" w:cs="Times New Roman"/>
          <w:sz w:val="24"/>
          <w:szCs w:val="24"/>
        </w:rPr>
        <w:t xml:space="preserve">. </w:t>
      </w:r>
      <w:r w:rsidRPr="00A32A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pathogens, epistasis facilitates the development of drug resistance and immune escape and impedes reversion of drug-resistant mutations </w: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[8-11]</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[12]</w:t>
      </w:r>
      <w:r w:rsidR="00533F85">
        <w:rPr>
          <w:rFonts w:ascii="Times New Roman" w:hAnsi="Times New Roman" w:cs="Times New Roman"/>
          <w:bCs/>
          <w:sz w:val="24"/>
          <w:szCs w:val="24"/>
          <w:lang w:val="en-US"/>
        </w:rPr>
        <w:fldChar w:fldCharType="end"/>
      </w:r>
      <w:r w:rsidR="001D21CF">
        <w:rPr>
          <w:rFonts w:ascii="Times New Roman" w:hAnsi="Times New Roman" w:cs="Times New Roman"/>
          <w:bCs/>
          <w:sz w:val="24"/>
          <w:szCs w:val="24"/>
          <w:lang w:val="en-US"/>
        </w:rPr>
        <w:t>.</w:t>
      </w:r>
      <w:r w:rsidR="008D1F85">
        <w:rPr>
          <w:rFonts w:ascii="Times New Roman" w:hAnsi="Times New Roman" w:cs="Times New Roman"/>
          <w:bCs/>
          <w:sz w:val="24"/>
          <w:szCs w:val="24"/>
          <w:lang w:val="en-US"/>
        </w:rPr>
        <w:t xml:space="preserve"> </w:t>
      </w:r>
    </w:p>
    <w:p w14:paraId="050B1F31" w14:textId="12D2611D" w:rsidR="00191392" w:rsidRDefault="0076272C" w:rsidP="006B3D8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Epistasis is also implicated in the evolution of variants of SARS-CoV-2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[13]</w:t>
      </w:r>
      <w:r w:rsidR="00533F85">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[14-18]</w:t>
      </w:r>
      <w:r w:rsidR="00EF6A49">
        <w:rPr>
          <w:rFonts w:ascii="Times New Roman" w:hAnsi="Times New Roman" w:cs="Times New Roman"/>
          <w:bCs/>
          <w:sz w:val="24"/>
          <w:szCs w:val="24"/>
          <w:lang w:val="en-US" w:bidi="en-US"/>
        </w:rPr>
        <w:fldChar w:fldCharType="end"/>
      </w:r>
      <w:r w:rsidR="009F5D33">
        <w:rPr>
          <w:rFonts w:ascii="Times New Roman" w:hAnsi="Times New Roman" w:cs="Times New Roman"/>
          <w:bCs/>
          <w:sz w:val="24"/>
          <w:szCs w:val="24"/>
          <w:lang w:val="en-US" w:bidi="en-US"/>
        </w:rPr>
        <w:t xml:space="preserve"> </w:t>
      </w:r>
      <w:r>
        <w:rPr>
          <w:rFonts w:ascii="Times New Roman" w:eastAsia="Times New Roman" w:hAnsi="Times New Roman" w:cs="Times New Roman"/>
          <w:sz w:val="24"/>
          <w:szCs w:val="24"/>
        </w:rPr>
        <w:t xml:space="preserve">negatively affect the function of receptor binding, and have to be compensated elsewhere </w: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[19]</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tradeoff between antibody escape and transmissibility has been inferred in immunocompromised patients </w: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[20]</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same is likely true for mutations conferring escape from innate responses to SARS-CoV-2 </w: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[21, 22]</w:t>
      </w:r>
      <w:r w:rsidR="00EF6A49">
        <w:rPr>
          <w:rFonts w:ascii="Times New Roman" w:hAnsi="Times New Roman" w:cs="Times New Roman"/>
          <w:bCs/>
          <w:sz w:val="24"/>
          <w:szCs w:val="24"/>
          <w:lang w:val="en-US" w:bidi="en-US"/>
        </w:rPr>
        <w:fldChar w:fldCharType="end"/>
      </w:r>
      <w:r w:rsidR="00191392">
        <w:rPr>
          <w:rFonts w:ascii="Times New Roman" w:eastAsia="Times New Roman" w:hAnsi="Times New Roman" w:cs="Times New Roman"/>
          <w:sz w:val="24"/>
          <w:szCs w:val="24"/>
        </w:rPr>
        <w:tab/>
      </w:r>
    </w:p>
    <w:p w14:paraId="4CC0ED62" w14:textId="7E200E5C" w:rsidR="006B3D86" w:rsidRDefault="00435B03" w:rsidP="00435B0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While pairwise epistasis can be measured from the free energy of binding </w: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[23]</w:t>
      </w:r>
      <w:r w:rsidR="00EF6A49">
        <w:rPr>
          <w:rFonts w:ascii="Times New Roman" w:hAnsi="Times New Roman" w:cs="Times New Roman"/>
          <w:bCs/>
          <w:sz w:val="24"/>
          <w:szCs w:val="24"/>
          <w:lang w:val="en-US"/>
        </w:rPr>
        <w:fldChar w:fldCharType="end"/>
      </w:r>
      <w:r w:rsidR="006510AC">
        <w:rPr>
          <w:rFonts w:ascii="Times New Roman" w:hAnsi="Times New Roman" w:cs="Times New Roman"/>
          <w:bCs/>
          <w:sz w:val="24"/>
          <w:szCs w:val="24"/>
          <w:lang w:val="en-US"/>
        </w:rPr>
        <w:t xml:space="preserve"> </w:t>
      </w:r>
      <w:r w:rsidR="002E47E3">
        <w:rPr>
          <w:rFonts w:ascii="Times New Roman" w:hAnsi="Times New Roman" w:cs="Times New Roman"/>
          <w:bCs/>
          <w:sz w:val="24"/>
          <w:szCs w:val="24"/>
          <w:lang w:val="en-US"/>
        </w:rPr>
        <w:t xml:space="preserve">and </w:t>
      </w:r>
      <w:r w:rsidR="0076272C">
        <w:rPr>
          <w:rFonts w:ascii="Times New Roman" w:eastAsia="Times New Roman" w:hAnsi="Times New Roman" w:cs="Times New Roman"/>
          <w:sz w:val="24"/>
          <w:szCs w:val="24"/>
        </w:rPr>
        <w:t xml:space="preserve">in culture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[24]</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these results cannot be transferred directly to the biological levels of an organism or population</w:t>
      </w:r>
      <w:r w:rsidR="00903C28" w:rsidRPr="00FC4B93">
        <w:rPr>
          <w:rFonts w:ascii="Times New Roman" w:eastAsia="Times New Roman" w:hAnsi="Times New Roman" w:cs="Times New Roman"/>
          <w:sz w:val="24"/>
          <w:szCs w:val="24"/>
          <w:lang w:val="en-US"/>
        </w:rPr>
        <w:t xml:space="preserve">, </w:t>
      </w:r>
      <w:r w:rsidR="00903C28">
        <w:rPr>
          <w:rFonts w:ascii="Times New Roman" w:eastAsia="Times New Roman" w:hAnsi="Times New Roman" w:cs="Times New Roman"/>
          <w:sz w:val="24"/>
          <w:szCs w:val="24"/>
          <w:lang w:val="en-US"/>
        </w:rPr>
        <w:t xml:space="preserve">where </w:t>
      </w:r>
      <w:r w:rsidR="00903C28" w:rsidRPr="00534DC8">
        <w:rPr>
          <w:rFonts w:ascii="Times New Roman" w:eastAsia="Times New Roman" w:hAnsi="Times New Roman" w:cs="Times New Roman"/>
          <w:sz w:val="24"/>
          <w:szCs w:val="24"/>
        </w:rPr>
        <w:t xml:space="preserve">epistasis is defined </w:t>
      </w:r>
      <w:r w:rsidR="00903C28">
        <w:rPr>
          <w:rFonts w:ascii="Times New Roman" w:eastAsia="Times New Roman" w:hAnsi="Times New Roman" w:cs="Times New Roman"/>
          <w:sz w:val="24"/>
          <w:szCs w:val="24"/>
        </w:rPr>
        <w:t>with respect to</w:t>
      </w:r>
      <w:r w:rsidR="00903C28" w:rsidRPr="00534DC8">
        <w:rPr>
          <w:rFonts w:ascii="Times New Roman" w:eastAsia="Times New Roman" w:hAnsi="Times New Roman" w:cs="Times New Roman"/>
          <w:sz w:val="24"/>
          <w:szCs w:val="24"/>
        </w:rPr>
        <w:t xml:space="preserve"> fitness, i.e. </w:t>
      </w:r>
      <w:r w:rsidR="00903C28">
        <w:rPr>
          <w:rFonts w:ascii="Times New Roman" w:eastAsia="Times New Roman" w:hAnsi="Times New Roman" w:cs="Times New Roman"/>
          <w:sz w:val="24"/>
          <w:szCs w:val="24"/>
        </w:rPr>
        <w:t xml:space="preserve">the </w:t>
      </w:r>
      <w:r w:rsidR="00903C28" w:rsidRPr="00534DC8">
        <w:rPr>
          <w:rFonts w:ascii="Times New Roman" w:eastAsia="Times New Roman" w:hAnsi="Times New Roman" w:cs="Times New Roman"/>
          <w:sz w:val="24"/>
          <w:szCs w:val="24"/>
        </w:rPr>
        <w:t>reproduction number at the within-host or between</w:t>
      </w:r>
      <w:r w:rsidR="008525E7">
        <w:rPr>
          <w:rFonts w:ascii="Times New Roman" w:eastAsia="Times New Roman" w:hAnsi="Times New Roman" w:cs="Times New Roman"/>
          <w:sz w:val="24"/>
          <w:szCs w:val="24"/>
        </w:rPr>
        <w:t>-</w:t>
      </w:r>
      <w:r w:rsidR="00903C28" w:rsidRPr="00534DC8">
        <w:rPr>
          <w:rFonts w:ascii="Times New Roman" w:eastAsia="Times New Roman" w:hAnsi="Times New Roman" w:cs="Times New Roman"/>
          <w:sz w:val="24"/>
          <w:szCs w:val="24"/>
        </w:rPr>
        <w:t>host level</w:t>
      </w:r>
      <w:r w:rsidR="008525E7">
        <w:rPr>
          <w:rFonts w:ascii="Times New Roman" w:eastAsia="Times New Roman" w:hAnsi="Times New Roman" w:cs="Times New Roman"/>
          <w:sz w:val="24"/>
          <w:szCs w:val="24"/>
        </w:rPr>
        <w:t>s</w:t>
      </w:r>
      <w:r w:rsidR="00903C28" w:rsidRPr="00534DC8">
        <w:rPr>
          <w:rFonts w:ascii="Times New Roman" w:eastAsia="Times New Roman" w:hAnsi="Times New Roman" w:cs="Times New Roman"/>
          <w:sz w:val="24"/>
          <w:szCs w:val="24"/>
        </w:rPr>
        <w:t>.</w:t>
      </w:r>
      <w:r w:rsidR="00903C28" w:rsidRPr="00FC4B93">
        <w:rPr>
          <w:rFonts w:ascii="Times New Roman" w:eastAsia="Times New Roman" w:hAnsi="Times New Roman" w:cs="Times New Roman"/>
          <w:sz w:val="24"/>
          <w:szCs w:val="24"/>
          <w:lang w:val="en-US"/>
        </w:rPr>
        <w:t xml:space="preserve"> </w:t>
      </w:r>
      <w:r w:rsidR="0076272C">
        <w:rPr>
          <w:rFonts w:ascii="Times New Roman" w:eastAsia="Times New Roman" w:hAnsi="Times New Roman" w:cs="Times New Roman"/>
          <w:sz w:val="24"/>
          <w:szCs w:val="24"/>
        </w:rPr>
        <w:t xml:space="preserve"> Therefore, a large number of approaches has been proposed to measure epistasis directly from genomic data </w: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[25-27]</w:t>
      </w:r>
      <w:r w:rsidR="00EF6A49">
        <w:rPr>
          <w:rFonts w:ascii="Times New Roman" w:hAnsi="Times New Roman" w:cs="Times New Roman"/>
          <w:bCs/>
          <w:sz w:val="24"/>
          <w:szCs w:val="24"/>
          <w:lang w:val="en-US"/>
        </w:rPr>
        <w:fldChar w:fldCharType="end"/>
      </w:r>
      <w:r w:rsidR="006510AC">
        <w:rPr>
          <w:rFonts w:ascii="Times New Roman" w:eastAsia="Times New Roman" w:hAnsi="Times New Roman" w:cs="Times New Roman"/>
          <w:sz w:val="24"/>
          <w:szCs w:val="24"/>
        </w:rPr>
        <w:t>.</w:t>
      </w:r>
      <w:r w:rsidR="006B3D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popular method </w:t>
      </w:r>
      <w:r w:rsidRPr="00535229">
        <w:rPr>
          <w:rFonts w:ascii="Times New Roman" w:eastAsia="Times New Roman" w:hAnsi="Times New Roman" w:cs="Times New Roman"/>
          <w:sz w:val="24"/>
          <w:szCs w:val="24"/>
        </w:rPr>
        <w:t xml:space="preserve">of </w:t>
      </w:r>
      <w:r w:rsidRPr="00061E8D">
        <w:rPr>
          <w:rStyle w:val="apple-converted-space"/>
          <w:rFonts w:ascii="Times New Roman" w:hAnsi="Times New Roman" w:cs="Times New Roman"/>
          <w:color w:val="000000"/>
          <w:sz w:val="24"/>
          <w:szCs w:val="24"/>
          <w:shd w:val="clear" w:color="auto" w:fill="FFFFFF"/>
          <w:lang w:val="en-US"/>
        </w:rPr>
        <w:t>“quasi-linkage equilibrium</w:t>
      </w:r>
      <w:r w:rsidR="00093E61">
        <w:rPr>
          <w:rStyle w:val="apple-converted-space"/>
          <w:rFonts w:ascii="Times New Roman" w:hAnsi="Times New Roman" w:cs="Times New Roman"/>
          <w:color w:val="000000"/>
          <w:sz w:val="24"/>
          <w:szCs w:val="24"/>
          <w:shd w:val="clear" w:color="auto" w:fill="FFFFFF"/>
          <w:lang w:val="en-US"/>
        </w:rPr>
        <w:t>"</w:t>
      </w:r>
      <w:r w:rsidRPr="00061E8D">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[28-31]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However, none of these methods enable reliable measurement of epistasis in asexual populations or in sexual populations at close loci</w:t>
      </w:r>
      <w:r w:rsidR="006B3D86">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[32]</w:t>
      </w:r>
      <w:r w:rsidR="00EF6A49">
        <w:rPr>
          <w:rFonts w:ascii="Times New Roman" w:eastAsia="Times New Roman" w:hAnsi="Times New Roman" w:cs="Times New Roman"/>
          <w:sz w:val="24"/>
          <w:szCs w:val="24"/>
        </w:rPr>
        <w:fldChar w:fldCharType="end"/>
      </w:r>
      <w:r w:rsidR="006B3D86">
        <w:rPr>
          <w:rFonts w:ascii="Times New Roman" w:hAnsi="Times New Roman" w:cs="Times New Roman"/>
          <w:bCs/>
          <w:sz w:val="24"/>
          <w:szCs w:val="24"/>
          <w:lang w:val="en-US"/>
        </w:rPr>
        <w:t>.</w:t>
      </w:r>
    </w:p>
    <w:p w14:paraId="0B0E1689" w14:textId="7D59DEF1" w:rsidR="00B863EF" w:rsidRPr="00742F5B" w:rsidRDefault="006B3D86" w:rsidP="00FC4B9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[33]</w:t>
      </w:r>
      <w:r w:rsidR="00EF6A49">
        <w:rPr>
          <w:rFonts w:ascii="Times New Roman" w:eastAsia="Times New Roman" w:hAnsi="Times New Roman" w:cs="Times New Roman"/>
          <w:sz w:val="24"/>
          <w:szCs w:val="24"/>
        </w:rPr>
        <w:fldChar w:fldCharType="end"/>
      </w:r>
      <w:r w:rsidR="0076272C">
        <w:rPr>
          <w:rFonts w:ascii="Times New Roman" w:eastAsia="Times New Roman" w:hAnsi="Times New Roman" w:cs="Times New Roman"/>
          <w:sz w:val="24"/>
          <w:szCs w:val="24"/>
        </w:rPr>
        <w:t>.</w:t>
      </w:r>
      <w:r w:rsidR="00B863EF">
        <w:rPr>
          <w:rFonts w:ascii="Times New Roman" w:eastAsia="Times New Roman" w:hAnsi="Times New Roman" w:cs="Times New Roman"/>
          <w:sz w:val="24"/>
          <w:szCs w:val="24"/>
          <w:lang w:val="en-US"/>
        </w:rPr>
        <w:t xml:space="preserve"> Empirically, </w:t>
      </w:r>
      <w:r w:rsidR="00B863EF">
        <w:rPr>
          <w:rFonts w:ascii="Times New Roman" w:eastAsia="Times New Roman" w:hAnsi="Times New Roman" w:cs="Times New Roman"/>
          <w:sz w:val="24"/>
          <w:szCs w:val="24"/>
        </w:rPr>
        <w:t>t</w:t>
      </w:r>
      <w:r w:rsidR="00B863EF" w:rsidRPr="00B863EF">
        <w:rPr>
          <w:rFonts w:ascii="Times New Roman" w:eastAsia="Times New Roman" w:hAnsi="Times New Roman" w:cs="Times New Roman"/>
          <w:sz w:val="24"/>
          <w:szCs w:val="24"/>
        </w:rPr>
        <w:t>he effect of strong linkage between genomic sites has been discovered by Thomas Hunt Morgan who used the inter-dependent segregation of alleles in fruit flies to understand the role of chromosomes and sex</w:t>
      </w:r>
      <w:r w:rsidR="00C704E0">
        <w:rPr>
          <w:rFonts w:ascii="Times New Roman" w:eastAsia="Times New Roman" w:hAnsi="Times New Roman" w:cs="Times New Roman"/>
          <w:sz w:val="24"/>
          <w:szCs w:val="24"/>
        </w:rPr>
        <w:t xml:space="preserve"> in inheritance</w:t>
      </w:r>
      <w:r w:rsidR="00B863EF" w:rsidRPr="00B863EF">
        <w:rPr>
          <w:rFonts w:ascii="Times New Roman" w:eastAsia="Times New Roman" w:hAnsi="Times New Roman" w:cs="Times New Roman"/>
          <w:sz w:val="24"/>
          <w:szCs w:val="24"/>
        </w:rPr>
        <w:t xml:space="preserve">. </w:t>
      </w:r>
      <w:r w:rsidR="00B863EF" w:rsidRPr="00B863EF">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Moreover, </w:t>
      </w:r>
      <w:r w:rsidR="00B863EF" w:rsidRPr="00B863EF">
        <w:rPr>
          <w:rFonts w:ascii="Times New Roman" w:eastAsia="Times New Roman" w:hAnsi="Times New Roman" w:cs="Times New Roman"/>
          <w:sz w:val="24"/>
          <w:szCs w:val="24"/>
          <w:lang w:val="en-US"/>
        </w:rPr>
        <w:lastRenderedPageBreak/>
        <w:t xml:space="preserve">even very frequent recombination does not break up linkage effects in a sufficiently long genome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[35]</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w:t>
      </w:r>
    </w:p>
    <w:p w14:paraId="418C2F57" w14:textId="02452DD2" w:rsidR="0087149A" w:rsidRDefault="00AD43F8" w:rsidP="00B7138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7A71E2">
        <w:rPr>
          <w:rFonts w:ascii="Times New Roman" w:eastAsia="Times New Roman" w:hAnsi="Times New Roman" w:cs="Times New Roman"/>
          <w:sz w:val="24"/>
          <w:szCs w:val="24"/>
          <w:lang w:val="en-US"/>
        </w:rPr>
        <w:t>.</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As a result, any measure of co-variance</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 xml:space="preserve">produces strong noise of random sign. </w:t>
      </w:r>
      <w:r w:rsidR="006B3D86">
        <w:rPr>
          <w:rFonts w:ascii="Times New Roman" w:eastAsia="Times New Roman" w:hAnsi="Times New Roman" w:cs="Times New Roman"/>
          <w:sz w:val="24"/>
          <w:szCs w:val="24"/>
        </w:rPr>
        <w:t xml:space="preserve">An attempt </w:t>
      </w:r>
      <w:r w:rsidR="00DD3CC6">
        <w:rPr>
          <w:rFonts w:ascii="Times New Roman" w:eastAsia="Times New Roman" w:hAnsi="Times New Roman" w:cs="Times New Roman"/>
          <w:sz w:val="24"/>
          <w:szCs w:val="24"/>
        </w:rPr>
        <w:t>at</w:t>
      </w:r>
      <w:r w:rsidR="006B3D86">
        <w:rPr>
          <w:rFonts w:ascii="Times New Roman" w:eastAsia="Times New Roman" w:hAnsi="Times New Roman" w:cs="Times New Roman"/>
          <w:sz w:val="24"/>
          <w:szCs w:val="24"/>
        </w:rPr>
        <w:t xml:space="preserve"> detect</w:t>
      </w:r>
      <w:r w:rsidR="00DD3CC6">
        <w:rPr>
          <w:rFonts w:ascii="Times New Roman" w:eastAsia="Times New Roman" w:hAnsi="Times New Roman" w:cs="Times New Roman"/>
          <w:sz w:val="24"/>
          <w:szCs w:val="24"/>
        </w:rPr>
        <w:t>ing</w:t>
      </w:r>
      <w:r w:rsidR="006B3D86">
        <w:rPr>
          <w:rFonts w:ascii="Times New Roman" w:eastAsia="Times New Roman" w:hAnsi="Times New Roman" w:cs="Times New Roman"/>
          <w:sz w:val="24"/>
          <w:szCs w:val="24"/>
        </w:rPr>
        <w:t xml:space="preserve"> epistasis, whether by using covariance measures, such as Pearson coefficient, mutual entropy, universal footprint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or </w:t>
      </w:r>
      <w:r w:rsidR="00DD3CC6">
        <w:rPr>
          <w:rFonts w:ascii="Times New Roman" w:eastAsia="Times New Roman" w:hAnsi="Times New Roman" w:cs="Times New Roman"/>
          <w:sz w:val="24"/>
          <w:szCs w:val="24"/>
        </w:rPr>
        <w:t xml:space="preserve">by </w:t>
      </w:r>
      <w:r w:rsidR="006B3D86">
        <w:rPr>
          <w:rFonts w:ascii="Times New Roman" w:eastAsia="Times New Roman" w:hAnsi="Times New Roman" w:cs="Times New Roman"/>
          <w:sz w:val="24"/>
          <w:szCs w:val="24"/>
        </w:rPr>
        <w:t xml:space="preserve">tree-based methods </w: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 </w:instrTex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EN.CITE.DATA </w:instrText>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end"/>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[37, 38]</w:t>
      </w:r>
      <w:r w:rsidR="00EF6A49">
        <w:rPr>
          <w:rFonts w:ascii="Times New Roman" w:eastAsia="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faces the same problem, the overwhelming genetic linkage effects. </w:t>
      </w:r>
      <w:r w:rsidR="0076272C">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Pr>
          <w:rFonts w:ascii="Times New Roman" w:eastAsia="Times New Roman" w:hAnsi="Times New Roman" w:cs="Times New Roman"/>
          <w:sz w:val="24"/>
          <w:szCs w:val="24"/>
        </w:rPr>
        <w:t xml:space="preserve">it was proposed to use </w:t>
      </w:r>
      <w:r w:rsidR="0076272C">
        <w:rPr>
          <w:rFonts w:ascii="Times New Roman" w:eastAsia="Times New Roman" w:hAnsi="Times New Roman" w:cs="Times New Roman"/>
          <w:sz w:val="24"/>
          <w:szCs w:val="24"/>
        </w:rPr>
        <w:t xml:space="preserve">only sequences with a majority allele at a neighbor site of </w:t>
      </w:r>
      <w:r w:rsidR="007E68FB">
        <w:rPr>
          <w:rFonts w:ascii="Times New Roman" w:eastAsia="Times New Roman" w:hAnsi="Times New Roman" w:cs="Times New Roman"/>
          <w:sz w:val="24"/>
          <w:szCs w:val="24"/>
        </w:rPr>
        <w:t xml:space="preserve">the </w:t>
      </w:r>
      <w:r w:rsidR="0076272C">
        <w:rPr>
          <w:rFonts w:ascii="Times New Roman" w:eastAsia="Times New Roman" w:hAnsi="Times New Roman" w:cs="Times New Roman"/>
          <w:sz w:val="24"/>
          <w:szCs w:val="24"/>
        </w:rPr>
        <w:t xml:space="preserve">measured </w:t>
      </w:r>
      <w:r w:rsidR="007E68FB">
        <w:rPr>
          <w:rFonts w:ascii="Times New Roman" w:eastAsia="Times New Roman" w:hAnsi="Times New Roman" w:cs="Times New Roman"/>
          <w:sz w:val="24"/>
          <w:szCs w:val="24"/>
        </w:rPr>
        <w:t xml:space="preserve">site </w:t>
      </w:r>
      <w:r w:rsidR="0076272C">
        <w:rPr>
          <w:rFonts w:ascii="Times New Roman" w:eastAsia="Times New Roman" w:hAnsi="Times New Roman" w:cs="Times New Roman"/>
          <w:sz w:val="24"/>
          <w:szCs w:val="24"/>
        </w:rPr>
        <w:t>pair</w:t>
      </w:r>
      <w:r w:rsidR="007E68FB">
        <w:rPr>
          <w:rFonts w:ascii="Times New Roman" w:eastAsia="Times New Roman" w:hAnsi="Times New Roman" w:cs="Times New Roman"/>
          <w:sz w:val="24"/>
          <w:szCs w:val="24"/>
        </w:rPr>
        <w:t xml:space="preserve"> to </w:t>
      </w:r>
      <w:r w:rsidR="0076272C">
        <w:rPr>
          <w:rFonts w:ascii="Times New Roman" w:eastAsia="Times New Roman" w:hAnsi="Times New Roman" w:cs="Times New Roman"/>
          <w:sz w:val="24"/>
          <w:szCs w:val="24"/>
        </w:rPr>
        <w:t xml:space="preserve">interrupt a path </w:t>
      </w:r>
      <w:r w:rsidR="00DD3CC6">
        <w:rPr>
          <w:rFonts w:ascii="Times New Roman" w:eastAsia="Times New Roman" w:hAnsi="Times New Roman" w:cs="Times New Roman"/>
          <w:sz w:val="24"/>
          <w:szCs w:val="24"/>
        </w:rPr>
        <w:t xml:space="preserve">along sites </w:t>
      </w:r>
      <w:r w:rsidR="0076272C">
        <w:rPr>
          <w:rFonts w:ascii="Times New Roman" w:eastAsia="Times New Roman" w:hAnsi="Times New Roman" w:cs="Times New Roman"/>
          <w:sz w:val="24"/>
          <w:szCs w:val="24"/>
        </w:rPr>
        <w:t xml:space="preserve">that creates a false-positive interaction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xml:space="preserve">. </w:t>
      </w:r>
    </w:p>
    <w:p w14:paraId="45874FB1" w14:textId="639594A7" w:rsidR="001A35A3" w:rsidRPr="001A35A3" w:rsidRDefault="0076272C" w:rsidP="002C66A8">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ab/>
        <w:t xml:space="preserve">In the present work, we test </w:t>
      </w:r>
      <w:r w:rsidR="0044791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three different ways to predict the strongest epistatic links. </w:t>
      </w:r>
      <w:r w:rsidR="002C66A8">
        <w:rPr>
          <w:rFonts w:ascii="Times New Roman" w:eastAsia="Times New Roman" w:hAnsi="Times New Roman" w:cs="Times New Roman"/>
          <w:sz w:val="24"/>
          <w:szCs w:val="24"/>
        </w:rPr>
        <w:t>This</w:t>
      </w:r>
      <w:r w:rsidR="00101F13" w:rsidRPr="00101F13">
        <w:rPr>
          <w:rFonts w:ascii="Times New Roman" w:eastAsia="Times New Roman" w:hAnsi="Times New Roman" w:cs="Times New Roman"/>
          <w:sz w:val="24"/>
          <w:szCs w:val="24"/>
          <w:lang w:val="en-US"/>
        </w:rPr>
        <w:t xml:space="preserve"> approach differs from the </w:t>
      </w:r>
      <w:r w:rsidR="002C66A8">
        <w:rPr>
          <w:rFonts w:ascii="Times New Roman" w:eastAsia="Times New Roman" w:hAnsi="Times New Roman" w:cs="Times New Roman"/>
          <w:sz w:val="24"/>
          <w:szCs w:val="24"/>
          <w:lang w:val="en-US"/>
        </w:rPr>
        <w:t>alternative methods</w:t>
      </w:r>
      <w:r w:rsidR="00101F13" w:rsidRPr="00101F13">
        <w:rPr>
          <w:rFonts w:ascii="Times New Roman" w:eastAsia="Times New Roman" w:hAnsi="Times New Roman" w:cs="Times New Roman"/>
          <w:sz w:val="24"/>
          <w:szCs w:val="24"/>
          <w:lang w:val="en-US"/>
        </w:rPr>
        <w:t xml:space="preserve"> in the following respects.</w:t>
      </w:r>
      <w:r w:rsidR="001A35A3" w:rsidRPr="001A35A3">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Pr>
          <w:rFonts w:ascii="Times New Roman" w:eastAsia="Times New Roman" w:hAnsi="Times New Roman" w:cs="Times New Roman"/>
          <w:sz w:val="24"/>
          <w:szCs w:val="24"/>
          <w:lang w:val="en-US"/>
        </w:rPr>
        <w:t xml:space="preserve"> on simulated sequences</w:t>
      </w:r>
      <w:r w:rsidR="001A35A3" w:rsidRPr="001A35A3">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1A35A3">
        <w:rPr>
          <w:rFonts w:ascii="Times New Roman" w:eastAsia="Times New Roman" w:hAnsi="Times New Roman" w:cs="Times New Roman"/>
          <w:bCs/>
          <w:sz w:val="24"/>
          <w:szCs w:val="24"/>
          <w:lang w:val="en-US"/>
        </w:rPr>
        <w:t xml:space="preserve">The fourth </w:t>
      </w:r>
      <w:r w:rsidR="0019511E">
        <w:rPr>
          <w:rFonts w:ascii="Times New Roman" w:eastAsia="Times New Roman" w:hAnsi="Times New Roman" w:cs="Times New Roman"/>
          <w:bCs/>
          <w:sz w:val="24"/>
          <w:szCs w:val="24"/>
          <w:lang w:val="en-US"/>
        </w:rPr>
        <w:t>feature</w:t>
      </w:r>
      <w:r w:rsidR="001A35A3" w:rsidRPr="001A35A3">
        <w:rPr>
          <w:rFonts w:ascii="Times New Roman" w:eastAsia="Times New Roman" w:hAnsi="Times New Roman" w:cs="Times New Roman"/>
          <w:bCs/>
          <w:sz w:val="24"/>
          <w:szCs w:val="24"/>
          <w:lang w:val="en-US"/>
        </w:rPr>
        <w:t xml:space="preserve"> is the use of </w:t>
      </w:r>
      <w:r w:rsidR="00BF15E8">
        <w:rPr>
          <w:rFonts w:ascii="Times New Roman" w:eastAsia="Times New Roman" w:hAnsi="Times New Roman" w:cs="Times New Roman"/>
          <w:bCs/>
          <w:sz w:val="24"/>
          <w:szCs w:val="24"/>
          <w:lang w:val="en-US"/>
        </w:rPr>
        <w:t>the</w:t>
      </w:r>
      <w:r w:rsidR="001A35A3" w:rsidRPr="001A35A3">
        <w:rPr>
          <w:rFonts w:ascii="Times New Roman" w:eastAsia="Times New Roman" w:hAnsi="Times New Roman" w:cs="Times New Roman"/>
          <w:bCs/>
          <w:sz w:val="24"/>
          <w:szCs w:val="24"/>
          <w:lang w:val="en-US"/>
        </w:rPr>
        <w:t xml:space="preserve"> conditional correlator.</w:t>
      </w:r>
      <w:r w:rsidR="0066708E">
        <w:rPr>
          <w:rFonts w:ascii="Times New Roman" w:eastAsia="Times New Roman" w:hAnsi="Times New Roman" w:cs="Times New Roman"/>
          <w:bCs/>
          <w:sz w:val="24"/>
          <w:szCs w:val="24"/>
          <w:lang w:val="en-US"/>
        </w:rPr>
        <w:t xml:space="preserve"> </w:t>
      </w:r>
    </w:p>
    <w:p w14:paraId="52CA3BC6" w14:textId="77777777" w:rsidR="0087149A"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76272C" w:rsidRDefault="0076272C">
      <w:pPr>
        <w:spacing w:line="360" w:lineRule="auto"/>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RESULTS </w:t>
      </w:r>
    </w:p>
    <w:p w14:paraId="55D74CE5" w14:textId="4CA4227D" w:rsidR="003A5E2B" w:rsidRPr="00B7138F" w:rsidRDefault="003A5E2B">
      <w:pPr>
        <w:spacing w:after="0" w:line="360" w:lineRule="auto"/>
        <w:ind w:firstLine="708"/>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Detection method</w:t>
      </w:r>
      <w:r w:rsidRPr="0081136A">
        <w:rPr>
          <w:rFonts w:ascii="Times New Roman" w:eastAsia="Times New Roman" w:hAnsi="Times New Roman" w:cs="Times New Roman"/>
          <w:b/>
          <w:sz w:val="24"/>
          <w:szCs w:val="24"/>
        </w:rPr>
        <w:t>.</w:t>
      </w:r>
      <w:r w:rsidRPr="00B7138F">
        <w:rPr>
          <w:rFonts w:ascii="Times New Roman" w:eastAsia="Times New Roman" w:hAnsi="Times New Roman" w:cs="Times New Roman"/>
          <w:bCs/>
          <w:sz w:val="24"/>
          <w:szCs w:val="24"/>
        </w:rPr>
        <w:t xml:space="preserve">  </w:t>
      </w:r>
      <w:r w:rsidR="00BA65D7" w:rsidRPr="00BA65D7">
        <w:rPr>
          <w:rFonts w:ascii="Times New Roman" w:eastAsia="Times New Roman" w:hAnsi="Times New Roman" w:cs="Times New Roman"/>
          <w:bCs/>
          <w:sz w:val="24"/>
          <w:szCs w:val="24"/>
        </w:rPr>
        <w:t>The method is based on the calculation of U</w:t>
      </w:r>
      <w:r w:rsidR="00575CB2">
        <w:rPr>
          <w:rFonts w:ascii="Times New Roman" w:eastAsia="Times New Roman" w:hAnsi="Times New Roman" w:cs="Times New Roman"/>
          <w:bCs/>
          <w:sz w:val="24"/>
          <w:szCs w:val="24"/>
        </w:rPr>
        <w:t>niversal Footprint</w:t>
      </w:r>
      <w:r w:rsidR="00BA65D7" w:rsidRPr="00BA65D7">
        <w:rPr>
          <w:rFonts w:ascii="Times New Roman" w:eastAsia="Times New Roman" w:hAnsi="Times New Roman" w:cs="Times New Roman"/>
          <w:bCs/>
          <w:sz w:val="24"/>
          <w:szCs w:val="24"/>
        </w:rPr>
        <w:t xml:space="preserve"> correlator between pairs of loci</w:t>
      </w:r>
      <w:r w:rsidR="00575CB2">
        <w:rPr>
          <w:rFonts w:ascii="Times New Roman" w:eastAsia="Times New Roman" w:hAnsi="Times New Roman" w:cs="Times New Roman"/>
          <w:bCs/>
          <w:sz w:val="24"/>
          <w:szCs w:val="24"/>
        </w:rPr>
        <w:t xml:space="preserve"> </w:t>
      </w:r>
      <w:r w:rsidR="00575CB2" w:rsidRPr="00BA65D7">
        <w:rPr>
          <w:rFonts w:ascii="Times New Roman" w:eastAsia="Times New Roman" w:hAnsi="Times New Roman" w:cs="Times New Roman"/>
          <w:bCs/>
          <w:sz w:val="24"/>
          <w:szCs w:val="24"/>
        </w:rPr>
        <w:t>[Pedruzzi</w:t>
      </w:r>
      <w:r w:rsidR="00575CB2">
        <w:rPr>
          <w:rFonts w:ascii="Times New Roman" w:eastAsia="Times New Roman" w:hAnsi="Times New Roman" w:cs="Times New Roman"/>
          <w:bCs/>
          <w:sz w:val="24"/>
          <w:szCs w:val="24"/>
        </w:rPr>
        <w:t>2018</w:t>
      </w:r>
      <w:r w:rsidR="00575CB2" w:rsidRPr="00BA65D7">
        <w:rPr>
          <w:rFonts w:ascii="Times New Roman" w:eastAsia="Times New Roman" w:hAnsi="Times New Roman" w:cs="Times New Roman"/>
          <w:bCs/>
          <w:sz w:val="24"/>
          <w:szCs w:val="24"/>
        </w:rPr>
        <w:t>]</w:t>
      </w:r>
      <w:r w:rsidR="00BA65D7" w:rsidRPr="00BA65D7">
        <w:rPr>
          <w:rFonts w:ascii="Times New Roman" w:eastAsia="Times New Roman" w:hAnsi="Times New Roman" w:cs="Times New Roman"/>
          <w:bCs/>
          <w:sz w:val="24"/>
          <w:szCs w:val="24"/>
        </w:rPr>
        <w:t>. This correlator</w:t>
      </w:r>
      <w:r w:rsidR="0081136A">
        <w:rPr>
          <w:rFonts w:ascii="Times New Roman" w:eastAsia="Times New Roman" w:hAnsi="Times New Roman" w:cs="Times New Roman"/>
          <w:bCs/>
          <w:sz w:val="24"/>
          <w:szCs w:val="24"/>
        </w:rPr>
        <w:t>, expressed in terms of haplotype frequencies</w:t>
      </w:r>
      <w:r w:rsidR="00BA65D7" w:rsidRPr="00BA65D7">
        <w:rPr>
          <w:rFonts w:ascii="Times New Roman" w:eastAsia="Times New Roman" w:hAnsi="Times New Roman" w:cs="Times New Roman"/>
          <w:bCs/>
          <w:sz w:val="24"/>
          <w:szCs w:val="24"/>
        </w:rPr>
        <w:t xml:space="preserve"> by applying the second law of thermodynamics to a multi-locus evolutionary model</w:t>
      </w:r>
      <w:r w:rsidR="0081136A">
        <w:rPr>
          <w:rFonts w:ascii="Times New Roman" w:eastAsia="Times New Roman" w:hAnsi="Times New Roman" w:cs="Times New Roman"/>
          <w:bCs/>
          <w:sz w:val="24"/>
          <w:szCs w:val="24"/>
        </w:rPr>
        <w:t>, depends only on epistasis magnitude and its topology, but not on any other evolutionary parameters.</w:t>
      </w:r>
      <w:r w:rsidR="00BA65D7" w:rsidRPr="00BA65D7">
        <w:rPr>
          <w:rFonts w:ascii="Times New Roman" w:eastAsia="Times New Roman" w:hAnsi="Times New Roman" w:cs="Times New Roman"/>
          <w:bCs/>
          <w:sz w:val="24"/>
          <w:szCs w:val="24"/>
        </w:rPr>
        <w:t xml:space="preserve"> The method takes a set of binarized sequences as initial data</w:t>
      </w:r>
      <w:r w:rsidR="0081136A">
        <w:rPr>
          <w:rFonts w:ascii="Times New Roman" w:eastAsia="Times New Roman" w:hAnsi="Times New Roman" w:cs="Times New Roman"/>
          <w:bCs/>
          <w:sz w:val="24"/>
          <w:szCs w:val="24"/>
        </w:rPr>
        <w:t xml:space="preserve">. We employ </w:t>
      </w:r>
      <w:r w:rsidR="00BA65D7" w:rsidRPr="00BA65D7">
        <w:rPr>
          <w:rFonts w:ascii="Times New Roman" w:eastAsia="Times New Roman" w:hAnsi="Times New Roman" w:cs="Times New Roman"/>
          <w:bCs/>
          <w:sz w:val="24"/>
          <w:szCs w:val="24"/>
        </w:rPr>
        <w:t>parallel computing</w:t>
      </w:r>
      <w:r w:rsidR="0081136A">
        <w:rPr>
          <w:rFonts w:ascii="Times New Roman" w:eastAsia="Times New Roman" w:hAnsi="Times New Roman" w:cs="Times New Roman"/>
          <w:bCs/>
          <w:sz w:val="24"/>
          <w:szCs w:val="24"/>
        </w:rPr>
        <w:t xml:space="preserve"> on 10,000 processors of GPU</w:t>
      </w:r>
      <w:r w:rsidR="00BA65D7" w:rsidRPr="00BA65D7">
        <w:rPr>
          <w:rFonts w:ascii="Times New Roman" w:eastAsia="Times New Roman" w:hAnsi="Times New Roman" w:cs="Times New Roman"/>
          <w:bCs/>
          <w:sz w:val="24"/>
          <w:szCs w:val="24"/>
        </w:rPr>
        <w:t xml:space="preserve"> to increase performance. To improve detection accuracy</w:t>
      </w:r>
      <w:r w:rsidR="007600E9">
        <w:rPr>
          <w:rFonts w:ascii="Times New Roman" w:eastAsia="Times New Roman" w:hAnsi="Times New Roman" w:cs="Times New Roman"/>
          <w:bCs/>
          <w:sz w:val="24"/>
          <w:szCs w:val="24"/>
        </w:rPr>
        <w:t xml:space="preserve"> near the point of full compensation</w:t>
      </w:r>
      <w:r w:rsidR="00BA65D7" w:rsidRPr="00BA65D7">
        <w:rPr>
          <w:rFonts w:ascii="Times New Roman" w:eastAsia="Times New Roman" w:hAnsi="Times New Roman" w:cs="Times New Roman"/>
          <w:bCs/>
          <w:sz w:val="24"/>
          <w:szCs w:val="24"/>
        </w:rPr>
        <w:t xml:space="preserve">, an additional correlator </w:t>
      </w:r>
      <w:r w:rsidR="007600E9" w:rsidRPr="00BA65D7">
        <w:rPr>
          <w:rFonts w:ascii="Times New Roman" w:eastAsia="Times New Roman" w:hAnsi="Times New Roman" w:cs="Times New Roman"/>
          <w:bCs/>
          <w:sz w:val="24"/>
          <w:szCs w:val="24"/>
        </w:rPr>
        <w:t>condition</w:t>
      </w:r>
      <w:r w:rsidR="007600E9">
        <w:rPr>
          <w:rFonts w:ascii="Times New Roman" w:eastAsia="Times New Roman" w:hAnsi="Times New Roman" w:cs="Times New Roman"/>
          <w:bCs/>
          <w:sz w:val="24"/>
          <w:szCs w:val="24"/>
        </w:rPr>
        <w:t xml:space="preserve">ed on an allele at a third locus </w:t>
      </w:r>
      <w:r w:rsidR="00BA65D7" w:rsidRPr="00BA65D7">
        <w:rPr>
          <w:rFonts w:ascii="Times New Roman" w:eastAsia="Times New Roman" w:hAnsi="Times New Roman" w:cs="Times New Roman"/>
          <w:bCs/>
          <w:sz w:val="24"/>
          <w:szCs w:val="24"/>
        </w:rPr>
        <w:t xml:space="preserve">is calculated. Based on the relationship between </w:t>
      </w:r>
      <w:r w:rsidR="007600E9">
        <w:rPr>
          <w:rFonts w:ascii="Times New Roman" w:eastAsia="Times New Roman" w:hAnsi="Times New Roman" w:cs="Times New Roman"/>
          <w:bCs/>
          <w:sz w:val="24"/>
          <w:szCs w:val="24"/>
        </w:rPr>
        <w:t>the two correlators, an</w:t>
      </w:r>
      <w:r w:rsidR="00BA65D7" w:rsidRPr="00BA65D7">
        <w:rPr>
          <w:rFonts w:ascii="Times New Roman" w:eastAsia="Times New Roman" w:hAnsi="Times New Roman" w:cs="Times New Roman"/>
          <w:bCs/>
          <w:sz w:val="24"/>
          <w:szCs w:val="24"/>
        </w:rPr>
        <w:t xml:space="preserve"> epistatic </w:t>
      </w:r>
      <w:r w:rsidR="007600E9">
        <w:rPr>
          <w:rFonts w:ascii="Times New Roman" w:eastAsia="Times New Roman" w:hAnsi="Times New Roman" w:cs="Times New Roman"/>
          <w:bCs/>
          <w:sz w:val="24"/>
          <w:szCs w:val="24"/>
        </w:rPr>
        <w:t>interaction</w:t>
      </w:r>
      <w:r w:rsidR="00BA65D7" w:rsidRPr="00BA65D7">
        <w:rPr>
          <w:rFonts w:ascii="Times New Roman" w:eastAsia="Times New Roman" w:hAnsi="Times New Roman" w:cs="Times New Roman"/>
          <w:bCs/>
          <w:sz w:val="24"/>
          <w:szCs w:val="24"/>
        </w:rPr>
        <w:t xml:space="preserve"> between the two loci is inferred.</w:t>
      </w:r>
      <w:r w:rsidRPr="00FC4B93">
        <w:rPr>
          <w:rFonts w:ascii="Times New Roman" w:eastAsia="Times New Roman" w:hAnsi="Times New Roman" w:cs="Times New Roman"/>
          <w:b/>
          <w:sz w:val="24"/>
          <w:szCs w:val="24"/>
          <w:lang w:val="en-US"/>
        </w:rPr>
        <w:t xml:space="preserve"> </w:t>
      </w:r>
      <w:r w:rsidR="00575CB2">
        <w:rPr>
          <w:rFonts w:ascii="Times New Roman" w:eastAsia="Times New Roman" w:hAnsi="Times New Roman" w:cs="Times New Roman"/>
          <w:sz w:val="24"/>
          <w:szCs w:val="24"/>
        </w:rPr>
        <w:t xml:space="preserve">The details are described in </w:t>
      </w:r>
      <w:r w:rsidR="00575CB2" w:rsidRPr="0042315E">
        <w:rPr>
          <w:rFonts w:ascii="Times New Roman" w:eastAsia="Times New Roman" w:hAnsi="Times New Roman" w:cs="Times New Roman"/>
          <w:i/>
          <w:sz w:val="24"/>
          <w:szCs w:val="24"/>
        </w:rPr>
        <w:t>Methods</w:t>
      </w:r>
      <w:r w:rsidR="00575CB2">
        <w:rPr>
          <w:rFonts w:ascii="Times New Roman" w:eastAsia="Times New Roman" w:hAnsi="Times New Roman" w:cs="Times New Roman"/>
          <w:i/>
          <w:sz w:val="24"/>
          <w:szCs w:val="24"/>
        </w:rPr>
        <w:t>.</w:t>
      </w:r>
    </w:p>
    <w:p w14:paraId="72C1F255" w14:textId="3301061B" w:rsidR="0087149A" w:rsidRDefault="0076272C" w:rsidP="00157A64">
      <w:pPr>
        <w:spacing w:after="0"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Accuracy test</w:t>
      </w:r>
      <w:r w:rsidR="002C744F">
        <w:rPr>
          <w:rFonts w:ascii="Times New Roman" w:eastAsia="Times New Roman" w:hAnsi="Times New Roman" w:cs="Times New Roman"/>
          <w:b/>
          <w:sz w:val="24"/>
          <w:szCs w:val="24"/>
        </w:rPr>
        <w:t xml:space="preserve"> 1</w:t>
      </w:r>
      <w:r w:rsidR="002C744F" w:rsidRPr="00FC4B93">
        <w:rPr>
          <w:rFonts w:ascii="Times New Roman" w:eastAsia="Times New Roman" w:hAnsi="Times New Roman" w:cs="Times New Roman"/>
          <w:b/>
          <w:sz w:val="24"/>
          <w:szCs w:val="24"/>
          <w:lang w:val="en-US"/>
        </w:rPr>
        <w:t xml:space="preserve">: </w:t>
      </w:r>
      <w:r w:rsidR="002C744F">
        <w:rPr>
          <w:rFonts w:ascii="Times New Roman" w:eastAsia="Times New Roman" w:hAnsi="Times New Roman" w:cs="Times New Roman"/>
          <w:b/>
          <w:sz w:val="24"/>
          <w:szCs w:val="24"/>
          <w:lang w:val="en-US"/>
        </w:rPr>
        <w:t xml:space="preserve">the case of standing variation. </w:t>
      </w:r>
      <w:r>
        <w:rPr>
          <w:rFonts w:ascii="Times New Roman" w:eastAsia="Times New Roman" w:hAnsi="Times New Roman" w:cs="Times New Roman"/>
          <w:sz w:val="24"/>
          <w:szCs w:val="24"/>
        </w:rPr>
        <w:t xml:space="preserve">To test </w:t>
      </w:r>
      <w:r w:rsidR="002C744F">
        <w:rPr>
          <w:rFonts w:ascii="Times New Roman" w:eastAsia="Times New Roman" w:hAnsi="Times New Roman" w:cs="Times New Roman"/>
          <w:sz w:val="24"/>
          <w:szCs w:val="24"/>
        </w:rPr>
        <w:t>the</w:t>
      </w:r>
      <w:r w:rsidR="00157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accuracy</w:t>
      </w:r>
      <w:r w:rsidR="005F40F7">
        <w:rPr>
          <w:rFonts w:ascii="Times New Roman" w:eastAsia="Times New Roman" w:hAnsi="Times New Roman" w:cs="Times New Roman"/>
          <w:sz w:val="24"/>
          <w:szCs w:val="24"/>
        </w:rPr>
        <w:t xml:space="preserve"> of the detection method</w:t>
      </w:r>
      <w:r>
        <w:rPr>
          <w:rFonts w:ascii="Times New Roman" w:eastAsia="Times New Roman" w:hAnsi="Times New Roman" w:cs="Times New Roman"/>
          <w:sz w:val="24"/>
          <w:szCs w:val="24"/>
        </w:rPr>
        <w:t xml:space="preserve">, artificial genomic sequences are obtained from the simulation of </w:t>
      </w:r>
      <w:r w:rsidR="005C4B74">
        <w:rPr>
          <w:rFonts w:ascii="Times New Roman" w:eastAsia="Times New Roman" w:hAnsi="Times New Roman" w:cs="Times New Roman"/>
          <w:sz w:val="24"/>
          <w:szCs w:val="24"/>
        </w:rPr>
        <w:t xml:space="preserve">the multi-site </w:t>
      </w:r>
      <w:r>
        <w:rPr>
          <w:rFonts w:ascii="Times New Roman" w:eastAsia="Times New Roman" w:hAnsi="Times New Roman" w:cs="Times New Roman"/>
          <w:sz w:val="24"/>
          <w:szCs w:val="24"/>
        </w:rPr>
        <w:t xml:space="preserve">evolution of a </w:t>
      </w:r>
      <w:r w:rsidR="005F40F7">
        <w:rPr>
          <w:rFonts w:ascii="Times New Roman" w:eastAsia="Times New Roman" w:hAnsi="Times New Roman" w:cs="Times New Roman"/>
          <w:sz w:val="24"/>
          <w:szCs w:val="24"/>
        </w:rPr>
        <w:t xml:space="preserve">genetically-diverse </w:t>
      </w:r>
      <w:r>
        <w:rPr>
          <w:rFonts w:ascii="Times New Roman" w:eastAsia="Times New Roman" w:hAnsi="Times New Roman" w:cs="Times New Roman"/>
          <w:sz w:val="24"/>
          <w:szCs w:val="24"/>
        </w:rPr>
        <w:t>population by a Monte-Carlo algorithm with a set epistasis network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xml:space="preserve">). The input parameters are chosen in a range representative for several viruses (Table 1 in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Default="00AC30E2">
      <w:pPr>
        <w:pBdr>
          <w:top w:val="nil"/>
          <w:left w:val="nil"/>
          <w:bottom w:val="nil"/>
          <w:right w:val="nil"/>
          <w:between w:val="nil"/>
        </w:pBdr>
        <w:spacing w:after="0" w:line="240" w:lineRule="auto"/>
        <w:rPr>
          <w:i/>
          <w:color w:val="000000"/>
        </w:rPr>
      </w:pPr>
      <w:r>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2A152E8" w:rsidR="0087149A"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 The error of detection of epistatic interactions</w:t>
      </w:r>
      <w:r w:rsidR="005F40F7">
        <w:rPr>
          <w:rFonts w:ascii="Times New Roman" w:eastAsia="Times New Roman" w:hAnsi="Times New Roman" w:cs="Times New Roman"/>
          <w:b/>
          <w:color w:val="000000"/>
          <w:sz w:val="20"/>
          <w:szCs w:val="20"/>
        </w:rPr>
        <w:t xml:space="preserve"> for the case of standing variation (Test1)</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w:t>
      </w:r>
      <w:r>
        <w:rPr>
          <w:rFonts w:ascii="Times New Roman" w:eastAsia="Times New Roman" w:hAnsi="Times New Roman" w:cs="Times New Roman"/>
          <w:color w:val="000000"/>
          <w:sz w:val="20"/>
          <w:szCs w:val="20"/>
        </w:rPr>
        <w:lastRenderedPageBreak/>
        <w:t xml:space="preserve">divided by the number of true interactions. Detection is carried out using the universal footprint of epistasis (UFE)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sidR="002502EA" w:rsidRPr="002502EA" w:rsidDel="002502EA">
        <w:rPr>
          <w:rFonts w:ascii="Times New Roman" w:hAnsi="Times New Roman" w:cs="Times New Roman"/>
          <w:sz w:val="20"/>
          <w:szCs w:val="20"/>
          <w:lang w:val="en-US"/>
        </w:rPr>
        <w:t xml:space="preserve"> </w:t>
      </w:r>
      <w:r>
        <w:rPr>
          <w:rFonts w:ascii="Times New Roman" w:eastAsia="Times New Roman" w:hAnsi="Times New Roman" w:cs="Times New Roman"/>
          <w:color w:val="000000"/>
          <w:sz w:val="20"/>
          <w:szCs w:val="20"/>
        </w:rPr>
        <w:t xml:space="preserve">and three-site haplotype method </w:t>
      </w:r>
      <w:r w:rsidR="00EF6A49">
        <w:rPr>
          <w:rFonts w:ascii="Times New Roman" w:eastAsia="Times New Roman" w:hAnsi="Times New Roman" w:cs="Times New Roman"/>
          <w:color w:val="000000"/>
          <w:sz w:val="20"/>
          <w:szCs w:val="20"/>
        </w:rPr>
        <w:fldChar w:fldCharType="begin"/>
      </w:r>
      <w:r w:rsidR="00EF6A49">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color w:val="000000"/>
          <w:sz w:val="20"/>
          <w:szCs w:val="20"/>
        </w:rPr>
        <w:fldChar w:fldCharType="separate"/>
      </w:r>
      <w:r w:rsidR="00EF6A49">
        <w:rPr>
          <w:rFonts w:ascii="Times New Roman" w:eastAsia="Times New Roman" w:hAnsi="Times New Roman" w:cs="Times New Roman"/>
          <w:noProof/>
          <w:color w:val="000000"/>
          <w:sz w:val="20"/>
          <w:szCs w:val="20"/>
        </w:rPr>
        <w:t>[39]</w:t>
      </w:r>
      <w:r w:rsidR="00EF6A49">
        <w:rPr>
          <w:rFonts w:ascii="Times New Roman" w:eastAsia="Times New Roman" w:hAnsi="Times New Roman" w:cs="Times New Roman"/>
          <w:color w:val="000000"/>
          <w:sz w:val="20"/>
          <w:szCs w:val="20"/>
        </w:rPr>
        <w:fldChar w:fldCharType="end"/>
      </w:r>
      <w:r w:rsidR="002502EA" w:rsidRPr="002502EA" w:rsidDel="002502EA">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All values greater than 1 are set to have the same red color as values equal to 1.</w:t>
      </w:r>
      <w:r>
        <w:rPr>
          <w:color w:val="000000"/>
        </w:rPr>
        <w:t xml:space="preserve"> </w:t>
      </w:r>
      <w:r>
        <w:rPr>
          <w:rFonts w:ascii="Times New Roman" w:eastAsia="Times New Roman" w:hAnsi="Times New Roman" w:cs="Times New Roman"/>
          <w:color w:val="000000"/>
          <w:sz w:val="20"/>
          <w:szCs w:val="20"/>
        </w:rPr>
        <w:t>Testing of the method was conducted on the sequences generated by Monte Carlo simulation (</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Pr>
          <w:rFonts w:ascii="Times New Roman" w:eastAsia="Times New Roman" w:hAnsi="Times New Roman" w:cs="Times New Roman"/>
          <w:color w:val="000000"/>
          <w:sz w:val="20"/>
          <w:szCs w:val="20"/>
        </w:rPr>
        <w:t xml:space="preserve">. The topology of the epistatic </w:t>
      </w:r>
      <w:r w:rsidR="004D4EEA">
        <w:rPr>
          <w:rFonts w:ascii="Times New Roman" w:eastAsia="Times New Roman" w:hAnsi="Times New Roman" w:cs="Times New Roman"/>
          <w:color w:val="000000"/>
          <w:sz w:val="20"/>
          <w:szCs w:val="20"/>
        </w:rPr>
        <w:t xml:space="preserve">links </w:t>
      </w:r>
      <w:r w:rsidR="00750649">
        <w:rPr>
          <w:rFonts w:ascii="Times New Roman" w:eastAsia="Times New Roman" w:hAnsi="Times New Roman" w:cs="Times New Roman"/>
          <w:color w:val="000000"/>
          <w:sz w:val="20"/>
          <w:szCs w:val="20"/>
        </w:rPr>
        <w:t xml:space="preserve">(interactions) </w:t>
      </w:r>
      <w:r>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Pr>
          <w:rFonts w:ascii="Times New Roman" w:eastAsia="Times New Roman" w:hAnsi="Times New Roman" w:cs="Times New Roman"/>
          <w:color w:val="000000"/>
          <w:sz w:val="20"/>
          <w:szCs w:val="20"/>
        </w:rPr>
        <w:t xml:space="preserve"> is the threshold value of full compensation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Default="0087149A">
      <w:pPr>
        <w:spacing w:after="0" w:line="360" w:lineRule="auto"/>
        <w:ind w:firstLine="1"/>
        <w:jc w:val="both"/>
        <w:rPr>
          <w:rFonts w:ascii="Times New Roman" w:eastAsia="Times New Roman" w:hAnsi="Times New Roman" w:cs="Times New Roman"/>
          <w:sz w:val="24"/>
          <w:szCs w:val="24"/>
        </w:rPr>
      </w:pPr>
    </w:p>
    <w:p w14:paraId="6AE56758" w14:textId="02B93714" w:rsidR="0087149A" w:rsidRDefault="0076272C">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UFE</w:t>
      </w:r>
      <w:r w:rsidR="009827A8">
        <w:rPr>
          <w:rFonts w:ascii="Times New Roman" w:eastAsia="Times New Roman" w:hAnsi="Times New Roman" w:cs="Times New Roman"/>
          <w:sz w:val="24"/>
          <w:szCs w:val="24"/>
        </w:rPr>
        <w:t xml:space="preserve"> </w:t>
      </w:r>
      <w:r w:rsidR="00EF6A49">
        <w:rPr>
          <w:rFonts w:ascii="Times New Roman" w:hAnsi="Times New Roman" w:cs="Times New Roman"/>
          <w:sz w:val="24"/>
          <w:szCs w:val="24"/>
          <w:lang w:val="en-US"/>
        </w:rPr>
        <w:fldChar w:fldCharType="begin"/>
      </w:r>
      <w:r w:rsidR="00EF6A49">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4"/>
          <w:szCs w:val="24"/>
          <w:lang w:val="en-US"/>
        </w:rPr>
        <w:fldChar w:fldCharType="separate"/>
      </w:r>
      <w:r w:rsidR="00EF6A49">
        <w:rPr>
          <w:rFonts w:ascii="Times New Roman" w:hAnsi="Times New Roman" w:cs="Times New Roman"/>
          <w:noProof/>
          <w:sz w:val="24"/>
          <w:szCs w:val="24"/>
          <w:lang w:val="en-US"/>
        </w:rPr>
        <w:t>[36]</w:t>
      </w:r>
      <w:r w:rsidR="00EF6A49">
        <w:rPr>
          <w:rFonts w:ascii="Times New Roman" w:hAnsi="Times New Roman" w:cs="Times New Roman"/>
          <w:sz w:val="24"/>
          <w:szCs w:val="24"/>
          <w:lang w:val="en-US"/>
        </w:rPr>
        <w:fldChar w:fldCharType="end"/>
      </w:r>
      <w:r w:rsidR="004D4EEA">
        <w:rPr>
          <w:rFonts w:ascii="Times New Roman" w:hAnsi="Times New Roman" w:cs="Times New Roman"/>
          <w:sz w:val="24"/>
          <w:szCs w:val="24"/>
          <w:lang w:val="en-US"/>
        </w:rPr>
        <w:t xml:space="preserve"> </w:t>
      </w:r>
      <w:r>
        <w:rPr>
          <w:rFonts w:ascii="Times New Roman" w:eastAsia="Times New Roman" w:hAnsi="Times New Roman" w:cs="Times New Roman"/>
          <w:sz w:val="24"/>
          <w:szCs w:val="24"/>
        </w:rPr>
        <w:t>in the absence of recombination (</w:t>
      </w:r>
      <w:r>
        <w:rPr>
          <w:rFonts w:ascii="Times New Roman" w:eastAsia="Times New Roman" w:hAnsi="Times New Roman" w:cs="Times New Roman"/>
          <w:i/>
          <w:sz w:val="24"/>
          <w:szCs w:val="24"/>
        </w:rPr>
        <w:t xml:space="preserve">Supplement, </w:t>
      </w:r>
      <w:r>
        <w:rPr>
          <w:rFonts w:ascii="Times New Roman" w:eastAsia="Times New Roman" w:hAnsi="Times New Roman" w:cs="Times New Roman"/>
          <w:sz w:val="24"/>
          <w:szCs w:val="24"/>
        </w:rPr>
        <w:t>Figs. S2-S4).</w:t>
      </w:r>
    </w:p>
    <w:p w14:paraId="38AF0FC6" w14:textId="55531658" w:rsidR="000237D1" w:rsidRDefault="008F60D5" w:rsidP="00742F5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C744F">
        <w:rPr>
          <w:rFonts w:ascii="Times New Roman" w:eastAsia="Times New Roman" w:hAnsi="Times New Roman" w:cs="Times New Roman"/>
          <w:b/>
          <w:sz w:val="24"/>
          <w:szCs w:val="24"/>
        </w:rPr>
        <w:t>Accuracy</w:t>
      </w:r>
      <w:r>
        <w:rPr>
          <w:rFonts w:ascii="Times New Roman" w:eastAsia="Times New Roman" w:hAnsi="Times New Roman" w:cs="Times New Roman"/>
          <w:b/>
          <w:sz w:val="24"/>
          <w:szCs w:val="24"/>
        </w:rPr>
        <w:t xml:space="preserve"> test</w:t>
      </w:r>
      <w:r w:rsidR="002C744F">
        <w:rPr>
          <w:rFonts w:ascii="Times New Roman" w:eastAsia="Times New Roman" w:hAnsi="Times New Roman" w:cs="Times New Roman"/>
          <w:b/>
          <w:sz w:val="24"/>
          <w:szCs w:val="24"/>
        </w:rPr>
        <w:t xml:space="preserve"> 2:</w:t>
      </w:r>
      <w:r>
        <w:rPr>
          <w:rFonts w:ascii="Times New Roman" w:eastAsia="Times New Roman" w:hAnsi="Times New Roman" w:cs="Times New Roman"/>
          <w:b/>
          <w:sz w:val="24"/>
          <w:szCs w:val="24"/>
        </w:rPr>
        <w:t xml:space="preserve"> </w:t>
      </w:r>
      <w:r w:rsidR="002C744F">
        <w:rPr>
          <w:rFonts w:ascii="Times New Roman" w:eastAsia="Times New Roman" w:hAnsi="Times New Roman" w:cs="Times New Roman"/>
          <w:b/>
          <w:sz w:val="24"/>
          <w:szCs w:val="24"/>
        </w:rPr>
        <w:t>initial</w:t>
      </w:r>
      <w:r w:rsidR="005F40F7">
        <w:rPr>
          <w:rFonts w:ascii="Times New Roman" w:eastAsia="Times New Roman" w:hAnsi="Times New Roman" w:cs="Times New Roman"/>
          <w:b/>
          <w:sz w:val="24"/>
          <w:szCs w:val="24"/>
        </w:rPr>
        <w:t>ly</w:t>
      </w:r>
      <w:r w:rsidR="002C744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monomorphous population</w:t>
      </w:r>
      <w:r w:rsidR="002C744F">
        <w:rPr>
          <w:rFonts w:ascii="Times New Roman" w:eastAsia="Times New Roman" w:hAnsi="Times New Roman" w:cs="Times New Roman"/>
          <w:b/>
          <w:sz w:val="24"/>
          <w:szCs w:val="24"/>
        </w:rPr>
        <w:t xml:space="preserve"> with fitness valley</w:t>
      </w:r>
      <w:r w:rsidR="002C4707">
        <w:rPr>
          <w:rFonts w:ascii="Times New Roman" w:eastAsia="Times New Roman" w:hAnsi="Times New Roman" w:cs="Times New Roman"/>
          <w:b/>
          <w:sz w:val="24"/>
          <w:szCs w:val="24"/>
        </w:rPr>
        <w:t xml:space="preserve">. </w:t>
      </w:r>
      <w:r w:rsidR="005F40F7">
        <w:rPr>
          <w:rFonts w:ascii="Times New Roman" w:eastAsia="Times New Roman" w:hAnsi="Times New Roman" w:cs="Times New Roman"/>
          <w:sz w:val="24"/>
          <w:szCs w:val="24"/>
        </w:rPr>
        <w:t>I</w:t>
      </w:r>
      <w:r w:rsidR="002C4707">
        <w:rPr>
          <w:rFonts w:ascii="Times New Roman" w:eastAsia="Times New Roman" w:hAnsi="Times New Roman" w:cs="Times New Roman"/>
          <w:sz w:val="24"/>
          <w:szCs w:val="24"/>
        </w:rPr>
        <w:t>n real world</w:t>
      </w:r>
      <w:r w:rsidR="005F40F7">
        <w:rPr>
          <w:rFonts w:ascii="Times New Roman" w:eastAsia="Times New Roman" w:hAnsi="Times New Roman" w:cs="Times New Roman"/>
          <w:sz w:val="24"/>
          <w:szCs w:val="24"/>
        </w:rPr>
        <w:t>,</w:t>
      </w:r>
      <w:r w:rsidR="002C4707">
        <w:rPr>
          <w:rFonts w:ascii="Times New Roman" w:eastAsia="Times New Roman" w:hAnsi="Times New Roman" w:cs="Times New Roman"/>
          <w:sz w:val="24"/>
          <w:szCs w:val="24"/>
        </w:rPr>
        <w:t xml:space="preserve"> not all populations </w:t>
      </w:r>
      <w:r w:rsidR="000237D1">
        <w:rPr>
          <w:rFonts w:ascii="Times New Roman" w:eastAsia="Times New Roman" w:hAnsi="Times New Roman" w:cs="Times New Roman"/>
          <w:sz w:val="24"/>
          <w:szCs w:val="24"/>
        </w:rPr>
        <w:t>are</w:t>
      </w:r>
      <w:r w:rsidR="002C4707">
        <w:rPr>
          <w:rFonts w:ascii="Times New Roman" w:eastAsia="Times New Roman" w:hAnsi="Times New Roman" w:cs="Times New Roman"/>
          <w:sz w:val="24"/>
          <w:szCs w:val="24"/>
        </w:rPr>
        <w:t xml:space="preserve"> polymorphous</w:t>
      </w:r>
      <w:r w:rsidR="000237D1">
        <w:rPr>
          <w:rFonts w:ascii="Times New Roman" w:eastAsia="Times New Roman" w:hAnsi="Times New Roman" w:cs="Times New Roman"/>
          <w:sz w:val="24"/>
          <w:szCs w:val="24"/>
        </w:rPr>
        <w:t xml:space="preserve"> in the beginning of evolution. Therefore,</w:t>
      </w:r>
      <w:r w:rsidR="002C4707">
        <w:rPr>
          <w:rFonts w:ascii="Times New Roman" w:eastAsia="Times New Roman" w:hAnsi="Times New Roman" w:cs="Times New Roman"/>
          <w:sz w:val="24"/>
          <w:szCs w:val="24"/>
        </w:rPr>
        <w:t xml:space="preserve"> we </w:t>
      </w:r>
      <w:r w:rsidR="000237D1">
        <w:rPr>
          <w:rFonts w:ascii="Times New Roman" w:eastAsia="Times New Roman" w:hAnsi="Times New Roman" w:cs="Times New Roman"/>
          <w:sz w:val="24"/>
          <w:szCs w:val="24"/>
        </w:rPr>
        <w:t xml:space="preserve">carried out an </w:t>
      </w:r>
      <w:r w:rsidR="002C4707">
        <w:rPr>
          <w:rFonts w:ascii="Times New Roman" w:eastAsia="Times New Roman" w:hAnsi="Times New Roman" w:cs="Times New Roman"/>
          <w:sz w:val="24"/>
          <w:szCs w:val="24"/>
        </w:rPr>
        <w:t>additional simulation</w:t>
      </w:r>
      <w:r w:rsidR="000237D1">
        <w:rPr>
          <w:rFonts w:ascii="Times New Roman" w:eastAsia="Times New Roman" w:hAnsi="Times New Roman" w:cs="Times New Roman"/>
          <w:sz w:val="24"/>
          <w:szCs w:val="24"/>
        </w:rPr>
        <w:t xml:space="preserve"> test with </w:t>
      </w:r>
      <w:r w:rsidR="002C4707">
        <w:rPr>
          <w:rFonts w:ascii="Times New Roman" w:eastAsia="Times New Roman" w:hAnsi="Times New Roman" w:cs="Times New Roman"/>
          <w:sz w:val="24"/>
          <w:szCs w:val="24"/>
        </w:rPr>
        <w:t>initial allel</w:t>
      </w:r>
      <w:r w:rsidR="000237D1">
        <w:rPr>
          <w:rFonts w:ascii="Times New Roman" w:eastAsia="Times New Roman" w:hAnsi="Times New Roman" w:cs="Times New Roman"/>
          <w:sz w:val="24"/>
          <w:szCs w:val="24"/>
        </w:rPr>
        <w:t>ic</w:t>
      </w:r>
      <w:r w:rsidR="002C4707">
        <w:rPr>
          <w:rFonts w:ascii="Times New Roman" w:eastAsia="Times New Roman" w:hAnsi="Times New Roman" w:cs="Times New Roman"/>
          <w:sz w:val="24"/>
          <w:szCs w:val="24"/>
        </w:rPr>
        <w:t xml:space="preserve"> frequency</w:t>
      </w:r>
      <w:r w:rsidR="000237D1">
        <w:rPr>
          <w:rFonts w:ascii="Times New Roman" w:eastAsia="Times New Roman" w:hAnsi="Times New Roman" w:cs="Times New Roman"/>
          <w:sz w:val="24"/>
          <w:szCs w:val="24"/>
        </w:rPr>
        <w:t xml:space="preserve"> at each locus</w:t>
      </w:r>
      <w:r w:rsidR="002C470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Pr>
          <w:rFonts w:ascii="Times New Roman" w:eastAsia="Times New Roman" w:hAnsi="Times New Roman" w:cs="Times New Roman"/>
          <w:sz w:val="24"/>
          <w:szCs w:val="24"/>
        </w:rPr>
        <w:t>. The</w:t>
      </w:r>
      <w:r w:rsidR="002C4707">
        <w:rPr>
          <w:rFonts w:ascii="Times New Roman" w:eastAsia="Times New Roman" w:hAnsi="Times New Roman" w:cs="Times New Roman"/>
          <w:sz w:val="24"/>
          <w:szCs w:val="24"/>
        </w:rPr>
        <w:t xml:space="preserve"> epistatic network </w:t>
      </w:r>
      <w:r w:rsidR="000237D1">
        <w:rPr>
          <w:rFonts w:ascii="Times New Roman" w:eastAsia="Times New Roman" w:hAnsi="Times New Roman" w:cs="Times New Roman"/>
          <w:sz w:val="24"/>
          <w:szCs w:val="24"/>
        </w:rPr>
        <w:t>was changed</w:t>
      </w:r>
      <w:r w:rsidR="002C4707">
        <w:rPr>
          <w:rFonts w:ascii="Times New Roman" w:eastAsia="Times New Roman" w:hAnsi="Times New Roman" w:cs="Times New Roman"/>
          <w:sz w:val="24"/>
          <w:szCs w:val="24"/>
        </w:rPr>
        <w:t xml:space="preserve"> from </w:t>
      </w:r>
      <w:r w:rsidR="000237D1">
        <w:rPr>
          <w:rFonts w:ascii="Times New Roman" w:eastAsia="Times New Roman" w:hAnsi="Times New Roman" w:cs="Times New Roman"/>
          <w:sz w:val="24"/>
          <w:szCs w:val="24"/>
        </w:rPr>
        <w:t xml:space="preserve">the </w:t>
      </w:r>
      <w:r w:rsidR="002C4707">
        <w:rPr>
          <w:rFonts w:ascii="Times New Roman" w:eastAsia="Times New Roman" w:hAnsi="Times New Roman" w:cs="Times New Roman"/>
          <w:sz w:val="24"/>
          <w:szCs w:val="24"/>
        </w:rPr>
        <w:t xml:space="preserve">isolated double arcs to a </w:t>
      </w:r>
      <w:r w:rsidR="00114B32">
        <w:rPr>
          <w:rFonts w:ascii="Times New Roman" w:eastAsia="Times New Roman" w:hAnsi="Times New Roman" w:cs="Times New Roman"/>
          <w:sz w:val="24"/>
          <w:szCs w:val="24"/>
        </w:rPr>
        <w:t xml:space="preserve">single </w:t>
      </w:r>
      <w:r w:rsidR="002C4707">
        <w:rPr>
          <w:rFonts w:ascii="Times New Roman" w:eastAsia="Times New Roman" w:hAnsi="Times New Roman" w:cs="Times New Roman"/>
          <w:sz w:val="24"/>
          <w:szCs w:val="24"/>
        </w:rPr>
        <w:t xml:space="preserve">star </w:t>
      </w:r>
      <w:r w:rsidR="00114B32">
        <w:rPr>
          <w:rFonts w:ascii="Times New Roman" w:eastAsia="Times New Roman" w:hAnsi="Times New Roman" w:cs="Times New Roman"/>
          <w:sz w:val="24"/>
          <w:szCs w:val="24"/>
        </w:rPr>
        <w:t xml:space="preserve">comprising one deleterious allele and  </w:t>
      </w:r>
      <w:r w:rsidR="002C4707">
        <w:rPr>
          <w:rFonts w:ascii="Times New Roman" w:eastAsia="Times New Roman" w:hAnsi="Times New Roman" w:cs="Times New Roman"/>
          <w:sz w:val="24"/>
          <w:szCs w:val="24"/>
        </w:rPr>
        <w:t>10 rays</w:t>
      </w:r>
      <w:r w:rsidR="00114B32">
        <w:rPr>
          <w:rFonts w:ascii="Times New Roman" w:eastAsia="Times New Roman" w:hAnsi="Times New Roman" w:cs="Times New Roman"/>
          <w:sz w:val="24"/>
          <w:szCs w:val="24"/>
        </w:rPr>
        <w:t xml:space="preserve"> with comp</w:t>
      </w:r>
      <w:r w:rsidR="007E5406">
        <w:rPr>
          <w:rFonts w:ascii="Times New Roman" w:eastAsia="Times New Roman" w:hAnsi="Times New Roman" w:cs="Times New Roman"/>
          <w:sz w:val="24"/>
          <w:szCs w:val="24"/>
        </w:rPr>
        <w:t>en</w:t>
      </w:r>
      <w:r w:rsidR="00114B32">
        <w:rPr>
          <w:rFonts w:ascii="Times New Roman" w:eastAsia="Times New Roman" w:hAnsi="Times New Roman" w:cs="Times New Roman"/>
          <w:sz w:val="24"/>
          <w:szCs w:val="24"/>
        </w:rPr>
        <w:t>satory alleles</w:t>
      </w:r>
      <w:r w:rsidR="002C4707">
        <w:rPr>
          <w:rFonts w:ascii="Times New Roman" w:eastAsia="Times New Roman" w:hAnsi="Times New Roman" w:cs="Times New Roman"/>
          <w:sz w:val="24"/>
          <w:szCs w:val="24"/>
        </w:rPr>
        <w:t xml:space="preserve">. </w:t>
      </w:r>
      <w:r w:rsidR="000237D1">
        <w:rPr>
          <w:rFonts w:ascii="Times New Roman" w:eastAsia="Times New Roman" w:hAnsi="Times New Roman" w:cs="Times New Roman"/>
          <w:sz w:val="24"/>
          <w:szCs w:val="24"/>
        </w:rPr>
        <w:t>Recombination is absent.</w:t>
      </w:r>
      <w:r w:rsidR="002C4707">
        <w:rPr>
          <w:rFonts w:ascii="Times New Roman" w:eastAsia="Times New Roman" w:hAnsi="Times New Roman" w:cs="Times New Roman"/>
          <w:sz w:val="24"/>
          <w:szCs w:val="24"/>
        </w:rPr>
        <w:t xml:space="preserve"> </w:t>
      </w:r>
    </w:p>
    <w:p w14:paraId="26F1B8FE" w14:textId="29F731A3" w:rsidR="004144AC" w:rsidRDefault="004144AC" w:rsidP="00B7138F">
      <w:pPr>
        <w:spacing w:after="0"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61BF421B" wp14:editId="4C35D1E7">
            <wp:extent cx="5181599"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9" cy="3886199"/>
                    </a:xfrm>
                    <a:prstGeom prst="rect">
                      <a:avLst/>
                    </a:prstGeom>
                    <a:noFill/>
                    <a:ln>
                      <a:noFill/>
                    </a:ln>
                  </pic:spPr>
                </pic:pic>
              </a:graphicData>
            </a:graphic>
          </wp:inline>
        </w:drawing>
      </w:r>
    </w:p>
    <w:p w14:paraId="546517E4" w14:textId="79D5481E" w:rsidR="004144AC" w:rsidRDefault="004144AC" w:rsidP="00742F5B">
      <w:pPr>
        <w:spacing w:after="0" w:line="360" w:lineRule="auto"/>
        <w:jc w:val="both"/>
        <w:rPr>
          <w:rFonts w:ascii="Times New Roman" w:eastAsia="Times New Roman" w:hAnsi="Times New Roman" w:cs="Times New Roman"/>
          <w:sz w:val="20"/>
          <w:szCs w:val="20"/>
        </w:rPr>
      </w:pPr>
      <w:commentRangeStart w:id="5"/>
      <w:commentRangeStart w:id="6"/>
      <w:r>
        <w:rPr>
          <w:rFonts w:ascii="Times New Roman" w:eastAsia="Times New Roman" w:hAnsi="Times New Roman" w:cs="Times New Roman"/>
          <w:sz w:val="20"/>
          <w:szCs w:val="20"/>
        </w:rPr>
        <w:t xml:space="preserve">Figure </w:t>
      </w:r>
      <w:r w:rsidR="006019E7">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5"/>
      <w:r w:rsidR="008F041B">
        <w:rPr>
          <w:rStyle w:val="af"/>
        </w:rPr>
        <w:commentReference w:id="5"/>
      </w:r>
      <w:commentRangeEnd w:id="6"/>
      <w:r w:rsidR="00466C3B">
        <w:rPr>
          <w:rStyle w:val="af"/>
        </w:rPr>
        <w:commentReference w:id="6"/>
      </w:r>
      <w:r w:rsidR="006219B0">
        <w:rPr>
          <w:rFonts w:ascii="Times New Roman" w:eastAsia="Times New Roman" w:hAnsi="Times New Roman" w:cs="Times New Roman"/>
          <w:b/>
          <w:sz w:val="20"/>
          <w:szCs w:val="20"/>
        </w:rPr>
        <w:t>Monte Carlo simulation of the evolutionary dynamics of a population with a fitness valley.</w:t>
      </w:r>
      <w:r w:rsidR="006219B0">
        <w:rPr>
          <w:rFonts w:ascii="Times New Roman" w:eastAsia="Times New Roman" w:hAnsi="Times New Roman" w:cs="Times New Roman"/>
          <w:sz w:val="20"/>
          <w:szCs w:val="20"/>
        </w:rPr>
        <w:t xml:space="preserve"> X-axis: Time in generations.</w:t>
      </w:r>
      <w:r>
        <w:rPr>
          <w:rFonts w:ascii="Times New Roman" w:eastAsia="Times New Roman" w:hAnsi="Times New Roman" w:cs="Times New Roman"/>
          <w:sz w:val="20"/>
          <w:szCs w:val="20"/>
        </w:rPr>
        <w:t xml:space="preserve"> </w:t>
      </w:r>
      <w:r w:rsidR="006219B0">
        <w:rPr>
          <w:rFonts w:ascii="Times New Roman" w:eastAsia="Times New Roman" w:hAnsi="Times New Roman" w:cs="Times New Roman"/>
          <w:sz w:val="20"/>
          <w:szCs w:val="20"/>
        </w:rPr>
        <w:t>Y axis: Average numbers of the alleles of different classes (shown) per genome. P</w:t>
      </w:r>
      <w:r>
        <w:rPr>
          <w:rFonts w:ascii="Times New Roman" w:eastAsia="Times New Roman" w:hAnsi="Times New Roman" w:cs="Times New Roman"/>
          <w:sz w:val="20"/>
          <w:szCs w:val="20"/>
        </w:rPr>
        <w:t>arameters:</w:t>
      </w:r>
      <w:r w:rsidRPr="005620C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initial allele </w:t>
      </w:r>
      <w:r>
        <w:rPr>
          <w:rFonts w:ascii="Times New Roman" w:eastAsia="Times New Roman" w:hAnsi="Times New Roman" w:cs="Times New Roman"/>
          <w:color w:val="000000"/>
          <w:sz w:val="20"/>
          <w:szCs w:val="20"/>
        </w:rPr>
        <w:lastRenderedPageBreak/>
        <w:t xml:space="preserve">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del w:id="7" w:author="Автор" w:date="2026-04-07T14:31:00Z">
        <w:r w:rsidR="006219B0" w:rsidDel="00A27D66">
          <w:rPr>
            <w:rFonts w:ascii="Times New Roman" w:eastAsia="Times New Roman" w:hAnsi="Times New Roman" w:cs="Times New Roman"/>
            <w:color w:val="000000"/>
            <w:sz w:val="20"/>
            <w:szCs w:val="20"/>
          </w:rPr>
          <w:delText>.</w:delText>
        </w:r>
      </w:del>
      <w:ins w:id="8" w:author="Автор" w:date="2026-04-06T19:39:00Z">
        <w:r w:rsidR="00B7138F">
          <w:rPr>
            <w:rFonts w:ascii="Times New Roman" w:eastAsia="Times New Roman" w:hAnsi="Times New Roman" w:cs="Times New Roman"/>
            <w:color w:val="000000"/>
            <w:sz w:val="20"/>
            <w:szCs w:val="20"/>
          </w:rPr>
          <w:t>,</w:t>
        </w:r>
        <w:del w:id="9" w:author="Автор" w:date="2026-04-07T14:30:00Z">
          <w:r w:rsidR="00B7138F" w:rsidRPr="00B7138F" w:rsidDel="00A27D66">
            <w:rPr>
              <w:rFonts w:ascii="Times New Roman" w:eastAsia="Times New Roman" w:hAnsi="Times New Roman" w:cs="Times New Roman"/>
              <w:color w:val="000000"/>
              <w:sz w:val="20"/>
              <w:szCs w:val="20"/>
            </w:rPr>
            <w:delText xml:space="preserve"> </w:delText>
          </w:r>
        </w:del>
        <w:r w:rsidR="00B7138F">
          <w:rPr>
            <w:rFonts w:ascii="Times New Roman" w:eastAsia="Times New Roman" w:hAnsi="Times New Roman" w:cs="Times New Roman"/>
            <w:color w:val="000000"/>
            <w:sz w:val="20"/>
            <w:szCs w:val="20"/>
          </w:rPr>
          <w:t xml:space="preserve">10% of the alleles are </w:t>
        </w:r>
      </w:ins>
      <w:ins w:id="10" w:author="Автор" w:date="2026-04-07T14:30:00Z">
        <w:r w:rsidR="00A27D66">
          <w:rPr>
            <w:rFonts w:ascii="Times New Roman" w:eastAsia="Times New Roman" w:hAnsi="Times New Roman" w:cs="Times New Roman"/>
            <w:color w:val="000000"/>
            <w:sz w:val="20"/>
            <w:szCs w:val="20"/>
          </w:rPr>
          <w:t>beneficial</w:t>
        </w:r>
      </w:ins>
      <w:ins w:id="11" w:author="Автор" w:date="2026-04-06T19:39:00Z">
        <w:del w:id="12" w:author="Автор" w:date="2026-04-07T14:30:00Z">
          <w:r w:rsidR="00B7138F" w:rsidDel="00A27D66">
            <w:rPr>
              <w:rFonts w:ascii="Times New Roman" w:eastAsia="Times New Roman" w:hAnsi="Times New Roman" w:cs="Times New Roman"/>
              <w:color w:val="000000"/>
              <w:sz w:val="20"/>
              <w:szCs w:val="20"/>
            </w:rPr>
            <w:delText>advantageous</w:delText>
          </w:r>
        </w:del>
      </w:ins>
      <w:ins w:id="13" w:author="Автор" w:date="2026-04-07T14:25:00Z">
        <w:r w:rsidR="00E130A8">
          <w:rPr>
            <w:rFonts w:ascii="Times New Roman" w:eastAsia="Times New Roman" w:hAnsi="Times New Roman" w:cs="Times New Roman"/>
            <w:color w:val="000000"/>
            <w:sz w:val="20"/>
            <w:szCs w:val="20"/>
          </w:rPr>
          <w:t>,</w:t>
        </w:r>
      </w:ins>
      <w:ins w:id="14" w:author="Автор" w:date="2026-04-06T19:39:00Z">
        <w:del w:id="15" w:author="Автор" w:date="2026-04-07T14:31:00Z">
          <w:r w:rsidR="00B7138F" w:rsidDel="00A27D66">
            <w:rPr>
              <w:rFonts w:ascii="Times New Roman" w:eastAsia="Times New Roman" w:hAnsi="Times New Roman" w:cs="Times New Roman"/>
              <w:color w:val="000000"/>
              <w:sz w:val="20"/>
              <w:szCs w:val="20"/>
            </w:rPr>
            <w:delText xml:space="preserve"> other</w:delText>
          </w:r>
        </w:del>
        <w:r w:rsidR="00B7138F">
          <w:rPr>
            <w:rFonts w:ascii="Times New Roman" w:eastAsia="Times New Roman" w:hAnsi="Times New Roman" w:cs="Times New Roman"/>
            <w:color w:val="000000"/>
            <w:sz w:val="20"/>
            <w:szCs w:val="20"/>
          </w:rPr>
          <w:t xml:space="preserve"> 90% are deleterious</w:t>
        </w:r>
      </w:ins>
      <w:r>
        <w:rPr>
          <w:rFonts w:ascii="Times New Roman" w:eastAsia="Times New Roman" w:hAnsi="Times New Roman" w:cs="Times New Roman"/>
          <w:color w:val="000000"/>
          <w:sz w:val="20"/>
          <w:szCs w:val="20"/>
        </w:rPr>
        <w:t xml:space="preserve"> </w:t>
      </w:r>
      <w:ins w:id="16" w:author="Автор" w:date="2026-04-06T19:39:00Z">
        <w:r w:rsidR="00B7138F">
          <w:rPr>
            <w:rFonts w:ascii="Times New Roman" w:eastAsia="Times New Roman" w:hAnsi="Times New Roman" w:cs="Times New Roman"/>
            <w:color w:val="000000"/>
            <w:sz w:val="20"/>
            <w:szCs w:val="20"/>
          </w:rPr>
          <w:t>with</w:t>
        </w:r>
        <w:del w:id="17" w:author="Автор" w:date="2026-04-07T14:31:00Z">
          <w:r w:rsidR="00B7138F" w:rsidDel="00A27D66">
            <w:rPr>
              <w:rFonts w:ascii="Times New Roman" w:eastAsia="Times New Roman" w:hAnsi="Times New Roman" w:cs="Times New Roman"/>
              <w:color w:val="000000"/>
              <w:sz w:val="20"/>
              <w:szCs w:val="20"/>
            </w:rPr>
            <w:delText xml:space="preserve"> </w:delText>
          </w:r>
        </w:del>
      </w:ins>
      <w:ins w:id="18" w:author="Автор" w:date="2026-04-06T19:40:00Z">
        <w:del w:id="19" w:author="Автор" w:date="2026-04-07T14:31:00Z">
          <w:r w:rsidR="00B7138F" w:rsidDel="00A27D66">
            <w:rPr>
              <w:rFonts w:ascii="Times New Roman" w:eastAsia="Times New Roman" w:hAnsi="Times New Roman" w:cs="Times New Roman"/>
              <w:color w:val="000000"/>
              <w:sz w:val="20"/>
              <w:szCs w:val="20"/>
            </w:rPr>
            <w:delText>module of</w:delText>
          </w:r>
        </w:del>
        <w:r w:rsidR="00B7138F">
          <w:rPr>
            <w:rFonts w:ascii="Times New Roman" w:eastAsia="Times New Roman" w:hAnsi="Times New Roman" w:cs="Times New Roman"/>
            <w:color w:val="000000"/>
            <w:sz w:val="20"/>
            <w:szCs w:val="20"/>
          </w:rPr>
          <w:t xml:space="preserve"> </w:t>
        </w:r>
      </w:ins>
      <w:commentRangeStart w:id="20"/>
      <w:commentRangeStart w:id="21"/>
      <w:r>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w:t>
      </w:r>
      <w:del w:id="22" w:author="Автор" w:date="2026-04-06T19:39:00Z">
        <w:r w:rsidDel="00B7138F">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 Epistati</w:t>
      </w:r>
      <w:r w:rsidR="006219B0">
        <w:rPr>
          <w:rFonts w:ascii="Times New Roman" w:eastAsia="Times New Roman" w:hAnsi="Times New Roman" w:cs="Times New Roman"/>
          <w:sz w:val="20"/>
          <w:szCs w:val="20"/>
        </w:rPr>
        <w:t>c</w:t>
      </w:r>
      <w:r>
        <w:rPr>
          <w:rFonts w:ascii="Times New Roman" w:eastAsia="Times New Roman" w:hAnsi="Times New Roman" w:cs="Times New Roman"/>
          <w:sz w:val="20"/>
          <w:szCs w:val="20"/>
        </w:rPr>
        <w:t xml:space="preserve"> network represents a</w:t>
      </w:r>
      <w:del w:id="23" w:author="Автор" w:date="2026-04-06T19:42:00Z">
        <w:r w:rsidDel="00B313E7">
          <w:rPr>
            <w:rFonts w:ascii="Times New Roman" w:eastAsia="Times New Roman" w:hAnsi="Times New Roman" w:cs="Times New Roman"/>
            <w:sz w:val="20"/>
            <w:szCs w:val="20"/>
          </w:rPr>
          <w:delText xml:space="preserve"> </w:delText>
        </w:r>
      </w:del>
      <w:ins w:id="24" w:author="Автор" w:date="2026-04-06T19:41:00Z">
        <w:r w:rsidR="00B7138F">
          <w:rPr>
            <w:rFonts w:ascii="Times New Roman" w:eastAsia="Times New Roman" w:hAnsi="Times New Roman" w:cs="Times New Roman"/>
            <w:sz w:val="20"/>
            <w:szCs w:val="20"/>
          </w:rPr>
          <w:t xml:space="preserve"> </w:t>
        </w:r>
      </w:ins>
      <w:r>
        <w:rPr>
          <w:rFonts w:ascii="Times New Roman" w:eastAsia="Times New Roman" w:hAnsi="Times New Roman" w:cs="Times New Roman"/>
          <w:sz w:val="20"/>
          <w:szCs w:val="20"/>
        </w:rPr>
        <w:t>sta</w:t>
      </w:r>
      <w:ins w:id="25" w:author="Автор" w:date="2026-04-06T19:41:00Z">
        <w:r w:rsidR="00B7138F">
          <w:rPr>
            <w:rFonts w:ascii="Times New Roman" w:eastAsia="Times New Roman" w:hAnsi="Times New Roman" w:cs="Times New Roman"/>
            <w:sz w:val="20"/>
            <w:szCs w:val="20"/>
          </w:rPr>
          <w:t xml:space="preserve">r with </w:t>
        </w:r>
      </w:ins>
      <w:ins w:id="26" w:author="Автор" w:date="2026-04-07T14:33:00Z">
        <w:r w:rsidR="00A27D66">
          <w:rPr>
            <w:rFonts w:ascii="Times New Roman" w:eastAsia="Times New Roman" w:hAnsi="Times New Roman" w:cs="Times New Roman"/>
            <w:sz w:val="20"/>
            <w:szCs w:val="20"/>
          </w:rPr>
          <w:t>the</w:t>
        </w:r>
      </w:ins>
      <w:ins w:id="27" w:author="Автор" w:date="2026-04-06T19:41:00Z">
        <w:del w:id="28" w:author="Автор" w:date="2026-04-07T14:33:00Z">
          <w:r w:rsidR="00B7138F" w:rsidDel="00A27D66">
            <w:rPr>
              <w:rFonts w:ascii="Times New Roman" w:eastAsia="Times New Roman" w:hAnsi="Times New Roman" w:cs="Times New Roman"/>
              <w:sz w:val="20"/>
              <w:szCs w:val="20"/>
            </w:rPr>
            <w:delText>one</w:delText>
          </w:r>
        </w:del>
        <w:r w:rsidR="00B7138F">
          <w:rPr>
            <w:rFonts w:ascii="Times New Roman" w:eastAsia="Times New Roman" w:hAnsi="Times New Roman" w:cs="Times New Roman"/>
            <w:sz w:val="20"/>
            <w:szCs w:val="20"/>
          </w:rPr>
          <w:t xml:space="preserve"> primary </w:t>
        </w:r>
      </w:ins>
      <w:ins w:id="29" w:author="Автор" w:date="2026-04-07T14:33:00Z">
        <w:r w:rsidR="00A27D66">
          <w:rPr>
            <w:rFonts w:ascii="Times New Roman" w:eastAsia="Times New Roman" w:hAnsi="Times New Roman" w:cs="Times New Roman"/>
            <w:sz w:val="20"/>
            <w:szCs w:val="20"/>
          </w:rPr>
          <w:t>allele</w:t>
        </w:r>
      </w:ins>
      <w:ins w:id="30" w:author="Автор" w:date="2026-04-06T19:41:00Z">
        <w:del w:id="31" w:author="Автор" w:date="2026-04-07T14:33:00Z">
          <w:r w:rsidR="00B7138F" w:rsidDel="00A27D66">
            <w:rPr>
              <w:rFonts w:ascii="Times New Roman" w:eastAsia="Times New Roman" w:hAnsi="Times New Roman" w:cs="Times New Roman"/>
              <w:sz w:val="20"/>
              <w:szCs w:val="20"/>
            </w:rPr>
            <w:delText>mutation</w:delText>
          </w:r>
        </w:del>
        <w:r w:rsidR="00B7138F">
          <w:rPr>
            <w:rFonts w:ascii="Times New Roman" w:eastAsia="Times New Roman" w:hAnsi="Times New Roman" w:cs="Times New Roman"/>
            <w:sz w:val="20"/>
            <w:szCs w:val="20"/>
          </w:rPr>
          <w:t xml:space="preserve"> </w:t>
        </w:r>
      </w:ins>
      <w:ins w:id="32" w:author="Автор" w:date="2026-04-07T14:33:00Z">
        <w:r w:rsidR="00A27D66">
          <w:rPr>
            <w:rFonts w:ascii="Times New Roman" w:eastAsia="Times New Roman" w:hAnsi="Times New Roman" w:cs="Times New Roman"/>
            <w:sz w:val="20"/>
            <w:szCs w:val="20"/>
          </w:rPr>
          <w:t>in t</w:t>
        </w:r>
      </w:ins>
      <w:ins w:id="33" w:author="Автор" w:date="2026-04-07T14:34:00Z">
        <w:del w:id="34" w:author="Автор" w:date="2026-04-13T17:25:00Z">
          <w:r w:rsidR="00A27D66" w:rsidDel="002A5C35">
            <w:rPr>
              <w:rFonts w:ascii="Times New Roman" w:eastAsia="Times New Roman" w:hAnsi="Times New Roman" w:cs="Times New Roman"/>
              <w:sz w:val="20"/>
              <w:szCs w:val="20"/>
            </w:rPr>
            <w:delText xml:space="preserve"> </w:delText>
          </w:r>
        </w:del>
      </w:ins>
      <w:ins w:id="35" w:author="Автор" w:date="2026-04-07T14:33:00Z">
        <w:r w:rsidR="00A27D66">
          <w:rPr>
            <w:rFonts w:ascii="Times New Roman" w:eastAsia="Times New Roman" w:hAnsi="Times New Roman" w:cs="Times New Roman"/>
            <w:sz w:val="20"/>
            <w:szCs w:val="20"/>
          </w:rPr>
          <w:t>he center</w:t>
        </w:r>
      </w:ins>
      <w:ins w:id="36" w:author="Автор" w:date="2026-04-06T19:41:00Z">
        <w:del w:id="37" w:author="Автор" w:date="2026-04-07T14:33:00Z">
          <w:r w:rsidR="00B7138F" w:rsidDel="00A27D66">
            <w:rPr>
              <w:rFonts w:ascii="Times New Roman" w:eastAsia="Times New Roman" w:hAnsi="Times New Roman" w:cs="Times New Roman"/>
              <w:sz w:val="20"/>
              <w:szCs w:val="20"/>
            </w:rPr>
            <w:delText>on its peak</w:delText>
          </w:r>
        </w:del>
      </w:ins>
      <w:ins w:id="38" w:author="Автор" w:date="2026-04-06T19:42:00Z">
        <w:r w:rsidR="00B313E7">
          <w:rPr>
            <w:rFonts w:ascii="Times New Roman" w:eastAsia="Times New Roman" w:hAnsi="Times New Roman" w:cs="Times New Roman"/>
            <w:sz w:val="20"/>
            <w:szCs w:val="20"/>
          </w:rPr>
          <w:t xml:space="preserve"> and ten compensatory mutations as </w:t>
        </w:r>
      </w:ins>
      <w:ins w:id="39" w:author="Автор" w:date="2026-04-07T14:33:00Z">
        <w:r w:rsidR="00A27D66">
          <w:rPr>
            <w:rFonts w:ascii="Times New Roman" w:eastAsia="Times New Roman" w:hAnsi="Times New Roman" w:cs="Times New Roman"/>
            <w:sz w:val="20"/>
            <w:szCs w:val="20"/>
          </w:rPr>
          <w:t>the</w:t>
        </w:r>
      </w:ins>
      <w:ins w:id="40" w:author="Автор" w:date="2026-04-06T19:42:00Z">
        <w:del w:id="41" w:author="Автор" w:date="2026-04-07T14:33:00Z">
          <w:r w:rsidR="00B313E7" w:rsidDel="00A27D66">
            <w:rPr>
              <w:rFonts w:ascii="Times New Roman" w:eastAsia="Times New Roman" w:hAnsi="Times New Roman" w:cs="Times New Roman"/>
              <w:sz w:val="20"/>
              <w:szCs w:val="20"/>
            </w:rPr>
            <w:delText>its</w:delText>
          </w:r>
        </w:del>
        <w:r w:rsidR="00B313E7">
          <w:rPr>
            <w:rFonts w:ascii="Times New Roman" w:eastAsia="Times New Roman" w:hAnsi="Times New Roman" w:cs="Times New Roman"/>
            <w:sz w:val="20"/>
            <w:szCs w:val="20"/>
          </w:rPr>
          <w:t xml:space="preserve"> rays</w:t>
        </w:r>
      </w:ins>
      <w:ins w:id="42" w:author="Автор" w:date="2026-04-06T19:43:00Z">
        <w:r w:rsidR="00B313E7">
          <w:rPr>
            <w:rFonts w:ascii="Times New Roman" w:eastAsia="Times New Roman" w:hAnsi="Times New Roman" w:cs="Times New Roman"/>
            <w:sz w:val="20"/>
            <w:szCs w:val="20"/>
          </w:rPr>
          <w:t xml:space="preserve">, all of </w:t>
        </w:r>
      </w:ins>
      <w:ins w:id="43" w:author="Автор" w:date="2026-04-07T14:33:00Z">
        <w:r w:rsidR="00A27D66">
          <w:rPr>
            <w:rFonts w:ascii="Times New Roman" w:eastAsia="Times New Roman" w:hAnsi="Times New Roman" w:cs="Times New Roman"/>
            <w:sz w:val="20"/>
            <w:szCs w:val="20"/>
          </w:rPr>
          <w:t>whi</w:t>
        </w:r>
      </w:ins>
      <w:ins w:id="44" w:author="Автор" w:date="2026-04-07T14:34:00Z">
        <w:r w:rsidR="00A27D66">
          <w:rPr>
            <w:rFonts w:ascii="Times New Roman" w:eastAsia="Times New Roman" w:hAnsi="Times New Roman" w:cs="Times New Roman"/>
            <w:sz w:val="20"/>
            <w:szCs w:val="20"/>
          </w:rPr>
          <w:t>ch</w:t>
        </w:r>
      </w:ins>
      <w:ins w:id="45" w:author="Автор" w:date="2026-04-06T19:43:00Z">
        <w:del w:id="46" w:author="Автор" w:date="2026-04-07T14:33:00Z">
          <w:r w:rsidR="00B313E7" w:rsidDel="00A27D66">
            <w:rPr>
              <w:rFonts w:ascii="Times New Roman" w:eastAsia="Times New Roman" w:hAnsi="Times New Roman" w:cs="Times New Roman"/>
              <w:sz w:val="20"/>
              <w:szCs w:val="20"/>
            </w:rPr>
            <w:delText>t</w:delText>
          </w:r>
        </w:del>
      </w:ins>
      <w:ins w:id="47" w:author="Автор" w:date="2026-04-07T14:34:00Z">
        <w:r w:rsidR="00A27D66">
          <w:rPr>
            <w:rFonts w:ascii="Times New Roman" w:eastAsia="Times New Roman" w:hAnsi="Times New Roman" w:cs="Times New Roman"/>
            <w:sz w:val="20"/>
            <w:szCs w:val="20"/>
          </w:rPr>
          <w:t xml:space="preserve"> are </w:t>
        </w:r>
      </w:ins>
      <w:ins w:id="48" w:author="Автор" w:date="2026-04-06T19:43:00Z">
        <w:del w:id="49" w:author="Автор" w:date="2026-04-07T14:33:00Z">
          <w:r w:rsidR="00B313E7" w:rsidDel="00A27D66">
            <w:rPr>
              <w:rFonts w:ascii="Times New Roman" w:eastAsia="Times New Roman" w:hAnsi="Times New Roman" w:cs="Times New Roman"/>
              <w:sz w:val="20"/>
              <w:szCs w:val="20"/>
            </w:rPr>
            <w:delText>hese</w:delText>
          </w:r>
        </w:del>
        <w:del w:id="50" w:author="Автор" w:date="2026-04-07T14:34:00Z">
          <w:r w:rsidR="00B313E7" w:rsidDel="00A27D66">
            <w:rPr>
              <w:rFonts w:ascii="Times New Roman" w:eastAsia="Times New Roman" w:hAnsi="Times New Roman" w:cs="Times New Roman"/>
              <w:sz w:val="20"/>
              <w:szCs w:val="20"/>
            </w:rPr>
            <w:delText xml:space="preserve"> 11 mutations are </w:delText>
          </w:r>
        </w:del>
        <w:r w:rsidR="00B313E7">
          <w:rPr>
            <w:rFonts w:ascii="Times New Roman" w:eastAsia="Times New Roman" w:hAnsi="Times New Roman" w:cs="Times New Roman"/>
            <w:sz w:val="20"/>
            <w:szCs w:val="20"/>
          </w:rPr>
          <w:t xml:space="preserve">deleterious </w:t>
        </w:r>
      </w:ins>
      <w:ins w:id="51" w:author="Автор" w:date="2026-04-07T14:34:00Z">
        <w:r w:rsidR="00A27D66">
          <w:rPr>
            <w:rFonts w:ascii="Times New Roman" w:eastAsia="Times New Roman" w:hAnsi="Times New Roman" w:cs="Times New Roman"/>
            <w:sz w:val="20"/>
            <w:szCs w:val="20"/>
          </w:rPr>
          <w:t xml:space="preserve"> as single alleles.</w:t>
        </w:r>
      </w:ins>
      <w:ins w:id="52" w:author="Автор" w:date="2026-04-07T14:35:00Z">
        <w:r w:rsidR="00A27D66">
          <w:rPr>
            <w:rFonts w:ascii="Times New Roman" w:eastAsia="Times New Roman" w:hAnsi="Times New Roman" w:cs="Times New Roman"/>
            <w:sz w:val="20"/>
            <w:szCs w:val="20"/>
          </w:rPr>
          <w:t xml:space="preserve"> </w:t>
        </w:r>
      </w:ins>
      <w:ins w:id="53" w:author="Автор" w:date="2026-04-07T14:38:00Z">
        <w:r w:rsidR="004D7072">
          <w:rPr>
            <w:rFonts w:ascii="Times New Roman" w:eastAsia="Times New Roman" w:hAnsi="Times New Roman" w:cs="Times New Roman"/>
            <w:sz w:val="20"/>
            <w:szCs w:val="20"/>
          </w:rPr>
          <w:t>Epistatic parameters are given</w:t>
        </w:r>
      </w:ins>
      <w:ins w:id="54" w:author="Автор" w:date="2026-04-07T14:37:00Z">
        <w:r w:rsidR="004D7072">
          <w:rPr>
            <w:rFonts w:ascii="Times New Roman" w:eastAsia="Times New Roman" w:hAnsi="Times New Roman" w:cs="Times New Roman"/>
            <w:sz w:val="20"/>
            <w:szCs w:val="20"/>
          </w:rPr>
          <w:t xml:space="preserve"> in </w:t>
        </w:r>
      </w:ins>
      <w:ins w:id="55" w:author="Автор" w:date="2026-04-07T14:38:00Z">
        <w:r w:rsidR="004D7072">
          <w:rPr>
            <w:rFonts w:ascii="Times New Roman" w:eastAsia="Times New Roman" w:hAnsi="Times New Roman" w:cs="Times New Roman"/>
            <w:i/>
            <w:iCs/>
            <w:sz w:val="20"/>
            <w:szCs w:val="20"/>
          </w:rPr>
          <w:t>M</w:t>
        </w:r>
      </w:ins>
      <w:ins w:id="56" w:author="Автор" w:date="2026-04-07T14:37:00Z">
        <w:r w:rsidR="004D7072" w:rsidRPr="004D7072">
          <w:rPr>
            <w:rFonts w:ascii="Times New Roman" w:eastAsia="Times New Roman" w:hAnsi="Times New Roman" w:cs="Times New Roman"/>
            <w:i/>
            <w:iCs/>
            <w:sz w:val="20"/>
            <w:szCs w:val="20"/>
          </w:rPr>
          <w:t>ethods</w:t>
        </w:r>
      </w:ins>
      <w:ins w:id="57" w:author="Автор" w:date="2026-04-06T19:43:00Z">
        <w:del w:id="58" w:author="Автор" w:date="2026-04-07T14:34:00Z">
          <w:r w:rsidR="00B313E7" w:rsidRPr="001C6A4D" w:rsidDel="00A27D66">
            <w:rPr>
              <w:rFonts w:ascii="Times New Roman" w:eastAsia="Times New Roman" w:hAnsi="Times New Roman" w:cs="Times New Roman"/>
              <w:sz w:val="20"/>
              <w:szCs w:val="20"/>
            </w:rPr>
            <w:delText>independently</w:delText>
          </w:r>
        </w:del>
      </w:ins>
      <w:del w:id="59" w:author="Автор" w:date="2026-04-07T14:37:00Z">
        <w:r w:rsidRPr="001C6A4D" w:rsidDel="00A27D66">
          <w:rPr>
            <w:rFonts w:ascii="Times New Roman" w:eastAsia="Times New Roman" w:hAnsi="Times New Roman" w:cs="Times New Roman"/>
            <w:sz w:val="20"/>
            <w:szCs w:val="20"/>
          </w:rPr>
          <w:delText>r</w:delText>
        </w:r>
      </w:del>
      <w:del w:id="60" w:author="Автор" w:date="2026-04-06T19:41:00Z">
        <w:r w:rsidR="00A97F32" w:rsidDel="00B7138F">
          <w:rPr>
            <w:rFonts w:ascii="Times New Roman" w:eastAsia="Times New Roman" w:hAnsi="Times New Roman" w:cs="Times New Roman"/>
            <w:sz w:val="20"/>
            <w:szCs w:val="20"/>
          </w:rPr>
          <w:delText>….</w:delText>
        </w:r>
        <w:r w:rsidDel="00B7138F">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Recombination is absent</w:t>
      </w:r>
      <w:r w:rsidR="006219B0">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commentRangeEnd w:id="20"/>
      <w:r w:rsidR="006219B0">
        <w:rPr>
          <w:rStyle w:val="af"/>
        </w:rPr>
        <w:commentReference w:id="20"/>
      </w:r>
      <w:commentRangeEnd w:id="21"/>
      <w:r w:rsidR="00CF36DD">
        <w:rPr>
          <w:rStyle w:val="af"/>
        </w:rPr>
        <w:commentReference w:id="21"/>
      </w:r>
    </w:p>
    <w:p w14:paraId="5AC1BD8D" w14:textId="77777777" w:rsidR="007600E9" w:rsidRDefault="007600E9" w:rsidP="00742F5B">
      <w:pPr>
        <w:spacing w:after="0" w:line="360" w:lineRule="auto"/>
        <w:jc w:val="both"/>
        <w:rPr>
          <w:rFonts w:ascii="Times New Roman" w:eastAsia="Times New Roman" w:hAnsi="Times New Roman" w:cs="Times New Roman"/>
          <w:sz w:val="20"/>
          <w:szCs w:val="20"/>
        </w:rPr>
      </w:pPr>
    </w:p>
    <w:p w14:paraId="61A1D329" w14:textId="6681F097" w:rsidR="007600E9" w:rsidRPr="00FC4B93" w:rsidRDefault="00E65540" w:rsidP="00742F5B">
      <w:pPr>
        <w:spacing w:after="0" w:line="360" w:lineRule="auto"/>
        <w:jc w:val="both"/>
        <w:rPr>
          <w:rFonts w:ascii="Times New Roman" w:hAnsi="Times New Roman" w:cs="Times New Roman"/>
          <w:sz w:val="24"/>
          <w:szCs w:val="24"/>
          <w:lang w:val="en-US"/>
        </w:rPr>
      </w:pPr>
      <w:r w:rsidRPr="00E65540">
        <w:rPr>
          <w:rFonts w:ascii="Times New Roman" w:hAnsi="Times New Roman" w:cs="Times New Roman"/>
          <w:sz w:val="24"/>
          <w:szCs w:val="24"/>
          <w:lang w:val="en-US"/>
        </w:rPr>
        <w:t xml:space="preserve">Initially, </w:t>
      </w:r>
      <w:r w:rsidR="00A97F32">
        <w:rPr>
          <w:rFonts w:ascii="Times New Roman" w:hAnsi="Times New Roman" w:cs="Times New Roman"/>
          <w:sz w:val="24"/>
          <w:szCs w:val="24"/>
          <w:lang w:val="en-US"/>
        </w:rPr>
        <w:t>population is monomorphous. T</w:t>
      </w:r>
      <w:r w:rsidRPr="00E65540">
        <w:rPr>
          <w:rFonts w:ascii="Times New Roman" w:hAnsi="Times New Roman" w:cs="Times New Roman"/>
          <w:sz w:val="24"/>
          <w:szCs w:val="24"/>
          <w:lang w:val="en-US"/>
        </w:rPr>
        <w:t xml:space="preserve">hen a gradual accumulation of </w:t>
      </w:r>
      <w:r w:rsidR="00A97F32">
        <w:rPr>
          <w:rFonts w:ascii="Times New Roman" w:hAnsi="Times New Roman" w:cs="Times New Roman"/>
          <w:sz w:val="24"/>
          <w:szCs w:val="24"/>
          <w:lang w:val="en-US"/>
        </w:rPr>
        <w:t>beneficial</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A82F67">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occurs</w:t>
      </w:r>
      <w:r w:rsidR="00A97F32">
        <w:rPr>
          <w:rFonts w:ascii="Times New Roman" w:hAnsi="Times New Roman" w:cs="Times New Roman"/>
          <w:sz w:val="24"/>
          <w:szCs w:val="24"/>
          <w:lang w:val="en-US"/>
        </w:rPr>
        <w:t>, which are assumed to take 10% of loci</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Deleterious</w:t>
      </w:r>
      <w:r w:rsidRPr="00E65540">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al</w:t>
      </w:r>
      <w:r w:rsidR="00461F65">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r w:rsidRPr="00E65540">
        <w:rPr>
          <w:rFonts w:ascii="Times New Roman" w:hAnsi="Times New Roman" w:cs="Times New Roman"/>
          <w:sz w:val="24"/>
          <w:szCs w:val="24"/>
          <w:lang w:val="en-US"/>
        </w:rPr>
        <w:t xml:space="preserve"> accumulate</w:t>
      </w:r>
      <w:r w:rsidR="00A97F32">
        <w:rPr>
          <w:rFonts w:ascii="Times New Roman" w:hAnsi="Times New Roman" w:cs="Times New Roman"/>
          <w:sz w:val="24"/>
          <w:szCs w:val="24"/>
          <w:lang w:val="en-US"/>
        </w:rPr>
        <w:t xml:space="preserve"> at </w:t>
      </w:r>
      <w:r w:rsidR="00461F65">
        <w:rPr>
          <w:rFonts w:ascii="Times New Roman" w:hAnsi="Times New Roman" w:cs="Times New Roman"/>
          <w:sz w:val="24"/>
          <w:szCs w:val="24"/>
          <w:lang w:val="en-US"/>
        </w:rPr>
        <w:t xml:space="preserve">the </w:t>
      </w:r>
      <w:r w:rsidR="00A97F32">
        <w:rPr>
          <w:rFonts w:ascii="Times New Roman" w:hAnsi="Times New Roman" w:cs="Times New Roman"/>
          <w:sz w:val="24"/>
          <w:szCs w:val="24"/>
          <w:lang w:val="en-US"/>
        </w:rPr>
        <w:t>remaining 90% of loci</w:t>
      </w:r>
      <w:r w:rsidR="00A82F67">
        <w:rPr>
          <w:rFonts w:ascii="Times New Roman" w:hAnsi="Times New Roman" w:cs="Times New Roman"/>
          <w:sz w:val="24"/>
          <w:szCs w:val="24"/>
          <w:lang w:val="en-US"/>
        </w:rPr>
        <w:t xml:space="preserve"> </w:t>
      </w:r>
      <w:r w:rsidR="00A97F32">
        <w:rPr>
          <w:rFonts w:ascii="Times New Roman" w:hAnsi="Times New Roman" w:cs="Times New Roman"/>
          <w:sz w:val="24"/>
          <w:szCs w:val="24"/>
          <w:lang w:val="en-US"/>
        </w:rPr>
        <w:t>more slowly</w:t>
      </w:r>
      <w:r w:rsidRPr="00E65540">
        <w:rPr>
          <w:rFonts w:ascii="Times New Roman" w:hAnsi="Times New Roman" w:cs="Times New Roman"/>
          <w:sz w:val="24"/>
          <w:szCs w:val="24"/>
          <w:lang w:val="en-US"/>
        </w:rPr>
        <w:t xml:space="preserve"> due to the hitchhiking effect</w:t>
      </w:r>
      <w:r w:rsidR="00A97F32">
        <w:rPr>
          <w:rFonts w:ascii="Times New Roman" w:hAnsi="Times New Roman" w:cs="Times New Roman"/>
          <w:sz w:val="24"/>
          <w:szCs w:val="24"/>
          <w:lang w:val="en-US"/>
        </w:rPr>
        <w:t>, i.e., genetic linkage with the beneficial alleles</w:t>
      </w:r>
      <w:r w:rsidRPr="00E65540">
        <w:rPr>
          <w:rFonts w:ascii="Times New Roman" w:hAnsi="Times New Roman" w:cs="Times New Roman"/>
          <w:sz w:val="24"/>
          <w:szCs w:val="24"/>
          <w:lang w:val="en-US"/>
        </w:rPr>
        <w:t xml:space="preserve">. Among </w:t>
      </w:r>
      <w:r w:rsidR="00461F65">
        <w:rPr>
          <w:rFonts w:ascii="Times New Roman" w:hAnsi="Times New Roman" w:cs="Times New Roman"/>
          <w:sz w:val="24"/>
          <w:szCs w:val="24"/>
          <w:lang w:val="en-US"/>
        </w:rPr>
        <w:t>deleterious</w:t>
      </w:r>
      <w:r w:rsidR="00461F65"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alleles</w:t>
      </w:r>
      <w:r w:rsidRPr="00E65540">
        <w:rPr>
          <w:rFonts w:ascii="Times New Roman" w:hAnsi="Times New Roman" w:cs="Times New Roman"/>
          <w:sz w:val="24"/>
          <w:szCs w:val="24"/>
          <w:lang w:val="en-US"/>
        </w:rPr>
        <w:t xml:space="preserve">, one </w:t>
      </w:r>
      <w:r w:rsidR="00461F65">
        <w:rPr>
          <w:rFonts w:ascii="Times New Roman" w:hAnsi="Times New Roman" w:cs="Times New Roman"/>
          <w:sz w:val="24"/>
          <w:szCs w:val="24"/>
          <w:lang w:val="en-US"/>
        </w:rPr>
        <w:t xml:space="preserve">is set to be the </w:t>
      </w:r>
      <w:r w:rsidRPr="00E65540">
        <w:rPr>
          <w:rFonts w:ascii="Times New Roman" w:hAnsi="Times New Roman" w:cs="Times New Roman"/>
          <w:sz w:val="24"/>
          <w:szCs w:val="24"/>
          <w:lang w:val="en-US"/>
        </w:rPr>
        <w:t>primary mutation</w:t>
      </w:r>
      <w:r w:rsidR="00461F65">
        <w:rPr>
          <w:rFonts w:ascii="Times New Roman" w:hAnsi="Times New Roman" w:cs="Times New Roman"/>
          <w:sz w:val="24"/>
          <w:szCs w:val="24"/>
          <w:lang w:val="en-US"/>
        </w:rPr>
        <w:t xml:space="preserve"> of fitness valley</w:t>
      </w:r>
      <w:r w:rsidRPr="00E65540">
        <w:rPr>
          <w:rFonts w:ascii="Times New Roman" w:hAnsi="Times New Roman" w:cs="Times New Roman"/>
          <w:sz w:val="24"/>
          <w:szCs w:val="24"/>
          <w:lang w:val="en-US"/>
        </w:rPr>
        <w:t xml:space="preserve"> and 10 </w:t>
      </w:r>
      <w:r w:rsidR="00461F65">
        <w:rPr>
          <w:rFonts w:ascii="Times New Roman" w:hAnsi="Times New Roman" w:cs="Times New Roman"/>
          <w:sz w:val="24"/>
          <w:szCs w:val="24"/>
          <w:lang w:val="en-US"/>
        </w:rPr>
        <w:t xml:space="preserve">are set to be compensatory </w:t>
      </w:r>
      <w:r w:rsidRPr="00E65540">
        <w:rPr>
          <w:rFonts w:ascii="Times New Roman" w:hAnsi="Times New Roman" w:cs="Times New Roman"/>
          <w:sz w:val="24"/>
          <w:szCs w:val="24"/>
          <w:lang w:val="en-US"/>
        </w:rPr>
        <w:t xml:space="preserve">mutations </w:t>
      </w:r>
      <w:r w:rsidR="00461F65">
        <w:rPr>
          <w:rFonts w:ascii="Times New Roman" w:hAnsi="Times New Roman" w:cs="Times New Roman"/>
          <w:sz w:val="24"/>
          <w:szCs w:val="24"/>
          <w:lang w:val="en-US"/>
        </w:rPr>
        <w:t xml:space="preserve">with the degrees of compensation ranging from </w:t>
      </w:r>
      <w:ins w:id="61" w:author="Автор" w:date="2026-04-06T19:52:00Z">
        <w:r w:rsidR="00A30012">
          <w:rPr>
            <w:rFonts w:ascii="Times New Roman" w:hAnsi="Times New Roman" w:cs="Times New Roman"/>
            <w:sz w:val="24"/>
            <w:szCs w:val="24"/>
            <w:lang w:val="en-US"/>
          </w:rPr>
          <w:t>8</w:t>
        </w:r>
      </w:ins>
      <w:ins w:id="62" w:author="Автор" w:date="2026-04-06T19:35:00Z">
        <w:r w:rsidR="00B7138F">
          <w:rPr>
            <w:rFonts w:ascii="Times New Roman" w:hAnsi="Times New Roman" w:cs="Times New Roman"/>
            <w:sz w:val="24"/>
            <w:szCs w:val="24"/>
            <w:lang w:val="en-US"/>
          </w:rPr>
          <w:t>0</w:t>
        </w:r>
      </w:ins>
      <w:del w:id="63"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 xml:space="preserve"> to </w:t>
      </w:r>
      <w:ins w:id="64" w:author="Автор" w:date="2026-04-06T19:53:00Z">
        <w:r w:rsidR="00A30012">
          <w:rPr>
            <w:rFonts w:ascii="Times New Roman" w:hAnsi="Times New Roman" w:cs="Times New Roman"/>
            <w:sz w:val="24"/>
            <w:szCs w:val="24"/>
            <w:lang w:val="en-US"/>
          </w:rPr>
          <w:t>8</w:t>
        </w:r>
      </w:ins>
      <w:ins w:id="65" w:author="Автор" w:date="2026-04-06T19:35:00Z">
        <w:r w:rsidR="00B7138F">
          <w:rPr>
            <w:rFonts w:ascii="Times New Roman" w:hAnsi="Times New Roman" w:cs="Times New Roman"/>
            <w:sz w:val="24"/>
            <w:szCs w:val="24"/>
            <w:lang w:val="en-US"/>
          </w:rPr>
          <w:t>00</w:t>
        </w:r>
      </w:ins>
      <w:del w:id="66" w:author="Автор" w:date="2026-04-06T19:35:00Z">
        <w:r w:rsidR="00461F65" w:rsidDel="00B7138F">
          <w:rPr>
            <w:rFonts w:ascii="Times New Roman" w:hAnsi="Times New Roman" w:cs="Times New Roman"/>
            <w:sz w:val="24"/>
            <w:szCs w:val="24"/>
            <w:lang w:val="en-US"/>
          </w:rPr>
          <w:delText>**</w:delText>
        </w:r>
      </w:del>
      <w:r w:rsidR="00461F65">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These</w:t>
      </w:r>
      <w:r w:rsidR="00461F65">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 xml:space="preserve">mutations are </w:t>
      </w:r>
      <w:r w:rsidR="00461F65">
        <w:rPr>
          <w:rFonts w:ascii="Times New Roman" w:hAnsi="Times New Roman" w:cs="Times New Roman"/>
          <w:sz w:val="24"/>
          <w:szCs w:val="24"/>
          <w:lang w:val="en-US"/>
        </w:rPr>
        <w:t>deleterious</w:t>
      </w:r>
      <w:r w:rsidR="00A82F67">
        <w:rPr>
          <w:rFonts w:ascii="Times New Roman" w:hAnsi="Times New Roman" w:cs="Times New Roman"/>
          <w:sz w:val="24"/>
          <w:szCs w:val="24"/>
          <w:lang w:val="en-US"/>
        </w:rPr>
        <w:t xml:space="preserve"> separately</w:t>
      </w:r>
      <w:r w:rsidRPr="00E65540">
        <w:rPr>
          <w:rFonts w:ascii="Times New Roman" w:hAnsi="Times New Roman" w:cs="Times New Roman"/>
          <w:sz w:val="24"/>
          <w:szCs w:val="24"/>
          <w:lang w:val="en-US"/>
        </w:rPr>
        <w:t xml:space="preserve">, but the combination of the primary </w:t>
      </w:r>
      <w:r w:rsidR="00A82F67">
        <w:rPr>
          <w:rFonts w:ascii="Times New Roman" w:hAnsi="Times New Roman" w:cs="Times New Roman"/>
          <w:sz w:val="24"/>
          <w:szCs w:val="24"/>
          <w:lang w:val="en-US"/>
        </w:rPr>
        <w:t>allele with the</w:t>
      </w:r>
      <w:r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compensatory</w:t>
      </w:r>
      <w:r w:rsidR="00A82F67">
        <w:rPr>
          <w:rFonts w:ascii="Times New Roman" w:hAnsi="Times New Roman" w:cs="Times New Roman"/>
          <w:sz w:val="24"/>
          <w:szCs w:val="24"/>
          <w:lang w:val="en-US"/>
        </w:rPr>
        <w:t xml:space="preserve"> </w:t>
      </w:r>
      <w:del w:id="67" w:author="Автор" w:date="2026-04-06T19:37:00Z">
        <w:r w:rsidR="00A82F67" w:rsidDel="00B7138F">
          <w:rPr>
            <w:rFonts w:ascii="Times New Roman" w:hAnsi="Times New Roman" w:cs="Times New Roman"/>
            <w:sz w:val="24"/>
            <w:szCs w:val="24"/>
            <w:lang w:val="en-US"/>
          </w:rPr>
          <w:delText>alelles</w:delText>
        </w:r>
      </w:del>
      <w:ins w:id="68" w:author="Автор" w:date="2026-04-06T19:37:00Z">
        <w:r w:rsidR="00B7138F">
          <w:rPr>
            <w:rFonts w:ascii="Times New Roman" w:hAnsi="Times New Roman" w:cs="Times New Roman"/>
            <w:sz w:val="24"/>
            <w:szCs w:val="24"/>
            <w:lang w:val="en-US"/>
          </w:rPr>
          <w:t>alleles</w:t>
        </w:r>
      </w:ins>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 xml:space="preserve">is </w:t>
      </w:r>
      <w:r w:rsidR="00A82F67" w:rsidRPr="00E65540">
        <w:rPr>
          <w:rFonts w:ascii="Times New Roman" w:hAnsi="Times New Roman" w:cs="Times New Roman"/>
          <w:sz w:val="24"/>
          <w:szCs w:val="24"/>
          <w:lang w:val="en-US"/>
        </w:rPr>
        <w:t>selecti</w:t>
      </w:r>
      <w:r w:rsidR="00A82F67">
        <w:rPr>
          <w:rFonts w:ascii="Times New Roman" w:hAnsi="Times New Roman" w:cs="Times New Roman"/>
          <w:sz w:val="24"/>
          <w:szCs w:val="24"/>
          <w:lang w:val="en-US"/>
        </w:rPr>
        <w:t xml:space="preserve">vely </w:t>
      </w:r>
      <w:r w:rsidR="00A82F67" w:rsidRPr="00E65540">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 xml:space="preserve">advantageous. </w:t>
      </w:r>
      <w:r w:rsidR="00A82F67">
        <w:rPr>
          <w:rFonts w:ascii="Times New Roman" w:hAnsi="Times New Roman" w:cs="Times New Roman"/>
          <w:sz w:val="24"/>
          <w:szCs w:val="24"/>
          <w:lang w:val="en-US"/>
        </w:rPr>
        <w:t xml:space="preserve">Sooner or later, </w:t>
      </w:r>
      <w:r w:rsidR="007F5365">
        <w:rPr>
          <w:rFonts w:ascii="Times New Roman" w:hAnsi="Times New Roman" w:cs="Times New Roman"/>
          <w:sz w:val="24"/>
          <w:szCs w:val="24"/>
          <w:lang w:val="en-US"/>
        </w:rPr>
        <w:t xml:space="preserve">deleterious </w:t>
      </w:r>
      <w:r w:rsidR="00A82F67">
        <w:rPr>
          <w:rFonts w:ascii="Times New Roman" w:hAnsi="Times New Roman" w:cs="Times New Roman"/>
          <w:sz w:val="24"/>
          <w:szCs w:val="24"/>
          <w:lang w:val="en-US"/>
        </w:rPr>
        <w:t xml:space="preserve">primary mutation </w:t>
      </w:r>
      <w:r w:rsidR="007F5365">
        <w:rPr>
          <w:rFonts w:ascii="Times New Roman" w:hAnsi="Times New Roman" w:cs="Times New Roman"/>
          <w:sz w:val="24"/>
          <w:szCs w:val="24"/>
          <w:lang w:val="en-US"/>
        </w:rPr>
        <w:t>becomes abundant</w:t>
      </w:r>
      <w:r w:rsidR="00A82F67">
        <w:rPr>
          <w:rFonts w:ascii="Times New Roman" w:hAnsi="Times New Roman" w:cs="Times New Roman"/>
          <w:sz w:val="24"/>
          <w:szCs w:val="24"/>
          <w:lang w:val="en-US"/>
        </w:rPr>
        <w:t xml:space="preserve"> in a population due to </w:t>
      </w:r>
      <w:r w:rsidR="007F5365">
        <w:rPr>
          <w:rFonts w:ascii="Times New Roman" w:hAnsi="Times New Roman" w:cs="Times New Roman"/>
          <w:sz w:val="24"/>
          <w:szCs w:val="24"/>
          <w:lang w:val="en-US"/>
        </w:rPr>
        <w:t xml:space="preserve">the </w:t>
      </w:r>
      <w:r w:rsidR="00A82F67">
        <w:rPr>
          <w:rFonts w:ascii="Times New Roman" w:hAnsi="Times New Roman" w:cs="Times New Roman"/>
          <w:sz w:val="24"/>
          <w:szCs w:val="24"/>
          <w:lang w:val="en-US"/>
        </w:rPr>
        <w:t xml:space="preserve">hitchhiking effect. Then compensatory alleles become advantageous, and start rapid accumulation, </w:t>
      </w:r>
      <w:r w:rsidRPr="00E65540">
        <w:rPr>
          <w:rFonts w:ascii="Times New Roman" w:hAnsi="Times New Roman" w:cs="Times New Roman"/>
          <w:sz w:val="24"/>
          <w:szCs w:val="24"/>
          <w:lang w:val="en-US"/>
        </w:rPr>
        <w:t>lead</w:t>
      </w:r>
      <w:r w:rsidR="007F5365">
        <w:rPr>
          <w:rFonts w:ascii="Times New Roman" w:hAnsi="Times New Roman" w:cs="Times New Roman"/>
          <w:sz w:val="24"/>
          <w:szCs w:val="24"/>
          <w:lang w:val="en-US"/>
        </w:rPr>
        <w:t>ing</w:t>
      </w:r>
      <w:r w:rsidRPr="00E65540">
        <w:rPr>
          <w:rFonts w:ascii="Times New Roman" w:hAnsi="Times New Roman" w:cs="Times New Roman"/>
          <w:sz w:val="24"/>
          <w:szCs w:val="24"/>
          <w:lang w:val="en-US"/>
        </w:rPr>
        <w:t xml:space="preserve"> to a jump in the curve</w:t>
      </w:r>
      <w:r w:rsidR="00A82F67">
        <w:rPr>
          <w:rFonts w:ascii="Times New Roman" w:hAnsi="Times New Roman" w:cs="Times New Roman"/>
          <w:sz w:val="24"/>
          <w:szCs w:val="24"/>
          <w:lang w:val="en-US"/>
        </w:rPr>
        <w:t xml:space="preserve"> (</w:t>
      </w:r>
      <w:r w:rsidRPr="00E65540">
        <w:rPr>
          <w:rFonts w:ascii="Times New Roman" w:hAnsi="Times New Roman" w:cs="Times New Roman"/>
          <w:sz w:val="24"/>
          <w:szCs w:val="24"/>
          <w:lang w:val="en-US"/>
        </w:rPr>
        <w:t>Fig</w:t>
      </w:r>
      <w:r w:rsidR="00A82F67">
        <w:rPr>
          <w:rFonts w:ascii="Times New Roman" w:hAnsi="Times New Roman" w:cs="Times New Roman"/>
          <w:sz w:val="24"/>
          <w:szCs w:val="24"/>
          <w:lang w:val="en-US"/>
        </w:rPr>
        <w:t>.</w:t>
      </w:r>
      <w:r w:rsidRPr="00E65540">
        <w:rPr>
          <w:rFonts w:ascii="Times New Roman" w:hAnsi="Times New Roman" w:cs="Times New Roman"/>
          <w:sz w:val="24"/>
          <w:szCs w:val="24"/>
          <w:lang w:val="en-US"/>
        </w:rPr>
        <w:t xml:space="preserve"> #</w:t>
      </w:r>
      <w:r w:rsidR="00A82F67">
        <w:rPr>
          <w:rFonts w:ascii="Times New Roman" w:hAnsi="Times New Roman" w:cs="Times New Roman"/>
          <w:sz w:val="24"/>
          <w:szCs w:val="24"/>
          <w:lang w:val="en-US"/>
        </w:rPr>
        <w:t>)</w:t>
      </w:r>
      <w:r w:rsidR="007F5365">
        <w:rPr>
          <w:rFonts w:ascii="Times New Roman" w:hAnsi="Times New Roman" w:cs="Times New Roman"/>
          <w:sz w:val="24"/>
          <w:szCs w:val="24"/>
          <w:lang w:val="en-US"/>
        </w:rPr>
        <w:t xml:space="preserve">. </w:t>
      </w:r>
      <w:r w:rsidR="006019E7">
        <w:rPr>
          <w:rFonts w:ascii="Times New Roman" w:hAnsi="Times New Roman" w:cs="Times New Roman"/>
          <w:sz w:val="24"/>
          <w:szCs w:val="24"/>
          <w:lang w:val="en-US"/>
        </w:rPr>
        <w:t xml:space="preserve">This marks </w:t>
      </w:r>
      <w:r w:rsidR="009A1A23">
        <w:rPr>
          <w:rFonts w:ascii="Times New Roman" w:hAnsi="Times New Roman" w:cs="Times New Roman"/>
          <w:sz w:val="24"/>
          <w:szCs w:val="24"/>
          <w:lang w:val="en-US"/>
        </w:rPr>
        <w:t xml:space="preserve">passing the fitness valley and </w:t>
      </w:r>
      <w:r w:rsidR="006019E7">
        <w:rPr>
          <w:rFonts w:ascii="Times New Roman" w:hAnsi="Times New Roman" w:cs="Times New Roman"/>
          <w:sz w:val="24"/>
          <w:szCs w:val="24"/>
          <w:lang w:val="en-US"/>
        </w:rPr>
        <w:t>the emergence of a new group of virus variants</w:t>
      </w:r>
      <w:r w:rsidR="009A1A23">
        <w:rPr>
          <w:rFonts w:ascii="Times New Roman" w:hAnsi="Times New Roman" w:cs="Times New Roman"/>
          <w:sz w:val="24"/>
          <w:szCs w:val="24"/>
          <w:lang w:val="en-US"/>
        </w:rPr>
        <w:t xml:space="preserve"> on the end of fitness </w:t>
      </w:r>
      <w:del w:id="69" w:author="Автор" w:date="2026-04-06T19:37:00Z">
        <w:r w:rsidR="009A1A23" w:rsidDel="00B7138F">
          <w:rPr>
            <w:rFonts w:ascii="Times New Roman" w:hAnsi="Times New Roman" w:cs="Times New Roman"/>
            <w:sz w:val="24"/>
            <w:szCs w:val="24"/>
            <w:lang w:val="en-US"/>
          </w:rPr>
          <w:delText>valle</w:delText>
        </w:r>
      </w:del>
      <w:ins w:id="70" w:author="Автор" w:date="2026-04-06T19:37:00Z">
        <w:r w:rsidR="00B7138F">
          <w:rPr>
            <w:rFonts w:ascii="Times New Roman" w:hAnsi="Times New Roman" w:cs="Times New Roman"/>
            <w:sz w:val="24"/>
            <w:szCs w:val="24"/>
            <w:lang w:val="en-US"/>
          </w:rPr>
          <w:t>valley</w:t>
        </w:r>
      </w:ins>
      <w:r w:rsidR="006019E7">
        <w:rPr>
          <w:rFonts w:ascii="Times New Roman" w:hAnsi="Times New Roman" w:cs="Times New Roman"/>
          <w:sz w:val="24"/>
          <w:szCs w:val="24"/>
          <w:lang w:val="en-US"/>
        </w:rPr>
        <w:t>.</w:t>
      </w:r>
    </w:p>
    <w:p w14:paraId="0CB2B425" w14:textId="26CAD4C5" w:rsidR="002C4707" w:rsidRPr="00FC4B93" w:rsidRDefault="002C4707" w:rsidP="00742F5B">
      <w:pPr>
        <w:spacing w:after="0" w:line="360" w:lineRule="auto"/>
        <w:jc w:val="both"/>
        <w:rPr>
          <w:rFonts w:ascii="Times New Roman" w:eastAsia="Times New Roman" w:hAnsi="Times New Roman" w:cs="Times New Roman"/>
          <w:sz w:val="24"/>
          <w:szCs w:val="24"/>
          <w:lang w:val="ru-RU"/>
        </w:rPr>
      </w:pPr>
      <w:commentRangeStart w:id="71"/>
      <w:commentRangeStart w:id="72"/>
      <w:r>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commentRangeEnd w:id="71"/>
      <w:r w:rsidR="004D7072">
        <w:rPr>
          <w:rStyle w:val="af"/>
        </w:rPr>
        <w:commentReference w:id="71"/>
      </w:r>
      <w:commentRangeEnd w:id="72"/>
      <w:r w:rsidR="009E1523">
        <w:rPr>
          <w:rStyle w:val="af"/>
        </w:rPr>
        <w:commentReference w:id="72"/>
      </w:r>
    </w:p>
    <w:p w14:paraId="4E5144E9" w14:textId="3C325006" w:rsidR="000018A6" w:rsidRDefault="000018A6" w:rsidP="00742F5B">
      <w:pPr>
        <w:spacing w:after="0" w:line="360" w:lineRule="auto"/>
        <w:jc w:val="both"/>
        <w:rPr>
          <w:rFonts w:ascii="Times New Roman" w:eastAsia="Times New Roman" w:hAnsi="Times New Roman" w:cs="Times New Roman"/>
          <w:sz w:val="20"/>
          <w:szCs w:val="20"/>
        </w:rPr>
      </w:pPr>
      <w:commentRangeStart w:id="73"/>
      <w:commentRangeStart w:id="74"/>
      <w:r>
        <w:rPr>
          <w:rFonts w:ascii="Times New Roman" w:eastAsia="Times New Roman" w:hAnsi="Times New Roman" w:cs="Times New Roman"/>
          <w:sz w:val="20"/>
          <w:szCs w:val="20"/>
        </w:rPr>
        <w:t xml:space="preserve">Figure </w:t>
      </w:r>
      <w:r w:rsidR="000237D1">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Pr="000018A6">
        <w:rPr>
          <w:rFonts w:ascii="Times New Roman" w:eastAsia="Times New Roman" w:hAnsi="Times New Roman" w:cs="Times New Roman"/>
          <w:b/>
          <w:sz w:val="20"/>
          <w:szCs w:val="20"/>
        </w:rPr>
        <w:t xml:space="preserve"> </w:t>
      </w:r>
      <w:commentRangeEnd w:id="73"/>
      <w:r w:rsidR="003A5E2B">
        <w:rPr>
          <w:rStyle w:val="af"/>
        </w:rPr>
        <w:commentReference w:id="73"/>
      </w:r>
      <w:commentRangeEnd w:id="74"/>
      <w:r w:rsidR="00CF36DD">
        <w:rPr>
          <w:rStyle w:val="af"/>
        </w:rPr>
        <w:commentReference w:id="74"/>
      </w:r>
      <w:r>
        <w:rPr>
          <w:rFonts w:ascii="Times New Roman" w:eastAsia="Times New Roman" w:hAnsi="Times New Roman" w:cs="Times New Roman"/>
          <w:b/>
          <w:sz w:val="20"/>
          <w:szCs w:val="20"/>
        </w:rPr>
        <w:t xml:space="preserve">Mutational spectrum </w:t>
      </w:r>
      <w:r w:rsidR="000237D1">
        <w:rPr>
          <w:rFonts w:ascii="Times New Roman" w:eastAsia="Times New Roman" w:hAnsi="Times New Roman" w:cs="Times New Roman"/>
          <w:b/>
          <w:sz w:val="20"/>
          <w:szCs w:val="20"/>
        </w:rPr>
        <w:t>for</w:t>
      </w:r>
      <w:del w:id="75" w:author="Автор" w:date="2026-04-20T16:09:00Z">
        <w:r w:rsidR="000237D1" w:rsidDel="00047A8A">
          <w:rPr>
            <w:rFonts w:ascii="Times New Roman" w:eastAsia="Times New Roman" w:hAnsi="Times New Roman" w:cs="Times New Roman"/>
            <w:b/>
            <w:sz w:val="20"/>
            <w:szCs w:val="20"/>
          </w:rPr>
          <w:delText xml:space="preserve"> </w:delText>
        </w:r>
      </w:del>
      <w:ins w:id="76" w:author="Автор" w:date="2026-04-20T16:09:00Z">
        <w:r w:rsidR="00047A8A">
          <w:rPr>
            <w:rFonts w:ascii="Times New Roman" w:eastAsia="Times New Roman" w:hAnsi="Times New Roman" w:cs="Times New Roman"/>
            <w:b/>
            <w:sz w:val="20"/>
            <w:szCs w:val="20"/>
          </w:rPr>
          <w:t>6 simu</w:t>
        </w:r>
      </w:ins>
      <w:ins w:id="77" w:author="Автор" w:date="2026-04-20T16:10:00Z">
        <w:r w:rsidR="00047A8A">
          <w:rPr>
            <w:rFonts w:ascii="Times New Roman" w:eastAsia="Times New Roman" w:hAnsi="Times New Roman" w:cs="Times New Roman"/>
            <w:b/>
            <w:sz w:val="20"/>
            <w:szCs w:val="20"/>
          </w:rPr>
          <w:t>lated populations, initial state is monomorphous</w:t>
        </w:r>
      </w:ins>
      <w:del w:id="78" w:author="Автор" w:date="2026-04-20T16:09:00Z">
        <w:r w:rsidR="000237D1" w:rsidDel="00047A8A">
          <w:rPr>
            <w:rFonts w:ascii="Times New Roman" w:eastAsia="Times New Roman" w:hAnsi="Times New Roman" w:cs="Times New Roman"/>
            <w:b/>
            <w:sz w:val="20"/>
            <w:szCs w:val="20"/>
          </w:rPr>
          <w:delText>initially</w:delText>
        </w:r>
        <w:r w:rsidR="00114B32" w:rsidDel="00047A8A">
          <w:rPr>
            <w:rFonts w:ascii="Times New Roman" w:eastAsia="Times New Roman" w:hAnsi="Times New Roman" w:cs="Times New Roman"/>
            <w:b/>
            <w:sz w:val="20"/>
            <w:szCs w:val="20"/>
          </w:rPr>
          <w:delText>-</w:delText>
        </w:r>
        <w:r w:rsidR="000237D1" w:rsidDel="00047A8A">
          <w:rPr>
            <w:rFonts w:ascii="Times New Roman" w:eastAsia="Times New Roman" w:hAnsi="Times New Roman" w:cs="Times New Roman"/>
            <w:b/>
            <w:sz w:val="20"/>
            <w:szCs w:val="20"/>
          </w:rPr>
          <w:delText>monomorphous population</w:delText>
        </w:r>
        <w:r w:rsidR="00114B32" w:rsidDel="00047A8A">
          <w:rPr>
            <w:rFonts w:ascii="Times New Roman" w:eastAsia="Times New Roman" w:hAnsi="Times New Roman" w:cs="Times New Roman"/>
            <w:b/>
            <w:sz w:val="20"/>
            <w:szCs w:val="20"/>
          </w:rPr>
          <w:delText>s</w:delText>
        </w:r>
      </w:del>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Y–axis: number of sequences with a given number of differences (X–axis) from the initial </w:t>
      </w:r>
      <w:r>
        <w:rPr>
          <w:rFonts w:ascii="Times New Roman" w:eastAsia="Times New Roman" w:hAnsi="Times New Roman" w:cs="Times New Roman"/>
          <w:sz w:val="20"/>
          <w:szCs w:val="20"/>
        </w:rPr>
        <w:lastRenderedPageBreak/>
        <w:t>sequence.</w:t>
      </w:r>
      <w:ins w:id="79" w:author="Автор" w:date="2026-04-13T20:41:00Z">
        <w:r w:rsidR="001F2438" w:rsidRPr="001F2438">
          <w:rPr>
            <w:rFonts w:ascii="Times New Roman" w:eastAsia="Times New Roman" w:hAnsi="Times New Roman" w:cs="Times New Roman"/>
            <w:sz w:val="20"/>
            <w:szCs w:val="20"/>
          </w:rPr>
          <w:t xml:space="preserve"> </w:t>
        </w:r>
        <w:r w:rsidR="001F2438">
          <w:rPr>
            <w:rFonts w:ascii="Times New Roman" w:eastAsia="Times New Roman" w:hAnsi="Times New Roman" w:cs="Times New Roman"/>
            <w:sz w:val="20"/>
            <w:szCs w:val="20"/>
          </w:rPr>
          <w:t>Red lines at ​​​​6 and 22  divide the two groups of sequences numbered by Roman numerals</w:t>
        </w:r>
      </w:ins>
      <w:r>
        <w:rPr>
          <w:rFonts w:ascii="Times New Roman" w:eastAsia="Times New Roman" w:hAnsi="Times New Roman" w:cs="Times New Roman"/>
          <w:sz w:val="20"/>
          <w:szCs w:val="20"/>
        </w:rPr>
        <w:t xml:space="preserve"> Simulation parameters</w:t>
      </w:r>
      <w:r w:rsidR="004144AC">
        <w:rPr>
          <w:rFonts w:ascii="Times New Roman" w:eastAsia="Times New Roman" w:hAnsi="Times New Roman" w:cs="Times New Roman"/>
          <w:color w:val="000000"/>
          <w:sz w:val="20"/>
          <w:szCs w:val="20"/>
        </w:rPr>
        <w:t xml:space="preserve"> are the same as in Figure #</w:t>
      </w:r>
      <w:r w:rsidR="006019E7">
        <w:rPr>
          <w:rFonts w:ascii="Times New Roman" w:eastAsia="Times New Roman" w:hAnsi="Times New Roman" w:cs="Times New Roman"/>
          <w:color w:val="000000"/>
          <w:sz w:val="20"/>
          <w:szCs w:val="20"/>
        </w:rPr>
        <w:t xml:space="preserve">, but 6 Monte Carlo runs </w:t>
      </w:r>
      <w:ins w:id="80" w:author="Автор" w:date="2026-04-13T17:28:00Z">
        <w:r w:rsidR="002A5C35">
          <w:rPr>
            <w:rFonts w:ascii="Times New Roman" w:eastAsia="Times New Roman" w:hAnsi="Times New Roman" w:cs="Times New Roman"/>
            <w:color w:val="000000"/>
            <w:sz w:val="20"/>
            <w:szCs w:val="20"/>
          </w:rPr>
          <w:t>and each 10</w:t>
        </w:r>
        <w:r w:rsidR="002A5C35">
          <w:rPr>
            <w:rFonts w:ascii="Times New Roman" w:eastAsia="Times New Roman" w:hAnsi="Times New Roman" w:cs="Times New Roman"/>
            <w:color w:val="000000"/>
            <w:sz w:val="20"/>
            <w:szCs w:val="20"/>
            <w:vertAlign w:val="superscript"/>
          </w:rPr>
          <w:t>th</w:t>
        </w:r>
        <w:r w:rsidR="002A5C35">
          <w:rPr>
            <w:rFonts w:ascii="Times New Roman" w:eastAsia="Times New Roman" w:hAnsi="Times New Roman" w:cs="Times New Roman"/>
            <w:color w:val="000000"/>
            <w:sz w:val="20"/>
            <w:szCs w:val="20"/>
          </w:rPr>
          <w:t xml:space="preserve"> timepoint till t = 150 </w:t>
        </w:r>
      </w:ins>
      <w:r w:rsidR="006019E7">
        <w:rPr>
          <w:rFonts w:ascii="Times New Roman" w:eastAsia="Times New Roman" w:hAnsi="Times New Roman" w:cs="Times New Roman"/>
          <w:color w:val="000000"/>
          <w:sz w:val="20"/>
          <w:szCs w:val="20"/>
        </w:rPr>
        <w:t>are used.</w:t>
      </w:r>
    </w:p>
    <w:p w14:paraId="7C0365A4" w14:textId="77777777" w:rsidR="000237D1" w:rsidRPr="00FC4B93" w:rsidRDefault="000237D1" w:rsidP="00742F5B">
      <w:pPr>
        <w:spacing w:after="0" w:line="360" w:lineRule="auto"/>
        <w:jc w:val="both"/>
        <w:rPr>
          <w:rFonts w:ascii="Times New Roman" w:eastAsia="Times New Roman" w:hAnsi="Times New Roman" w:cs="Times New Roman"/>
          <w:sz w:val="20"/>
          <w:szCs w:val="20"/>
        </w:rPr>
      </w:pPr>
    </w:p>
    <w:p w14:paraId="04E6BB1E" w14:textId="2C1006C7" w:rsidR="00A863A5" w:rsidRDefault="007E5406" w:rsidP="003A5E2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 result of</w:t>
      </w:r>
      <w:r w:rsidR="009A1A23">
        <w:rPr>
          <w:rFonts w:ascii="Times New Roman" w:eastAsia="Times New Roman" w:hAnsi="Times New Roman" w:cs="Times New Roman"/>
          <w:sz w:val="24"/>
          <w:szCs w:val="24"/>
        </w:rPr>
        <w:t xml:space="preserve"> virus passing the fitness valley</w:t>
      </w:r>
      <w:r>
        <w:rPr>
          <w:rFonts w:ascii="Times New Roman" w:eastAsia="Times New Roman" w:hAnsi="Times New Roman" w:cs="Times New Roman"/>
          <w:sz w:val="24"/>
          <w:szCs w:val="24"/>
        </w:rPr>
        <w:t xml:space="preserve">, the mutational spectrum averaged over 6 populations at 150 generational steps had two maxima (Fig. **). </w:t>
      </w:r>
      <w:r w:rsidR="00C93F5D">
        <w:rPr>
          <w:rFonts w:ascii="Times New Roman" w:eastAsia="Times New Roman" w:hAnsi="Times New Roman" w:cs="Times New Roman"/>
          <w:sz w:val="24"/>
          <w:szCs w:val="24"/>
        </w:rPr>
        <w:t>The</w:t>
      </w:r>
      <w:r w:rsidR="009A1A23">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equences</w:t>
      </w:r>
      <w:r w:rsidR="00C93F5D">
        <w:rPr>
          <w:rFonts w:ascii="Times New Roman" w:eastAsia="Times New Roman" w:hAnsi="Times New Roman" w:cs="Times New Roman"/>
          <w:sz w:val="24"/>
          <w:szCs w:val="24"/>
        </w:rPr>
        <w:t xml:space="preserve"> were divided between the two peaks</w:t>
      </w:r>
      <w:r>
        <w:rPr>
          <w:rFonts w:ascii="Times New Roman" w:eastAsia="Times New Roman" w:hAnsi="Times New Roman" w:cs="Times New Roman"/>
          <w:sz w:val="24"/>
          <w:szCs w:val="24"/>
        </w:rPr>
        <w:t xml:space="preserve"> </w:t>
      </w:r>
      <w:r w:rsidR="000018A6">
        <w:rPr>
          <w:rFonts w:ascii="Times New Roman" w:eastAsia="Times New Roman" w:hAnsi="Times New Roman" w:cs="Times New Roman"/>
          <w:sz w:val="24"/>
          <w:szCs w:val="24"/>
        </w:rPr>
        <w:t>with bo</w:t>
      </w:r>
      <w:r>
        <w:rPr>
          <w:rFonts w:ascii="Times New Roman" w:eastAsia="Times New Roman" w:hAnsi="Times New Roman" w:cs="Times New Roman"/>
          <w:sz w:val="24"/>
          <w:szCs w:val="24"/>
        </w:rPr>
        <w:t>rders</w:t>
      </w:r>
      <w:r w:rsidR="000018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chosen at</w:t>
      </w:r>
      <w:r w:rsidR="000018A6">
        <w:rPr>
          <w:rFonts w:ascii="Times New Roman" w:eastAsia="Times New Roman" w:hAnsi="Times New Roman" w:cs="Times New Roman"/>
          <w:sz w:val="24"/>
          <w:szCs w:val="24"/>
        </w:rPr>
        <w:t xml:space="preserve"> 6 </w:t>
      </w:r>
      <w:r>
        <w:rPr>
          <w:rFonts w:ascii="Times New Roman" w:eastAsia="Times New Roman" w:hAnsi="Times New Roman" w:cs="Times New Roman"/>
          <w:sz w:val="24"/>
          <w:szCs w:val="24"/>
        </w:rPr>
        <w:t xml:space="preserve">(the local minimum) </w:t>
      </w:r>
      <w:r w:rsidR="000018A6">
        <w:rPr>
          <w:rFonts w:ascii="Times New Roman" w:eastAsia="Times New Roman" w:hAnsi="Times New Roman" w:cs="Times New Roman"/>
          <w:sz w:val="24"/>
          <w:szCs w:val="24"/>
        </w:rPr>
        <w:t xml:space="preserve">and 22 </w:t>
      </w:r>
      <w:r w:rsidR="00A863A5">
        <w:rPr>
          <w:rFonts w:ascii="Times New Roman" w:eastAsia="Times New Roman" w:hAnsi="Times New Roman" w:cs="Times New Roman"/>
          <w:sz w:val="24"/>
          <w:szCs w:val="24"/>
        </w:rPr>
        <w:t xml:space="preserve">new </w:t>
      </w:r>
      <w:r w:rsidR="009A1A2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(upper cutoff)</w:t>
      </w:r>
      <w:r w:rsidR="000018A6">
        <w:rPr>
          <w:rFonts w:ascii="Times New Roman" w:eastAsia="Times New Roman" w:hAnsi="Times New Roman" w:cs="Times New Roman"/>
          <w:sz w:val="24"/>
          <w:szCs w:val="24"/>
        </w:rPr>
        <w:t xml:space="preserve">. </w:t>
      </w:r>
      <w:r w:rsidR="003A5E2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Pr>
          <w:rFonts w:ascii="Times New Roman" w:eastAsia="Times New Roman" w:hAnsi="Times New Roman" w:cs="Times New Roman"/>
          <w:sz w:val="24"/>
          <w:szCs w:val="24"/>
        </w:rPr>
        <w:t>e</w:t>
      </w:r>
      <w:r w:rsidR="003A5E2B">
        <w:rPr>
          <w:rFonts w:ascii="Times New Roman" w:eastAsia="Times New Roman" w:hAnsi="Times New Roman" w:cs="Times New Roman"/>
          <w:sz w:val="24"/>
          <w:szCs w:val="24"/>
        </w:rPr>
        <w:t>tition</w:t>
      </w:r>
      <w:r w:rsidR="009A1A23">
        <w:rPr>
          <w:rFonts w:ascii="Times New Roman" w:eastAsia="Times New Roman" w:hAnsi="Times New Roman" w:cs="Times New Roman"/>
          <w:sz w:val="24"/>
          <w:szCs w:val="24"/>
        </w:rPr>
        <w:t xml:space="preserve">. The resulting samples were </w:t>
      </w:r>
      <w:r w:rsidR="003A5E2B">
        <w:rPr>
          <w:rFonts w:ascii="Times New Roman" w:eastAsia="Times New Roman" w:hAnsi="Times New Roman" w:cs="Times New Roman"/>
          <w:sz w:val="24"/>
          <w:szCs w:val="24"/>
        </w:rPr>
        <w:t>used for the</w:t>
      </w:r>
      <w:r w:rsidR="009A1A23">
        <w:rPr>
          <w:rFonts w:ascii="Times New Roman" w:eastAsia="Times New Roman" w:hAnsi="Times New Roman" w:cs="Times New Roman"/>
          <w:sz w:val="24"/>
          <w:szCs w:val="24"/>
        </w:rPr>
        <w:t xml:space="preserve"> epistasis </w:t>
      </w:r>
      <w:r w:rsidR="003A5E2B">
        <w:rPr>
          <w:rFonts w:ascii="Times New Roman" w:eastAsia="Times New Roman" w:hAnsi="Times New Roman" w:cs="Times New Roman"/>
          <w:sz w:val="24"/>
          <w:szCs w:val="24"/>
        </w:rPr>
        <w:t xml:space="preserve"> detection </w:t>
      </w:r>
      <w:r w:rsidR="009A1A23">
        <w:rPr>
          <w:rFonts w:ascii="Times New Roman" w:eastAsia="Times New Roman" w:hAnsi="Times New Roman" w:cs="Times New Roman"/>
          <w:sz w:val="24"/>
          <w:szCs w:val="24"/>
        </w:rPr>
        <w:t>method described above.</w:t>
      </w:r>
    </w:p>
    <w:p w14:paraId="0637C8D4" w14:textId="0C685247" w:rsidR="00DC293B" w:rsidRPr="00FC4B93" w:rsidRDefault="00A863A5" w:rsidP="00FC4B93">
      <w:pPr>
        <w:spacing w:after="0" w:line="360" w:lineRule="auto"/>
        <w:ind w:firstLine="720"/>
        <w:jc w:val="both"/>
        <w:rPr>
          <w:rFonts w:ascii="Times New Roman" w:eastAsia="Times New Roman" w:hAnsi="Times New Roman" w:cs="Times New Roman"/>
          <w:sz w:val="24"/>
          <w:szCs w:val="24"/>
        </w:rPr>
      </w:pPr>
      <w:r w:rsidRPr="00DC293B">
        <w:rPr>
          <w:rFonts w:ascii="Times New Roman" w:eastAsia="Times New Roman" w:hAnsi="Times New Roman" w:cs="Times New Roman"/>
          <w:sz w:val="24"/>
          <w:szCs w:val="24"/>
        </w:rPr>
        <w:t>The resulting</w:t>
      </w:r>
      <w:r w:rsidR="000018A6" w:rsidRPr="00DC293B">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 xml:space="preserve">detection </w:t>
      </w:r>
      <w:r w:rsidR="000018A6" w:rsidRPr="00DC293B">
        <w:rPr>
          <w:rFonts w:ascii="Times New Roman" w:eastAsia="Times New Roman" w:hAnsi="Times New Roman" w:cs="Times New Roman"/>
          <w:sz w:val="24"/>
          <w:szCs w:val="24"/>
        </w:rPr>
        <w:t xml:space="preserve">error </w:t>
      </w:r>
      <w:r w:rsidR="00DC293B">
        <w:rPr>
          <w:rFonts w:ascii="Times New Roman" w:eastAsia="Times New Roman" w:hAnsi="Times New Roman" w:cs="Times New Roman"/>
          <w:sz w:val="24"/>
          <w:szCs w:val="24"/>
        </w:rPr>
        <w:t xml:space="preserve">is </w:t>
      </w:r>
      <w:r w:rsidRPr="00DC293B">
        <w:rPr>
          <w:rFonts w:ascii="Times New Roman" w:eastAsia="Times New Roman" w:hAnsi="Times New Roman" w:cs="Times New Roman"/>
          <w:sz w:val="24"/>
          <w:szCs w:val="24"/>
        </w:rPr>
        <w:t xml:space="preserve">calculated as </w:t>
      </w:r>
      <w:r w:rsidR="00DC293B" w:rsidRPr="00FC4B93">
        <w:rPr>
          <w:rFonts w:ascii="Times New Roman" w:eastAsia="Times New Roman" w:hAnsi="Times New Roman" w:cs="Times New Roman"/>
          <w:sz w:val="24"/>
          <w:szCs w:val="24"/>
        </w:rPr>
        <w:t>the sum of false positive and false negative epistatic interactions</w:t>
      </w:r>
      <w:r w:rsidR="008F5971">
        <w:rPr>
          <w:rFonts w:ascii="Times New Roman" w:eastAsia="Times New Roman" w:hAnsi="Times New Roman" w:cs="Times New Roman"/>
          <w:sz w:val="24"/>
          <w:szCs w:val="24"/>
        </w:rPr>
        <w:t xml:space="preserve"> out of 10 possible</w:t>
      </w:r>
      <w:r w:rsidR="00DC293B">
        <w:rPr>
          <w:rFonts w:ascii="Times New Roman" w:eastAsia="Times New Roman" w:hAnsi="Times New Roman" w:cs="Times New Roman"/>
          <w:sz w:val="24"/>
          <w:szCs w:val="24"/>
        </w:rPr>
        <w:t xml:space="preserve"> (Fig. ***)</w:t>
      </w:r>
      <w:r w:rsidR="00C93F5D">
        <w:rPr>
          <w:rFonts w:ascii="Times New Roman" w:eastAsia="Times New Roman" w:hAnsi="Times New Roman" w:cs="Times New Roman"/>
          <w:sz w:val="24"/>
          <w:szCs w:val="24"/>
        </w:rPr>
        <w:t>,</w:t>
      </w:r>
      <w:r w:rsidR="00DC293B">
        <w:rPr>
          <w:rFonts w:ascii="Times New Roman" w:eastAsia="Times New Roman" w:hAnsi="Times New Roman" w:cs="Times New Roman"/>
          <w:sz w:val="24"/>
          <w:szCs w:val="24"/>
        </w:rPr>
        <w:t xml:space="preserve"> as a function </w:t>
      </w:r>
      <w:r w:rsidR="00C93F5D">
        <w:rPr>
          <w:rFonts w:ascii="Times New Roman" w:eastAsia="Times New Roman" w:hAnsi="Times New Roman" w:cs="Times New Roman"/>
          <w:sz w:val="24"/>
          <w:szCs w:val="24"/>
        </w:rPr>
        <w:t xml:space="preserve">of </w:t>
      </w:r>
      <w:r w:rsidR="003A5E2B">
        <w:rPr>
          <w:rFonts w:ascii="Times New Roman" w:eastAsia="Times New Roman" w:hAnsi="Times New Roman" w:cs="Times New Roman"/>
          <w:sz w:val="24"/>
          <w:szCs w:val="24"/>
        </w:rPr>
        <w:t xml:space="preserve">numbers of sequences </w:t>
      </w:r>
      <w:r w:rsidR="00C93F5D">
        <w:rPr>
          <w:rFonts w:ascii="Times New Roman" w:eastAsia="Times New Roman" w:hAnsi="Times New Roman" w:cs="Times New Roman"/>
          <w:sz w:val="24"/>
          <w:szCs w:val="24"/>
        </w:rPr>
        <w:t xml:space="preserve">sampled </w:t>
      </w:r>
      <w:r w:rsidR="003A5E2B">
        <w:rPr>
          <w:rFonts w:ascii="Times New Roman" w:eastAsia="Times New Roman" w:hAnsi="Times New Roman" w:cs="Times New Roman"/>
          <w:sz w:val="24"/>
          <w:szCs w:val="24"/>
        </w:rPr>
        <w:t>from peak 1 and 2</w:t>
      </w:r>
      <w:r w:rsidR="00C93F5D">
        <w:rPr>
          <w:rFonts w:ascii="Times New Roman" w:eastAsia="Times New Roman" w:hAnsi="Times New Roman" w:cs="Times New Roman"/>
          <w:sz w:val="24"/>
          <w:szCs w:val="24"/>
        </w:rPr>
        <w:t>, normalized to the sequence number of each peak</w:t>
      </w:r>
      <w:r w:rsidR="00DC293B" w:rsidRPr="00FC4B93">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The</w:t>
      </w:r>
      <w:r w:rsidR="00DC293B" w:rsidRPr="00FC4B93">
        <w:rPr>
          <w:rFonts w:ascii="Times New Roman" w:eastAsia="Times New Roman" w:hAnsi="Times New Roman" w:cs="Times New Roman"/>
          <w:sz w:val="24"/>
          <w:szCs w:val="24"/>
        </w:rPr>
        <w:t xml:space="preserve"> number of false </w:t>
      </w:r>
      <w:r w:rsidR="00C93F5D" w:rsidRPr="00FC4B93">
        <w:rPr>
          <w:rFonts w:ascii="Times New Roman" w:eastAsia="Times New Roman" w:hAnsi="Times New Roman" w:cs="Times New Roman"/>
          <w:sz w:val="24"/>
          <w:szCs w:val="24"/>
        </w:rPr>
        <w:t>positive</w:t>
      </w:r>
      <w:r w:rsidR="00C93F5D">
        <w:rPr>
          <w:rFonts w:ascii="Times New Roman" w:eastAsia="Times New Roman" w:hAnsi="Times New Roman" w:cs="Times New Roman"/>
          <w:sz w:val="24"/>
          <w:szCs w:val="24"/>
        </w:rPr>
        <w:t xml:space="preserve"> interactions remained</w:t>
      </w:r>
      <w:r w:rsidR="00DC293B" w:rsidRPr="00FC4B93">
        <w:rPr>
          <w:rFonts w:ascii="Times New Roman" w:eastAsia="Times New Roman" w:hAnsi="Times New Roman" w:cs="Times New Roman"/>
          <w:sz w:val="24"/>
          <w:szCs w:val="24"/>
        </w:rPr>
        <w:t xml:space="preserve"> zero</w:t>
      </w:r>
      <w:r w:rsidR="00DC293B">
        <w:rPr>
          <w:rFonts w:ascii="Times New Roman" w:eastAsia="Times New Roman" w:hAnsi="Times New Roman" w:cs="Times New Roman"/>
          <w:sz w:val="24"/>
          <w:szCs w:val="24"/>
        </w:rPr>
        <w:t xml:space="preserve">, so that the </w:t>
      </w:r>
      <w:r w:rsidR="008F5971">
        <w:rPr>
          <w:rFonts w:ascii="Times New Roman" w:eastAsia="Times New Roman" w:hAnsi="Times New Roman" w:cs="Times New Roman"/>
          <w:sz w:val="24"/>
          <w:szCs w:val="24"/>
        </w:rPr>
        <w:t xml:space="preserve">total </w:t>
      </w:r>
      <w:r w:rsidR="00DC293B">
        <w:rPr>
          <w:rFonts w:ascii="Times New Roman" w:eastAsia="Times New Roman" w:hAnsi="Times New Roman" w:cs="Times New Roman"/>
          <w:sz w:val="24"/>
          <w:szCs w:val="24"/>
        </w:rPr>
        <w:t xml:space="preserve">error </w:t>
      </w:r>
      <w:r w:rsidR="00C93F5D">
        <w:rPr>
          <w:rFonts w:ascii="Times New Roman" w:eastAsia="Times New Roman" w:hAnsi="Times New Roman" w:cs="Times New Roman"/>
          <w:sz w:val="24"/>
          <w:szCs w:val="24"/>
        </w:rPr>
        <w:t xml:space="preserve">was </w:t>
      </w:r>
      <w:r w:rsidR="00DC293B">
        <w:rPr>
          <w:rFonts w:ascii="Times New Roman" w:eastAsia="Times New Roman" w:hAnsi="Times New Roman" w:cs="Times New Roman"/>
          <w:sz w:val="24"/>
          <w:szCs w:val="24"/>
        </w:rPr>
        <w:t xml:space="preserve">given by false </w:t>
      </w:r>
      <w:r w:rsidR="00FE28DE">
        <w:rPr>
          <w:rFonts w:ascii="Times New Roman" w:eastAsia="Times New Roman" w:hAnsi="Times New Roman" w:cs="Times New Roman"/>
          <w:sz w:val="24"/>
          <w:szCs w:val="24"/>
        </w:rPr>
        <w:t>negative</w:t>
      </w:r>
      <w:r w:rsidR="00C93F5D">
        <w:rPr>
          <w:rFonts w:ascii="Times New Roman" w:eastAsia="Times New Roman" w:hAnsi="Times New Roman" w:cs="Times New Roman"/>
          <w:sz w:val="24"/>
          <w:szCs w:val="24"/>
        </w:rPr>
        <w:t xml:space="preserve">s only </w:t>
      </w:r>
      <w:r w:rsidR="00DC293B">
        <w:rPr>
          <w:rFonts w:ascii="Times New Roman" w:eastAsia="Times New Roman" w:hAnsi="Times New Roman" w:cs="Times New Roman"/>
          <w:sz w:val="24"/>
          <w:szCs w:val="24"/>
        </w:rPr>
        <w:t>.</w:t>
      </w:r>
      <w:r w:rsidR="00DC293B" w:rsidRPr="00FC4B93">
        <w:rPr>
          <w:rFonts w:ascii="Times New Roman" w:eastAsia="Times New Roman" w:hAnsi="Times New Roman" w:cs="Times New Roman"/>
          <w:sz w:val="24"/>
          <w:szCs w:val="24"/>
        </w:rPr>
        <w:t xml:space="preserve"> </w:t>
      </w:r>
      <w:r w:rsidR="00FE28DE">
        <w:rPr>
          <w:rFonts w:ascii="Times New Roman" w:eastAsia="Times New Roman" w:hAnsi="Times New Roman" w:cs="Times New Roman"/>
          <w:sz w:val="24"/>
          <w:szCs w:val="24"/>
        </w:rPr>
        <w:t xml:space="preserve">Therefore this method is highly accurate, but only in the conservative direction. </w:t>
      </w:r>
      <w:r w:rsidR="000D6E6E">
        <w:rPr>
          <w:rFonts w:ascii="Times New Roman" w:eastAsia="Times New Roman" w:hAnsi="Times New Roman" w:cs="Times New Roman"/>
          <w:sz w:val="24"/>
          <w:szCs w:val="24"/>
        </w:rPr>
        <w:t xml:space="preserve">Our </w:t>
      </w:r>
      <w:r w:rsidR="00FE28DE">
        <w:rPr>
          <w:rFonts w:ascii="Times New Roman" w:eastAsia="Times New Roman" w:hAnsi="Times New Roman" w:cs="Times New Roman"/>
          <w:sz w:val="24"/>
          <w:szCs w:val="24"/>
        </w:rPr>
        <w:t xml:space="preserve">results suggest </w:t>
      </w:r>
      <w:r w:rsidR="000D6E6E">
        <w:rPr>
          <w:rFonts w:ascii="Times New Roman" w:eastAsia="Times New Roman" w:hAnsi="Times New Roman" w:cs="Times New Roman"/>
          <w:sz w:val="24"/>
          <w:szCs w:val="24"/>
        </w:rPr>
        <w:t>the</w:t>
      </w:r>
      <w:r w:rsidR="00FE28DE">
        <w:rPr>
          <w:rFonts w:ascii="Times New Roman" w:eastAsia="Times New Roman" w:hAnsi="Times New Roman" w:cs="Times New Roman"/>
          <w:sz w:val="24"/>
          <w:szCs w:val="24"/>
        </w:rPr>
        <w:t xml:space="preserve"> need to take either equal sampling from </w:t>
      </w:r>
      <w:r w:rsidR="000D6E6E">
        <w:rPr>
          <w:rFonts w:ascii="Times New Roman" w:eastAsia="Times New Roman" w:hAnsi="Times New Roman" w:cs="Times New Roman"/>
          <w:sz w:val="24"/>
          <w:szCs w:val="24"/>
        </w:rPr>
        <w:t xml:space="preserve">the two </w:t>
      </w:r>
      <w:r w:rsidR="00FE28DE">
        <w:rPr>
          <w:rFonts w:ascii="Times New Roman" w:eastAsia="Times New Roman" w:hAnsi="Times New Roman" w:cs="Times New Roman"/>
          <w:sz w:val="24"/>
          <w:szCs w:val="24"/>
        </w:rPr>
        <w:t xml:space="preserve">peaks or somewhat smaller sampling from </w:t>
      </w:r>
      <w:r w:rsidR="000D6E6E">
        <w:rPr>
          <w:rFonts w:ascii="Times New Roman" w:eastAsia="Times New Roman" w:hAnsi="Times New Roman" w:cs="Times New Roman"/>
          <w:sz w:val="24"/>
          <w:szCs w:val="24"/>
        </w:rPr>
        <w:t xml:space="preserve">the </w:t>
      </w:r>
      <w:r w:rsidR="00FE28DE">
        <w:rPr>
          <w:rFonts w:ascii="Times New Roman" w:eastAsia="Times New Roman" w:hAnsi="Times New Roman" w:cs="Times New Roman"/>
          <w:sz w:val="24"/>
          <w:szCs w:val="24"/>
        </w:rPr>
        <w:t>earlier peak</w:t>
      </w:r>
      <w:r w:rsidR="000D6E6E">
        <w:rPr>
          <w:rFonts w:ascii="Times New Roman" w:eastAsia="Times New Roman" w:hAnsi="Times New Roman" w:cs="Times New Roman"/>
          <w:sz w:val="24"/>
          <w:szCs w:val="24"/>
        </w:rPr>
        <w:t xml:space="preserve"> (Peak I)</w:t>
      </w:r>
      <w:r w:rsidR="00FE28DE">
        <w:rPr>
          <w:rFonts w:ascii="Times New Roman" w:eastAsia="Times New Roman" w:hAnsi="Times New Roman" w:cs="Times New Roman"/>
          <w:sz w:val="24"/>
          <w:szCs w:val="24"/>
        </w:rPr>
        <w:t xml:space="preserve">, </w:t>
      </w:r>
      <w:r w:rsidR="000D6E6E">
        <w:rPr>
          <w:rFonts w:ascii="Times New Roman" w:eastAsia="Times New Roman" w:hAnsi="Times New Roman" w:cs="Times New Roman"/>
          <w:sz w:val="24"/>
          <w:szCs w:val="24"/>
        </w:rPr>
        <w:t xml:space="preserve">as long as </w:t>
      </w:r>
      <w:r w:rsidR="00FE28DE">
        <w:rPr>
          <w:rFonts w:ascii="Times New Roman" w:eastAsia="Times New Roman" w:hAnsi="Times New Roman" w:cs="Times New Roman"/>
          <w:sz w:val="24"/>
          <w:szCs w:val="24"/>
        </w:rPr>
        <w:t>they are approximately equal in size</w:t>
      </w:r>
      <w:r w:rsidR="000D6E6E">
        <w:rPr>
          <w:rFonts w:ascii="Times New Roman" w:eastAsia="Times New Roman" w:hAnsi="Times New Roman" w:cs="Times New Roman"/>
          <w:sz w:val="24"/>
          <w:szCs w:val="24"/>
        </w:rPr>
        <w:t>, as in our example</w:t>
      </w:r>
      <w:r w:rsidR="00FE28DE">
        <w:rPr>
          <w:rFonts w:ascii="Times New Roman" w:eastAsia="Times New Roman" w:hAnsi="Times New Roman" w:cs="Times New Roman"/>
          <w:sz w:val="24"/>
          <w:szCs w:val="24"/>
        </w:rPr>
        <w:t>.</w:t>
      </w:r>
    </w:p>
    <w:p w14:paraId="6AAF9B90" w14:textId="25FD29E0" w:rsidR="000018A6" w:rsidRDefault="000018A6" w:rsidP="00742F5B">
      <w:pPr>
        <w:spacing w:after="0" w:line="360" w:lineRule="auto"/>
        <w:jc w:val="both"/>
        <w:rPr>
          <w:rFonts w:ascii="Times New Roman" w:eastAsia="Times New Roman" w:hAnsi="Times New Roman" w:cs="Times New Roman"/>
          <w:sz w:val="24"/>
          <w:szCs w:val="24"/>
        </w:rPr>
      </w:pPr>
      <w:commentRangeStart w:id="81"/>
      <w:commentRangeStart w:id="82"/>
      <w:r>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commentRangeEnd w:id="81"/>
      <w:r w:rsidR="004D7072">
        <w:rPr>
          <w:rStyle w:val="af"/>
        </w:rPr>
        <w:commentReference w:id="81"/>
      </w:r>
      <w:commentRangeEnd w:id="82"/>
      <w:r w:rsidR="009E1523">
        <w:rPr>
          <w:rStyle w:val="af"/>
        </w:rPr>
        <w:commentReference w:id="82"/>
      </w:r>
    </w:p>
    <w:p w14:paraId="7C3C4D97" w14:textId="3AA234FE" w:rsidR="005620C4" w:rsidRDefault="005620C4">
      <w:pPr>
        <w:spacing w:after="0" w:line="360" w:lineRule="auto"/>
        <w:jc w:val="both"/>
        <w:rPr>
          <w:rFonts w:ascii="Times New Roman" w:eastAsia="Times New Roman" w:hAnsi="Times New Roman" w:cs="Times New Roman"/>
          <w:sz w:val="20"/>
          <w:szCs w:val="20"/>
        </w:rPr>
      </w:pPr>
      <w:commentRangeStart w:id="83"/>
      <w:commentRangeStart w:id="84"/>
      <w:r>
        <w:rPr>
          <w:rFonts w:ascii="Times New Roman" w:eastAsia="Times New Roman" w:hAnsi="Times New Roman" w:cs="Times New Roman"/>
          <w:sz w:val="20"/>
          <w:szCs w:val="20"/>
        </w:rPr>
        <w:t>Figure</w:t>
      </w:r>
      <w:r w:rsidR="00A863A5">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commentRangeEnd w:id="83"/>
      <w:r w:rsidR="00DC293B">
        <w:rPr>
          <w:rStyle w:val="af"/>
        </w:rPr>
        <w:commentReference w:id="83"/>
      </w:r>
      <w:commentRangeEnd w:id="84"/>
      <w:r w:rsidR="00CF36DD">
        <w:rPr>
          <w:rStyle w:val="af"/>
        </w:rPr>
        <w:commentReference w:id="84"/>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Error </w:t>
      </w:r>
      <w:r w:rsidR="00A863A5">
        <w:rPr>
          <w:rFonts w:ascii="Times New Roman" w:eastAsia="Times New Roman" w:hAnsi="Times New Roman" w:cs="Times New Roman"/>
          <w:b/>
          <w:sz w:val="20"/>
          <w:szCs w:val="20"/>
        </w:rPr>
        <w:t xml:space="preserve">of epistatic detection for </w:t>
      </w:r>
      <w:ins w:id="85" w:author="Автор" w:date="2026-04-20T16:11:00Z">
        <w:r w:rsidR="00047A8A">
          <w:rPr>
            <w:rFonts w:ascii="Times New Roman" w:eastAsia="Times New Roman" w:hAnsi="Times New Roman" w:cs="Times New Roman"/>
            <w:b/>
            <w:sz w:val="20"/>
            <w:szCs w:val="20"/>
          </w:rPr>
          <w:t>6 simulated populations, initial state is monomorphous</w:t>
        </w:r>
        <w:r w:rsidR="00047A8A" w:rsidDel="00047A8A">
          <w:rPr>
            <w:rFonts w:ascii="Times New Roman" w:eastAsia="Times New Roman" w:hAnsi="Times New Roman" w:cs="Times New Roman"/>
            <w:b/>
            <w:sz w:val="20"/>
            <w:szCs w:val="20"/>
          </w:rPr>
          <w:t xml:space="preserve"> </w:t>
        </w:r>
      </w:ins>
      <w:del w:id="86" w:author="Автор" w:date="2026-04-20T16:11:00Z">
        <w:r w:rsidR="00A863A5" w:rsidDel="00047A8A">
          <w:rPr>
            <w:rFonts w:ascii="Times New Roman" w:eastAsia="Times New Roman" w:hAnsi="Times New Roman" w:cs="Times New Roman"/>
            <w:b/>
            <w:sz w:val="20"/>
            <w:szCs w:val="20"/>
          </w:rPr>
          <w:delText>simulated Test 2 (initial monomorphic population</w:delText>
        </w:r>
      </w:del>
      <w:ins w:id="87" w:author="Автор" w:date="2026-04-20T16:11:00Z">
        <w:r w:rsidR="00047A8A">
          <w:rPr>
            <w:rFonts w:ascii="Times New Roman" w:eastAsia="Times New Roman" w:hAnsi="Times New Roman" w:cs="Times New Roman"/>
            <w:b/>
            <w:sz w:val="20"/>
            <w:szCs w:val="20"/>
          </w:rPr>
          <w:t>=</w:t>
        </w:r>
      </w:ins>
      <w:del w:id="88" w:author="Автор" w:date="2026-04-20T16:11:00Z">
        <w:r w:rsidR="00A863A5" w:rsidDel="00047A8A">
          <w:rPr>
            <w:rFonts w:ascii="Times New Roman" w:eastAsia="Times New Roman" w:hAnsi="Times New Roman" w:cs="Times New Roman"/>
            <w:b/>
            <w:sz w:val="20"/>
            <w:szCs w:val="20"/>
          </w:rPr>
          <w:delText>)</w:delText>
        </w:r>
      </w:del>
      <w:r w:rsidR="00A863A5">
        <w:rPr>
          <w:rFonts w:ascii="Times New Roman" w:eastAsia="Times New Roman" w:hAnsi="Times New Roman" w:cs="Times New Roman"/>
          <w:b/>
          <w:sz w:val="20"/>
          <w:szCs w:val="20"/>
        </w:rPr>
        <w:t xml:space="preserve">. </w:t>
      </w:r>
      <w:r w:rsidR="00DC293B" w:rsidRPr="00B7138F">
        <w:rPr>
          <w:rFonts w:ascii="Times New Roman" w:eastAsia="Times New Roman" w:hAnsi="Times New Roman" w:cs="Times New Roman"/>
          <w:sz w:val="20"/>
          <w:szCs w:val="20"/>
        </w:rPr>
        <w:t xml:space="preserve">Axes X and Y show the numbers of sequences sampled from Peak 1 and Peak 2 in Fig. **, respectively, relative to </w:t>
      </w:r>
      <w:r w:rsidR="000D6E6E">
        <w:rPr>
          <w:rFonts w:ascii="Times New Roman" w:eastAsia="Times New Roman" w:hAnsi="Times New Roman" w:cs="Times New Roman"/>
          <w:sz w:val="20"/>
          <w:szCs w:val="20"/>
        </w:rPr>
        <w:t xml:space="preserve">the </w:t>
      </w:r>
      <w:r w:rsidR="00DC293B" w:rsidRPr="00B7138F">
        <w:rPr>
          <w:rFonts w:ascii="Times New Roman" w:eastAsia="Times New Roman" w:hAnsi="Times New Roman" w:cs="Times New Roman"/>
          <w:sz w:val="20"/>
          <w:szCs w:val="20"/>
        </w:rPr>
        <w:t>size of each peak</w:t>
      </w:r>
      <w:r w:rsidR="000D6E6E">
        <w:rPr>
          <w:rFonts w:ascii="Times New Roman" w:eastAsia="Times New Roman" w:hAnsi="Times New Roman" w:cs="Times New Roman"/>
          <w:sz w:val="20"/>
          <w:szCs w:val="20"/>
        </w:rPr>
        <w:t>.</w:t>
      </w:r>
      <w:r w:rsidRPr="000D6E6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Numbers in </w:t>
      </w:r>
      <w:r w:rsidR="000D6E6E">
        <w:rPr>
          <w:rFonts w:ascii="Times New Roman" w:eastAsia="Times New Roman" w:hAnsi="Times New Roman" w:cs="Times New Roman"/>
          <w:sz w:val="20"/>
          <w:szCs w:val="20"/>
        </w:rPr>
        <w:t xml:space="preserve">cells </w:t>
      </w:r>
      <w:r>
        <w:rPr>
          <w:rFonts w:ascii="Times New Roman" w:eastAsia="Times New Roman" w:hAnsi="Times New Roman" w:cs="Times New Roman"/>
          <w:sz w:val="20"/>
          <w:szCs w:val="20"/>
        </w:rPr>
        <w:t xml:space="preserve">show </w:t>
      </w:r>
      <w:r w:rsidR="00A863A5">
        <w:rPr>
          <w:rFonts w:ascii="Times New Roman" w:eastAsia="Times New Roman" w:hAnsi="Times New Roman" w:cs="Times New Roman"/>
          <w:sz w:val="20"/>
          <w:szCs w:val="20"/>
        </w:rPr>
        <w:t>the sum of f</w:t>
      </w:r>
      <w:r>
        <w:rPr>
          <w:rFonts w:ascii="Times New Roman" w:eastAsia="Times New Roman" w:hAnsi="Times New Roman" w:cs="Times New Roman"/>
          <w:sz w:val="20"/>
          <w:szCs w:val="20"/>
        </w:rPr>
        <w:t xml:space="preserve">alse positive </w:t>
      </w:r>
      <w:r w:rsidR="00A863A5">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false </w:t>
      </w:r>
      <w:r>
        <w:rPr>
          <w:rFonts w:ascii="Times New Roman" w:eastAsia="Times New Roman" w:hAnsi="Times New Roman" w:cs="Times New Roman"/>
          <w:sz w:val="20"/>
          <w:szCs w:val="20"/>
        </w:rPr>
        <w:lastRenderedPageBreak/>
        <w:t>negative</w:t>
      </w:r>
      <w:r w:rsidR="00A863A5">
        <w:rPr>
          <w:rFonts w:ascii="Times New Roman" w:eastAsia="Times New Roman" w:hAnsi="Times New Roman" w:cs="Times New Roman"/>
          <w:sz w:val="20"/>
          <w:szCs w:val="20"/>
        </w:rPr>
        <w:t xml:space="preserve"> epistatic interactions</w:t>
      </w:r>
      <w:r w:rsidR="008F5971">
        <w:rPr>
          <w:rFonts w:ascii="Times New Roman" w:eastAsia="Times New Roman" w:hAnsi="Times New Roman" w:cs="Times New Roman"/>
          <w:sz w:val="20"/>
          <w:szCs w:val="20"/>
        </w:rPr>
        <w:t xml:space="preserve"> out of 10 possible</w:t>
      </w:r>
      <w:r w:rsidR="00DC293B">
        <w:rPr>
          <w:rFonts w:ascii="Times New Roman" w:eastAsia="Times New Roman" w:hAnsi="Times New Roman" w:cs="Times New Roman"/>
          <w:sz w:val="20"/>
          <w:szCs w:val="20"/>
        </w:rPr>
        <w:t xml:space="preserve">. At all cells, the number of false positives is zero. </w:t>
      </w:r>
      <w:r w:rsidR="000D6E6E" w:rsidRPr="000D6E6E">
        <w:rPr>
          <w:rFonts w:ascii="Times New Roman" w:eastAsia="Times New Roman" w:hAnsi="Times New Roman" w:cs="Times New Roman"/>
          <w:sz w:val="20"/>
          <w:szCs w:val="20"/>
        </w:rPr>
        <w:t>Parameters are as in Figure</w:t>
      </w:r>
      <w:r w:rsidR="000D6E6E">
        <w:rPr>
          <w:rFonts w:ascii="Times New Roman" w:eastAsia="Times New Roman" w:hAnsi="Times New Roman" w:cs="Times New Roman"/>
          <w:sz w:val="20"/>
          <w:szCs w:val="20"/>
        </w:rPr>
        <w:t>#.</w:t>
      </w:r>
    </w:p>
    <w:p w14:paraId="7C68B505" w14:textId="77777777" w:rsidR="00DC293B" w:rsidRPr="00FC4B93" w:rsidRDefault="00DC293B" w:rsidP="00B7138F">
      <w:pPr>
        <w:spacing w:after="0" w:line="360" w:lineRule="auto"/>
        <w:jc w:val="both"/>
        <w:rPr>
          <w:rFonts w:ascii="Times New Roman" w:eastAsia="Times New Roman" w:hAnsi="Times New Roman" w:cs="Times New Roman"/>
          <w:sz w:val="20"/>
          <w:szCs w:val="20"/>
        </w:rPr>
      </w:pPr>
    </w:p>
    <w:p w14:paraId="7DBA7D0C" w14:textId="3A5FADEA" w:rsidR="0087149A" w:rsidRDefault="0076272C">
      <w:pPr>
        <w:spacing w:after="0" w:line="360" w:lineRule="auto"/>
        <w:ind w:firstLine="709"/>
        <w:jc w:val="both"/>
      </w:pPr>
      <w:r>
        <w:rPr>
          <w:rFonts w:ascii="Times New Roman" w:eastAsia="Times New Roman" w:hAnsi="Times New Roman" w:cs="Times New Roman"/>
          <w:b/>
          <w:sz w:val="24"/>
          <w:szCs w:val="24"/>
        </w:rPr>
        <w:t>Results on epistasis detection</w:t>
      </w:r>
      <w:r w:rsidR="008F5971">
        <w:rPr>
          <w:rFonts w:ascii="Times New Roman" w:eastAsia="Times New Roman" w:hAnsi="Times New Roman" w:cs="Times New Roman"/>
          <w:b/>
          <w:sz w:val="24"/>
          <w:szCs w:val="24"/>
        </w:rPr>
        <w:t xml:space="preserve"> in genomic data for SARS CoV-2</w:t>
      </w:r>
      <w:r>
        <w:rPr>
          <w:rFonts w:ascii="Times New Roman" w:eastAsia="Times New Roman" w:hAnsi="Times New Roman" w:cs="Times New Roman"/>
          <w:b/>
          <w:sz w:val="24"/>
          <w:szCs w:val="24"/>
        </w:rPr>
        <w:t xml:space="preserve"> are consistent with fitness valleys. </w:t>
      </w:r>
      <w:r>
        <w:rPr>
          <w:rFonts w:ascii="Times New Roman" w:eastAsia="Times New Roman" w:hAnsi="Times New Roman" w:cs="Times New Roman"/>
          <w:sz w:val="24"/>
          <w:szCs w:val="24"/>
        </w:rPr>
        <w:t xml:space="preserve">After testing the method on simulated sequences, we applied it to sequence data on SARS-CoV-2 for three different data sets, as follows. </w:t>
      </w:r>
    </w:p>
    <w:p w14:paraId="765C2CB8" w14:textId="7DE82B42" w:rsidR="0087149A" w:rsidRDefault="00AC30E2">
      <w:pPr>
        <w:spacing w:after="0" w:line="36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rPr>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72E22F9E" w:rsidR="0087149A" w:rsidRDefault="0076272C">
      <w:pPr>
        <w:spacing w:after="0" w:line="276"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2. Mutational spectrum for Dataset 1.</w:t>
      </w:r>
      <w:r>
        <w:rPr>
          <w:rFonts w:ascii="Times New Roman" w:eastAsia="Times New Roman" w:hAnsi="Times New Roman" w:cs="Times New Roman"/>
          <w:sz w:val="20"/>
          <w:szCs w:val="20"/>
        </w:rPr>
        <w:t xml:space="preserve"> Y–axis: number of sequences with a given number of differences (X–axis) from the consensus sequence of the entire dataset. Red lines at ​​​​20</w:t>
      </w:r>
      <w:ins w:id="89" w:author="Автор" w:date="2026-04-13T20:42:00Z">
        <w:r w:rsidR="001F2438">
          <w:rPr>
            <w:rFonts w:ascii="Times New Roman" w:eastAsia="Times New Roman" w:hAnsi="Times New Roman" w:cs="Times New Roman"/>
            <w:sz w:val="20"/>
            <w:szCs w:val="20"/>
          </w:rPr>
          <w:t>,</w:t>
        </w:r>
      </w:ins>
      <w:del w:id="90" w:author="Автор" w:date="2026-04-13T20:42:00Z">
        <w:r w:rsidDel="001F2438">
          <w:rPr>
            <w:rFonts w:ascii="Times New Roman" w:eastAsia="Times New Roman" w:hAnsi="Times New Roman" w:cs="Times New Roman"/>
            <w:sz w:val="20"/>
            <w:szCs w:val="20"/>
          </w:rPr>
          <w:delText xml:space="preserve"> and </w:delText>
        </w:r>
      </w:del>
      <w:ins w:id="91" w:author="Автор" w:date="2026-04-13T20:40:00Z">
        <w:r w:rsidR="001F2438">
          <w:rPr>
            <w:rFonts w:ascii="Times New Roman" w:eastAsia="Times New Roman" w:hAnsi="Times New Roman" w:cs="Times New Roman"/>
            <w:sz w:val="20"/>
            <w:szCs w:val="20"/>
          </w:rPr>
          <w:t>4</w:t>
        </w:r>
      </w:ins>
      <w:del w:id="92" w:author="Автор" w:date="2026-04-13T20:40:00Z">
        <w:r w:rsidDel="001F2438">
          <w:rPr>
            <w:rFonts w:ascii="Times New Roman" w:eastAsia="Times New Roman" w:hAnsi="Times New Roman" w:cs="Times New Roman"/>
            <w:sz w:val="20"/>
            <w:szCs w:val="20"/>
          </w:rPr>
          <w:delText>5</w:delText>
        </w:r>
      </w:del>
      <w:ins w:id="93" w:author="Автор" w:date="2026-04-20T19:00:00Z">
        <w:r w:rsidR="00D44B7B">
          <w:rPr>
            <w:rFonts w:ascii="Times New Roman" w:eastAsia="Times New Roman" w:hAnsi="Times New Roman" w:cs="Times New Roman"/>
            <w:sz w:val="20"/>
            <w:szCs w:val="20"/>
          </w:rPr>
          <w:t>4</w:t>
        </w:r>
      </w:ins>
      <w:r>
        <w:rPr>
          <w:rFonts w:ascii="Times New Roman" w:eastAsia="Times New Roman" w:hAnsi="Times New Roman" w:cs="Times New Roman"/>
          <w:sz w:val="20"/>
          <w:szCs w:val="20"/>
        </w:rPr>
        <w:t>0</w:t>
      </w:r>
      <w:ins w:id="94" w:author="Автор" w:date="2026-04-13T20:40:00Z">
        <w:r w:rsidR="001F2438">
          <w:rPr>
            <w:rFonts w:ascii="Times New Roman" w:eastAsia="Times New Roman" w:hAnsi="Times New Roman" w:cs="Times New Roman"/>
            <w:sz w:val="20"/>
            <w:szCs w:val="20"/>
          </w:rPr>
          <w:t xml:space="preserve"> and 60</w:t>
        </w:r>
      </w:ins>
      <w:r>
        <w:rPr>
          <w:rFonts w:ascii="Times New Roman" w:eastAsia="Times New Roman" w:hAnsi="Times New Roman" w:cs="Times New Roman"/>
          <w:sz w:val="20"/>
          <w:szCs w:val="20"/>
        </w:rPr>
        <w:t xml:space="preserve"> divide the three groups of sequences numbered by Roman numerals. See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 xml:space="preserve"> for details.</w:t>
      </w:r>
    </w:p>
    <w:p w14:paraId="49C3FBC9" w14:textId="77777777" w:rsidR="0087149A" w:rsidRDefault="0087149A">
      <w:pPr>
        <w:spacing w:after="0" w:line="276" w:lineRule="auto"/>
        <w:ind w:firstLine="709"/>
        <w:jc w:val="both"/>
        <w:rPr>
          <w:rFonts w:ascii="Times New Roman" w:eastAsia="Times New Roman" w:hAnsi="Times New Roman" w:cs="Times New Roman"/>
          <w:sz w:val="20"/>
          <w:szCs w:val="20"/>
        </w:rPr>
      </w:pPr>
    </w:p>
    <w:p w14:paraId="7E9F193E" w14:textId="36AE20DB" w:rsidR="0087149A"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1 includes 6000 sequences from 6 regions</w:t>
      </w:r>
      <w:r w:rsidR="001D360D">
        <w:rPr>
          <w:rFonts w:ascii="Times New Roman" w:eastAsia="Times New Roman" w:hAnsi="Times New Roman" w:cs="Times New Roman"/>
          <w:color w:val="000000"/>
          <w:sz w:val="24"/>
          <w:szCs w:val="24"/>
        </w:rPr>
        <w:t xml:space="preserve">, 1000 </w:t>
      </w:r>
      <w:r w:rsidR="0078018E">
        <w:rPr>
          <w:rFonts w:ascii="Times New Roman" w:eastAsia="Times New Roman" w:hAnsi="Times New Roman" w:cs="Times New Roman"/>
          <w:color w:val="000000"/>
          <w:sz w:val="24"/>
          <w:szCs w:val="24"/>
        </w:rPr>
        <w:t>from e</w:t>
      </w:r>
      <w:r w:rsidR="001D360D">
        <w:rPr>
          <w:rFonts w:ascii="Times New Roman" w:eastAsia="Times New Roman" w:hAnsi="Times New Roman" w:cs="Times New Roman"/>
          <w:color w:val="000000"/>
          <w:sz w:val="24"/>
          <w:szCs w:val="24"/>
        </w:rPr>
        <w:t>ach</w:t>
      </w:r>
      <w:r>
        <w:rPr>
          <w:rFonts w:ascii="Times New Roman" w:eastAsia="Times New Roman" w:hAnsi="Times New Roman" w:cs="Times New Roman"/>
          <w:color w:val="000000"/>
          <w:sz w:val="24"/>
          <w:szCs w:val="24"/>
        </w:rPr>
        <w:t xml:space="preserve">: Africa, Asia, North America, Oceania, South America, for the period </w:t>
      </w:r>
      <w:r w:rsidR="0078018E">
        <w:rPr>
          <w:rFonts w:ascii="Times New Roman" w:eastAsia="Times New Roman" w:hAnsi="Times New Roman" w:cs="Times New Roman"/>
          <w:color w:val="000000"/>
          <w:sz w:val="24"/>
          <w:szCs w:val="24"/>
        </w:rPr>
        <w:t xml:space="preserve">of one year, </w:t>
      </w:r>
      <w:r>
        <w:rPr>
          <w:rFonts w:ascii="Times New Roman" w:eastAsia="Times New Roman" w:hAnsi="Times New Roman" w:cs="Times New Roman"/>
          <w:color w:val="000000"/>
          <w:sz w:val="24"/>
          <w:szCs w:val="24"/>
        </w:rPr>
        <w:t>09/24/2020 to 09/25/2021</w:t>
      </w:r>
      <w:r>
        <w:rPr>
          <w:color w:val="000000"/>
        </w:rPr>
        <w:t xml:space="preserve">. </w:t>
      </w:r>
      <w:r>
        <w:rPr>
          <w:rFonts w:ascii="Times New Roman" w:eastAsia="Times New Roman" w:hAnsi="Times New Roman" w:cs="Times New Roman"/>
          <w:color w:val="000000"/>
          <w:sz w:val="24"/>
          <w:szCs w:val="24"/>
        </w:rPr>
        <w:t>When each sequence is compared to the common consensus sequence of the dataset, a mutation spectrum is obtained, where sequences segregate naturally into three groups, with gaps between them (Fig. 2).  Random sets of different size were resampled 200 times from groups I and II in Fig. 2.</w:t>
      </w:r>
    </w:p>
    <w:p w14:paraId="38986DD0" w14:textId="7777777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panel in Fig. 3 shows the number of detected epistatic interactions, as a function of the numbers of sequences sampled from groups I and II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(Fig. 4). Again, equal sampling from the two groups ensures stable result (Fig. 4A, D).</w:t>
      </w:r>
    </w:p>
    <w:p w14:paraId="4AB99C01" w14:textId="77777777" w:rsidR="0087149A"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27AC661F"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commentRangeStart w:id="95"/>
      <w:r>
        <w:rPr>
          <w:rFonts w:ascii="Times New Roman" w:eastAsia="Times New Roman" w:hAnsi="Times New Roman" w:cs="Times New Roman"/>
          <w:b/>
          <w:color w:val="000000"/>
          <w:sz w:val="20"/>
          <w:szCs w:val="20"/>
        </w:rPr>
        <w:t xml:space="preserve">Figure 3. </w:t>
      </w:r>
      <w:commentRangeEnd w:id="95"/>
      <w:r w:rsidR="00317F3D">
        <w:rPr>
          <w:rStyle w:val="af"/>
        </w:rPr>
        <w:commentReference w:id="95"/>
      </w:r>
      <w:r>
        <w:rPr>
          <w:rFonts w:ascii="Times New Roman" w:eastAsia="Times New Roman" w:hAnsi="Times New Roman" w:cs="Times New Roman"/>
          <w:b/>
          <w:color w:val="000000"/>
          <w:sz w:val="20"/>
          <w:szCs w:val="20"/>
        </w:rPr>
        <w:t>Epistatic interactions for SARS-CoV-2 genome predicted for Dataset 1 for sequence groups I and II.</w:t>
      </w:r>
      <w:r>
        <w:rPr>
          <w:rFonts w:ascii="Times New Roman" w:eastAsia="Times New Roman" w:hAnsi="Times New Roman" w:cs="Times New Roman"/>
          <w:color w:val="000000"/>
          <w:sz w:val="20"/>
          <w:szCs w:val="20"/>
        </w:rPr>
        <w:t xml:space="preserve"> </w:t>
      </w:r>
      <w:del w:id="96" w:author="Автор" w:date="2026-04-14T01:35:00Z">
        <w:r w:rsidDel="004D29BD">
          <w:rPr>
            <w:rFonts w:ascii="Times New Roman" w:eastAsia="Times New Roman" w:hAnsi="Times New Roman" w:cs="Times New Roman"/>
            <w:color w:val="000000"/>
            <w:sz w:val="20"/>
            <w:szCs w:val="20"/>
          </w:rPr>
          <w:delText xml:space="preserve">Central panel: the number of </w:delText>
        </w:r>
        <w:r w:rsidR="004E6C9D" w:rsidDel="004D29BD">
          <w:rPr>
            <w:rFonts w:ascii="Times New Roman" w:eastAsia="Times New Roman" w:hAnsi="Times New Roman" w:cs="Times New Roman"/>
            <w:color w:val="000000"/>
            <w:sz w:val="20"/>
            <w:szCs w:val="20"/>
          </w:rPr>
          <w:delText>epistatic links</w:delText>
        </w:r>
        <w:r w:rsidDel="004D29BD">
          <w:rPr>
            <w:rFonts w:ascii="Times New Roman" w:eastAsia="Times New Roman" w:hAnsi="Times New Roman" w:cs="Times New Roman"/>
            <w:color w:val="000000"/>
            <w:sz w:val="20"/>
            <w:szCs w:val="20"/>
          </w:rPr>
          <w:delText xml:space="preserve"> shown by colormap on the right. X-axis and Y-axis: number of sequences sampled from group I and II in Fig. 2, respectively. A-D: </w:delText>
        </w:r>
      </w:del>
      <w:r>
        <w:rPr>
          <w:rFonts w:ascii="Times New Roman" w:eastAsia="Times New Roman" w:hAnsi="Times New Roman" w:cs="Times New Roman"/>
          <w:color w:val="000000"/>
          <w:sz w:val="20"/>
          <w:szCs w:val="20"/>
        </w:rPr>
        <w:t xml:space="preserve">Circular diagram of connections </w:t>
      </w:r>
      <w:del w:id="97" w:author="Автор" w:date="2026-04-14T01:35:00Z">
        <w:r w:rsidDel="004D29BD">
          <w:rPr>
            <w:rFonts w:ascii="Times New Roman" w:eastAsia="Times New Roman" w:hAnsi="Times New Roman" w:cs="Times New Roman"/>
            <w:color w:val="000000"/>
            <w:sz w:val="20"/>
            <w:szCs w:val="20"/>
          </w:rPr>
          <w:delText xml:space="preserve">corresponding to </w:delText>
        </w:r>
      </w:del>
      <w:r>
        <w:rPr>
          <w:rFonts w:ascii="Times New Roman" w:eastAsia="Times New Roman" w:hAnsi="Times New Roman" w:cs="Times New Roman"/>
          <w:color w:val="000000"/>
          <w:sz w:val="20"/>
          <w:szCs w:val="20"/>
        </w:rPr>
        <w:t xml:space="preserve">sampling sizes </w:t>
      </w:r>
      <w:ins w:id="98" w:author="Автор" w:date="2026-04-14T01:35:00Z">
        <w:r w:rsidR="004D29BD">
          <w:rPr>
            <w:rFonts w:ascii="Times New Roman" w:eastAsia="Times New Roman" w:hAnsi="Times New Roman" w:cs="Times New Roman"/>
            <w:color w:val="000000"/>
            <w:sz w:val="20"/>
            <w:szCs w:val="20"/>
          </w:rPr>
          <w:t xml:space="preserve">are </w:t>
        </w:r>
      </w:ins>
      <w:ins w:id="99" w:author="Автор" w:date="2026-04-14T01:36:00Z">
        <w:r w:rsidR="004D29BD">
          <w:rPr>
            <w:rFonts w:ascii="Times New Roman" w:eastAsia="Times New Roman" w:hAnsi="Times New Roman" w:cs="Times New Roman"/>
            <w:color w:val="000000"/>
            <w:sz w:val="20"/>
            <w:szCs w:val="20"/>
          </w:rPr>
          <w:t>ten times to</w:t>
        </w:r>
      </w:ins>
      <w:ins w:id="100" w:author="Автор" w:date="2026-04-14T01:37:00Z">
        <w:r w:rsidR="004D29BD">
          <w:rPr>
            <w:rFonts w:ascii="Times New Roman" w:eastAsia="Times New Roman" w:hAnsi="Times New Roman" w:cs="Times New Roman"/>
            <w:color w:val="000000"/>
            <w:sz w:val="20"/>
            <w:szCs w:val="20"/>
          </w:rPr>
          <w:t>tal number of sequences each.</w:t>
        </w:r>
      </w:ins>
      <w:del w:id="101" w:author="Автор" w:date="2026-04-14T01:35:00Z">
        <w:r w:rsidDel="004D29BD">
          <w:rPr>
            <w:rFonts w:ascii="Times New Roman" w:eastAsia="Times New Roman" w:hAnsi="Times New Roman" w:cs="Times New Roman"/>
            <w:color w:val="000000"/>
            <w:sz w:val="20"/>
            <w:szCs w:val="20"/>
          </w:rPr>
          <w:delText xml:space="preserve">shown in the central diagram by corresponding points </w:delText>
        </w:r>
      </w:del>
      <w:ins w:id="102" w:author="Автор" w:date="2026-04-14T01:37:00Z">
        <w:r w:rsidR="004D29BD">
          <w:rPr>
            <w:rFonts w:ascii="Times New Roman" w:eastAsia="Times New Roman" w:hAnsi="Times New Roman" w:cs="Times New Roman"/>
            <w:color w:val="000000"/>
            <w:sz w:val="20"/>
            <w:szCs w:val="20"/>
          </w:rPr>
          <w:t>D</w:t>
        </w:r>
      </w:ins>
      <w:del w:id="103" w:author="Автор" w:date="2026-04-14T01:37:00Z">
        <w:r w:rsidDel="004D29BD">
          <w:rPr>
            <w:rFonts w:ascii="Times New Roman" w:eastAsia="Times New Roman" w:hAnsi="Times New Roman" w:cs="Times New Roman"/>
            <w:color w:val="000000"/>
            <w:sz w:val="20"/>
            <w:szCs w:val="20"/>
          </w:rPr>
          <w:delText>d</w:delText>
        </w:r>
      </w:del>
      <w:r>
        <w:rPr>
          <w:rFonts w:ascii="Times New Roman" w:eastAsia="Times New Roman" w:hAnsi="Times New Roman" w:cs="Times New Roman"/>
          <w:color w:val="000000"/>
          <w:sz w:val="20"/>
          <w:szCs w:val="20"/>
        </w:rPr>
        <w:t>rawn by software Circos</w:t>
      </w:r>
      <w:ins w:id="104" w:author="Автор" w:date="2026-04-14T01:37:00Z">
        <w:r w:rsidR="004D29BD">
          <w:rPr>
            <w:rFonts w:ascii="Times New Roman" w:eastAsia="Times New Roman" w:hAnsi="Times New Roman" w:cs="Times New Roman"/>
            <w:color w:val="000000"/>
            <w:sz w:val="20"/>
            <w:szCs w:val="20"/>
          </w:rPr>
          <w:t xml:space="preserve"> (add citation)</w:t>
        </w:r>
      </w:ins>
      <w:r>
        <w:rPr>
          <w:rFonts w:ascii="Times New Roman" w:eastAsia="Times New Roman" w:hAnsi="Times New Roman" w:cs="Times New Roman"/>
          <w:color w:val="000000"/>
          <w:sz w:val="20"/>
          <w:szCs w:val="20"/>
        </w:rPr>
        <w:t xml:space="preserve">. The list of interacting pairs see in </w:t>
      </w:r>
      <w:r>
        <w:rPr>
          <w:rFonts w:ascii="Times New Roman" w:eastAsia="Times New Roman" w:hAnsi="Times New Roman" w:cs="Times New Roman"/>
          <w:i/>
          <w:color w:val="000000"/>
          <w:sz w:val="20"/>
          <w:szCs w:val="20"/>
        </w:rPr>
        <w:t>Supplementary Text S1</w:t>
      </w:r>
      <w:r>
        <w:rPr>
          <w:rFonts w:ascii="Times New Roman" w:eastAsia="Times New Roman" w:hAnsi="Times New Roman" w:cs="Times New Roman"/>
          <w:color w:val="000000"/>
          <w:sz w:val="20"/>
          <w:szCs w:val="20"/>
        </w:rPr>
        <w:t>.</w:t>
      </w:r>
    </w:p>
    <w:p w14:paraId="24DF25FB"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479BA69A"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networks (Fig. 3A or D and 4A or D) are consistent with the presence of fitness valleys, although do not demonstrate their existence directly due to the absence of weaker links not captured by the method. The method is conservative, and its accuracy at small epistatic magnitudes is low (Fig. 1). Hence the </w:t>
      </w:r>
      <w:r w:rsidR="009F2839">
        <w:rPr>
          <w:rFonts w:ascii="Times New Roman" w:eastAsia="Times New Roman" w:hAnsi="Times New Roman" w:cs="Times New Roman"/>
          <w:sz w:val="24"/>
          <w:szCs w:val="24"/>
        </w:rPr>
        <w:t xml:space="preserve">epistastic interactions </w:t>
      </w:r>
      <w:r>
        <w:rPr>
          <w:rFonts w:ascii="Times New Roman" w:eastAsia="Times New Roman" w:hAnsi="Times New Roman" w:cs="Times New Roman"/>
          <w:sz w:val="24"/>
          <w:szCs w:val="24"/>
        </w:rPr>
        <w:t>found in Figs. 3 and 4 are the strongest in possible fitness valleys. The difference between the results obtained for pairs I-II and I-III (Figs. 3 and 4, respectively) can be interpreted as two different fitness valleys: one connecting variant group I to group II and another connecting I to III. For sequences sampled from groups II and III, no significant epistatic links are found, indicating the absence of a direct passage between them. The results we obtain are consistent with the existence of several fitness valleys connecting large groups of virus variants.</w:t>
      </w:r>
    </w:p>
    <w:p w14:paraId="45922B5D" w14:textId="29B3F1BC" w:rsidR="0087149A" w:rsidRDefault="0076272C">
      <w:pPr>
        <w:spacing w:after="0" w:line="360" w:lineRule="auto"/>
        <w:ind w:firstLine="709"/>
        <w:jc w:val="both"/>
        <w:rPr>
          <w:ins w:id="105" w:author="Автор" w:date="2026-04-27T21:44:00Z"/>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In Dataset 2, the same procedure was repeated for 12,000 sequences from NCBI Virus database labeled </w:t>
      </w:r>
      <w:r w:rsidR="0078018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B.1 </w:t>
      </w:r>
      <w:r w:rsidR="0078018E">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 xml:space="preserve">B.1.1.7 (Alpha), </w:t>
      </w:r>
      <w:r w:rsidR="0078018E">
        <w:rPr>
          <w:rFonts w:ascii="Times New Roman" w:eastAsia="Times New Roman" w:hAnsi="Times New Roman" w:cs="Times New Roman"/>
          <w:sz w:val="24"/>
          <w:szCs w:val="24"/>
        </w:rPr>
        <w:t>6000</w:t>
      </w:r>
      <w:r>
        <w:rPr>
          <w:rFonts w:ascii="Times New Roman" w:eastAsia="Times New Roman" w:hAnsi="Times New Roman" w:cs="Times New Roman"/>
          <w:sz w:val="24"/>
          <w:szCs w:val="24"/>
        </w:rPr>
        <w:t xml:space="preserve"> for each</w:t>
      </w:r>
      <w:r w:rsidR="0078018E">
        <w:rPr>
          <w:rFonts w:ascii="Times New Roman" w:eastAsia="Times New Roman" w:hAnsi="Times New Roman" w:cs="Times New Roman"/>
          <w:sz w:val="24"/>
          <w:szCs w:val="24"/>
        </w:rPr>
        <w:t xml:space="preserve"> strain</w:t>
      </w:r>
      <w:r>
        <w:rPr>
          <w:rFonts w:ascii="Times New Roman" w:eastAsia="Times New Roman" w:hAnsi="Times New Roman" w:cs="Times New Roman"/>
          <w:sz w:val="24"/>
          <w:szCs w:val="24"/>
        </w:rPr>
        <w:t xml:space="preserve">. </w:t>
      </w:r>
      <w:r w:rsidR="0078018E">
        <w:rPr>
          <w:rFonts w:ascii="Times New Roman" w:eastAsia="Times New Roman" w:hAnsi="Times New Roman" w:cs="Times New Roman"/>
          <w:sz w:val="24"/>
          <w:szCs w:val="24"/>
        </w:rPr>
        <w:t>Geography</w:t>
      </w:r>
      <w:r w:rsidR="003141A2">
        <w:rPr>
          <w:rFonts w:ascii="Times New Roman" w:eastAsia="Times New Roman" w:hAnsi="Times New Roman" w:cs="Times New Roman"/>
          <w:sz w:val="24"/>
          <w:szCs w:val="24"/>
        </w:rPr>
        <w:t xml:space="preserve"> and sampling time </w:t>
      </w:r>
      <w:r w:rsidR="0078018E">
        <w:rPr>
          <w:rFonts w:ascii="Times New Roman" w:eastAsia="Times New Roman" w:hAnsi="Times New Roman" w:cs="Times New Roman"/>
          <w:sz w:val="24"/>
          <w:szCs w:val="24"/>
        </w:rPr>
        <w:t xml:space="preserve">was ignored. </w:t>
      </w:r>
      <w:r>
        <w:rPr>
          <w:rFonts w:ascii="Times New Roman" w:eastAsia="Times New Roman" w:hAnsi="Times New Roman" w:cs="Times New Roman"/>
          <w:sz w:val="24"/>
          <w:szCs w:val="24"/>
        </w:rPr>
        <w:t xml:space="preserve">In Dataset 3, we used 20,000 random sequences from the NCBI Virus database for the </w:t>
      </w:r>
      <w:r w:rsidR="003141A2">
        <w:rPr>
          <w:rFonts w:ascii="Times New Roman" w:eastAsia="Times New Roman" w:hAnsi="Times New Roman" w:cs="Times New Roman"/>
          <w:sz w:val="24"/>
          <w:szCs w:val="24"/>
        </w:rPr>
        <w:t xml:space="preserve">same </w:t>
      </w:r>
      <w:r>
        <w:rPr>
          <w:rFonts w:ascii="Times New Roman" w:eastAsia="Times New Roman" w:hAnsi="Times New Roman" w:cs="Times New Roman"/>
          <w:sz w:val="24"/>
          <w:szCs w:val="24"/>
        </w:rPr>
        <w:t>period</w:t>
      </w:r>
      <w:r w:rsidR="003141A2">
        <w:rPr>
          <w:rFonts w:ascii="Times New Roman" w:eastAsia="Times New Roman" w:hAnsi="Times New Roman" w:cs="Times New Roman"/>
          <w:sz w:val="24"/>
          <w:szCs w:val="24"/>
        </w:rPr>
        <w:t xml:space="preserve"> of one year as Dataset 1,</w:t>
      </w:r>
      <w:r>
        <w:rPr>
          <w:rFonts w:ascii="Times New Roman" w:eastAsia="Times New Roman" w:hAnsi="Times New Roman" w:cs="Times New Roman"/>
          <w:sz w:val="24"/>
          <w:szCs w:val="24"/>
        </w:rPr>
        <w:t xml:space="preserve"> from 09/24/2020 to 09/25/2021. The results for Datasets 2 and 3 are presented in </w:t>
      </w:r>
      <w:r>
        <w:rPr>
          <w:rFonts w:ascii="Times New Roman" w:eastAsia="Times New Roman" w:hAnsi="Times New Roman" w:cs="Times New Roman"/>
          <w:i/>
          <w:sz w:val="24"/>
          <w:szCs w:val="24"/>
        </w:rPr>
        <w:t>Supplement</w:t>
      </w:r>
      <w:r>
        <w:rPr>
          <w:rFonts w:ascii="Times New Roman" w:eastAsia="Times New Roman" w:hAnsi="Times New Roman" w:cs="Times New Roman"/>
          <w:sz w:val="24"/>
          <w:szCs w:val="24"/>
        </w:rPr>
        <w:t xml:space="preserve"> (Figs. S6 and S7). Unlike the case with Dataset 1, mutational spectra obtained for Datasets 2 and 3 do not have a clear separation into distinct sequence groups and are not consistent with fitness valleys. Overall, these results emphasize the importance of equal sampling from world regions </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present in Dataset 1 but not Datasets 2 and 3</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76654D35" w14:textId="12067694" w:rsidR="000B7AE2" w:rsidRDefault="008045FD" w:rsidP="0044739E">
      <w:pPr>
        <w:spacing w:after="0" w:line="360" w:lineRule="auto"/>
        <w:ind w:firstLine="709"/>
        <w:jc w:val="both"/>
        <w:rPr>
          <w:ins w:id="106" w:author="Автор" w:date="2026-04-27T23:22:00Z"/>
          <w:rFonts w:ascii="Times New Roman" w:eastAsia="Times New Roman" w:hAnsi="Times New Roman" w:cs="Times New Roman"/>
          <w:b/>
          <w:sz w:val="24"/>
          <w:szCs w:val="24"/>
        </w:rPr>
      </w:pPr>
      <w:ins w:id="107" w:author="Автор" w:date="2026-04-27T21:45:00Z">
        <w:r>
          <w:rPr>
            <w:rFonts w:ascii="Times New Roman" w:eastAsia="Times New Roman" w:hAnsi="Times New Roman" w:cs="Times New Roman"/>
            <w:b/>
            <w:sz w:val="24"/>
            <w:szCs w:val="24"/>
          </w:rPr>
          <w:t xml:space="preserve">Biological meaning </w:t>
        </w:r>
      </w:ins>
      <w:ins w:id="108" w:author="Автор" w:date="2026-04-27T21:46:00Z">
        <w:r>
          <w:rPr>
            <w:rFonts w:ascii="Times New Roman" w:eastAsia="Times New Roman" w:hAnsi="Times New Roman" w:cs="Times New Roman"/>
            <w:b/>
            <w:sz w:val="24"/>
            <w:szCs w:val="24"/>
          </w:rPr>
          <w:t>under</w:t>
        </w:r>
      </w:ins>
      <w:ins w:id="109" w:author="Автор" w:date="2026-04-27T21:45:00Z">
        <w:r>
          <w:rPr>
            <w:rFonts w:ascii="Times New Roman" w:eastAsia="Times New Roman" w:hAnsi="Times New Roman" w:cs="Times New Roman"/>
            <w:b/>
            <w:sz w:val="24"/>
            <w:szCs w:val="24"/>
          </w:rPr>
          <w:t xml:space="preserve"> found </w:t>
        </w:r>
      </w:ins>
      <w:ins w:id="110" w:author="Автор" w:date="2026-04-27T21:46:00Z">
        <w:r>
          <w:rPr>
            <w:rFonts w:ascii="Times New Roman" w:eastAsia="Times New Roman" w:hAnsi="Times New Roman" w:cs="Times New Roman"/>
            <w:b/>
            <w:sz w:val="24"/>
            <w:szCs w:val="24"/>
          </w:rPr>
          <w:t xml:space="preserve">interacting </w:t>
        </w:r>
      </w:ins>
      <w:ins w:id="111" w:author="Автор" w:date="2026-04-27T21:45:00Z">
        <w:r>
          <w:rPr>
            <w:rFonts w:ascii="Times New Roman" w:eastAsia="Times New Roman" w:hAnsi="Times New Roman" w:cs="Times New Roman"/>
            <w:b/>
            <w:sz w:val="24"/>
            <w:szCs w:val="24"/>
          </w:rPr>
          <w:t>mutations</w:t>
        </w:r>
      </w:ins>
    </w:p>
    <w:p w14:paraId="1CFFC131" w14:textId="1D6A1841" w:rsidR="0044739E" w:rsidRDefault="0044739E" w:rsidP="0044739E">
      <w:pPr>
        <w:spacing w:after="0" w:line="360" w:lineRule="auto"/>
        <w:ind w:firstLine="709"/>
        <w:jc w:val="both"/>
        <w:rPr>
          <w:ins w:id="112" w:author="Автор" w:date="2026-04-28T00:11:00Z"/>
          <w:rFonts w:ascii="Times New Roman" w:eastAsia="Times New Roman" w:hAnsi="Times New Roman" w:cs="Times New Roman"/>
          <w:sz w:val="24"/>
          <w:szCs w:val="24"/>
          <w:lang w:val="ru-RU"/>
        </w:rPr>
      </w:pPr>
      <w:ins w:id="113" w:author="Автор" w:date="2026-04-27T23:23:00Z">
        <w:r>
          <w:rPr>
            <w:rFonts w:ascii="Times New Roman" w:eastAsia="Times New Roman" w:hAnsi="Times New Roman" w:cs="Times New Roman"/>
            <w:sz w:val="24"/>
            <w:szCs w:val="24"/>
            <w:lang w:val="ru-RU"/>
          </w:rPr>
          <w:t>Мутации</w:t>
        </w:r>
        <w:r w:rsidRPr="0044739E">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en-US"/>
          </w:rPr>
          <w:t>E</w:t>
        </w:r>
        <w:r w:rsidRPr="0061035B">
          <w:rPr>
            <w:rFonts w:ascii="Times New Roman" w:eastAsia="Times New Roman" w:hAnsi="Times New Roman" w:cs="Times New Roman"/>
            <w:sz w:val="24"/>
            <w:szCs w:val="24"/>
            <w:lang w:val="ru-RU"/>
            <w:rPrChange w:id="114" w:author="Автор" w:date="2026-04-27T23:23:00Z">
              <w:rPr>
                <w:rFonts w:ascii="Times New Roman" w:eastAsia="Times New Roman" w:hAnsi="Times New Roman" w:cs="Times New Roman"/>
                <w:sz w:val="24"/>
                <w:szCs w:val="24"/>
                <w:lang w:val="en-US"/>
              </w:rPr>
            </w:rPrChange>
          </w:rPr>
          <w:t>484</w:t>
        </w:r>
        <w:r>
          <w:rPr>
            <w:rFonts w:ascii="Times New Roman" w:eastAsia="Times New Roman" w:hAnsi="Times New Roman" w:cs="Times New Roman"/>
            <w:sz w:val="24"/>
            <w:szCs w:val="24"/>
            <w:lang w:val="en-US"/>
          </w:rPr>
          <w:t>K</w:t>
        </w:r>
        <w:r w:rsidRPr="0061035B">
          <w:rPr>
            <w:rFonts w:ascii="Times New Roman" w:eastAsia="Times New Roman" w:hAnsi="Times New Roman" w:cs="Times New Roman"/>
            <w:sz w:val="24"/>
            <w:szCs w:val="24"/>
            <w:lang w:val="ru-RU"/>
            <w:rPrChange w:id="115" w:author="Автор" w:date="2026-04-27T23:23: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ru-RU"/>
          </w:rPr>
          <w:t xml:space="preserve">и </w:t>
        </w:r>
        <w:r>
          <w:rPr>
            <w:rFonts w:ascii="Times New Roman" w:eastAsia="Times New Roman" w:hAnsi="Times New Roman" w:cs="Times New Roman"/>
            <w:sz w:val="24"/>
            <w:szCs w:val="24"/>
            <w:lang w:val="en-US"/>
          </w:rPr>
          <w:t>N</w:t>
        </w:r>
        <w:r w:rsidRPr="0061035B">
          <w:rPr>
            <w:rFonts w:ascii="Times New Roman" w:eastAsia="Times New Roman" w:hAnsi="Times New Roman" w:cs="Times New Roman"/>
            <w:sz w:val="24"/>
            <w:szCs w:val="24"/>
            <w:lang w:val="ru-RU"/>
            <w:rPrChange w:id="116" w:author="Автор" w:date="2026-04-27T23:23:00Z">
              <w:rPr>
                <w:rFonts w:ascii="Times New Roman" w:eastAsia="Times New Roman" w:hAnsi="Times New Roman" w:cs="Times New Roman"/>
                <w:sz w:val="24"/>
                <w:szCs w:val="24"/>
                <w:lang w:val="en-US"/>
              </w:rPr>
            </w:rPrChange>
          </w:rPr>
          <w:t>501</w:t>
        </w:r>
        <w:r>
          <w:rPr>
            <w:rFonts w:ascii="Times New Roman" w:eastAsia="Times New Roman" w:hAnsi="Times New Roman" w:cs="Times New Roman"/>
            <w:sz w:val="24"/>
            <w:szCs w:val="24"/>
            <w:lang w:val="en-US"/>
          </w:rPr>
          <w:t>Y</w:t>
        </w:r>
        <w:r w:rsidRPr="0061035B">
          <w:rPr>
            <w:rFonts w:ascii="Times New Roman" w:eastAsia="Times New Roman" w:hAnsi="Times New Roman" w:cs="Times New Roman"/>
            <w:sz w:val="24"/>
            <w:szCs w:val="24"/>
            <w:lang w:val="ru-RU"/>
            <w:rPrChange w:id="117" w:author="Автор" w:date="2026-04-27T23:23:00Z">
              <w:rPr>
                <w:rFonts w:ascii="Times New Roman" w:eastAsia="Times New Roman" w:hAnsi="Times New Roman" w:cs="Times New Roman"/>
                <w:sz w:val="24"/>
                <w:szCs w:val="24"/>
                <w:lang w:val="en-US"/>
              </w:rPr>
            </w:rPrChange>
          </w:rPr>
          <w:t xml:space="preserve"> </w:t>
        </w:r>
      </w:ins>
      <w:ins w:id="118" w:author="Автор" w:date="2026-04-27T23:27:00Z">
        <w:r>
          <w:rPr>
            <w:rFonts w:ascii="Times New Roman" w:eastAsia="Times New Roman" w:hAnsi="Times New Roman" w:cs="Times New Roman"/>
            <w:sz w:val="24"/>
            <w:szCs w:val="24"/>
            <w:lang w:val="ru-RU"/>
          </w:rPr>
          <w:t xml:space="preserve">хорощо </w:t>
        </w:r>
      </w:ins>
      <w:ins w:id="119" w:author="Автор" w:date="2026-04-27T23:23:00Z">
        <w:r>
          <w:rPr>
            <w:rFonts w:ascii="Times New Roman" w:eastAsia="Times New Roman" w:hAnsi="Times New Roman" w:cs="Times New Roman"/>
            <w:sz w:val="24"/>
            <w:szCs w:val="24"/>
            <w:lang w:val="ru-RU"/>
          </w:rPr>
          <w:t>изветсны</w:t>
        </w:r>
      </w:ins>
      <w:ins w:id="120" w:author="Автор" w:date="2026-04-27T23:27:00Z">
        <w:r>
          <w:rPr>
            <w:rFonts w:ascii="Times New Roman" w:eastAsia="Times New Roman" w:hAnsi="Times New Roman" w:cs="Times New Roman"/>
            <w:sz w:val="24"/>
            <w:szCs w:val="24"/>
            <w:lang w:val="ru-RU"/>
          </w:rPr>
          <w:t xml:space="preserve">е мутации </w:t>
        </w:r>
        <w:r>
          <w:rPr>
            <w:rFonts w:ascii="Times New Roman" w:eastAsia="Times New Roman" w:hAnsi="Times New Roman" w:cs="Times New Roman"/>
            <w:sz w:val="24"/>
            <w:szCs w:val="24"/>
            <w:lang w:val="en-US"/>
          </w:rPr>
          <w:t>RBD</w:t>
        </w:r>
        <w:r w:rsidRPr="0061035B">
          <w:rPr>
            <w:rFonts w:ascii="Times New Roman" w:eastAsia="Times New Roman" w:hAnsi="Times New Roman" w:cs="Times New Roman"/>
            <w:sz w:val="24"/>
            <w:szCs w:val="24"/>
            <w:lang w:val="ru-RU"/>
            <w:rPrChange w:id="121" w:author="Автор" w:date="2026-04-27T23:27: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ru-RU"/>
          </w:rPr>
          <w:t>коронавируса, перв</w:t>
        </w:r>
      </w:ins>
      <w:ins w:id="122" w:author="Автор" w:date="2026-04-27T23:28:00Z">
        <w:r>
          <w:rPr>
            <w:rFonts w:ascii="Times New Roman" w:eastAsia="Times New Roman" w:hAnsi="Times New Roman" w:cs="Times New Roman"/>
            <w:sz w:val="24"/>
            <w:szCs w:val="24"/>
            <w:lang w:val="ru-RU"/>
          </w:rPr>
          <w:t>ая ответственна за антигенный побег и способна умен</w:t>
        </w:r>
      </w:ins>
      <w:ins w:id="123" w:author="Автор" w:date="2026-04-27T23:29:00Z">
        <w:r>
          <w:rPr>
            <w:rFonts w:ascii="Times New Roman" w:eastAsia="Times New Roman" w:hAnsi="Times New Roman" w:cs="Times New Roman"/>
            <w:sz w:val="24"/>
            <w:szCs w:val="24"/>
            <w:lang w:val="ru-RU"/>
          </w:rPr>
          <w:t xml:space="preserve">ьшать </w:t>
        </w:r>
      </w:ins>
      <w:ins w:id="124" w:author="Автор" w:date="2026-04-27T23:33:00Z">
        <w:r w:rsidR="00B50B5F">
          <w:rPr>
            <w:rFonts w:ascii="Times New Roman" w:eastAsia="Times New Roman" w:hAnsi="Times New Roman" w:cs="Times New Roman"/>
            <w:sz w:val="24"/>
            <w:szCs w:val="24"/>
            <w:lang w:val="ru-RU"/>
          </w:rPr>
          <w:t xml:space="preserve">аффинность </w:t>
        </w:r>
      </w:ins>
      <w:ins w:id="125" w:author="Автор" w:date="2026-04-27T23:34:00Z">
        <w:r w:rsidR="00B50B5F">
          <w:rPr>
            <w:rFonts w:ascii="Times New Roman" w:eastAsia="Times New Roman" w:hAnsi="Times New Roman" w:cs="Times New Roman"/>
            <w:sz w:val="24"/>
            <w:szCs w:val="24"/>
            <w:lang w:val="ru-RU"/>
          </w:rPr>
          <w:t>выработанных</w:t>
        </w:r>
      </w:ins>
      <w:ins w:id="126" w:author="Автор" w:date="2026-04-27T23:33:00Z">
        <w:r w:rsidR="00B50B5F">
          <w:rPr>
            <w:rFonts w:ascii="Times New Roman" w:eastAsia="Times New Roman" w:hAnsi="Times New Roman" w:cs="Times New Roman"/>
            <w:sz w:val="24"/>
            <w:szCs w:val="24"/>
            <w:lang w:val="ru-RU"/>
          </w:rPr>
          <w:t xml:space="preserve"> на </w:t>
        </w:r>
      </w:ins>
      <w:ins w:id="127" w:author="Автор" w:date="2026-04-27T23:34:00Z">
        <w:r w:rsidR="00B50B5F">
          <w:rPr>
            <w:rFonts w:ascii="Times New Roman" w:eastAsia="Times New Roman" w:hAnsi="Times New Roman" w:cs="Times New Roman"/>
            <w:sz w:val="24"/>
            <w:szCs w:val="24"/>
            <w:lang w:val="ru-RU"/>
          </w:rPr>
          <w:t xml:space="preserve">более ранние штаммы </w:t>
        </w:r>
      </w:ins>
      <w:ins w:id="128" w:author="Автор" w:date="2026-04-27T23:29:00Z">
        <w:r>
          <w:rPr>
            <w:rFonts w:ascii="Times New Roman" w:eastAsia="Times New Roman" w:hAnsi="Times New Roman" w:cs="Times New Roman"/>
            <w:sz w:val="24"/>
            <w:szCs w:val="24"/>
            <w:lang w:val="ru-RU"/>
          </w:rPr>
          <w:t>антител</w:t>
        </w:r>
      </w:ins>
      <w:ins w:id="129" w:author="Автор" w:date="2026-04-27T23:34:00Z">
        <w:r w:rsidR="00B50B5F">
          <w:rPr>
            <w:rFonts w:ascii="Times New Roman" w:eastAsia="Times New Roman" w:hAnsi="Times New Roman" w:cs="Times New Roman"/>
            <w:sz w:val="24"/>
            <w:szCs w:val="24"/>
            <w:lang w:val="ru-RU"/>
          </w:rPr>
          <w:t xml:space="preserve"> в десятки раз</w:t>
        </w:r>
      </w:ins>
      <w:ins w:id="130" w:author="Автор" w:date="2026-04-27T23:29:00Z">
        <w:r>
          <w:rPr>
            <w:rFonts w:ascii="Times New Roman" w:eastAsia="Times New Roman" w:hAnsi="Times New Roman" w:cs="Times New Roman"/>
            <w:sz w:val="24"/>
            <w:szCs w:val="24"/>
            <w:lang w:val="ru-RU"/>
          </w:rPr>
          <w:t xml:space="preserve">, вторая же улучшает связывание </w:t>
        </w:r>
      </w:ins>
      <w:ins w:id="131" w:author="Автор" w:date="2026-04-27T23:30:00Z">
        <w:r>
          <w:rPr>
            <w:rFonts w:ascii="Times New Roman" w:eastAsia="Times New Roman" w:hAnsi="Times New Roman" w:cs="Times New Roman"/>
            <w:sz w:val="24"/>
            <w:szCs w:val="24"/>
            <w:lang w:val="ru-RU"/>
          </w:rPr>
          <w:t xml:space="preserve">коронавируса с человеческим рецептором </w:t>
        </w:r>
        <w:r>
          <w:rPr>
            <w:rFonts w:ascii="Times New Roman" w:eastAsia="Times New Roman" w:hAnsi="Times New Roman" w:cs="Times New Roman"/>
            <w:sz w:val="24"/>
            <w:szCs w:val="24"/>
            <w:lang w:val="en-US"/>
          </w:rPr>
          <w:t>ACE</w:t>
        </w:r>
        <w:r w:rsidRPr="0061035B">
          <w:rPr>
            <w:rFonts w:ascii="Times New Roman" w:eastAsia="Times New Roman" w:hAnsi="Times New Roman" w:cs="Times New Roman"/>
            <w:sz w:val="24"/>
            <w:szCs w:val="24"/>
            <w:lang w:val="ru-RU"/>
            <w:rPrChange w:id="132" w:author="Автор" w:date="2026-04-27T23:30:00Z">
              <w:rPr>
                <w:rFonts w:ascii="Times New Roman" w:eastAsia="Times New Roman" w:hAnsi="Times New Roman" w:cs="Times New Roman"/>
                <w:sz w:val="24"/>
                <w:szCs w:val="24"/>
                <w:lang w:val="en-US"/>
              </w:rPr>
            </w:rPrChange>
          </w:rPr>
          <w:t>2</w:t>
        </w:r>
      </w:ins>
      <w:ins w:id="133" w:author="Автор" w:date="2026-04-27T23:31:00Z">
        <w:r w:rsidRPr="0061035B">
          <w:rPr>
            <w:rFonts w:ascii="Times New Roman" w:eastAsia="Times New Roman" w:hAnsi="Times New Roman" w:cs="Times New Roman"/>
            <w:sz w:val="24"/>
            <w:szCs w:val="24"/>
            <w:lang w:val="ru-RU"/>
            <w:rPrChange w:id="134" w:author="Автор" w:date="2026-04-27T23:31: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ru-RU"/>
          </w:rPr>
          <w:t xml:space="preserve">и увеличивает репликацию вируса в </w:t>
        </w:r>
      </w:ins>
      <w:ins w:id="135" w:author="Автор" w:date="2026-04-27T23:32:00Z">
        <w:r>
          <w:rPr>
            <w:rFonts w:ascii="Times New Roman" w:eastAsia="Times New Roman" w:hAnsi="Times New Roman" w:cs="Times New Roman"/>
            <w:sz w:val="24"/>
            <w:szCs w:val="24"/>
            <w:lang w:val="ru-RU"/>
          </w:rPr>
          <w:t xml:space="preserve">клетках </w:t>
        </w:r>
      </w:ins>
      <w:ins w:id="136" w:author="Автор" w:date="2026-04-27T23:31:00Z">
        <w:r>
          <w:rPr>
            <w:rFonts w:ascii="Times New Roman" w:eastAsia="Times New Roman" w:hAnsi="Times New Roman" w:cs="Times New Roman"/>
            <w:sz w:val="24"/>
            <w:szCs w:val="24"/>
            <w:lang w:val="ru-RU"/>
          </w:rPr>
          <w:t>вер</w:t>
        </w:r>
      </w:ins>
      <w:ins w:id="137" w:author="Автор" w:date="2026-04-27T23:32:00Z">
        <w:r>
          <w:rPr>
            <w:rFonts w:ascii="Times New Roman" w:eastAsia="Times New Roman" w:hAnsi="Times New Roman" w:cs="Times New Roman"/>
            <w:sz w:val="24"/>
            <w:szCs w:val="24"/>
            <w:lang w:val="ru-RU"/>
          </w:rPr>
          <w:t>хних дыхательных путей.</w:t>
        </w:r>
      </w:ins>
      <w:ins w:id="138" w:author="Автор" w:date="2026-04-27T23:53:00Z">
        <w:r w:rsidR="00741951">
          <w:rPr>
            <w:rFonts w:ascii="Times New Roman" w:eastAsia="Times New Roman" w:hAnsi="Times New Roman" w:cs="Times New Roman"/>
            <w:sz w:val="24"/>
            <w:szCs w:val="24"/>
            <w:lang w:val="ru-RU"/>
          </w:rPr>
          <w:t>(</w:t>
        </w:r>
      </w:ins>
      <w:ins w:id="139" w:author="Автор" w:date="2026-04-27T23:54:00Z">
        <w:r w:rsidR="00F23ADF" w:rsidRPr="0061035B">
          <w:rPr>
            <w:lang w:val="ru-RU"/>
            <w:rPrChange w:id="140" w:author="Автор" w:date="2026-04-27T23:54:00Z">
              <w:rPr/>
            </w:rPrChange>
          </w:rPr>
          <w:t xml:space="preserve"> </w:t>
        </w:r>
        <w:r w:rsidR="00F23ADF" w:rsidRPr="00F23ADF">
          <w:rPr>
            <w:rFonts w:ascii="Times New Roman" w:eastAsia="Times New Roman" w:hAnsi="Times New Roman" w:cs="Times New Roman"/>
            <w:sz w:val="24"/>
            <w:szCs w:val="24"/>
            <w:lang w:val="ru-RU"/>
          </w:rPr>
          <w:t>https://doi.org/10.1038/s41576-021-00408-x</w:t>
        </w:r>
      </w:ins>
      <w:ins w:id="141" w:author="Автор" w:date="2026-04-27T23:53:00Z">
        <w:r w:rsidR="00741951">
          <w:rPr>
            <w:rFonts w:ascii="Times New Roman" w:eastAsia="Times New Roman" w:hAnsi="Times New Roman" w:cs="Times New Roman"/>
            <w:sz w:val="24"/>
            <w:szCs w:val="24"/>
            <w:lang w:val="ru-RU"/>
          </w:rPr>
          <w:t>)</w:t>
        </w:r>
      </w:ins>
      <w:ins w:id="142" w:author="Автор" w:date="2026-04-27T23:45:00Z">
        <w:r w:rsidR="00741951">
          <w:rPr>
            <w:rFonts w:ascii="Times New Roman" w:eastAsia="Times New Roman" w:hAnsi="Times New Roman" w:cs="Times New Roman"/>
            <w:sz w:val="24"/>
            <w:szCs w:val="24"/>
            <w:lang w:val="ru-RU"/>
          </w:rPr>
          <w:t xml:space="preserve"> </w:t>
        </w:r>
        <w:r w:rsidR="00741951">
          <w:rPr>
            <w:rFonts w:ascii="Times New Roman" w:eastAsia="Times New Roman" w:hAnsi="Times New Roman" w:cs="Times New Roman"/>
            <w:sz w:val="24"/>
            <w:szCs w:val="24"/>
            <w:lang w:val="en-US"/>
          </w:rPr>
          <w:t>P</w:t>
        </w:r>
        <w:r w:rsidR="00741951" w:rsidRPr="0061035B">
          <w:rPr>
            <w:rFonts w:ascii="Times New Roman" w:eastAsia="Times New Roman" w:hAnsi="Times New Roman" w:cs="Times New Roman"/>
            <w:sz w:val="24"/>
            <w:szCs w:val="24"/>
            <w:lang w:val="ru-RU"/>
            <w:rPrChange w:id="143" w:author="Автор" w:date="2026-04-27T23:46:00Z">
              <w:rPr>
                <w:rFonts w:ascii="Times New Roman" w:eastAsia="Times New Roman" w:hAnsi="Times New Roman" w:cs="Times New Roman"/>
                <w:sz w:val="24"/>
                <w:szCs w:val="24"/>
                <w:lang w:val="en-US"/>
              </w:rPr>
            </w:rPrChange>
          </w:rPr>
          <w:t>681</w:t>
        </w:r>
        <w:r w:rsidR="00741951">
          <w:rPr>
            <w:rFonts w:ascii="Times New Roman" w:eastAsia="Times New Roman" w:hAnsi="Times New Roman" w:cs="Times New Roman"/>
            <w:sz w:val="24"/>
            <w:szCs w:val="24"/>
            <w:lang w:val="en-US"/>
          </w:rPr>
          <w:t>H</w:t>
        </w:r>
        <w:r w:rsidR="00741951" w:rsidRPr="0061035B">
          <w:rPr>
            <w:rFonts w:ascii="Times New Roman" w:eastAsia="Times New Roman" w:hAnsi="Times New Roman" w:cs="Times New Roman"/>
            <w:sz w:val="24"/>
            <w:szCs w:val="24"/>
            <w:lang w:val="ru-RU"/>
            <w:rPrChange w:id="144" w:author="Автор" w:date="2026-04-27T23:46:00Z">
              <w:rPr>
                <w:rFonts w:ascii="Times New Roman" w:eastAsia="Times New Roman" w:hAnsi="Times New Roman" w:cs="Times New Roman"/>
                <w:sz w:val="24"/>
                <w:szCs w:val="24"/>
                <w:lang w:val="en-US"/>
              </w:rPr>
            </w:rPrChange>
          </w:rPr>
          <w:t xml:space="preserve"> </w:t>
        </w:r>
        <w:r w:rsidR="00741951">
          <w:rPr>
            <w:rFonts w:ascii="Times New Roman" w:eastAsia="Times New Roman" w:hAnsi="Times New Roman" w:cs="Times New Roman"/>
            <w:sz w:val="24"/>
            <w:szCs w:val="24"/>
            <w:lang w:val="ru-RU"/>
          </w:rPr>
          <w:t>и</w:t>
        </w:r>
        <w:r w:rsidR="00741951" w:rsidRPr="00741951">
          <w:rPr>
            <w:rFonts w:ascii="Times New Roman" w:eastAsia="Times New Roman" w:hAnsi="Times New Roman" w:cs="Times New Roman"/>
            <w:sz w:val="24"/>
            <w:szCs w:val="24"/>
            <w:lang w:val="ru-RU"/>
          </w:rPr>
          <w:t xml:space="preserve"> </w:t>
        </w:r>
        <w:r w:rsidR="00741951">
          <w:rPr>
            <w:rFonts w:ascii="Times New Roman" w:eastAsia="Times New Roman" w:hAnsi="Times New Roman" w:cs="Times New Roman"/>
            <w:sz w:val="24"/>
            <w:szCs w:val="24"/>
            <w:lang w:val="en-US"/>
          </w:rPr>
          <w:t>P</w:t>
        </w:r>
        <w:r w:rsidR="00741951" w:rsidRPr="0061035B">
          <w:rPr>
            <w:rFonts w:ascii="Times New Roman" w:eastAsia="Times New Roman" w:hAnsi="Times New Roman" w:cs="Times New Roman"/>
            <w:sz w:val="24"/>
            <w:szCs w:val="24"/>
            <w:lang w:val="ru-RU"/>
            <w:rPrChange w:id="145" w:author="Автор" w:date="2026-04-27T23:46:00Z">
              <w:rPr>
                <w:rFonts w:ascii="Times New Roman" w:eastAsia="Times New Roman" w:hAnsi="Times New Roman" w:cs="Times New Roman"/>
                <w:sz w:val="24"/>
                <w:szCs w:val="24"/>
                <w:lang w:val="en-US"/>
              </w:rPr>
            </w:rPrChange>
          </w:rPr>
          <w:t>681</w:t>
        </w:r>
        <w:r w:rsidR="00741951">
          <w:rPr>
            <w:rFonts w:ascii="Times New Roman" w:eastAsia="Times New Roman" w:hAnsi="Times New Roman" w:cs="Times New Roman"/>
            <w:sz w:val="24"/>
            <w:szCs w:val="24"/>
            <w:lang w:val="en-US"/>
          </w:rPr>
          <w:t>R</w:t>
        </w:r>
        <w:r w:rsidR="00741951" w:rsidRPr="0061035B">
          <w:rPr>
            <w:rFonts w:ascii="Times New Roman" w:eastAsia="Times New Roman" w:hAnsi="Times New Roman" w:cs="Times New Roman"/>
            <w:sz w:val="24"/>
            <w:szCs w:val="24"/>
            <w:lang w:val="ru-RU"/>
            <w:rPrChange w:id="146" w:author="Автор" w:date="2026-04-27T23:46:00Z">
              <w:rPr>
                <w:rFonts w:ascii="Times New Roman" w:eastAsia="Times New Roman" w:hAnsi="Times New Roman" w:cs="Times New Roman"/>
                <w:sz w:val="24"/>
                <w:szCs w:val="24"/>
                <w:lang w:val="en-US"/>
              </w:rPr>
            </w:rPrChange>
          </w:rPr>
          <w:t xml:space="preserve"> </w:t>
        </w:r>
        <w:r w:rsidR="00741951">
          <w:rPr>
            <w:rFonts w:ascii="Times New Roman" w:eastAsia="Times New Roman" w:hAnsi="Times New Roman" w:cs="Times New Roman"/>
            <w:sz w:val="24"/>
            <w:szCs w:val="24"/>
            <w:lang w:val="ru-RU"/>
          </w:rPr>
          <w:t>чаще</w:t>
        </w:r>
        <w:r w:rsidR="00741951" w:rsidRPr="00741951">
          <w:rPr>
            <w:rFonts w:ascii="Times New Roman" w:eastAsia="Times New Roman" w:hAnsi="Times New Roman" w:cs="Times New Roman"/>
            <w:sz w:val="24"/>
            <w:szCs w:val="24"/>
            <w:lang w:val="ru-RU"/>
          </w:rPr>
          <w:t xml:space="preserve"> </w:t>
        </w:r>
        <w:r w:rsidR="00741951">
          <w:rPr>
            <w:rFonts w:ascii="Times New Roman" w:eastAsia="Times New Roman" w:hAnsi="Times New Roman" w:cs="Times New Roman"/>
            <w:sz w:val="24"/>
            <w:szCs w:val="24"/>
            <w:lang w:val="ru-RU"/>
          </w:rPr>
          <w:t>всего</w:t>
        </w:r>
        <w:r w:rsidR="00741951" w:rsidRPr="00741951">
          <w:rPr>
            <w:rFonts w:ascii="Times New Roman" w:eastAsia="Times New Roman" w:hAnsi="Times New Roman" w:cs="Times New Roman"/>
            <w:sz w:val="24"/>
            <w:szCs w:val="24"/>
            <w:lang w:val="ru-RU"/>
          </w:rPr>
          <w:t xml:space="preserve"> </w:t>
        </w:r>
      </w:ins>
      <w:ins w:id="147" w:author="Автор" w:date="2026-04-27T23:46:00Z">
        <w:r w:rsidR="00741951">
          <w:rPr>
            <w:rFonts w:ascii="Times New Roman" w:eastAsia="Times New Roman" w:hAnsi="Times New Roman" w:cs="Times New Roman"/>
            <w:sz w:val="24"/>
            <w:szCs w:val="24"/>
            <w:lang w:val="ru-RU"/>
          </w:rPr>
          <w:t>находимые в вариантах альфа и дельта</w:t>
        </w:r>
      </w:ins>
      <w:ins w:id="148" w:author="Автор" w:date="2026-04-27T23:47:00Z">
        <w:r w:rsidR="00741951">
          <w:rPr>
            <w:rFonts w:ascii="Times New Roman" w:eastAsia="Times New Roman" w:hAnsi="Times New Roman" w:cs="Times New Roman"/>
            <w:sz w:val="24"/>
            <w:szCs w:val="24"/>
            <w:lang w:val="ru-RU"/>
          </w:rPr>
          <w:t xml:space="preserve"> </w:t>
        </w:r>
      </w:ins>
      <w:ins w:id="149" w:author="Автор" w:date="2026-04-27T23:46:00Z">
        <w:r w:rsidR="00741951">
          <w:rPr>
            <w:rFonts w:ascii="Times New Roman" w:eastAsia="Times New Roman" w:hAnsi="Times New Roman" w:cs="Times New Roman"/>
            <w:sz w:val="24"/>
            <w:szCs w:val="24"/>
            <w:lang w:val="ru-RU"/>
          </w:rPr>
          <w:t>соответственно</w:t>
        </w:r>
      </w:ins>
      <w:ins w:id="150" w:author="Автор" w:date="2026-04-27T23:47:00Z">
        <w:r w:rsidR="00741951">
          <w:rPr>
            <w:rFonts w:ascii="Times New Roman" w:eastAsia="Times New Roman" w:hAnsi="Times New Roman" w:cs="Times New Roman"/>
            <w:sz w:val="24"/>
            <w:szCs w:val="24"/>
            <w:lang w:val="ru-RU"/>
          </w:rPr>
          <w:t xml:space="preserve">, находясь в районе </w:t>
        </w:r>
        <w:r w:rsidR="00741951" w:rsidRPr="00741951">
          <w:rPr>
            <w:rFonts w:ascii="Times New Roman" w:eastAsia="Times New Roman" w:hAnsi="Times New Roman" w:cs="Times New Roman"/>
            <w:sz w:val="24"/>
            <w:szCs w:val="24"/>
            <w:lang w:val="ru-RU"/>
          </w:rPr>
          <w:t>furin cleavage</w:t>
        </w:r>
      </w:ins>
      <w:ins w:id="151" w:author="Автор" w:date="2026-04-27T23:46:00Z">
        <w:r w:rsidR="00741951">
          <w:rPr>
            <w:rFonts w:ascii="Times New Roman" w:eastAsia="Times New Roman" w:hAnsi="Times New Roman" w:cs="Times New Roman"/>
            <w:sz w:val="24"/>
            <w:szCs w:val="24"/>
            <w:lang w:val="ru-RU"/>
          </w:rPr>
          <w:t xml:space="preserve"> </w:t>
        </w:r>
      </w:ins>
      <w:ins w:id="152" w:author="Автор" w:date="2026-04-27T23:48:00Z">
        <w:r w:rsidR="00741951">
          <w:rPr>
            <w:rFonts w:ascii="Times New Roman" w:eastAsia="Times New Roman" w:hAnsi="Times New Roman" w:cs="Times New Roman"/>
            <w:sz w:val="24"/>
            <w:szCs w:val="24"/>
            <w:lang w:val="ru-RU"/>
          </w:rPr>
          <w:t>и за счёт смены заряда АК на более полож</w:t>
        </w:r>
      </w:ins>
      <w:ins w:id="153" w:author="Автор" w:date="2026-04-27T23:49:00Z">
        <w:r w:rsidR="00741951">
          <w:rPr>
            <w:rFonts w:ascii="Times New Roman" w:eastAsia="Times New Roman" w:hAnsi="Times New Roman" w:cs="Times New Roman"/>
            <w:sz w:val="24"/>
            <w:szCs w:val="24"/>
            <w:lang w:val="ru-RU"/>
          </w:rPr>
          <w:t xml:space="preserve">ительный </w:t>
        </w:r>
      </w:ins>
      <w:ins w:id="154" w:author="Автор" w:date="2026-04-27T23:46:00Z">
        <w:r w:rsidR="00741951">
          <w:rPr>
            <w:rFonts w:ascii="Times New Roman" w:eastAsia="Times New Roman" w:hAnsi="Times New Roman" w:cs="Times New Roman"/>
            <w:sz w:val="24"/>
            <w:szCs w:val="24"/>
            <w:lang w:val="ru-RU"/>
          </w:rPr>
          <w:t xml:space="preserve">скорее всего </w:t>
        </w:r>
      </w:ins>
      <w:ins w:id="155" w:author="Автор" w:date="2026-04-27T23:49:00Z">
        <w:r w:rsidR="00741951">
          <w:rPr>
            <w:rFonts w:ascii="Times New Roman" w:eastAsia="Times New Roman" w:hAnsi="Times New Roman" w:cs="Times New Roman"/>
            <w:sz w:val="24"/>
            <w:szCs w:val="24"/>
            <w:lang w:val="ru-RU"/>
          </w:rPr>
          <w:t xml:space="preserve">влияют на </w:t>
        </w:r>
        <w:r w:rsidR="00741951">
          <w:rPr>
            <w:rFonts w:ascii="Times New Roman" w:eastAsia="Times New Roman" w:hAnsi="Times New Roman" w:cs="Times New Roman"/>
            <w:sz w:val="24"/>
            <w:szCs w:val="24"/>
            <w:lang w:val="en-US"/>
          </w:rPr>
          <w:t>tropism</w:t>
        </w:r>
        <w:r w:rsidR="00741951" w:rsidRPr="0061035B">
          <w:rPr>
            <w:rFonts w:ascii="Times New Roman" w:eastAsia="Times New Roman" w:hAnsi="Times New Roman" w:cs="Times New Roman"/>
            <w:sz w:val="24"/>
            <w:szCs w:val="24"/>
            <w:lang w:val="ru-RU"/>
            <w:rPrChange w:id="156" w:author="Автор" w:date="2026-04-27T23:49:00Z">
              <w:rPr>
                <w:rFonts w:ascii="Times New Roman" w:eastAsia="Times New Roman" w:hAnsi="Times New Roman" w:cs="Times New Roman"/>
                <w:sz w:val="24"/>
                <w:szCs w:val="24"/>
                <w:lang w:val="en-US"/>
              </w:rPr>
            </w:rPrChange>
          </w:rPr>
          <w:t xml:space="preserve"> </w:t>
        </w:r>
        <w:r w:rsidR="00741951">
          <w:rPr>
            <w:rFonts w:ascii="Times New Roman" w:eastAsia="Times New Roman" w:hAnsi="Times New Roman" w:cs="Times New Roman"/>
            <w:sz w:val="24"/>
            <w:szCs w:val="24"/>
            <w:lang w:val="ru-RU"/>
          </w:rPr>
          <w:t xml:space="preserve">посредством увеличения </w:t>
        </w:r>
      </w:ins>
      <w:ins w:id="157" w:author="Автор" w:date="2026-04-27T23:50:00Z">
        <w:r w:rsidR="00741951" w:rsidRPr="00741951">
          <w:rPr>
            <w:rFonts w:ascii="Times New Roman" w:eastAsia="Times New Roman" w:hAnsi="Times New Roman" w:cs="Times New Roman"/>
            <w:sz w:val="24"/>
            <w:szCs w:val="24"/>
            <w:lang w:val="ru-RU"/>
          </w:rPr>
          <w:t>S1/S2 cleavage</w:t>
        </w:r>
      </w:ins>
      <w:ins w:id="158" w:author="Автор" w:date="2026-04-27T23:51:00Z">
        <w:r w:rsidR="00741951">
          <w:rPr>
            <w:rFonts w:ascii="Times New Roman" w:eastAsia="Times New Roman" w:hAnsi="Times New Roman" w:cs="Times New Roman"/>
            <w:sz w:val="24"/>
            <w:szCs w:val="24"/>
            <w:lang w:val="ru-RU"/>
          </w:rPr>
          <w:t xml:space="preserve"> </w:t>
        </w:r>
      </w:ins>
      <w:ins w:id="159" w:author="Автор" w:date="2026-04-27T23:50:00Z">
        <w:r w:rsidR="00741951" w:rsidRPr="00741951">
          <w:rPr>
            <w:rFonts w:ascii="Times New Roman" w:eastAsia="Times New Roman" w:hAnsi="Times New Roman" w:cs="Times New Roman"/>
            <w:sz w:val="24"/>
            <w:szCs w:val="24"/>
            <w:lang w:val="ru-RU"/>
          </w:rPr>
          <w:t>in human airway epithelial cells</w:t>
        </w:r>
      </w:ins>
      <w:ins w:id="160" w:author="Автор" w:date="2026-04-27T23:51:00Z">
        <w:r w:rsidR="00741951">
          <w:rPr>
            <w:rFonts w:ascii="Times New Roman" w:eastAsia="Times New Roman" w:hAnsi="Times New Roman" w:cs="Times New Roman"/>
            <w:sz w:val="24"/>
            <w:szCs w:val="24"/>
            <w:lang w:val="ru-RU"/>
          </w:rPr>
          <w:t>(</w:t>
        </w:r>
      </w:ins>
      <w:ins w:id="161" w:author="Автор" w:date="2026-04-27T23:52:00Z">
        <w:r w:rsidR="00741951">
          <w:t>Johnson</w:t>
        </w:r>
        <w:r w:rsidR="00741951" w:rsidRPr="0061035B">
          <w:rPr>
            <w:lang w:val="ru-RU"/>
            <w:rPrChange w:id="162" w:author="Автор" w:date="2026-04-27T23:52:00Z">
              <w:rPr/>
            </w:rPrChange>
          </w:rPr>
          <w:t xml:space="preserve">, </w:t>
        </w:r>
        <w:r w:rsidR="00741951">
          <w:t>B</w:t>
        </w:r>
        <w:r w:rsidR="00741951" w:rsidRPr="0061035B">
          <w:rPr>
            <w:lang w:val="ru-RU"/>
            <w:rPrChange w:id="163" w:author="Автор" w:date="2026-04-27T23:52:00Z">
              <w:rPr/>
            </w:rPrChange>
          </w:rPr>
          <w:t xml:space="preserve">. </w:t>
        </w:r>
        <w:r w:rsidR="00741951">
          <w:t>A</w:t>
        </w:r>
        <w:r w:rsidR="00741951" w:rsidRPr="0061035B">
          <w:rPr>
            <w:lang w:val="ru-RU"/>
            <w:rPrChange w:id="164" w:author="Автор" w:date="2026-04-27T23:52:00Z">
              <w:rPr/>
            </w:rPrChange>
          </w:rPr>
          <w:t xml:space="preserve">. </w:t>
        </w:r>
        <w:r w:rsidR="00741951">
          <w:t>et al</w:t>
        </w:r>
        <w:r w:rsidR="00741951" w:rsidRPr="0061035B">
          <w:rPr>
            <w:lang w:val="ru-RU"/>
            <w:rPrChange w:id="165" w:author="Автор" w:date="2026-04-27T23:52:00Z">
              <w:rPr/>
            </w:rPrChange>
          </w:rPr>
          <w:t xml:space="preserve">. </w:t>
        </w:r>
        <w:r w:rsidR="00741951">
          <w:t>Loss of furin cleavage site attenuates SARS-CoV-2 pathogenesis. Nature 591, 293–299 (2021).</w:t>
        </w:r>
      </w:ins>
      <w:ins w:id="166" w:author="Автор" w:date="2026-04-27T23:51:00Z">
        <w:r w:rsidR="00741951" w:rsidRPr="0061035B">
          <w:rPr>
            <w:rFonts w:ascii="Times New Roman" w:eastAsia="Times New Roman" w:hAnsi="Times New Roman" w:cs="Times New Roman"/>
            <w:sz w:val="24"/>
            <w:szCs w:val="24"/>
            <w:lang w:val="en-US"/>
            <w:rPrChange w:id="167" w:author="Автор" w:date="2026-04-27T23:52:00Z">
              <w:rPr>
                <w:rFonts w:ascii="Times New Roman" w:eastAsia="Times New Roman" w:hAnsi="Times New Roman" w:cs="Times New Roman"/>
                <w:sz w:val="24"/>
                <w:szCs w:val="24"/>
                <w:lang w:val="ru-RU"/>
              </w:rPr>
            </w:rPrChange>
          </w:rPr>
          <w:t>)</w:t>
        </w:r>
      </w:ins>
      <w:ins w:id="168" w:author="Автор" w:date="2026-04-27T23:55:00Z">
        <w:r w:rsidR="00F23ADF">
          <w:rPr>
            <w:rFonts w:ascii="Times New Roman" w:eastAsia="Times New Roman" w:hAnsi="Times New Roman" w:cs="Times New Roman"/>
            <w:sz w:val="24"/>
            <w:szCs w:val="24"/>
            <w:lang w:val="en-US"/>
          </w:rPr>
          <w:t>. D</w:t>
        </w:r>
        <w:r w:rsidR="00F23ADF" w:rsidRPr="0061035B">
          <w:rPr>
            <w:rFonts w:ascii="Times New Roman" w:eastAsia="Times New Roman" w:hAnsi="Times New Roman" w:cs="Times New Roman"/>
            <w:sz w:val="24"/>
            <w:szCs w:val="24"/>
            <w:lang w:val="ru-RU"/>
            <w:rPrChange w:id="169" w:author="Автор" w:date="2026-04-28T00:08:00Z">
              <w:rPr>
                <w:rFonts w:ascii="Times New Roman" w:eastAsia="Times New Roman" w:hAnsi="Times New Roman" w:cs="Times New Roman"/>
                <w:sz w:val="24"/>
                <w:szCs w:val="24"/>
                <w:lang w:val="en-US"/>
              </w:rPr>
            </w:rPrChange>
          </w:rPr>
          <w:t>138</w:t>
        </w:r>
        <w:r w:rsidR="00F23ADF">
          <w:rPr>
            <w:rFonts w:ascii="Times New Roman" w:eastAsia="Times New Roman" w:hAnsi="Times New Roman" w:cs="Times New Roman"/>
            <w:sz w:val="24"/>
            <w:szCs w:val="24"/>
            <w:lang w:val="en-US"/>
          </w:rPr>
          <w:t>Y</w:t>
        </w:r>
        <w:r w:rsidR="00F23ADF" w:rsidRPr="0061035B">
          <w:rPr>
            <w:rFonts w:ascii="Times New Roman" w:eastAsia="Times New Roman" w:hAnsi="Times New Roman" w:cs="Times New Roman"/>
            <w:sz w:val="24"/>
            <w:szCs w:val="24"/>
            <w:lang w:val="ru-RU"/>
            <w:rPrChange w:id="170" w:author="Автор" w:date="2026-04-28T00:08:00Z">
              <w:rPr>
                <w:rFonts w:ascii="Times New Roman" w:eastAsia="Times New Roman" w:hAnsi="Times New Roman" w:cs="Times New Roman"/>
                <w:sz w:val="24"/>
                <w:szCs w:val="24"/>
                <w:lang w:val="en-US"/>
              </w:rPr>
            </w:rPrChange>
          </w:rPr>
          <w:t xml:space="preserve"> </w:t>
        </w:r>
        <w:r w:rsidR="00F23ADF">
          <w:rPr>
            <w:rFonts w:ascii="Times New Roman" w:eastAsia="Times New Roman" w:hAnsi="Times New Roman" w:cs="Times New Roman"/>
            <w:sz w:val="24"/>
            <w:szCs w:val="24"/>
            <w:lang w:val="ru-RU"/>
          </w:rPr>
          <w:t>изучена</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чуть</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меньше</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однако</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предполагается</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что</w:t>
        </w:r>
        <w:r w:rsidR="00F23ADF" w:rsidRPr="008D4B0D">
          <w:rPr>
            <w:rFonts w:ascii="Times New Roman" w:eastAsia="Times New Roman" w:hAnsi="Times New Roman" w:cs="Times New Roman"/>
            <w:sz w:val="24"/>
            <w:szCs w:val="24"/>
            <w:lang w:val="ru-RU"/>
          </w:rPr>
          <w:t xml:space="preserve"> </w:t>
        </w:r>
        <w:r w:rsidR="00F23ADF">
          <w:rPr>
            <w:rFonts w:ascii="Times New Roman" w:eastAsia="Times New Roman" w:hAnsi="Times New Roman" w:cs="Times New Roman"/>
            <w:sz w:val="24"/>
            <w:szCs w:val="24"/>
            <w:lang w:val="ru-RU"/>
          </w:rPr>
          <w:t>она</w:t>
        </w:r>
        <w:r w:rsidR="00F23ADF" w:rsidRPr="008D4B0D">
          <w:rPr>
            <w:rFonts w:ascii="Times New Roman" w:eastAsia="Times New Roman" w:hAnsi="Times New Roman" w:cs="Times New Roman"/>
            <w:sz w:val="24"/>
            <w:szCs w:val="24"/>
            <w:lang w:val="ru-RU"/>
          </w:rPr>
          <w:t xml:space="preserve"> </w:t>
        </w:r>
      </w:ins>
      <w:ins w:id="171" w:author="Автор" w:date="2026-04-28T00:08:00Z">
        <w:r w:rsidR="008D4B0D">
          <w:rPr>
            <w:rFonts w:ascii="Times New Roman" w:eastAsia="Times New Roman" w:hAnsi="Times New Roman" w:cs="Times New Roman"/>
            <w:sz w:val="24"/>
            <w:szCs w:val="24"/>
            <w:lang w:val="ru-RU"/>
          </w:rPr>
          <w:t>влияет на вторичную структуру б</w:t>
        </w:r>
      </w:ins>
      <w:ins w:id="172" w:author="Автор" w:date="2026-04-28T00:09:00Z">
        <w:r w:rsidR="008D4B0D">
          <w:rPr>
            <w:rFonts w:ascii="Times New Roman" w:eastAsia="Times New Roman" w:hAnsi="Times New Roman" w:cs="Times New Roman"/>
            <w:sz w:val="24"/>
            <w:szCs w:val="24"/>
            <w:lang w:val="ru-RU"/>
          </w:rPr>
          <w:t>елка и снижает эффективность связывания антител</w:t>
        </w:r>
      </w:ins>
      <w:ins w:id="173" w:author="Автор" w:date="2026-04-28T00:11:00Z">
        <w:r w:rsidR="008D4B0D" w:rsidRPr="0061035B">
          <w:rPr>
            <w:rFonts w:ascii="Times New Roman" w:eastAsia="Times New Roman" w:hAnsi="Times New Roman" w:cs="Times New Roman"/>
            <w:sz w:val="24"/>
            <w:szCs w:val="24"/>
            <w:lang w:val="ru-RU"/>
            <w:rPrChange w:id="174" w:author="Автор" w:date="2026-04-28T00:11:00Z">
              <w:rPr>
                <w:rFonts w:ascii="Times New Roman" w:eastAsia="Times New Roman" w:hAnsi="Times New Roman" w:cs="Times New Roman"/>
                <w:sz w:val="24"/>
                <w:szCs w:val="24"/>
                <w:lang w:val="en-US"/>
              </w:rPr>
            </w:rPrChange>
          </w:rPr>
          <w:t xml:space="preserve"> (</w:t>
        </w:r>
        <w:r w:rsidR="008D4B0D">
          <w:rPr>
            <w:rFonts w:ascii="Times New Roman" w:eastAsia="Times New Roman" w:hAnsi="Times New Roman" w:cs="Times New Roman"/>
            <w:sz w:val="24"/>
            <w:szCs w:val="24"/>
            <w:lang w:val="ru-RU"/>
          </w:rPr>
          <w:fldChar w:fldCharType="begin"/>
        </w:r>
        <w:r w:rsidR="008D4B0D">
          <w:rPr>
            <w:rFonts w:ascii="Times New Roman" w:eastAsia="Times New Roman" w:hAnsi="Times New Roman" w:cs="Times New Roman"/>
            <w:sz w:val="24"/>
            <w:szCs w:val="24"/>
            <w:lang w:val="ru-RU"/>
          </w:rPr>
          <w:instrText xml:space="preserve"> HYPERLINK "</w:instrText>
        </w:r>
        <w:r w:rsidR="008D4B0D" w:rsidRPr="008D4B0D">
          <w:rPr>
            <w:rFonts w:ascii="Times New Roman" w:eastAsia="Times New Roman" w:hAnsi="Times New Roman" w:cs="Times New Roman"/>
            <w:sz w:val="24"/>
            <w:szCs w:val="24"/>
            <w:lang w:val="ru-RU"/>
          </w:rPr>
          <w:instrText>https://www.frontiersin.org/journals/microbiology/articles/10.3389/fmicb.2022.763169/full#B70</w:instrText>
        </w:r>
        <w:r w:rsidR="008D4B0D">
          <w:rPr>
            <w:rFonts w:ascii="Times New Roman" w:eastAsia="Times New Roman" w:hAnsi="Times New Roman" w:cs="Times New Roman"/>
            <w:sz w:val="24"/>
            <w:szCs w:val="24"/>
            <w:lang w:val="ru-RU"/>
          </w:rPr>
          <w:instrText xml:space="preserve">" </w:instrText>
        </w:r>
        <w:r w:rsidR="008D4B0D">
          <w:rPr>
            <w:rFonts w:ascii="Times New Roman" w:eastAsia="Times New Roman" w:hAnsi="Times New Roman" w:cs="Times New Roman"/>
            <w:sz w:val="24"/>
            <w:szCs w:val="24"/>
            <w:lang w:val="ru-RU"/>
          </w:rPr>
          <w:fldChar w:fldCharType="separate"/>
        </w:r>
        <w:r w:rsidR="008D4B0D" w:rsidRPr="00D34B94">
          <w:rPr>
            <w:rStyle w:val="a4"/>
            <w:rFonts w:ascii="Times New Roman" w:eastAsia="Times New Roman" w:hAnsi="Times New Roman" w:cs="Times New Roman"/>
            <w:sz w:val="24"/>
            <w:szCs w:val="24"/>
            <w:lang w:val="ru-RU"/>
          </w:rPr>
          <w:t>https://www.frontiersin.org/journals/microbiology/articles/10.3389/fmicb.2022.763169/full#B70</w:t>
        </w:r>
        <w:r w:rsidR="008D4B0D">
          <w:rPr>
            <w:rFonts w:ascii="Times New Roman" w:eastAsia="Times New Roman" w:hAnsi="Times New Roman" w:cs="Times New Roman"/>
            <w:sz w:val="24"/>
            <w:szCs w:val="24"/>
            <w:lang w:val="ru-RU"/>
          </w:rPr>
          <w:fldChar w:fldCharType="end"/>
        </w:r>
        <w:r w:rsidR="008D4B0D" w:rsidRPr="0061035B">
          <w:rPr>
            <w:rFonts w:ascii="Times New Roman" w:eastAsia="Times New Roman" w:hAnsi="Times New Roman" w:cs="Times New Roman"/>
            <w:sz w:val="24"/>
            <w:szCs w:val="24"/>
            <w:lang w:val="ru-RU"/>
            <w:rPrChange w:id="175" w:author="Автор" w:date="2026-04-28T00:11:00Z">
              <w:rPr>
                <w:rFonts w:ascii="Times New Roman" w:eastAsia="Times New Roman" w:hAnsi="Times New Roman" w:cs="Times New Roman"/>
                <w:sz w:val="24"/>
                <w:szCs w:val="24"/>
                <w:lang w:val="en-US"/>
              </w:rPr>
            </w:rPrChange>
          </w:rPr>
          <w:t>)</w:t>
        </w:r>
      </w:ins>
    </w:p>
    <w:p w14:paraId="69987951" w14:textId="700891A8" w:rsidR="008045FD" w:rsidDel="001201A7" w:rsidRDefault="008D4B0D" w:rsidP="001201A7">
      <w:pPr>
        <w:spacing w:after="0" w:line="360" w:lineRule="auto"/>
        <w:ind w:firstLine="709"/>
        <w:jc w:val="both"/>
        <w:rPr>
          <w:del w:id="176" w:author="Автор" w:date="2026-04-28T00:42:00Z"/>
          <w:rFonts w:ascii="Times New Roman" w:eastAsia="Times New Roman" w:hAnsi="Times New Roman" w:cs="Times New Roman"/>
          <w:sz w:val="24"/>
          <w:szCs w:val="24"/>
          <w:lang w:val="ru-RU"/>
        </w:rPr>
      </w:pPr>
      <w:ins w:id="177" w:author="Автор" w:date="2026-04-28T00:12:00Z">
        <w:r>
          <w:rPr>
            <w:rFonts w:ascii="Times New Roman" w:eastAsia="Times New Roman" w:hAnsi="Times New Roman" w:cs="Times New Roman"/>
            <w:sz w:val="24"/>
            <w:szCs w:val="24"/>
            <w:lang w:val="ru-RU"/>
          </w:rPr>
          <w:t>Мутация</w:t>
        </w:r>
        <w:r w:rsidRPr="008E33A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en-US"/>
          </w:rPr>
          <w:t>R</w:t>
        </w:r>
        <w:r w:rsidRPr="0061035B">
          <w:rPr>
            <w:rFonts w:ascii="Times New Roman" w:eastAsia="Times New Roman" w:hAnsi="Times New Roman" w:cs="Times New Roman"/>
            <w:sz w:val="24"/>
            <w:szCs w:val="24"/>
            <w:lang w:val="ru-RU"/>
            <w:rPrChange w:id="178" w:author="Автор" w:date="2026-04-28T00:24:00Z">
              <w:rPr>
                <w:rFonts w:ascii="Times New Roman" w:eastAsia="Times New Roman" w:hAnsi="Times New Roman" w:cs="Times New Roman"/>
                <w:sz w:val="24"/>
                <w:szCs w:val="24"/>
                <w:lang w:val="en-US"/>
              </w:rPr>
            </w:rPrChange>
          </w:rPr>
          <w:t>203</w:t>
        </w:r>
        <w:r>
          <w:rPr>
            <w:rFonts w:ascii="Times New Roman" w:eastAsia="Times New Roman" w:hAnsi="Times New Roman" w:cs="Times New Roman"/>
            <w:sz w:val="24"/>
            <w:szCs w:val="24"/>
            <w:lang w:val="en-US"/>
          </w:rPr>
          <w:t>K</w:t>
        </w:r>
        <w:r w:rsidRPr="0061035B">
          <w:rPr>
            <w:rFonts w:ascii="Times New Roman" w:eastAsia="Times New Roman" w:hAnsi="Times New Roman" w:cs="Times New Roman"/>
            <w:sz w:val="24"/>
            <w:szCs w:val="24"/>
            <w:lang w:val="ru-RU"/>
            <w:rPrChange w:id="179" w:author="Автор" w:date="2026-04-28T00:24: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ru-RU"/>
          </w:rPr>
          <w:t>в</w:t>
        </w:r>
        <w:r w:rsidRPr="008E33A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en-US"/>
          </w:rPr>
          <w:t>N</w:t>
        </w:r>
        <w:r w:rsidRPr="0061035B">
          <w:rPr>
            <w:rFonts w:ascii="Times New Roman" w:eastAsia="Times New Roman" w:hAnsi="Times New Roman" w:cs="Times New Roman"/>
            <w:sz w:val="24"/>
            <w:szCs w:val="24"/>
            <w:lang w:val="ru-RU"/>
            <w:rPrChange w:id="180" w:author="Автор" w:date="2026-04-28T00:24: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ru-RU"/>
          </w:rPr>
          <w:t>белке</w:t>
        </w:r>
        <w:r w:rsidRPr="008E33A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коронавируса</w:t>
        </w:r>
        <w:r w:rsidRPr="008E33A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согласно</w:t>
        </w:r>
        <w:r w:rsidRPr="008E33A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исследованиям</w:t>
        </w:r>
      </w:ins>
      <w:ins w:id="181" w:author="Автор" w:date="2026-04-28T00:18:00Z">
        <w:r w:rsidRPr="0061035B">
          <w:rPr>
            <w:rFonts w:ascii="Times New Roman" w:eastAsia="Times New Roman" w:hAnsi="Times New Roman" w:cs="Times New Roman"/>
            <w:sz w:val="24"/>
            <w:szCs w:val="24"/>
            <w:lang w:val="ru-RU"/>
            <w:rPrChange w:id="182" w:author="Автор" w:date="2026-04-28T00:24:00Z">
              <w:rPr>
                <w:rFonts w:ascii="Times New Roman" w:eastAsia="Times New Roman" w:hAnsi="Times New Roman" w:cs="Times New Roman"/>
                <w:sz w:val="24"/>
                <w:szCs w:val="24"/>
                <w:lang w:val="en-US"/>
              </w:rPr>
            </w:rPrChange>
          </w:rPr>
          <w:t xml:space="preserve"> </w:t>
        </w:r>
        <w:r w:rsidRPr="0061035B">
          <w:rPr>
            <w:rFonts w:ascii="Times New Roman" w:eastAsia="Times New Roman" w:hAnsi="Times New Roman" w:cs="Times New Roman"/>
            <w:sz w:val="24"/>
            <w:szCs w:val="24"/>
            <w:lang w:val="en-US"/>
            <w:rPrChange w:id="183" w:author="Автор" w:date="2026-04-28T00:18:00Z">
              <w:rPr>
                <w:rFonts w:ascii="Times New Roman" w:eastAsia="Times New Roman" w:hAnsi="Times New Roman" w:cs="Times New Roman"/>
                <w:sz w:val="24"/>
                <w:szCs w:val="24"/>
                <w:lang w:val="ru-RU"/>
              </w:rPr>
            </w:rPrChange>
          </w:rPr>
          <w:t>increased</w:t>
        </w:r>
        <w:r w:rsidRPr="008E33A8">
          <w:rPr>
            <w:rFonts w:ascii="Times New Roman" w:eastAsia="Times New Roman" w:hAnsi="Times New Roman" w:cs="Times New Roman"/>
            <w:sz w:val="24"/>
            <w:szCs w:val="24"/>
            <w:lang w:val="ru-RU"/>
          </w:rPr>
          <w:t xml:space="preserve"> </w:t>
        </w:r>
        <w:r w:rsidRPr="0061035B">
          <w:rPr>
            <w:rFonts w:ascii="Times New Roman" w:eastAsia="Times New Roman" w:hAnsi="Times New Roman" w:cs="Times New Roman"/>
            <w:sz w:val="24"/>
            <w:szCs w:val="24"/>
            <w:lang w:val="en-US"/>
            <w:rPrChange w:id="184" w:author="Автор" w:date="2026-04-28T00:18:00Z">
              <w:rPr>
                <w:rFonts w:ascii="Times New Roman" w:eastAsia="Times New Roman" w:hAnsi="Times New Roman" w:cs="Times New Roman"/>
                <w:sz w:val="24"/>
                <w:szCs w:val="24"/>
                <w:lang w:val="ru-RU"/>
              </w:rPr>
            </w:rPrChange>
          </w:rPr>
          <w:t>transmission</w:t>
        </w:r>
        <w:r w:rsidRPr="008E33A8">
          <w:rPr>
            <w:rFonts w:ascii="Times New Roman" w:eastAsia="Times New Roman" w:hAnsi="Times New Roman" w:cs="Times New Roman"/>
            <w:sz w:val="24"/>
            <w:szCs w:val="24"/>
            <w:lang w:val="ru-RU"/>
          </w:rPr>
          <w:t xml:space="preserve"> </w:t>
        </w:r>
        <w:r w:rsidRPr="0061035B">
          <w:rPr>
            <w:rFonts w:ascii="Times New Roman" w:eastAsia="Times New Roman" w:hAnsi="Times New Roman" w:cs="Times New Roman"/>
            <w:sz w:val="24"/>
            <w:szCs w:val="24"/>
            <w:lang w:val="en-US"/>
            <w:rPrChange w:id="185" w:author="Автор" w:date="2026-04-28T00:18:00Z">
              <w:rPr>
                <w:rFonts w:ascii="Times New Roman" w:eastAsia="Times New Roman" w:hAnsi="Times New Roman" w:cs="Times New Roman"/>
                <w:sz w:val="24"/>
                <w:szCs w:val="24"/>
                <w:lang w:val="ru-RU"/>
              </w:rPr>
            </w:rPrChange>
          </w:rPr>
          <w:t>and</w:t>
        </w:r>
        <w:r w:rsidRPr="008E33A8">
          <w:rPr>
            <w:rFonts w:ascii="Times New Roman" w:eastAsia="Times New Roman" w:hAnsi="Times New Roman" w:cs="Times New Roman"/>
            <w:sz w:val="24"/>
            <w:szCs w:val="24"/>
            <w:lang w:val="ru-RU"/>
          </w:rPr>
          <w:t xml:space="preserve"> </w:t>
        </w:r>
        <w:r w:rsidRPr="0061035B">
          <w:rPr>
            <w:rFonts w:ascii="Times New Roman" w:eastAsia="Times New Roman" w:hAnsi="Times New Roman" w:cs="Times New Roman"/>
            <w:sz w:val="24"/>
            <w:szCs w:val="24"/>
            <w:lang w:val="en-US"/>
            <w:rPrChange w:id="186" w:author="Автор" w:date="2026-04-28T00:18:00Z">
              <w:rPr>
                <w:rFonts w:ascii="Times New Roman" w:eastAsia="Times New Roman" w:hAnsi="Times New Roman" w:cs="Times New Roman"/>
                <w:sz w:val="24"/>
                <w:szCs w:val="24"/>
                <w:lang w:val="ru-RU"/>
              </w:rPr>
            </w:rPrChange>
          </w:rPr>
          <w:t>virulence</w:t>
        </w:r>
        <w:r w:rsidRPr="0061035B">
          <w:rPr>
            <w:rFonts w:ascii="Times New Roman" w:eastAsia="Times New Roman" w:hAnsi="Times New Roman" w:cs="Times New Roman"/>
            <w:sz w:val="24"/>
            <w:szCs w:val="24"/>
            <w:lang w:val="ru-RU"/>
            <w:rPrChange w:id="187" w:author="Автор" w:date="2026-04-28T00:24: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en-US"/>
          </w:rPr>
          <w:t>of</w:t>
        </w:r>
        <w:r w:rsidRPr="0061035B">
          <w:rPr>
            <w:rFonts w:ascii="Times New Roman" w:eastAsia="Times New Roman" w:hAnsi="Times New Roman" w:cs="Times New Roman"/>
            <w:sz w:val="24"/>
            <w:szCs w:val="24"/>
            <w:lang w:val="ru-RU"/>
            <w:rPrChange w:id="188" w:author="Автор" w:date="2026-04-28T00:24:00Z">
              <w:rPr>
                <w:rFonts w:ascii="Times New Roman" w:eastAsia="Times New Roman" w:hAnsi="Times New Roman" w:cs="Times New Roman"/>
                <w:sz w:val="24"/>
                <w:szCs w:val="24"/>
                <w:lang w:val="en-US"/>
              </w:rPr>
            </w:rPrChange>
          </w:rPr>
          <w:t xml:space="preserve"> </w:t>
        </w:r>
        <w:r>
          <w:rPr>
            <w:rFonts w:ascii="Times New Roman" w:eastAsia="Times New Roman" w:hAnsi="Times New Roman" w:cs="Times New Roman"/>
            <w:sz w:val="24"/>
            <w:szCs w:val="24"/>
            <w:lang w:val="en-US"/>
          </w:rPr>
          <w:t>SARS</w:t>
        </w:r>
        <w:r w:rsidRPr="0061035B">
          <w:rPr>
            <w:rFonts w:ascii="Times New Roman" w:eastAsia="Times New Roman" w:hAnsi="Times New Roman" w:cs="Times New Roman"/>
            <w:sz w:val="24"/>
            <w:szCs w:val="24"/>
            <w:lang w:val="ru-RU"/>
            <w:rPrChange w:id="189" w:author="Автор" w:date="2026-04-28T00:24:00Z">
              <w:rPr>
                <w:rFonts w:ascii="Times New Roman" w:eastAsia="Times New Roman" w:hAnsi="Times New Roman" w:cs="Times New Roman"/>
                <w:sz w:val="24"/>
                <w:szCs w:val="24"/>
                <w:lang w:val="en-US"/>
              </w:rPr>
            </w:rPrChange>
          </w:rPr>
          <w:t>-</w:t>
        </w:r>
        <w:r>
          <w:rPr>
            <w:rFonts w:ascii="Times New Roman" w:eastAsia="Times New Roman" w:hAnsi="Times New Roman" w:cs="Times New Roman"/>
            <w:sz w:val="24"/>
            <w:szCs w:val="24"/>
            <w:lang w:val="en-US"/>
          </w:rPr>
          <w:t>COV</w:t>
        </w:r>
        <w:r w:rsidRPr="0061035B">
          <w:rPr>
            <w:rFonts w:ascii="Times New Roman" w:eastAsia="Times New Roman" w:hAnsi="Times New Roman" w:cs="Times New Roman"/>
            <w:sz w:val="24"/>
            <w:szCs w:val="24"/>
            <w:lang w:val="ru-RU"/>
            <w:rPrChange w:id="190" w:author="Автор" w:date="2026-04-28T00:24:00Z">
              <w:rPr>
                <w:rFonts w:ascii="Times New Roman" w:eastAsia="Times New Roman" w:hAnsi="Times New Roman" w:cs="Times New Roman"/>
                <w:sz w:val="24"/>
                <w:szCs w:val="24"/>
                <w:lang w:val="en-US"/>
              </w:rPr>
            </w:rPrChange>
          </w:rPr>
          <w:t xml:space="preserve">-2 </w:t>
        </w:r>
        <w:r w:rsidR="008E33A8" w:rsidRPr="0061035B">
          <w:rPr>
            <w:rFonts w:ascii="Times New Roman" w:eastAsia="Times New Roman" w:hAnsi="Times New Roman" w:cs="Times New Roman"/>
            <w:sz w:val="24"/>
            <w:szCs w:val="24"/>
            <w:lang w:val="ru-RU"/>
            <w:rPrChange w:id="191" w:author="Автор" w:date="2026-04-28T00:24:00Z">
              <w:rPr>
                <w:rFonts w:ascii="Times New Roman" w:eastAsia="Times New Roman" w:hAnsi="Times New Roman" w:cs="Times New Roman"/>
                <w:sz w:val="24"/>
                <w:szCs w:val="24"/>
                <w:lang w:val="en-US"/>
              </w:rPr>
            </w:rPrChange>
          </w:rPr>
          <w:t>(</w:t>
        </w:r>
      </w:ins>
      <w:ins w:id="192" w:author="Автор" w:date="2026-04-28T00:19:00Z">
        <w:r w:rsidR="008E33A8" w:rsidRPr="008E33A8">
          <w:rPr>
            <w:rFonts w:ascii="Times New Roman" w:eastAsia="Times New Roman" w:hAnsi="Times New Roman" w:cs="Times New Roman"/>
            <w:sz w:val="24"/>
            <w:szCs w:val="24"/>
            <w:lang w:val="ru-RU"/>
          </w:rPr>
          <w:t>10.1016/</w:t>
        </w:r>
        <w:r w:rsidR="008E33A8" w:rsidRPr="0061035B">
          <w:rPr>
            <w:rFonts w:ascii="Times New Roman" w:eastAsia="Times New Roman" w:hAnsi="Times New Roman" w:cs="Times New Roman"/>
            <w:sz w:val="24"/>
            <w:szCs w:val="24"/>
            <w:lang w:val="en-US"/>
            <w:rPrChange w:id="193" w:author="Автор" w:date="2026-04-28T00:23:00Z">
              <w:rPr>
                <w:rFonts w:ascii="Times New Roman" w:eastAsia="Times New Roman" w:hAnsi="Times New Roman" w:cs="Times New Roman"/>
                <w:sz w:val="24"/>
                <w:szCs w:val="24"/>
                <w:lang w:val="ru-RU"/>
              </w:rPr>
            </w:rPrChange>
          </w:rPr>
          <w:t>j</w:t>
        </w:r>
        <w:r w:rsidR="008E33A8" w:rsidRPr="008E33A8">
          <w:rPr>
            <w:rFonts w:ascii="Times New Roman" w:eastAsia="Times New Roman" w:hAnsi="Times New Roman" w:cs="Times New Roman"/>
            <w:sz w:val="24"/>
            <w:szCs w:val="24"/>
            <w:lang w:val="ru-RU"/>
          </w:rPr>
          <w:t>.</w:t>
        </w:r>
        <w:r w:rsidR="008E33A8" w:rsidRPr="0061035B">
          <w:rPr>
            <w:rFonts w:ascii="Times New Roman" w:eastAsia="Times New Roman" w:hAnsi="Times New Roman" w:cs="Times New Roman"/>
            <w:sz w:val="24"/>
            <w:szCs w:val="24"/>
            <w:lang w:val="en-US"/>
            <w:rPrChange w:id="194" w:author="Автор" w:date="2026-04-28T00:23:00Z">
              <w:rPr>
                <w:rFonts w:ascii="Times New Roman" w:eastAsia="Times New Roman" w:hAnsi="Times New Roman" w:cs="Times New Roman"/>
                <w:sz w:val="24"/>
                <w:szCs w:val="24"/>
                <w:lang w:val="ru-RU"/>
              </w:rPr>
            </w:rPrChange>
          </w:rPr>
          <w:t>chom</w:t>
        </w:r>
        <w:r w:rsidR="008E33A8" w:rsidRPr="008E33A8">
          <w:rPr>
            <w:rFonts w:ascii="Times New Roman" w:eastAsia="Times New Roman" w:hAnsi="Times New Roman" w:cs="Times New Roman"/>
            <w:sz w:val="24"/>
            <w:szCs w:val="24"/>
            <w:lang w:val="ru-RU"/>
          </w:rPr>
          <w:t>.2021.11.005</w:t>
        </w:r>
      </w:ins>
      <w:ins w:id="195" w:author="Автор" w:date="2026-04-28T00:18:00Z">
        <w:r w:rsidR="008E33A8" w:rsidRPr="0061035B">
          <w:rPr>
            <w:rFonts w:ascii="Times New Roman" w:eastAsia="Times New Roman" w:hAnsi="Times New Roman" w:cs="Times New Roman"/>
            <w:sz w:val="24"/>
            <w:szCs w:val="24"/>
            <w:lang w:val="ru-RU"/>
            <w:rPrChange w:id="196" w:author="Автор" w:date="2026-04-28T00:24:00Z">
              <w:rPr>
                <w:rFonts w:ascii="Times New Roman" w:eastAsia="Times New Roman" w:hAnsi="Times New Roman" w:cs="Times New Roman"/>
                <w:sz w:val="24"/>
                <w:szCs w:val="24"/>
                <w:lang w:val="en-US"/>
              </w:rPr>
            </w:rPrChange>
          </w:rPr>
          <w:t>)</w:t>
        </w:r>
      </w:ins>
      <w:ins w:id="197" w:author="Автор" w:date="2026-04-28T00:19:00Z">
        <w:r w:rsidR="008E33A8" w:rsidRPr="0061035B">
          <w:rPr>
            <w:rFonts w:ascii="Times New Roman" w:eastAsia="Times New Roman" w:hAnsi="Times New Roman" w:cs="Times New Roman"/>
            <w:sz w:val="24"/>
            <w:szCs w:val="24"/>
            <w:lang w:val="ru-RU"/>
            <w:rPrChange w:id="198" w:author="Автор" w:date="2026-04-28T00:24:00Z">
              <w:rPr>
                <w:rFonts w:ascii="Times New Roman" w:eastAsia="Times New Roman" w:hAnsi="Times New Roman" w:cs="Times New Roman"/>
                <w:sz w:val="24"/>
                <w:szCs w:val="24"/>
                <w:lang w:val="en-US"/>
              </w:rPr>
            </w:rPrChange>
          </w:rPr>
          <w:t xml:space="preserve">, </w:t>
        </w:r>
        <w:r w:rsidR="008E33A8">
          <w:rPr>
            <w:rFonts w:ascii="Times New Roman" w:eastAsia="Times New Roman" w:hAnsi="Times New Roman" w:cs="Times New Roman"/>
            <w:sz w:val="24"/>
            <w:szCs w:val="24"/>
            <w:lang w:val="ru-RU"/>
          </w:rPr>
          <w:t>а</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мутация</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en-US"/>
          </w:rPr>
          <w:t>R</w:t>
        </w:r>
        <w:r w:rsidR="008E33A8" w:rsidRPr="0061035B">
          <w:rPr>
            <w:rFonts w:ascii="Times New Roman" w:eastAsia="Times New Roman" w:hAnsi="Times New Roman" w:cs="Times New Roman"/>
            <w:sz w:val="24"/>
            <w:szCs w:val="24"/>
            <w:lang w:val="ru-RU"/>
            <w:rPrChange w:id="199" w:author="Автор" w:date="2026-04-28T00:24:00Z">
              <w:rPr>
                <w:rFonts w:ascii="Times New Roman" w:eastAsia="Times New Roman" w:hAnsi="Times New Roman" w:cs="Times New Roman"/>
                <w:sz w:val="24"/>
                <w:szCs w:val="24"/>
                <w:lang w:val="en-US"/>
              </w:rPr>
            </w:rPrChange>
          </w:rPr>
          <w:t>203</w:t>
        </w:r>
        <w:r w:rsidR="008E33A8">
          <w:rPr>
            <w:rFonts w:ascii="Times New Roman" w:eastAsia="Times New Roman" w:hAnsi="Times New Roman" w:cs="Times New Roman"/>
            <w:sz w:val="24"/>
            <w:szCs w:val="24"/>
            <w:lang w:val="en-US"/>
          </w:rPr>
          <w:t>M</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создающая</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новую</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рамку</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считывания</w:t>
        </w:r>
      </w:ins>
      <w:ins w:id="200" w:author="Автор" w:date="2026-04-28T00:20:00Z">
        <w:r w:rsidR="008E33A8" w:rsidRPr="0061035B">
          <w:rPr>
            <w:rFonts w:ascii="Times New Roman" w:eastAsia="Times New Roman" w:hAnsi="Times New Roman" w:cs="Times New Roman"/>
            <w:sz w:val="24"/>
            <w:szCs w:val="24"/>
            <w:lang w:val="ru-RU"/>
            <w:rPrChange w:id="201" w:author="Автор" w:date="2026-04-28T00:24:00Z">
              <w:rPr>
                <w:rFonts w:ascii="Times New Roman" w:eastAsia="Times New Roman" w:hAnsi="Times New Roman" w:cs="Times New Roman"/>
                <w:sz w:val="24"/>
                <w:szCs w:val="24"/>
                <w:lang w:val="en-US"/>
              </w:rPr>
            </w:rPrChange>
          </w:rPr>
          <w:t xml:space="preserve"> </w:t>
        </w:r>
        <w:r w:rsidR="008E33A8">
          <w:rPr>
            <w:rFonts w:ascii="Times New Roman" w:eastAsia="Times New Roman" w:hAnsi="Times New Roman" w:cs="Times New Roman"/>
            <w:sz w:val="24"/>
            <w:szCs w:val="24"/>
            <w:lang w:val="en-US"/>
          </w:rPr>
          <w:t>reported</w:t>
        </w:r>
        <w:r w:rsidR="008E33A8" w:rsidRPr="0061035B">
          <w:rPr>
            <w:rFonts w:ascii="Times New Roman" w:eastAsia="Times New Roman" w:hAnsi="Times New Roman" w:cs="Times New Roman"/>
            <w:sz w:val="24"/>
            <w:szCs w:val="24"/>
            <w:lang w:val="ru-RU"/>
            <w:rPrChange w:id="202" w:author="Автор" w:date="2026-04-28T00:24:00Z">
              <w:rPr>
                <w:rFonts w:ascii="Times New Roman" w:eastAsia="Times New Roman" w:hAnsi="Times New Roman" w:cs="Times New Roman"/>
                <w:sz w:val="24"/>
                <w:szCs w:val="24"/>
                <w:lang w:val="en-US"/>
              </w:rPr>
            </w:rPrChange>
          </w:rPr>
          <w:t xml:space="preserve"> </w:t>
        </w:r>
        <w:r w:rsidR="008E33A8">
          <w:rPr>
            <w:rFonts w:ascii="Times New Roman" w:eastAsia="Times New Roman" w:hAnsi="Times New Roman" w:cs="Times New Roman"/>
            <w:sz w:val="24"/>
            <w:szCs w:val="24"/>
            <w:lang w:val="en-US"/>
          </w:rPr>
          <w:t>to</w:t>
        </w:r>
        <w:r w:rsidR="008E33A8" w:rsidRPr="0061035B">
          <w:rPr>
            <w:rFonts w:ascii="Times New Roman" w:eastAsia="Times New Roman" w:hAnsi="Times New Roman" w:cs="Times New Roman"/>
            <w:sz w:val="24"/>
            <w:szCs w:val="24"/>
            <w:lang w:val="ru-RU"/>
            <w:rPrChange w:id="203" w:author="Автор" w:date="2026-04-28T00:24:00Z">
              <w:rPr>
                <w:rFonts w:ascii="Times New Roman" w:eastAsia="Times New Roman" w:hAnsi="Times New Roman" w:cs="Times New Roman"/>
                <w:sz w:val="24"/>
                <w:szCs w:val="24"/>
                <w:lang w:val="en-US"/>
              </w:rPr>
            </w:rPrChange>
          </w:rPr>
          <w:t xml:space="preserve"> </w:t>
        </w:r>
      </w:ins>
      <w:ins w:id="204" w:author="Автор" w:date="2026-04-28T00:24:00Z">
        <w:r w:rsidR="008E33A8">
          <w:rPr>
            <w:rFonts w:ascii="Times New Roman" w:eastAsia="Times New Roman" w:hAnsi="Times New Roman" w:cs="Times New Roman"/>
            <w:sz w:val="24"/>
            <w:szCs w:val="24"/>
            <w:lang w:val="en-US"/>
          </w:rPr>
          <w:t>increase</w:t>
        </w:r>
        <w:r w:rsidR="008E33A8" w:rsidRPr="0061035B">
          <w:rPr>
            <w:rFonts w:ascii="Times New Roman" w:eastAsia="Times New Roman" w:hAnsi="Times New Roman" w:cs="Times New Roman"/>
            <w:sz w:val="24"/>
            <w:szCs w:val="24"/>
            <w:lang w:val="ru-RU"/>
            <w:rPrChange w:id="205" w:author="Автор" w:date="2026-04-28T00:24:00Z">
              <w:rPr>
                <w:rFonts w:ascii="Times New Roman" w:eastAsia="Times New Roman" w:hAnsi="Times New Roman" w:cs="Times New Roman"/>
                <w:sz w:val="24"/>
                <w:szCs w:val="24"/>
                <w:lang w:val="en-US"/>
              </w:rPr>
            </w:rPrChange>
          </w:rPr>
          <w:t xml:space="preserve"> </w:t>
        </w:r>
      </w:ins>
      <w:ins w:id="206" w:author="Автор" w:date="2026-04-28T00:23:00Z">
        <w:r w:rsidR="008E33A8" w:rsidRPr="0061035B">
          <w:rPr>
            <w:rFonts w:ascii="Times New Roman" w:eastAsia="Times New Roman" w:hAnsi="Times New Roman" w:cs="Times New Roman"/>
            <w:sz w:val="24"/>
            <w:szCs w:val="24"/>
            <w:lang w:val="en-US"/>
            <w:rPrChange w:id="207" w:author="Автор" w:date="2026-04-28T00:23:00Z">
              <w:rPr>
                <w:rFonts w:ascii="Times New Roman" w:eastAsia="Times New Roman" w:hAnsi="Times New Roman" w:cs="Times New Roman"/>
                <w:sz w:val="24"/>
                <w:szCs w:val="24"/>
                <w:lang w:val="ru-RU"/>
              </w:rPr>
            </w:rPrChange>
          </w:rPr>
          <w:t>suppressive</w:t>
        </w:r>
        <w:r w:rsidR="008E33A8" w:rsidRPr="008E33A8">
          <w:rPr>
            <w:rFonts w:ascii="Times New Roman" w:eastAsia="Times New Roman" w:hAnsi="Times New Roman" w:cs="Times New Roman"/>
            <w:sz w:val="24"/>
            <w:szCs w:val="24"/>
            <w:lang w:val="ru-RU"/>
          </w:rPr>
          <w:t xml:space="preserve"> </w:t>
        </w:r>
        <w:r w:rsidR="008E33A8" w:rsidRPr="0061035B">
          <w:rPr>
            <w:rFonts w:ascii="Times New Roman" w:eastAsia="Times New Roman" w:hAnsi="Times New Roman" w:cs="Times New Roman"/>
            <w:sz w:val="24"/>
            <w:szCs w:val="24"/>
            <w:lang w:val="en-US"/>
            <w:rPrChange w:id="208" w:author="Автор" w:date="2026-04-28T00:23:00Z">
              <w:rPr>
                <w:rFonts w:ascii="Times New Roman" w:eastAsia="Times New Roman" w:hAnsi="Times New Roman" w:cs="Times New Roman"/>
                <w:sz w:val="24"/>
                <w:szCs w:val="24"/>
                <w:lang w:val="ru-RU"/>
              </w:rPr>
            </w:rPrChange>
          </w:rPr>
          <w:t>activity</w:t>
        </w:r>
        <w:r w:rsidR="008E33A8" w:rsidRPr="008E33A8">
          <w:rPr>
            <w:rFonts w:ascii="Times New Roman" w:eastAsia="Times New Roman" w:hAnsi="Times New Roman" w:cs="Times New Roman"/>
            <w:sz w:val="24"/>
            <w:szCs w:val="24"/>
            <w:lang w:val="ru-RU"/>
          </w:rPr>
          <w:t xml:space="preserve"> </w:t>
        </w:r>
        <w:r w:rsidR="008E33A8" w:rsidRPr="0061035B">
          <w:rPr>
            <w:rFonts w:ascii="Times New Roman" w:eastAsia="Times New Roman" w:hAnsi="Times New Roman" w:cs="Times New Roman"/>
            <w:sz w:val="24"/>
            <w:szCs w:val="24"/>
            <w:lang w:val="en-US"/>
            <w:rPrChange w:id="209" w:author="Автор" w:date="2026-04-28T00:23:00Z">
              <w:rPr>
                <w:rFonts w:ascii="Times New Roman" w:eastAsia="Times New Roman" w:hAnsi="Times New Roman" w:cs="Times New Roman"/>
                <w:sz w:val="24"/>
                <w:szCs w:val="24"/>
                <w:lang w:val="ru-RU"/>
              </w:rPr>
            </w:rPrChange>
          </w:rPr>
          <w:t>of</w:t>
        </w:r>
        <w:r w:rsidR="008E33A8" w:rsidRPr="008E33A8">
          <w:rPr>
            <w:rFonts w:ascii="Times New Roman" w:eastAsia="Times New Roman" w:hAnsi="Times New Roman" w:cs="Times New Roman"/>
            <w:sz w:val="24"/>
            <w:szCs w:val="24"/>
            <w:lang w:val="ru-RU"/>
          </w:rPr>
          <w:t xml:space="preserve"> </w:t>
        </w:r>
        <w:r w:rsidR="008E33A8" w:rsidRPr="0061035B">
          <w:rPr>
            <w:rFonts w:ascii="Times New Roman" w:eastAsia="Times New Roman" w:hAnsi="Times New Roman" w:cs="Times New Roman"/>
            <w:sz w:val="24"/>
            <w:szCs w:val="24"/>
            <w:lang w:val="en-US"/>
            <w:rPrChange w:id="210" w:author="Автор" w:date="2026-04-28T00:23:00Z">
              <w:rPr>
                <w:rFonts w:ascii="Times New Roman" w:eastAsia="Times New Roman" w:hAnsi="Times New Roman" w:cs="Times New Roman"/>
                <w:sz w:val="24"/>
                <w:szCs w:val="24"/>
                <w:lang w:val="ru-RU"/>
              </w:rPr>
            </w:rPrChange>
          </w:rPr>
          <w:t>the</w:t>
        </w:r>
        <w:r w:rsidR="008E33A8" w:rsidRPr="008E33A8">
          <w:rPr>
            <w:rFonts w:ascii="Times New Roman" w:eastAsia="Times New Roman" w:hAnsi="Times New Roman" w:cs="Times New Roman"/>
            <w:sz w:val="24"/>
            <w:szCs w:val="24"/>
            <w:lang w:val="ru-RU"/>
          </w:rPr>
          <w:t xml:space="preserve"> </w:t>
        </w:r>
        <w:r w:rsidR="008E33A8" w:rsidRPr="0061035B">
          <w:rPr>
            <w:rFonts w:ascii="Times New Roman" w:eastAsia="Times New Roman" w:hAnsi="Times New Roman" w:cs="Times New Roman"/>
            <w:sz w:val="24"/>
            <w:szCs w:val="24"/>
            <w:lang w:val="en-US"/>
            <w:rPrChange w:id="211" w:author="Автор" w:date="2026-04-28T00:23:00Z">
              <w:rPr>
                <w:rFonts w:ascii="Times New Roman" w:eastAsia="Times New Roman" w:hAnsi="Times New Roman" w:cs="Times New Roman"/>
                <w:sz w:val="24"/>
                <w:szCs w:val="24"/>
                <w:lang w:val="ru-RU"/>
              </w:rPr>
            </w:rPrChange>
          </w:rPr>
          <w:t>N</w:t>
        </w:r>
        <w:r w:rsidR="008E33A8" w:rsidRPr="008E33A8">
          <w:rPr>
            <w:rFonts w:ascii="Times New Roman" w:eastAsia="Times New Roman" w:hAnsi="Times New Roman" w:cs="Times New Roman"/>
            <w:sz w:val="24"/>
            <w:szCs w:val="24"/>
            <w:lang w:val="ru-RU"/>
          </w:rPr>
          <w:t xml:space="preserve"> </w:t>
        </w:r>
        <w:r w:rsidR="008E33A8" w:rsidRPr="0061035B">
          <w:rPr>
            <w:rFonts w:ascii="Times New Roman" w:eastAsia="Times New Roman" w:hAnsi="Times New Roman" w:cs="Times New Roman"/>
            <w:sz w:val="24"/>
            <w:szCs w:val="24"/>
            <w:lang w:val="en-US"/>
            <w:rPrChange w:id="212" w:author="Автор" w:date="2026-04-28T00:23:00Z">
              <w:rPr>
                <w:rFonts w:ascii="Times New Roman" w:eastAsia="Times New Roman" w:hAnsi="Times New Roman" w:cs="Times New Roman"/>
                <w:sz w:val="24"/>
                <w:szCs w:val="24"/>
                <w:lang w:val="ru-RU"/>
              </w:rPr>
            </w:rPrChange>
          </w:rPr>
          <w:t>protein</w:t>
        </w:r>
        <w:r w:rsidR="008E33A8" w:rsidRPr="008E33A8">
          <w:rPr>
            <w:rFonts w:ascii="Times New Roman" w:eastAsia="Times New Roman" w:hAnsi="Times New Roman" w:cs="Times New Roman"/>
            <w:sz w:val="24"/>
            <w:szCs w:val="24"/>
            <w:lang w:val="ru-RU"/>
          </w:rPr>
          <w:t xml:space="preserve"> </w:t>
        </w:r>
        <w:r w:rsidR="008E33A8" w:rsidRPr="0061035B">
          <w:rPr>
            <w:rFonts w:ascii="Times New Roman" w:eastAsia="Times New Roman" w:hAnsi="Times New Roman" w:cs="Times New Roman"/>
            <w:sz w:val="24"/>
            <w:szCs w:val="24"/>
            <w:lang w:val="en-US"/>
            <w:rPrChange w:id="213" w:author="Автор" w:date="2026-04-28T00:23:00Z">
              <w:rPr>
                <w:rFonts w:ascii="Times New Roman" w:eastAsia="Times New Roman" w:hAnsi="Times New Roman" w:cs="Times New Roman"/>
                <w:sz w:val="24"/>
                <w:szCs w:val="24"/>
                <w:lang w:val="ru-RU"/>
              </w:rPr>
            </w:rPrChange>
          </w:rPr>
          <w:t>on</w:t>
        </w:r>
        <w:r w:rsidR="008E33A8" w:rsidRPr="008E33A8">
          <w:rPr>
            <w:rFonts w:ascii="Times New Roman" w:eastAsia="Times New Roman" w:hAnsi="Times New Roman" w:cs="Times New Roman"/>
            <w:sz w:val="24"/>
            <w:szCs w:val="24"/>
            <w:lang w:val="ru-RU"/>
          </w:rPr>
          <w:t xml:space="preserve"> </w:t>
        </w:r>
        <w:r w:rsidR="008E33A8" w:rsidRPr="0061035B">
          <w:rPr>
            <w:rFonts w:ascii="Times New Roman" w:eastAsia="Times New Roman" w:hAnsi="Times New Roman" w:cs="Times New Roman"/>
            <w:sz w:val="24"/>
            <w:szCs w:val="24"/>
            <w:lang w:val="en-US"/>
            <w:rPrChange w:id="214" w:author="Автор" w:date="2026-04-28T00:23:00Z">
              <w:rPr>
                <w:rFonts w:ascii="Times New Roman" w:eastAsia="Times New Roman" w:hAnsi="Times New Roman" w:cs="Times New Roman"/>
                <w:sz w:val="24"/>
                <w:szCs w:val="24"/>
                <w:lang w:val="ru-RU"/>
              </w:rPr>
            </w:rPrChange>
          </w:rPr>
          <w:t>RIG</w:t>
        </w:r>
        <w:r w:rsidR="008E33A8" w:rsidRPr="008E33A8">
          <w:rPr>
            <w:rFonts w:ascii="Times New Roman" w:eastAsia="Times New Roman" w:hAnsi="Times New Roman" w:cs="Times New Roman"/>
            <w:sz w:val="24"/>
            <w:szCs w:val="24"/>
            <w:lang w:val="ru-RU"/>
          </w:rPr>
          <w:t>-</w:t>
        </w:r>
        <w:r w:rsidR="008E33A8" w:rsidRPr="0061035B">
          <w:rPr>
            <w:rFonts w:ascii="Times New Roman" w:eastAsia="Times New Roman" w:hAnsi="Times New Roman" w:cs="Times New Roman"/>
            <w:sz w:val="24"/>
            <w:szCs w:val="24"/>
            <w:lang w:val="en-US"/>
            <w:rPrChange w:id="215" w:author="Автор" w:date="2026-04-28T00:23:00Z">
              <w:rPr>
                <w:rFonts w:ascii="Times New Roman" w:eastAsia="Times New Roman" w:hAnsi="Times New Roman" w:cs="Times New Roman"/>
                <w:sz w:val="24"/>
                <w:szCs w:val="24"/>
                <w:lang w:val="ru-RU"/>
              </w:rPr>
            </w:rPrChange>
          </w:rPr>
          <w:t>I</w:t>
        </w:r>
        <w:r w:rsidR="008E33A8" w:rsidRPr="008E33A8">
          <w:rPr>
            <w:rFonts w:ascii="Times New Roman" w:eastAsia="Times New Roman" w:hAnsi="Times New Roman" w:cs="Times New Roman"/>
            <w:sz w:val="24"/>
            <w:szCs w:val="24"/>
            <w:lang w:val="ru-RU"/>
          </w:rPr>
          <w:t>-</w:t>
        </w:r>
        <w:r w:rsidR="008E33A8" w:rsidRPr="0061035B">
          <w:rPr>
            <w:rFonts w:ascii="Times New Roman" w:eastAsia="Times New Roman" w:hAnsi="Times New Roman" w:cs="Times New Roman"/>
            <w:sz w:val="24"/>
            <w:szCs w:val="24"/>
            <w:lang w:val="en-US"/>
            <w:rPrChange w:id="216" w:author="Автор" w:date="2026-04-28T00:23:00Z">
              <w:rPr>
                <w:rFonts w:ascii="Times New Roman" w:eastAsia="Times New Roman" w:hAnsi="Times New Roman" w:cs="Times New Roman"/>
                <w:sz w:val="24"/>
                <w:szCs w:val="24"/>
                <w:lang w:val="ru-RU"/>
              </w:rPr>
            </w:rPrChange>
          </w:rPr>
          <w:t>mediated</w:t>
        </w:r>
        <w:r w:rsidR="008E33A8" w:rsidRPr="008E33A8">
          <w:rPr>
            <w:rFonts w:ascii="Times New Roman" w:eastAsia="Times New Roman" w:hAnsi="Times New Roman" w:cs="Times New Roman"/>
            <w:sz w:val="24"/>
            <w:szCs w:val="24"/>
            <w:lang w:val="ru-RU"/>
          </w:rPr>
          <w:t xml:space="preserve"> </w:t>
        </w:r>
        <w:r w:rsidR="008E33A8" w:rsidRPr="0061035B">
          <w:rPr>
            <w:rFonts w:ascii="Times New Roman" w:eastAsia="Times New Roman" w:hAnsi="Times New Roman" w:cs="Times New Roman"/>
            <w:sz w:val="24"/>
            <w:szCs w:val="24"/>
            <w:lang w:val="en-US"/>
            <w:rPrChange w:id="217" w:author="Автор" w:date="2026-04-28T00:23:00Z">
              <w:rPr>
                <w:rFonts w:ascii="Times New Roman" w:eastAsia="Times New Roman" w:hAnsi="Times New Roman" w:cs="Times New Roman"/>
                <w:sz w:val="24"/>
                <w:szCs w:val="24"/>
                <w:lang w:val="ru-RU"/>
              </w:rPr>
            </w:rPrChange>
          </w:rPr>
          <w:t>interferon</w:t>
        </w:r>
        <w:r w:rsidR="008E33A8" w:rsidRPr="008E33A8">
          <w:rPr>
            <w:rFonts w:ascii="Times New Roman" w:eastAsia="Times New Roman" w:hAnsi="Times New Roman" w:cs="Times New Roman"/>
            <w:sz w:val="24"/>
            <w:szCs w:val="24"/>
            <w:lang w:val="ru-RU"/>
          </w:rPr>
          <w:t xml:space="preserve"> </w:t>
        </w:r>
        <w:r w:rsidR="008E33A8" w:rsidRPr="0061035B">
          <w:rPr>
            <w:rFonts w:ascii="Times New Roman" w:eastAsia="Times New Roman" w:hAnsi="Times New Roman" w:cs="Times New Roman"/>
            <w:sz w:val="24"/>
            <w:szCs w:val="24"/>
            <w:lang w:val="en-US"/>
            <w:rPrChange w:id="218" w:author="Автор" w:date="2026-04-28T00:23:00Z">
              <w:rPr>
                <w:rFonts w:ascii="Times New Roman" w:eastAsia="Times New Roman" w:hAnsi="Times New Roman" w:cs="Times New Roman"/>
                <w:sz w:val="24"/>
                <w:szCs w:val="24"/>
                <w:lang w:val="ru-RU"/>
              </w:rPr>
            </w:rPrChange>
          </w:rPr>
          <w:t>induction</w:t>
        </w:r>
        <w:r w:rsidR="008E33A8" w:rsidRPr="008E33A8">
          <w:rPr>
            <w:rFonts w:ascii="Times New Roman" w:eastAsia="Times New Roman" w:hAnsi="Times New Roman" w:cs="Times New Roman"/>
            <w:sz w:val="24"/>
            <w:szCs w:val="24"/>
            <w:lang w:val="ru-RU"/>
          </w:rPr>
          <w:t xml:space="preserve">, </w:t>
        </w:r>
      </w:ins>
      <w:ins w:id="219" w:author="Автор" w:date="2026-04-28T00:24:00Z">
        <w:r w:rsidR="008E33A8">
          <w:rPr>
            <w:rFonts w:ascii="Times New Roman" w:eastAsia="Times New Roman" w:hAnsi="Times New Roman" w:cs="Times New Roman"/>
            <w:sz w:val="24"/>
            <w:szCs w:val="24"/>
            <w:lang w:val="ru-RU"/>
          </w:rPr>
          <w:t>тем</w:t>
        </w:r>
        <w:r w:rsidR="008E33A8" w:rsidRPr="008E33A8">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 xml:space="preserve">самым увеличивая </w:t>
        </w:r>
      </w:ins>
      <w:ins w:id="220" w:author="Автор" w:date="2026-04-28T00:25:00Z">
        <w:r w:rsidR="008E33A8">
          <w:rPr>
            <w:rFonts w:ascii="Times New Roman" w:eastAsia="Times New Roman" w:hAnsi="Times New Roman" w:cs="Times New Roman"/>
            <w:sz w:val="24"/>
            <w:szCs w:val="24"/>
            <w:lang w:val="en-US"/>
          </w:rPr>
          <w:t>infectivity</w:t>
        </w:r>
        <w:r w:rsidR="008E33A8" w:rsidRPr="0061035B">
          <w:rPr>
            <w:rFonts w:ascii="Times New Roman" w:eastAsia="Times New Roman" w:hAnsi="Times New Roman" w:cs="Times New Roman"/>
            <w:sz w:val="24"/>
            <w:szCs w:val="24"/>
            <w:lang w:val="ru-RU"/>
            <w:rPrChange w:id="221" w:author="Автор" w:date="2026-04-28T00:25:00Z">
              <w:rPr>
                <w:rFonts w:ascii="Times New Roman" w:eastAsia="Times New Roman" w:hAnsi="Times New Roman" w:cs="Times New Roman"/>
                <w:sz w:val="24"/>
                <w:szCs w:val="24"/>
                <w:lang w:val="en-US"/>
              </w:rPr>
            </w:rPrChange>
          </w:rPr>
          <w:t xml:space="preserve"> </w:t>
        </w:r>
      </w:ins>
      <w:ins w:id="222" w:author="Автор" w:date="2026-04-28T00:24:00Z">
        <w:r w:rsidR="008E33A8">
          <w:rPr>
            <w:rFonts w:ascii="Times New Roman" w:eastAsia="Times New Roman" w:hAnsi="Times New Roman" w:cs="Times New Roman"/>
            <w:sz w:val="24"/>
            <w:szCs w:val="24"/>
            <w:lang w:val="ru-RU"/>
          </w:rPr>
          <w:t>вируса (</w:t>
        </w:r>
      </w:ins>
      <w:ins w:id="223" w:author="Автор" w:date="2026-04-28T00:25:00Z">
        <w:r w:rsidR="008E33A8" w:rsidRPr="008E33A8">
          <w:rPr>
            <w:rFonts w:ascii="Times New Roman" w:eastAsia="Times New Roman" w:hAnsi="Times New Roman" w:cs="Times New Roman"/>
            <w:sz w:val="24"/>
            <w:szCs w:val="24"/>
            <w:lang w:val="ru-RU"/>
          </w:rPr>
          <w:t>10.1371/journal.ppat.1012886</w:t>
        </w:r>
      </w:ins>
      <w:ins w:id="224" w:author="Автор" w:date="2026-04-28T00:24:00Z">
        <w:r w:rsidR="008E33A8">
          <w:rPr>
            <w:rFonts w:ascii="Times New Roman" w:eastAsia="Times New Roman" w:hAnsi="Times New Roman" w:cs="Times New Roman"/>
            <w:sz w:val="24"/>
            <w:szCs w:val="24"/>
            <w:lang w:val="ru-RU"/>
          </w:rPr>
          <w:t>)</w:t>
        </w:r>
      </w:ins>
      <w:ins w:id="225" w:author="Автор" w:date="2026-04-28T00:25:00Z">
        <w:r w:rsidR="008E33A8" w:rsidRPr="0061035B">
          <w:rPr>
            <w:rFonts w:ascii="Times New Roman" w:eastAsia="Times New Roman" w:hAnsi="Times New Roman" w:cs="Times New Roman"/>
            <w:sz w:val="24"/>
            <w:szCs w:val="24"/>
            <w:lang w:val="ru-RU"/>
            <w:rPrChange w:id="226" w:author="Автор" w:date="2026-04-28T00:25:00Z">
              <w:rPr>
                <w:rFonts w:ascii="Times New Roman" w:eastAsia="Times New Roman" w:hAnsi="Times New Roman" w:cs="Times New Roman"/>
                <w:sz w:val="24"/>
                <w:szCs w:val="24"/>
                <w:lang w:val="en-US"/>
              </w:rPr>
            </w:rPrChange>
          </w:rPr>
          <w:t xml:space="preserve">. </w:t>
        </w:r>
        <w:r w:rsidR="008E33A8">
          <w:rPr>
            <w:rFonts w:ascii="Times New Roman" w:eastAsia="Times New Roman" w:hAnsi="Times New Roman" w:cs="Times New Roman"/>
            <w:sz w:val="24"/>
            <w:szCs w:val="24"/>
            <w:lang w:val="ru-RU"/>
          </w:rPr>
          <w:t>Мутации</w:t>
        </w:r>
        <w:r w:rsidR="008E33A8" w:rsidRPr="003B2B34">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в</w:t>
        </w:r>
        <w:r w:rsidR="008E33A8" w:rsidRPr="003B2B34">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en-US"/>
          </w:rPr>
          <w:t>ORF</w:t>
        </w:r>
        <w:r w:rsidR="008E33A8" w:rsidRPr="0061035B">
          <w:rPr>
            <w:rFonts w:ascii="Times New Roman" w:eastAsia="Times New Roman" w:hAnsi="Times New Roman" w:cs="Times New Roman"/>
            <w:sz w:val="24"/>
            <w:szCs w:val="24"/>
            <w:lang w:val="ru-RU"/>
            <w:rPrChange w:id="227" w:author="Автор" w:date="2026-04-28T00:35:00Z">
              <w:rPr>
                <w:rFonts w:ascii="Times New Roman" w:eastAsia="Times New Roman" w:hAnsi="Times New Roman" w:cs="Times New Roman"/>
                <w:sz w:val="24"/>
                <w:szCs w:val="24"/>
                <w:lang w:val="en-US"/>
              </w:rPr>
            </w:rPrChange>
          </w:rPr>
          <w:t>7</w:t>
        </w:r>
        <w:r w:rsidR="008E33A8">
          <w:rPr>
            <w:rFonts w:ascii="Times New Roman" w:eastAsia="Times New Roman" w:hAnsi="Times New Roman" w:cs="Times New Roman"/>
            <w:sz w:val="24"/>
            <w:szCs w:val="24"/>
            <w:lang w:val="en-US"/>
          </w:rPr>
          <w:t>a</w:t>
        </w:r>
        <w:r w:rsidR="008E33A8" w:rsidRPr="003B2B34">
          <w:rPr>
            <w:rFonts w:ascii="Times New Roman" w:eastAsia="Times New Roman" w:hAnsi="Times New Roman" w:cs="Times New Roman"/>
            <w:sz w:val="24"/>
            <w:szCs w:val="24"/>
            <w:lang w:val="ru-RU"/>
          </w:rPr>
          <w:t xml:space="preserve"> </w:t>
        </w:r>
        <w:r w:rsidR="008E33A8">
          <w:rPr>
            <w:rFonts w:ascii="Times New Roman" w:eastAsia="Times New Roman" w:hAnsi="Times New Roman" w:cs="Times New Roman"/>
            <w:sz w:val="24"/>
            <w:szCs w:val="24"/>
            <w:lang w:val="ru-RU"/>
          </w:rPr>
          <w:t>мало</w:t>
        </w:r>
        <w:r w:rsidR="008E33A8" w:rsidRPr="003B2B34">
          <w:rPr>
            <w:rFonts w:ascii="Times New Roman" w:eastAsia="Times New Roman" w:hAnsi="Times New Roman" w:cs="Times New Roman"/>
            <w:sz w:val="24"/>
            <w:szCs w:val="24"/>
            <w:lang w:val="ru-RU"/>
          </w:rPr>
          <w:t xml:space="preserve"> </w:t>
        </w:r>
      </w:ins>
      <w:ins w:id="228" w:author="Автор" w:date="2026-04-28T00:26:00Z">
        <w:r w:rsidR="008E33A8">
          <w:rPr>
            <w:rFonts w:ascii="Times New Roman" w:eastAsia="Times New Roman" w:hAnsi="Times New Roman" w:cs="Times New Roman"/>
            <w:sz w:val="24"/>
            <w:szCs w:val="24"/>
            <w:lang w:val="ru-RU"/>
          </w:rPr>
          <w:t>изучены</w:t>
        </w:r>
      </w:ins>
      <w:ins w:id="229" w:author="Автор" w:date="2026-04-28T00:37:00Z">
        <w:r w:rsidR="003B2B34">
          <w:rPr>
            <w:rFonts w:ascii="Times New Roman" w:eastAsia="Times New Roman" w:hAnsi="Times New Roman" w:cs="Times New Roman"/>
            <w:sz w:val="24"/>
            <w:szCs w:val="24"/>
            <w:lang w:val="ru-RU"/>
          </w:rPr>
          <w:t>. С</w:t>
        </w:r>
      </w:ins>
      <w:ins w:id="230" w:author="Автор" w:date="2026-04-28T00:26:00Z">
        <w:r w:rsidR="008E33A8">
          <w:rPr>
            <w:rFonts w:ascii="Times New Roman" w:eastAsia="Times New Roman" w:hAnsi="Times New Roman" w:cs="Times New Roman"/>
            <w:sz w:val="24"/>
            <w:szCs w:val="24"/>
            <w:lang w:val="ru-RU"/>
          </w:rPr>
          <w:t xml:space="preserve">огласно имеющимся данным </w:t>
        </w:r>
      </w:ins>
      <w:ins w:id="231" w:author="Автор" w:date="2026-04-28T00:35:00Z">
        <w:r w:rsidR="003B2B34">
          <w:rPr>
            <w:rFonts w:ascii="Times New Roman" w:eastAsia="Times New Roman" w:hAnsi="Times New Roman" w:cs="Times New Roman"/>
            <w:sz w:val="24"/>
            <w:szCs w:val="24"/>
            <w:lang w:val="en-US"/>
          </w:rPr>
          <w:t>V</w:t>
        </w:r>
        <w:r w:rsidR="003B2B34" w:rsidRPr="0061035B">
          <w:rPr>
            <w:rFonts w:ascii="Times New Roman" w:eastAsia="Times New Roman" w:hAnsi="Times New Roman" w:cs="Times New Roman"/>
            <w:sz w:val="24"/>
            <w:szCs w:val="24"/>
            <w:lang w:val="ru-RU"/>
            <w:rPrChange w:id="232" w:author="Автор" w:date="2026-04-28T00:35:00Z">
              <w:rPr>
                <w:rFonts w:ascii="Times New Roman" w:eastAsia="Times New Roman" w:hAnsi="Times New Roman" w:cs="Times New Roman"/>
                <w:sz w:val="24"/>
                <w:szCs w:val="24"/>
                <w:lang w:val="en-US"/>
              </w:rPr>
            </w:rPrChange>
          </w:rPr>
          <w:t>82</w:t>
        </w:r>
        <w:r w:rsidR="003B2B34">
          <w:rPr>
            <w:rFonts w:ascii="Times New Roman" w:eastAsia="Times New Roman" w:hAnsi="Times New Roman" w:cs="Times New Roman"/>
            <w:sz w:val="24"/>
            <w:szCs w:val="24"/>
            <w:lang w:val="en-US"/>
          </w:rPr>
          <w:t>A</w:t>
        </w:r>
        <w:r w:rsidR="003B2B34" w:rsidRPr="0061035B">
          <w:rPr>
            <w:rFonts w:ascii="Times New Roman" w:eastAsia="Times New Roman" w:hAnsi="Times New Roman" w:cs="Times New Roman"/>
            <w:sz w:val="24"/>
            <w:szCs w:val="24"/>
            <w:lang w:val="ru-RU"/>
            <w:rPrChange w:id="233" w:author="Автор" w:date="2026-04-28T00:35:00Z">
              <w:rPr>
                <w:rFonts w:ascii="Times New Roman" w:eastAsia="Times New Roman" w:hAnsi="Times New Roman" w:cs="Times New Roman"/>
                <w:sz w:val="24"/>
                <w:szCs w:val="24"/>
                <w:lang w:val="en-US"/>
              </w:rPr>
            </w:rPrChange>
          </w:rPr>
          <w:t xml:space="preserve"> </w:t>
        </w:r>
        <w:r w:rsidR="003B2B34">
          <w:rPr>
            <w:rFonts w:ascii="Times New Roman" w:eastAsia="Times New Roman" w:hAnsi="Times New Roman" w:cs="Times New Roman"/>
            <w:sz w:val="24"/>
            <w:szCs w:val="24"/>
            <w:lang w:val="ru-RU"/>
          </w:rPr>
          <w:t xml:space="preserve">и </w:t>
        </w:r>
        <w:r w:rsidR="003B2B34">
          <w:rPr>
            <w:rFonts w:ascii="Times New Roman" w:eastAsia="Times New Roman" w:hAnsi="Times New Roman" w:cs="Times New Roman"/>
            <w:sz w:val="24"/>
            <w:szCs w:val="24"/>
            <w:lang w:val="en-US"/>
          </w:rPr>
          <w:t>T</w:t>
        </w:r>
        <w:r w:rsidR="003B2B34" w:rsidRPr="0061035B">
          <w:rPr>
            <w:rFonts w:ascii="Times New Roman" w:eastAsia="Times New Roman" w:hAnsi="Times New Roman" w:cs="Times New Roman"/>
            <w:sz w:val="24"/>
            <w:szCs w:val="24"/>
            <w:lang w:val="ru-RU"/>
            <w:rPrChange w:id="234" w:author="Автор" w:date="2026-04-28T00:35:00Z">
              <w:rPr>
                <w:rFonts w:ascii="Times New Roman" w:eastAsia="Times New Roman" w:hAnsi="Times New Roman" w:cs="Times New Roman"/>
                <w:sz w:val="24"/>
                <w:szCs w:val="24"/>
                <w:lang w:val="en-US"/>
              </w:rPr>
            </w:rPrChange>
          </w:rPr>
          <w:t>120</w:t>
        </w:r>
        <w:r w:rsidR="003B2B34">
          <w:rPr>
            <w:rFonts w:ascii="Times New Roman" w:eastAsia="Times New Roman" w:hAnsi="Times New Roman" w:cs="Times New Roman"/>
            <w:sz w:val="24"/>
            <w:szCs w:val="24"/>
            <w:lang w:val="en-US"/>
          </w:rPr>
          <w:t>I</w:t>
        </w:r>
        <w:r w:rsidR="003B2B34" w:rsidRPr="0061035B">
          <w:rPr>
            <w:rFonts w:ascii="Times New Roman" w:eastAsia="Times New Roman" w:hAnsi="Times New Roman" w:cs="Times New Roman"/>
            <w:sz w:val="24"/>
            <w:szCs w:val="24"/>
            <w:lang w:val="ru-RU"/>
            <w:rPrChange w:id="235" w:author="Автор" w:date="2026-04-28T00:35:00Z">
              <w:rPr>
                <w:rFonts w:ascii="Times New Roman" w:eastAsia="Times New Roman" w:hAnsi="Times New Roman" w:cs="Times New Roman"/>
                <w:sz w:val="24"/>
                <w:szCs w:val="24"/>
                <w:lang w:val="en-US"/>
              </w:rPr>
            </w:rPrChange>
          </w:rPr>
          <w:t xml:space="preserve"> </w:t>
        </w:r>
        <w:r w:rsidR="003B2B34">
          <w:rPr>
            <w:rFonts w:ascii="Times New Roman" w:eastAsia="Times New Roman" w:hAnsi="Times New Roman" w:cs="Times New Roman"/>
            <w:sz w:val="24"/>
            <w:szCs w:val="24"/>
            <w:lang w:val="ru-RU"/>
          </w:rPr>
          <w:t>чаще всего встречаются в дельта варианте коронавируса</w:t>
        </w:r>
      </w:ins>
      <w:ins w:id="236" w:author="Автор" w:date="2026-04-28T00:36:00Z">
        <w:r w:rsidR="003B2B34">
          <w:rPr>
            <w:rFonts w:ascii="Times New Roman" w:eastAsia="Times New Roman" w:hAnsi="Times New Roman" w:cs="Times New Roman"/>
            <w:sz w:val="24"/>
            <w:szCs w:val="24"/>
            <w:lang w:val="ru-RU"/>
          </w:rPr>
          <w:t xml:space="preserve">, они расположены </w:t>
        </w:r>
        <w:r w:rsidR="003B2B34" w:rsidRPr="003B2B34">
          <w:rPr>
            <w:rFonts w:ascii="Times New Roman" w:eastAsia="Times New Roman" w:hAnsi="Times New Roman" w:cs="Times New Roman" w:hint="eastAsia"/>
            <w:sz w:val="24"/>
            <w:szCs w:val="24"/>
            <w:lang w:val="ru-RU"/>
          </w:rPr>
          <w:t>di‐lysine motif of ORF7a</w:t>
        </w:r>
        <w:r w:rsidR="003B2B34">
          <w:rPr>
            <w:rFonts w:ascii="Times New Roman" w:eastAsia="Times New Roman" w:hAnsi="Times New Roman" w:cs="Times New Roman"/>
            <w:sz w:val="24"/>
            <w:szCs w:val="24"/>
            <w:lang w:val="ru-RU"/>
          </w:rPr>
          <w:t xml:space="preserve">, который важен для </w:t>
        </w:r>
      </w:ins>
      <w:ins w:id="237" w:author="Автор" w:date="2026-04-28T00:37:00Z">
        <w:r w:rsidR="003B2B34" w:rsidRPr="003B2B34">
          <w:rPr>
            <w:rFonts w:ascii="Times New Roman" w:eastAsia="Times New Roman" w:hAnsi="Times New Roman" w:cs="Times New Roman"/>
            <w:sz w:val="24"/>
            <w:szCs w:val="24"/>
            <w:lang w:val="ru-RU"/>
          </w:rPr>
          <w:t>endoplasmic reticulum localization of proteins</w:t>
        </w:r>
        <w:r w:rsidR="003B2B34">
          <w:rPr>
            <w:rFonts w:ascii="Times New Roman" w:eastAsia="Times New Roman" w:hAnsi="Times New Roman" w:cs="Times New Roman"/>
            <w:sz w:val="24"/>
            <w:szCs w:val="24"/>
            <w:lang w:val="ru-RU"/>
          </w:rPr>
          <w:t>(</w:t>
        </w:r>
        <w:r w:rsidR="003B2B34" w:rsidRPr="003B2B34">
          <w:rPr>
            <w:rFonts w:ascii="Times New Roman" w:eastAsia="Times New Roman" w:hAnsi="Times New Roman" w:cs="Times New Roman"/>
            <w:sz w:val="24"/>
            <w:szCs w:val="24"/>
            <w:lang w:val="ru-RU"/>
          </w:rPr>
          <w:t>10.1002/jmv.27964</w:t>
        </w:r>
        <w:r w:rsidR="003B2B34">
          <w:rPr>
            <w:rFonts w:ascii="Times New Roman" w:eastAsia="Times New Roman" w:hAnsi="Times New Roman" w:cs="Times New Roman"/>
            <w:sz w:val="24"/>
            <w:szCs w:val="24"/>
            <w:lang w:val="ru-RU"/>
          </w:rPr>
          <w:t xml:space="preserve">). </w:t>
        </w:r>
      </w:ins>
      <w:ins w:id="238" w:author="Автор" w:date="2026-04-28T00:38:00Z">
        <w:r w:rsidR="003B2B34">
          <w:rPr>
            <w:rFonts w:ascii="Times New Roman" w:eastAsia="Times New Roman" w:hAnsi="Times New Roman" w:cs="Times New Roman"/>
            <w:sz w:val="24"/>
            <w:szCs w:val="24"/>
            <w:lang w:val="ru-RU"/>
          </w:rPr>
          <w:t>Данных</w:t>
        </w:r>
        <w:r w:rsidR="003B2B34" w:rsidRPr="003B2B34">
          <w:rPr>
            <w:rFonts w:ascii="Times New Roman" w:eastAsia="Times New Roman" w:hAnsi="Times New Roman" w:cs="Times New Roman"/>
            <w:sz w:val="24"/>
            <w:szCs w:val="24"/>
            <w:lang w:val="ru-RU"/>
          </w:rPr>
          <w:t xml:space="preserve"> </w:t>
        </w:r>
        <w:r w:rsidR="003B2B34">
          <w:rPr>
            <w:rFonts w:ascii="Times New Roman" w:eastAsia="Times New Roman" w:hAnsi="Times New Roman" w:cs="Times New Roman"/>
            <w:sz w:val="24"/>
            <w:szCs w:val="24"/>
            <w:lang w:val="ru-RU"/>
          </w:rPr>
          <w:t>по</w:t>
        </w:r>
        <w:r w:rsidR="003B2B34" w:rsidRPr="003B2B34">
          <w:rPr>
            <w:rFonts w:ascii="Times New Roman" w:eastAsia="Times New Roman" w:hAnsi="Times New Roman" w:cs="Times New Roman"/>
            <w:sz w:val="24"/>
            <w:szCs w:val="24"/>
            <w:lang w:val="ru-RU"/>
          </w:rPr>
          <w:t xml:space="preserve"> </w:t>
        </w:r>
        <w:r w:rsidR="003B2B34">
          <w:rPr>
            <w:rFonts w:ascii="Times New Roman" w:eastAsia="Times New Roman" w:hAnsi="Times New Roman" w:cs="Times New Roman"/>
            <w:sz w:val="24"/>
            <w:szCs w:val="24"/>
            <w:lang w:val="ru-RU"/>
          </w:rPr>
          <w:t>мутациям</w:t>
        </w:r>
        <w:r w:rsidR="003B2B34" w:rsidRPr="003B2B34">
          <w:rPr>
            <w:rFonts w:ascii="Times New Roman" w:eastAsia="Times New Roman" w:hAnsi="Times New Roman" w:cs="Times New Roman"/>
            <w:sz w:val="24"/>
            <w:szCs w:val="24"/>
            <w:lang w:val="ru-RU"/>
          </w:rPr>
          <w:t xml:space="preserve"> </w:t>
        </w:r>
        <w:r w:rsidR="003B2B34">
          <w:rPr>
            <w:rFonts w:ascii="Times New Roman" w:eastAsia="Times New Roman" w:hAnsi="Times New Roman" w:cs="Times New Roman"/>
            <w:sz w:val="24"/>
            <w:szCs w:val="24"/>
          </w:rPr>
          <w:t>ORF</w:t>
        </w:r>
        <w:r w:rsidR="003B2B34" w:rsidRPr="0061035B">
          <w:rPr>
            <w:rFonts w:ascii="Times New Roman" w:eastAsia="Times New Roman" w:hAnsi="Times New Roman" w:cs="Times New Roman"/>
            <w:sz w:val="24"/>
            <w:szCs w:val="24"/>
            <w:lang w:val="ru-RU"/>
            <w:rPrChange w:id="239" w:author="Автор" w:date="2026-04-28T00:38:00Z">
              <w:rPr>
                <w:rFonts w:ascii="Times New Roman" w:eastAsia="Times New Roman" w:hAnsi="Times New Roman" w:cs="Times New Roman"/>
                <w:sz w:val="24"/>
                <w:szCs w:val="24"/>
              </w:rPr>
            </w:rPrChange>
          </w:rPr>
          <w:t>1</w:t>
        </w:r>
        <w:r w:rsidR="003B2B34">
          <w:rPr>
            <w:rFonts w:ascii="Times New Roman" w:eastAsia="Times New Roman" w:hAnsi="Times New Roman" w:cs="Times New Roman"/>
            <w:sz w:val="24"/>
            <w:szCs w:val="24"/>
          </w:rPr>
          <w:t>ab</w:t>
        </w:r>
        <w:r w:rsidR="003B2B34" w:rsidRPr="0061035B">
          <w:rPr>
            <w:rFonts w:ascii="Times New Roman" w:eastAsia="Times New Roman" w:hAnsi="Times New Roman" w:cs="Times New Roman"/>
            <w:sz w:val="24"/>
            <w:szCs w:val="24"/>
            <w:lang w:val="ru-RU"/>
            <w:rPrChange w:id="240" w:author="Автор" w:date="2026-04-28T00:38:00Z">
              <w:rPr>
                <w:rFonts w:ascii="Times New Roman" w:eastAsia="Times New Roman" w:hAnsi="Times New Roman" w:cs="Times New Roman"/>
                <w:sz w:val="24"/>
                <w:szCs w:val="24"/>
              </w:rPr>
            </w:rPrChange>
          </w:rPr>
          <w:t xml:space="preserve"> </w:t>
        </w:r>
        <w:r w:rsidR="003B2B34">
          <w:rPr>
            <w:rFonts w:ascii="Times New Roman" w:eastAsia="Times New Roman" w:hAnsi="Times New Roman" w:cs="Times New Roman"/>
            <w:sz w:val="24"/>
            <w:szCs w:val="24"/>
          </w:rPr>
          <w:t>Q</w:t>
        </w:r>
        <w:r w:rsidR="003B2B34" w:rsidRPr="0061035B">
          <w:rPr>
            <w:rFonts w:ascii="Times New Roman" w:eastAsia="Times New Roman" w:hAnsi="Times New Roman" w:cs="Times New Roman"/>
            <w:sz w:val="24"/>
            <w:szCs w:val="24"/>
            <w:lang w:val="ru-RU"/>
            <w:rPrChange w:id="241" w:author="Автор" w:date="2026-04-28T00:38:00Z">
              <w:rPr>
                <w:rFonts w:ascii="Times New Roman" w:eastAsia="Times New Roman" w:hAnsi="Times New Roman" w:cs="Times New Roman"/>
                <w:sz w:val="24"/>
                <w:szCs w:val="24"/>
              </w:rPr>
            </w:rPrChange>
          </w:rPr>
          <w:t>7</w:t>
        </w:r>
        <w:r w:rsidR="003B2B34" w:rsidRPr="0061035B">
          <w:rPr>
            <w:rFonts w:ascii="Times New Roman" w:eastAsia="Times New Roman" w:hAnsi="Times New Roman" w:cs="Times New Roman"/>
            <w:sz w:val="24"/>
            <w:szCs w:val="24"/>
            <w:lang w:val="ru-RU"/>
            <w:rPrChange w:id="242" w:author="Автор" w:date="2026-04-28T00:38:00Z">
              <w:rPr>
                <w:rFonts w:ascii="Times New Roman" w:eastAsia="Times New Roman" w:hAnsi="Times New Roman" w:cs="Times New Roman"/>
                <w:sz w:val="24"/>
                <w:szCs w:val="24"/>
              </w:rPr>
            </w:rPrChange>
          </w:rPr>
          <w:t>036</w:t>
        </w:r>
        <w:r w:rsidR="003B2B34">
          <w:rPr>
            <w:rFonts w:ascii="Times New Roman" w:eastAsia="Times New Roman" w:hAnsi="Times New Roman" w:cs="Times New Roman"/>
            <w:sz w:val="24"/>
            <w:szCs w:val="24"/>
          </w:rPr>
          <w:t>H</w:t>
        </w:r>
        <w:r w:rsidR="003B2B34">
          <w:rPr>
            <w:rFonts w:ascii="Times New Roman" w:eastAsia="Times New Roman" w:hAnsi="Times New Roman" w:cs="Times New Roman"/>
            <w:sz w:val="24"/>
            <w:szCs w:val="24"/>
            <w:lang w:val="ru-RU"/>
          </w:rPr>
          <w:t xml:space="preserve"> и </w:t>
        </w:r>
        <w:r w:rsidR="003B2B34">
          <w:rPr>
            <w:rFonts w:ascii="Times New Roman" w:eastAsia="Times New Roman" w:hAnsi="Times New Roman" w:cs="Times New Roman"/>
            <w:sz w:val="24"/>
            <w:szCs w:val="24"/>
          </w:rPr>
          <w:t>ORF</w:t>
        </w:r>
        <w:r w:rsidR="003B2B34" w:rsidRPr="0061035B">
          <w:rPr>
            <w:rFonts w:ascii="Times New Roman" w:eastAsia="Times New Roman" w:hAnsi="Times New Roman" w:cs="Times New Roman"/>
            <w:sz w:val="24"/>
            <w:szCs w:val="24"/>
            <w:lang w:val="ru-RU"/>
            <w:rPrChange w:id="243" w:author="Автор" w:date="2026-04-28T00:38:00Z">
              <w:rPr>
                <w:rFonts w:ascii="Times New Roman" w:eastAsia="Times New Roman" w:hAnsi="Times New Roman" w:cs="Times New Roman"/>
                <w:sz w:val="24"/>
                <w:szCs w:val="24"/>
              </w:rPr>
            </w:rPrChange>
          </w:rPr>
          <w:t>7</w:t>
        </w:r>
        <w:r w:rsidR="003B2B34">
          <w:rPr>
            <w:rFonts w:ascii="Times New Roman" w:eastAsia="Times New Roman" w:hAnsi="Times New Roman" w:cs="Times New Roman"/>
            <w:sz w:val="24"/>
            <w:szCs w:val="24"/>
          </w:rPr>
          <w:t>a</w:t>
        </w:r>
        <w:r w:rsidR="003B2B34" w:rsidRPr="0061035B">
          <w:rPr>
            <w:rFonts w:ascii="Times New Roman" w:eastAsia="Times New Roman" w:hAnsi="Times New Roman" w:cs="Times New Roman"/>
            <w:sz w:val="24"/>
            <w:szCs w:val="24"/>
            <w:lang w:val="ru-RU"/>
            <w:rPrChange w:id="244" w:author="Автор" w:date="2026-04-28T00:38:00Z">
              <w:rPr>
                <w:rFonts w:ascii="Times New Roman" w:eastAsia="Times New Roman" w:hAnsi="Times New Roman" w:cs="Times New Roman"/>
                <w:sz w:val="24"/>
                <w:szCs w:val="24"/>
              </w:rPr>
            </w:rPrChange>
          </w:rPr>
          <w:t xml:space="preserve"> </w:t>
        </w:r>
        <w:r w:rsidR="003B2B34">
          <w:rPr>
            <w:rFonts w:ascii="Times New Roman" w:eastAsia="Times New Roman" w:hAnsi="Times New Roman" w:cs="Times New Roman"/>
            <w:sz w:val="24"/>
            <w:szCs w:val="24"/>
          </w:rPr>
          <w:t>V</w:t>
        </w:r>
        <w:r w:rsidR="003B2B34" w:rsidRPr="0061035B">
          <w:rPr>
            <w:rFonts w:ascii="Times New Roman" w:eastAsia="Times New Roman" w:hAnsi="Times New Roman" w:cs="Times New Roman"/>
            <w:sz w:val="24"/>
            <w:szCs w:val="24"/>
            <w:lang w:val="ru-RU"/>
            <w:rPrChange w:id="245" w:author="Автор" w:date="2026-04-28T00:38:00Z">
              <w:rPr>
                <w:rFonts w:ascii="Times New Roman" w:eastAsia="Times New Roman" w:hAnsi="Times New Roman" w:cs="Times New Roman"/>
                <w:sz w:val="24"/>
                <w:szCs w:val="24"/>
              </w:rPr>
            </w:rPrChange>
          </w:rPr>
          <w:t>71</w:t>
        </w:r>
        <w:r w:rsidR="003B2B34">
          <w:rPr>
            <w:rFonts w:ascii="Times New Roman" w:eastAsia="Times New Roman" w:hAnsi="Times New Roman" w:cs="Times New Roman"/>
            <w:sz w:val="24"/>
            <w:szCs w:val="24"/>
          </w:rPr>
          <w:t>I</w:t>
        </w:r>
        <w:r w:rsidR="003B2B34">
          <w:rPr>
            <w:rFonts w:ascii="Times New Roman" w:eastAsia="Times New Roman" w:hAnsi="Times New Roman" w:cs="Times New Roman"/>
            <w:sz w:val="24"/>
            <w:szCs w:val="24"/>
            <w:lang w:val="ru-RU"/>
          </w:rPr>
          <w:t xml:space="preserve"> не достаточно для однозначного опр</w:t>
        </w:r>
      </w:ins>
      <w:ins w:id="246" w:author="Автор" w:date="2026-04-28T00:39:00Z">
        <w:r w:rsidR="003B2B34">
          <w:rPr>
            <w:rFonts w:ascii="Times New Roman" w:eastAsia="Times New Roman" w:hAnsi="Times New Roman" w:cs="Times New Roman"/>
            <w:sz w:val="24"/>
            <w:szCs w:val="24"/>
            <w:lang w:val="ru-RU"/>
          </w:rPr>
          <w:t xml:space="preserve">еделения их функций однако </w:t>
        </w:r>
        <w:r w:rsidR="001201A7">
          <w:rPr>
            <w:rFonts w:ascii="Times New Roman" w:eastAsia="Times New Roman" w:hAnsi="Times New Roman" w:cs="Times New Roman"/>
            <w:sz w:val="24"/>
            <w:szCs w:val="24"/>
            <w:lang w:val="ru-RU"/>
          </w:rPr>
          <w:t xml:space="preserve">их расположение в неструктурных белках вируса может </w:t>
        </w:r>
      </w:ins>
      <w:ins w:id="247" w:author="Автор" w:date="2026-04-28T00:40:00Z">
        <w:r w:rsidR="001201A7">
          <w:rPr>
            <w:rFonts w:ascii="Times New Roman" w:eastAsia="Times New Roman" w:hAnsi="Times New Roman" w:cs="Times New Roman"/>
            <w:sz w:val="24"/>
            <w:szCs w:val="24"/>
            <w:lang w:val="ru-RU"/>
          </w:rPr>
          <w:t>намекать на их взаимодей</w:t>
        </w:r>
      </w:ins>
      <w:ins w:id="248" w:author="Автор" w:date="2026-04-28T00:41:00Z">
        <w:r w:rsidR="001201A7">
          <w:rPr>
            <w:rFonts w:ascii="Times New Roman" w:eastAsia="Times New Roman" w:hAnsi="Times New Roman" w:cs="Times New Roman"/>
            <w:sz w:val="24"/>
            <w:szCs w:val="24"/>
            <w:lang w:val="ru-RU"/>
          </w:rPr>
          <w:t>с</w:t>
        </w:r>
      </w:ins>
      <w:ins w:id="249" w:author="Автор" w:date="2026-04-28T00:40:00Z">
        <w:r w:rsidR="001201A7">
          <w:rPr>
            <w:rFonts w:ascii="Times New Roman" w:eastAsia="Times New Roman" w:hAnsi="Times New Roman" w:cs="Times New Roman"/>
            <w:sz w:val="24"/>
            <w:szCs w:val="24"/>
            <w:lang w:val="ru-RU"/>
          </w:rPr>
          <w:t>т</w:t>
        </w:r>
      </w:ins>
      <w:ins w:id="250" w:author="Автор" w:date="2026-04-28T00:41:00Z">
        <w:r w:rsidR="001201A7">
          <w:rPr>
            <w:rFonts w:ascii="Times New Roman" w:eastAsia="Times New Roman" w:hAnsi="Times New Roman" w:cs="Times New Roman"/>
            <w:sz w:val="24"/>
            <w:szCs w:val="24"/>
            <w:lang w:val="ru-RU"/>
          </w:rPr>
          <w:t>вие</w:t>
        </w:r>
      </w:ins>
      <w:ins w:id="251" w:author="Автор" w:date="2026-04-28T00:40:00Z">
        <w:r w:rsidR="001201A7">
          <w:rPr>
            <w:rFonts w:ascii="Times New Roman" w:eastAsia="Times New Roman" w:hAnsi="Times New Roman" w:cs="Times New Roman"/>
            <w:sz w:val="24"/>
            <w:szCs w:val="24"/>
            <w:lang w:val="ru-RU"/>
          </w:rPr>
          <w:t xml:space="preserve"> с</w:t>
        </w:r>
      </w:ins>
      <w:ins w:id="252" w:author="Автор" w:date="2026-04-28T00:41:00Z">
        <w:r w:rsidR="001201A7">
          <w:rPr>
            <w:rFonts w:ascii="Times New Roman" w:eastAsia="Times New Roman" w:hAnsi="Times New Roman" w:cs="Times New Roman"/>
            <w:sz w:val="24"/>
            <w:szCs w:val="24"/>
            <w:lang w:val="ru-RU"/>
          </w:rPr>
          <w:t xml:space="preserve"> </w:t>
        </w:r>
        <w:r w:rsidR="001201A7">
          <w:rPr>
            <w:rFonts w:ascii="Times New Roman" w:eastAsia="Times New Roman" w:hAnsi="Times New Roman" w:cs="Times New Roman"/>
            <w:sz w:val="24"/>
            <w:szCs w:val="24"/>
            <w:lang w:val="en-US"/>
          </w:rPr>
          <w:t>host</w:t>
        </w:r>
        <w:r w:rsidR="001201A7" w:rsidRPr="0061035B">
          <w:rPr>
            <w:rFonts w:ascii="Times New Roman" w:eastAsia="Times New Roman" w:hAnsi="Times New Roman" w:cs="Times New Roman"/>
            <w:sz w:val="24"/>
            <w:szCs w:val="24"/>
            <w:lang w:val="ru-RU"/>
            <w:rPrChange w:id="253" w:author="Автор" w:date="2026-04-28T00:41:00Z">
              <w:rPr>
                <w:rFonts w:ascii="Times New Roman" w:eastAsia="Times New Roman" w:hAnsi="Times New Roman" w:cs="Times New Roman"/>
                <w:sz w:val="24"/>
                <w:szCs w:val="24"/>
                <w:lang w:val="en-US"/>
              </w:rPr>
            </w:rPrChange>
          </w:rPr>
          <w:t xml:space="preserve"> </w:t>
        </w:r>
        <w:r w:rsidR="001201A7">
          <w:rPr>
            <w:rFonts w:ascii="Times New Roman" w:eastAsia="Times New Roman" w:hAnsi="Times New Roman" w:cs="Times New Roman"/>
            <w:sz w:val="24"/>
            <w:szCs w:val="24"/>
            <w:lang w:val="en-US"/>
          </w:rPr>
          <w:t>immune</w:t>
        </w:r>
        <w:r w:rsidR="001201A7" w:rsidRPr="0061035B">
          <w:rPr>
            <w:rFonts w:ascii="Times New Roman" w:eastAsia="Times New Roman" w:hAnsi="Times New Roman" w:cs="Times New Roman"/>
            <w:sz w:val="24"/>
            <w:szCs w:val="24"/>
            <w:lang w:val="ru-RU"/>
            <w:rPrChange w:id="254" w:author="Автор" w:date="2026-04-28T00:41:00Z">
              <w:rPr>
                <w:rFonts w:ascii="Times New Roman" w:eastAsia="Times New Roman" w:hAnsi="Times New Roman" w:cs="Times New Roman"/>
                <w:sz w:val="24"/>
                <w:szCs w:val="24"/>
                <w:lang w:val="en-US"/>
              </w:rPr>
            </w:rPrChange>
          </w:rPr>
          <w:t xml:space="preserve"> </w:t>
        </w:r>
        <w:r w:rsidR="001201A7">
          <w:rPr>
            <w:rFonts w:ascii="Times New Roman" w:eastAsia="Times New Roman" w:hAnsi="Times New Roman" w:cs="Times New Roman"/>
            <w:sz w:val="24"/>
            <w:szCs w:val="24"/>
            <w:lang w:val="en-US"/>
          </w:rPr>
          <w:t>system</w:t>
        </w:r>
        <w:r w:rsidR="001201A7" w:rsidRPr="0061035B">
          <w:rPr>
            <w:rFonts w:ascii="Times New Roman" w:eastAsia="Times New Roman" w:hAnsi="Times New Roman" w:cs="Times New Roman"/>
            <w:sz w:val="24"/>
            <w:szCs w:val="24"/>
            <w:lang w:val="ru-RU"/>
            <w:rPrChange w:id="255" w:author="Автор" w:date="2026-04-28T00:41:00Z">
              <w:rPr>
                <w:rFonts w:ascii="Times New Roman" w:eastAsia="Times New Roman" w:hAnsi="Times New Roman" w:cs="Times New Roman"/>
                <w:sz w:val="24"/>
                <w:szCs w:val="24"/>
                <w:lang w:val="en-US"/>
              </w:rPr>
            </w:rPrChange>
          </w:rPr>
          <w:t>.</w:t>
        </w:r>
      </w:ins>
      <w:ins w:id="256" w:author="Автор" w:date="2026-04-28T00:40:00Z">
        <w:r w:rsidR="001201A7">
          <w:rPr>
            <w:rFonts w:ascii="Times New Roman" w:eastAsia="Times New Roman" w:hAnsi="Times New Roman" w:cs="Times New Roman"/>
            <w:sz w:val="24"/>
            <w:szCs w:val="24"/>
            <w:lang w:val="ru-RU"/>
          </w:rPr>
          <w:t xml:space="preserve"> </w:t>
        </w:r>
      </w:ins>
    </w:p>
    <w:p w14:paraId="13C8CA0D" w14:textId="39E9ED2F" w:rsidR="001201A7" w:rsidRPr="0061035B" w:rsidRDefault="001201A7" w:rsidP="001201A7">
      <w:pPr>
        <w:spacing w:after="0" w:line="360" w:lineRule="auto"/>
        <w:ind w:firstLine="709"/>
        <w:jc w:val="both"/>
        <w:rPr>
          <w:ins w:id="257" w:author="Автор" w:date="2026-04-28T00:44:00Z"/>
          <w:rFonts w:ascii="Times New Roman" w:eastAsia="Times New Roman" w:hAnsi="Times New Roman" w:cs="Times New Roman"/>
          <w:sz w:val="24"/>
          <w:szCs w:val="24"/>
          <w:lang w:val="ru-RU"/>
          <w:rPrChange w:id="258" w:author="Автор" w:date="2026-04-28T01:09:00Z">
            <w:rPr>
              <w:ins w:id="259" w:author="Автор" w:date="2026-04-28T00:44:00Z"/>
              <w:rFonts w:ascii="Times New Roman" w:eastAsia="Times New Roman" w:hAnsi="Times New Roman" w:cs="Times New Roman"/>
              <w:sz w:val="24"/>
              <w:szCs w:val="24"/>
            </w:rPr>
          </w:rPrChange>
        </w:rPr>
      </w:pPr>
      <w:ins w:id="260" w:author="Автор" w:date="2026-04-28T00:45:00Z">
        <w:r w:rsidRPr="001201A7">
          <w:rPr>
            <w:rFonts w:ascii="Times New Roman" w:eastAsia="Times New Roman" w:hAnsi="Times New Roman" w:cs="Times New Roman"/>
            <w:sz w:val="24"/>
            <w:szCs w:val="24"/>
            <w:lang w:val="en-US"/>
          </w:rPr>
          <w:t xml:space="preserve">Mutations E484K and N501Y are well-known mutations of the RBD of coronavirus. The first is responsible for antigenic escape and is capable of reducing the affinity of antibodies produced to earlier strains by tens of times, while the second improves the binding of coronavirus to the human ACE2 receptor and increases viral replication in upper respiratory tract cells. </w:t>
        </w:r>
        <w:r w:rsidRPr="001201A7">
          <w:rPr>
            <w:rFonts w:ascii="Times New Roman" w:eastAsia="Times New Roman" w:hAnsi="Times New Roman" w:cs="Times New Roman"/>
            <w:sz w:val="24"/>
            <w:szCs w:val="24"/>
            <w:lang w:val="en-US"/>
          </w:rPr>
          <w:lastRenderedPageBreak/>
          <w:t>(https://doi.org/10.1038/s41576-021-00408-x) P681H and P681R, most often found in alpha and delta variants, respectively, are located in the furin cleavage region and, due to a change in the charge of amino acids to a more positive one, most likely affect tropism by increasing S1/S2 cleavage in human airway epithelial cells (Johnson, B. A. et al. Loss of furin cleavage site attenuates SARS-CoV-2 pathogenesis. Nature 591, 293–299 (2021). D138Y has been studied somewhat less, but it is believed to affect the protein's secondary structure and reduce antibody binding efficiency (https://www.frontiersin.org/journals/microbiology/articles/10.3389/fmicb.2022.763169/full#B70)The R203K mutation in the coronavirus N protein has been shown to increase transmission and virulence of SARS-COV-2 according to studies (10.1016/j.chom.2021.11.005), while the R203M mutation, which creates a new reading frame, has been reported to increase the suppressive activity of the N protein on RIG-I-mediated interferon induction, thereby increasing the virus's infectivity (10.1371/journal.ppat.1012886). Mutations in ORF7a are poorly studied. According to available data, V82A and T120I are most frequently found in the delta variant of the coronavirus and are located within the di-lysine motif of ORF7a, which is important for endoplasmic reticulum localization of proteins (10.1002/jmv.27964). Data on the ORF1ab Q7036H and ORF7a V71I mutations are insufficient to definitively determine their functions; however, their location within the virus's non-structural proteins may hint at their interaction with the host immune system.</w:t>
        </w:r>
      </w:ins>
      <w:bookmarkStart w:id="261" w:name="_GoBack"/>
      <w:bookmarkEnd w:id="261"/>
    </w:p>
    <w:p w14:paraId="215261D1" w14:textId="77777777" w:rsidR="003141A2" w:rsidRPr="0061035B" w:rsidRDefault="003141A2">
      <w:pPr>
        <w:spacing w:after="0" w:line="360" w:lineRule="auto"/>
        <w:ind w:firstLine="709"/>
        <w:jc w:val="both"/>
        <w:rPr>
          <w:rFonts w:ascii="Times New Roman" w:eastAsia="Times New Roman" w:hAnsi="Times New Roman" w:cs="Times New Roman"/>
          <w:sz w:val="24"/>
          <w:szCs w:val="24"/>
          <w:lang w:val="en-US"/>
          <w:rPrChange w:id="262" w:author="Автор" w:date="2026-04-28T00:39:00Z">
            <w:rPr>
              <w:rFonts w:ascii="Times New Roman" w:eastAsia="Times New Roman" w:hAnsi="Times New Roman" w:cs="Times New Roman"/>
              <w:sz w:val="24"/>
              <w:szCs w:val="24"/>
            </w:rPr>
          </w:rPrChange>
        </w:rPr>
      </w:pPr>
    </w:p>
    <w:p w14:paraId="4BA7A3C2" w14:textId="77777777" w:rsidR="00AC30E2" w:rsidRPr="0076272C" w:rsidRDefault="00AC30E2" w:rsidP="00AC30E2">
      <w:pPr>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DISCUSSION</w:t>
      </w:r>
    </w:p>
    <w:p w14:paraId="7942178C" w14:textId="77777777" w:rsidR="00AC30E2" w:rsidRDefault="00AC30E2" w:rsidP="00AC30E2">
      <w:pPr>
        <w:jc w:val="center"/>
        <w:rPr>
          <w:rFonts w:ascii="Times New Roman" w:eastAsia="Times New Roman" w:hAnsi="Times New Roman" w:cs="Times New Roman"/>
          <w:sz w:val="24"/>
          <w:szCs w:val="24"/>
        </w:rPr>
      </w:pPr>
    </w:p>
    <w:p w14:paraId="778E6066" w14:textId="77777777" w:rsidR="00AC30E2" w:rsidRDefault="00AC30E2" w:rsidP="00AC30E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500104B8"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[40, 41]</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and influenza </w: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[37-39]</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w:t>
      </w:r>
      <w:r>
        <w:rPr>
          <w:rFonts w:ascii="Times New Roman" w:eastAsia="Times New Roman" w:hAnsi="Times New Roman" w:cs="Times New Roman"/>
          <w:sz w:val="24"/>
          <w:szCs w:val="24"/>
        </w:rPr>
        <w:t xml:space="preserve"> and studied using mathematical models </w: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[8, 39]</w:t>
      </w:r>
      <w:r w:rsidR="00EF6A49">
        <w:rPr>
          <w:rFonts w:ascii="Times New Roman" w:hAnsi="Times New Roman" w:cs="Times New Roman"/>
          <w:sz w:val="24"/>
          <w:szCs w:val="24"/>
          <w:lang w:val="en-US" w:bidi="en-US"/>
        </w:rPr>
        <w:fldChar w:fldCharType="end"/>
      </w:r>
      <w:r w:rsidR="00E0129D">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59FC1CA1"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[42, 43]</w:t>
      </w:r>
      <w:r w:rsidR="00EF6A49">
        <w:rPr>
          <w:rFonts w:ascii="Times New Roman" w:hAnsi="Times New Roman" w:cs="Times New Roman"/>
          <w:sz w:val="24"/>
          <w:szCs w:val="24"/>
          <w:lang w:val="en-US" w:bidi="en-US"/>
        </w:rPr>
        <w:fldChar w:fldCharType="end"/>
      </w:r>
      <w:r>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w:t>
      </w:r>
      <w:r>
        <w:rPr>
          <w:rFonts w:ascii="Times New Roman" w:eastAsia="Times New Roman" w:hAnsi="Times New Roman" w:cs="Times New Roman"/>
          <w:sz w:val="24"/>
          <w:szCs w:val="24"/>
        </w:rPr>
        <w:lastRenderedPageBreak/>
        <w:t xml:space="preserve">through such fitness valleys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[5]</w:t>
      </w:r>
      <w:r w:rsidR="00EF6A49">
        <w:rPr>
          <w:rFonts w:ascii="Times New Roman" w:hAnsi="Times New Roman" w:cs="Times New Roman"/>
          <w:sz w:val="24"/>
          <w:szCs w:val="24"/>
          <w:lang w:val="en-US" w:bidi="en-US"/>
        </w:rPr>
        <w:fldChar w:fldCharType="end"/>
      </w:r>
      <w:r w:rsidRPr="000E54DD">
        <w:rPr>
          <w:rFonts w:ascii="Times New Roman" w:hAnsi="Times New Roman" w:cs="Times New Roman"/>
          <w:sz w:val="24"/>
          <w:szCs w:val="24"/>
          <w:lang w:val="en-US" w:bidi="en-US"/>
        </w:rPr>
        <w:t>.</w:t>
      </w:r>
      <w:r>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&lt;EndNote&gt;&lt;Cite&gt;&lt;Author&gt;Smith&lt;/Author&gt;&lt;Year&gt;2023&lt;/Year&gt;&lt;RecNum&gt;1459&lt;/RecNum&gt;&lt;DisplayText&gt;[44]&lt;/DisplayText&gt;&lt;record&gt;&lt;rec-number&gt;1459&lt;/rec-number&gt;&lt;foreign-keys&gt;&lt;key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[44]</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However, under certain conditions, a fitness valley could also be crossed in the general population, in direct patient-to-patient transmission. </w:t>
      </w:r>
    </w:p>
    <w:p w14:paraId="13965752" w14:textId="55599AAB" w:rsidR="0087149A"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rPr>
        <w:drawing>
          <wp:inline distT="0" distB="0" distL="0" distR="0" wp14:anchorId="698F8249" wp14:editId="499BBF00">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09A091AD" w14:textId="5754923D" w:rsidR="0087149A"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77777777"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4. Epistatic interactions for SARS-CoV-2 genome predicted for Dataset 1 between groups I and III in Fig. 2. </w:t>
      </w:r>
      <w:r>
        <w:rPr>
          <w:rFonts w:ascii="Times New Roman" w:eastAsia="Times New Roman" w:hAnsi="Times New Roman" w:cs="Times New Roman"/>
          <w:color w:val="000000"/>
          <w:sz w:val="20"/>
          <w:szCs w:val="20"/>
        </w:rPr>
        <w:t>Notation as in Fig. 3.</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A variant of the diagram prepared without sequences around the peak centered at 90 in Fig. 2 is in Figure S5. The list of interacting pairs is in </w:t>
      </w:r>
      <w:r>
        <w:rPr>
          <w:rFonts w:ascii="Times New Roman" w:eastAsia="Times New Roman" w:hAnsi="Times New Roman" w:cs="Times New Roman"/>
          <w:i/>
          <w:color w:val="000000"/>
          <w:sz w:val="20"/>
          <w:szCs w:val="20"/>
        </w:rPr>
        <w:t>Supplementary Text S2</w:t>
      </w:r>
      <w:r>
        <w:rPr>
          <w:rFonts w:ascii="Times New Roman" w:eastAsia="Times New Roman" w:hAnsi="Times New Roman" w:cs="Times New Roman"/>
          <w:color w:val="000000"/>
          <w:sz w:val="20"/>
          <w:szCs w:val="20"/>
        </w:rPr>
        <w:t>.</w:t>
      </w:r>
    </w:p>
    <w:p w14:paraId="7BDDE7E2"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630E802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fates of alleles at different loci are linked due to common phylogeny unless separated by recombination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&lt;EndNote&gt;&lt;Cite&gt;&lt;Author&gt;Rouzine&lt;/Author&gt;&lt;Year&gt;2020&lt;/Year&gt;&lt;RecNum&gt;1036&lt;/RecNum&gt;&lt;DisplayText&gt;[45, 46]&lt;/DisplayText&gt;&lt;record&gt;&lt;rec-number&gt;1036&lt;/rec-number&gt;&lt;foreign-keys&gt;&lt;key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[45, 46]</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These models, based on traveling-wave technique, have been successfully applied to rapidly</w:t>
      </w:r>
      <w:r w:rsidR="00B310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evolving viruses, such as HIV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&lt;EndNote&gt;&lt;Cite&gt;&lt;Author&gt;Rouzine&lt;/Author&gt;&lt;Year&gt;2013&lt;/Year&gt;&lt;RecNum&gt;12&lt;/RecNum&gt;&lt;DisplayText&gt;[47]&lt;/DisplayText&gt;&lt;record&gt;&lt;rec-number&gt;12&lt;/rec-number&gt;&lt;foreign-keys&gt;&lt;key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[47]</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and influenza </w: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[48-50]</w:t>
      </w:r>
      <w:r w:rsidR="00EF6A49">
        <w:rPr>
          <w:rFonts w:ascii="Times New Roman" w:hAnsi="Times New Roman" w:cs="Times New Roman"/>
          <w:bCs/>
          <w:sz w:val="24"/>
          <w:szCs w:val="24"/>
          <w:lang w:val="en-US"/>
        </w:rPr>
        <w:fldChar w:fldCharType="end"/>
      </w:r>
      <w:r w:rsidR="00B310A3" w:rsidRPr="00B310A3">
        <w:rPr>
          <w:rFonts w:ascii="Times New Roman" w:hAnsi="Times New Roman" w:cs="Times New Roman"/>
          <w:bCs/>
          <w:sz w:val="24"/>
          <w:szCs w:val="24"/>
          <w:lang w:val="en-US"/>
        </w:rPr>
        <w:t xml:space="preserve"> </w:t>
      </w:r>
      <w:r w:rsidR="00620645" w:rsidRPr="00620645">
        <w:rPr>
          <w:rFonts w:ascii="Times New Roman" w:hAnsi="Times New Roman" w:cs="Times New Roman"/>
          <w:bCs/>
          <w:sz w:val="24"/>
          <w:szCs w:val="24"/>
          <w:lang w:val="en-US"/>
        </w:rPr>
        <w:t>}</w:t>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Linkage effects include clonal interference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 51]&lt;/DisplayText&gt;&lt;record&gt;&lt;rec-number&gt;225&lt;/rec-number&gt;&lt;foreign-keys&gt;&lt;key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 51]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background selection, genetic hitchhiking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&lt;EndNote&gt;&lt;Cite&gt;&lt;Author&gt;Rice&lt;/Author&gt;&lt;Year&gt;2004&lt;/Year&gt;&lt;RecNum&gt;518&lt;/RecNum&gt;&lt;DisplayText&gt;[52]&lt;/DisplayText&gt;&lt;record&gt;&lt;rec-number&gt;518&lt;/rec-number&gt;&lt;foreign-keys&gt;&lt;key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[52]</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enhanced accumulation of deleterious </w:t>
      </w:r>
      <w:r w:rsidR="0086238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 xml:space="preserve">(Muller's ratchet) </w: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[53, 54]</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and the increase of genetic drift at one locus due to selection at another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&lt;EndNote&gt;&lt;Cite&gt;&lt;Author&gt;Hill&lt;/Author&gt;&lt;Year&gt;1966&lt;/Year&gt;&lt;RecNum&gt;238&lt;/RecNum&gt;&lt;DisplayText&gt;[55]&lt;/DisplayText&gt;&lt;record&gt;&lt;rec-number&gt;238&lt;/rec-number&gt;&lt;foreign-keys&gt;&lt;key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[55]</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Multi-site adaptation has been analyzed analytically </w:t>
      </w:r>
      <w:r w:rsidR="00E44E47">
        <w:rPr>
          <w:rFonts w:ascii="Times New Roman" w:eastAsia="Times New Roman" w:hAnsi="Times New Roman" w:cs="Times New Roman"/>
          <w:sz w:val="24"/>
          <w:szCs w:val="24"/>
        </w:rPr>
        <w:lastRenderedPageBreak/>
        <w:t xml:space="preserve">in various asexual models, with the result that </w:t>
      </w:r>
      <w:r w:rsidR="008A7F46">
        <w:rPr>
          <w:rFonts w:ascii="Times New Roman" w:eastAsia="Times New Roman" w:hAnsi="Times New Roman" w:cs="Times New Roman"/>
          <w:sz w:val="24"/>
          <w:szCs w:val="24"/>
        </w:rPr>
        <w:t>linkage effects</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strongly </w:t>
      </w:r>
      <w:r>
        <w:rPr>
          <w:rFonts w:ascii="Times New Roman" w:eastAsia="Times New Roman" w:hAnsi="Times New Roman" w:cs="Times New Roman"/>
          <w:sz w:val="24"/>
          <w:szCs w:val="24"/>
        </w:rPr>
        <w:t xml:space="preserve">decrease </w:t>
      </w:r>
      <w:r w:rsidR="008A7F46">
        <w:rPr>
          <w:rFonts w:ascii="Times New Roman" w:eastAsia="Times New Roman" w:hAnsi="Times New Roman" w:cs="Times New Roman"/>
          <w:sz w:val="24"/>
          <w:szCs w:val="24"/>
        </w:rPr>
        <w:t xml:space="preserve">the </w:t>
      </w:r>
      <w:r w:rsidR="00E44E47">
        <w:rPr>
          <w:rFonts w:ascii="Times New Roman" w:eastAsia="Times New Roman" w:hAnsi="Times New Roman" w:cs="Times New Roman"/>
          <w:sz w:val="24"/>
          <w:szCs w:val="24"/>
        </w:rPr>
        <w:t xml:space="preserve">adaptation rate compared to the </w:t>
      </w:r>
      <w:r w:rsidR="008A7F46">
        <w:rPr>
          <w:rFonts w:ascii="Times New Roman" w:eastAsia="Times New Roman" w:hAnsi="Times New Roman" w:cs="Times New Roman"/>
          <w:sz w:val="24"/>
          <w:szCs w:val="24"/>
        </w:rPr>
        <w:t>limit of</w:t>
      </w:r>
      <w:r w:rsidR="00E44E47">
        <w:rPr>
          <w:rFonts w:ascii="Times New Roman" w:eastAsia="Times New Roman" w:hAnsi="Times New Roman" w:cs="Times New Roman"/>
          <w:sz w:val="24"/>
          <w:szCs w:val="24"/>
        </w:rPr>
        <w:t xml:space="preserve"> independently-evolving sites</w:t>
      </w:r>
      <w:r>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[54, 56-58]</w:t>
      </w:r>
      <w:r w:rsidR="00EF6A49">
        <w:rPr>
          <w:rFonts w:ascii="Times New Roman" w:hAnsi="Times New Roman" w:cs="Times New Roman"/>
          <w:bCs/>
          <w:sz w:val="24"/>
          <w:szCs w:val="24"/>
          <w:lang w:val="en-US"/>
        </w:rPr>
        <w:fldChar w:fldCharType="end"/>
      </w:r>
      <w:r w:rsidR="003F282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[32]</w:t>
      </w:r>
      <w:r w:rsidR="00EF6A49">
        <w:rPr>
          <w:rFonts w:ascii="Times New Roman" w:hAnsi="Times New Roman" w:cs="Times New Roman"/>
          <w:bCs/>
          <w:sz w:val="24"/>
          <w:szCs w:val="24"/>
          <w:lang w:val="en-US"/>
        </w:rPr>
        <w:fldChar w:fldCharType="end"/>
      </w:r>
      <w:r w:rsidR="003F2820" w:rsidRPr="004A3950">
        <w:rPr>
          <w:rFonts w:ascii="Times New Roman" w:hAnsi="Times New Roman" w:cs="Times New Roman"/>
          <w:bCs/>
          <w:sz w:val="24"/>
          <w:szCs w:val="24"/>
          <w:lang w:val="en-US"/>
        </w:rPr>
        <w:t>.</w:t>
      </w:r>
      <w:r w:rsidR="00404A22">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[34]</w:t>
      </w:r>
      <w:r w:rsidR="00EF6A49">
        <w:rPr>
          <w:rFonts w:ascii="Times New Roman" w:hAnsi="Times New Roman" w:cs="Times New Roman"/>
          <w:bCs/>
          <w:sz w:val="24"/>
          <w:szCs w:val="24"/>
          <w:lang w:val="en-US"/>
        </w:rPr>
        <w:fldChar w:fldCharType="end"/>
      </w:r>
      <w:r w:rsidR="008A7F46" w:rsidRPr="008A7F46" w:rsidDel="008A7F46">
        <w:rPr>
          <w:rFonts w:ascii="Times New Roman" w:hAnsi="Times New Roman" w:cs="Times New Roman"/>
          <w:bCs/>
          <w:sz w:val="24"/>
          <w:szCs w:val="24"/>
          <w:lang w:val="en-US"/>
        </w:rPr>
        <w:t xml:space="preserve"> </w:t>
      </w:r>
      <w:r w:rsidR="00C46D0B">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The same limitation exists for the tree-based methods of detection </w: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 38]</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w:t>
      </w:r>
    </w:p>
    <w:p w14:paraId="4BBD8E0A" w14:textId="2A03C8B5" w:rsidR="00F935B8" w:rsidRDefault="00F935B8">
      <w:pPr>
        <w:spacing w:after="0" w:line="360" w:lineRule="auto"/>
        <w:ind w:firstLine="709"/>
        <w:jc w:val="both"/>
        <w:rPr>
          <w:rFonts w:ascii="Times New Roman" w:eastAsia="Times New Roman" w:hAnsi="Times New Roman" w:cs="Times New Roman"/>
          <w:sz w:val="24"/>
          <w:szCs w:val="24"/>
        </w:rPr>
      </w:pPr>
      <w:r w:rsidRPr="00F935B8">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 </w:instrTex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EN.CITE.DATA </w:instrText>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end"/>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[48-50]</w:t>
      </w:r>
      <w:r w:rsidR="00EF6A49">
        <w:rPr>
          <w:rFonts w:ascii="Times New Roman" w:eastAsia="Times New Roman" w:hAnsi="Times New Roman" w:cs="Times New Roman"/>
          <w:sz w:val="24"/>
          <w:szCs w:val="24"/>
          <w:lang w:val="en-US"/>
        </w:rPr>
        <w:fldChar w:fldCharType="end"/>
      </w:r>
      <w:r w:rsidRPr="00F935B8">
        <w:rPr>
          <w:rFonts w:ascii="Times New Roman" w:eastAsia="Times New Roman" w:hAnsi="Times New Roman" w:cs="Times New Roman"/>
          <w:sz w:val="24"/>
          <w:szCs w:val="24"/>
          <w:lang w:val="en-US"/>
        </w:rPr>
        <w:t xml:space="preserve">, the </w:t>
      </w:r>
      <w:r w:rsidRPr="00F935B8">
        <w:rPr>
          <w:rFonts w:ascii="Times New Roman" w:eastAsia="Times New Roman" w:hAnsi="Times New Roman" w:cs="Times New Roman"/>
          <w:sz w:val="24"/>
          <w:szCs w:val="24"/>
        </w:rPr>
        <w:t>multi-locus epidemiological model</w:t>
      </w:r>
      <w:r w:rsidRPr="00F935B8">
        <w:rPr>
          <w:rFonts w:ascii="Times New Roman" w:eastAsia="Times New Roman" w:hAnsi="Times New Roman" w:cs="Times New Roman"/>
          <w:sz w:val="24"/>
          <w:szCs w:val="24"/>
          <w:lang w:val="en-US"/>
        </w:rPr>
        <w:t xml:space="preserve"> of respiratory viruses is effectively reduced to t</w:t>
      </w:r>
      <w:r w:rsidRPr="00F935B8">
        <w:rPr>
          <w:rFonts w:ascii="Times New Roman" w:eastAsia="Times New Roman" w:hAnsi="Times New Roman" w:cs="Times New Roman"/>
          <w:sz w:val="24"/>
          <w:szCs w:val="24"/>
        </w:rPr>
        <w:t>he Wright-Fisher model</w:t>
      </w:r>
      <w:r w:rsidRPr="00F935B8">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Pr>
          <w:rFonts w:ascii="Times New Roman" w:eastAsia="Times New Roman" w:hAnsi="Times New Roman" w:cs="Times New Roman"/>
          <w:sz w:val="24"/>
          <w:szCs w:val="24"/>
          <w:lang w:val="en-US"/>
        </w:rPr>
        <w:t>s</w:t>
      </w:r>
      <w:r w:rsidRPr="00F935B8">
        <w:rPr>
          <w:rFonts w:ascii="Times New Roman" w:eastAsia="Times New Roman" w:hAnsi="Times New Roman" w:cs="Times New Roman"/>
          <w:sz w:val="24"/>
          <w:szCs w:val="24"/>
          <w:lang w:val="en-US"/>
        </w:rPr>
        <w:t>.</w:t>
      </w:r>
    </w:p>
    <w:p w14:paraId="0DC9C72F" w14:textId="355A0DD3" w:rsidR="0087149A"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CF3A3F2" wp14:editId="1ED5950B">
            <wp:extent cx="4501097" cy="4652116"/>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4501097" cy="4652116"/>
                    </a:xfrm>
                    <a:prstGeom prst="rect">
                      <a:avLst/>
                    </a:prstGeom>
                    <a:ln/>
                  </pic:spPr>
                </pic:pic>
              </a:graphicData>
            </a:graphic>
          </wp:inline>
        </w:drawing>
      </w:r>
    </w:p>
    <w:p w14:paraId="10EAFF23" w14:textId="77777777" w:rsidR="0087149A" w:rsidRDefault="0087149A">
      <w:pPr>
        <w:rPr>
          <w:rFonts w:ascii="Times New Roman" w:eastAsia="Times New Roman" w:hAnsi="Times New Roman" w:cs="Times New Roman"/>
          <w:b/>
          <w:sz w:val="20"/>
          <w:szCs w:val="20"/>
        </w:rPr>
      </w:pPr>
    </w:p>
    <w:p w14:paraId="224AA9DF" w14:textId="6FBB509F" w:rsidR="0087149A" w:rsidRPr="00A37C63" w:rsidRDefault="0076272C">
      <w:pP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5. Epistatic interactions for SARS-CoV-2 genome: comparison of the present results with two previous studies.</w:t>
      </w:r>
      <w:r>
        <w:rPr>
          <w:sz w:val="20"/>
          <w:szCs w:val="20"/>
        </w:rPr>
        <w:t xml:space="preserve"> </w:t>
      </w:r>
      <w:r>
        <w:rPr>
          <w:rFonts w:ascii="Times New Roman" w:eastAsia="Times New Roman" w:hAnsi="Times New Roman" w:cs="Times New Roman"/>
          <w:sz w:val="20"/>
          <w:szCs w:val="20"/>
        </w:rPr>
        <w:t xml:space="preserve">A) Results of the present work for Dataset 1, sequence groups 1 and 2 in Fig. 2, panel A or D in Fig. 3. B) The </w:t>
      </w:r>
      <w:r>
        <w:rPr>
          <w:rFonts w:ascii="Times New Roman" w:eastAsia="Times New Roman" w:hAnsi="Times New Roman" w:cs="Times New Roman"/>
          <w:sz w:val="20"/>
          <w:szCs w:val="20"/>
        </w:rPr>
        <w:lastRenderedPageBreak/>
        <w:t xml:space="preserve">same, but for groups 1 and 3. C, D) Results from studies </w: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 </w:instrTex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EN.CITE.DATA </w:instrText>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end"/>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[59]</w:t>
      </w:r>
      <w:r w:rsidR="00EF6A49">
        <w:rPr>
          <w:rFonts w:ascii="Times New Roman" w:eastAsia="Times New Roman" w:hAnsi="Times New Roman" w:cs="Times New Roman"/>
          <w:sz w:val="20"/>
          <w:szCs w:val="20"/>
        </w:rPr>
        <w:fldChar w:fldCharType="end"/>
      </w:r>
      <w:r w:rsidR="00BE0056" w:rsidRPr="00CD1DF9">
        <w:rPr>
          <w:rFonts w:ascii="Times New Roman" w:eastAsia="Times New Roman" w:hAnsi="Times New Roman" w:cs="Times New Roman"/>
          <w:sz w:val="20"/>
          <w:szCs w:val="20"/>
        </w:rPr>
        <w:t xml:space="preserve"> and </w:t>
      </w:r>
      <w:r w:rsidR="00EF6A49">
        <w:rPr>
          <w:rFonts w:ascii="Times New Roman" w:eastAsia="Times New Roman" w:hAnsi="Times New Roman" w:cs="Times New Roman"/>
          <w:sz w:val="20"/>
          <w:szCs w:val="20"/>
        </w:rPr>
        <w:fldChar w:fldCharType="begin"/>
      </w:r>
      <w:r w:rsidR="00EF6A49">
        <w:rPr>
          <w:rFonts w:ascii="Times New Roman" w:eastAsia="Times New Roman" w:hAnsi="Times New Roman" w:cs="Times New Roman"/>
          <w:sz w:val="20"/>
          <w:szCs w:val="20"/>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[60]</w:t>
      </w:r>
      <w:r w:rsidR="00EF6A49">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respectively</w:t>
      </w:r>
      <w:ins w:id="263" w:author="Автор" w:date="2026-04-27T21:39:00Z">
        <w:r w:rsidR="008045FD">
          <w:rPr>
            <w:rFonts w:ascii="Times New Roman" w:eastAsia="Times New Roman" w:hAnsi="Times New Roman" w:cs="Times New Roman"/>
            <w:sz w:val="20"/>
            <w:szCs w:val="20"/>
          </w:rPr>
          <w:t xml:space="preserve">, </w:t>
        </w:r>
      </w:ins>
      <w:ins w:id="264" w:author="Автор" w:date="2026-04-27T21:40:00Z">
        <w:r w:rsidR="008045FD">
          <w:rPr>
            <w:rFonts w:ascii="Times New Roman" w:eastAsia="Times New Roman" w:hAnsi="Times New Roman" w:cs="Times New Roman"/>
            <w:sz w:val="20"/>
            <w:szCs w:val="20"/>
          </w:rPr>
          <w:t>bands in panel C represent protein domains which were reported to interact with each other i</w:t>
        </w:r>
      </w:ins>
      <w:ins w:id="265" w:author="Автор" w:date="2026-04-27T21:41:00Z">
        <w:r w:rsidR="008045FD">
          <w:rPr>
            <w:rFonts w:ascii="Times New Roman" w:eastAsia="Times New Roman" w:hAnsi="Times New Roman" w:cs="Times New Roman"/>
            <w:sz w:val="20"/>
            <w:szCs w:val="20"/>
          </w:rPr>
          <w:t>n original study</w:t>
        </w:r>
      </w:ins>
      <w:del w:id="266" w:author="Автор" w:date="2026-04-27T21:39:00Z">
        <w:r w:rsidDel="008045FD">
          <w:rPr>
            <w:rFonts w:ascii="Times New Roman" w:eastAsia="Times New Roman" w:hAnsi="Times New Roman" w:cs="Times New Roman"/>
            <w:sz w:val="20"/>
            <w:szCs w:val="20"/>
          </w:rPr>
          <w:delText>.</w:delText>
        </w:r>
      </w:del>
      <w:ins w:id="267" w:author="Автор" w:date="2026-04-27T21:39:00Z">
        <w:r w:rsidR="008045FD">
          <w:rPr>
            <w:rFonts w:ascii="Times New Roman" w:eastAsia="Times New Roman" w:hAnsi="Times New Roman" w:cs="Times New Roman"/>
            <w:sz w:val="20"/>
            <w:szCs w:val="20"/>
          </w:rPr>
          <w:t xml:space="preserve"> </w:t>
        </w:r>
      </w:ins>
    </w:p>
    <w:p w14:paraId="2563A6C8" w14:textId="77777777" w:rsidR="0087149A" w:rsidRDefault="0087149A">
      <w:pPr>
        <w:rPr>
          <w:rFonts w:ascii="Times New Roman" w:eastAsia="Times New Roman" w:hAnsi="Times New Roman" w:cs="Times New Roman"/>
          <w:sz w:val="20"/>
          <w:szCs w:val="20"/>
        </w:rPr>
      </w:pPr>
    </w:p>
    <w:p w14:paraId="6D6C75C9" w14:textId="3844F6AA" w:rsidR="00203E5E"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8343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assumes frequent recombination</w:t>
      </w:r>
      <w:r w:rsidR="00C12928">
        <w:rPr>
          <w:rFonts w:ascii="Times New Roman" w:eastAsia="Times New Roman" w:hAnsi="Times New Roman" w:cs="Times New Roman"/>
          <w:sz w:val="24"/>
          <w:szCs w:val="24"/>
        </w:rPr>
        <w:t xml:space="preserve"> compared to changes in allelic frequency and</w:t>
      </w:r>
      <w:r>
        <w:rPr>
          <w:rFonts w:ascii="Times New Roman" w:eastAsia="Times New Roman" w:hAnsi="Times New Roman" w:cs="Times New Roman"/>
          <w:sz w:val="24"/>
          <w:szCs w:val="24"/>
        </w:rPr>
        <w:t xml:space="preserve"> a large population size</w:t>
      </w:r>
      <w:r w:rsidR="00C1292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12928">
        <w:rPr>
          <w:rFonts w:ascii="Times New Roman" w:eastAsia="Times New Roman" w:hAnsi="Times New Roman" w:cs="Times New Roman"/>
          <w:sz w:val="24"/>
          <w:szCs w:val="24"/>
        </w:rPr>
        <w:t xml:space="preserve">In this limit, genetic </w:t>
      </w:r>
      <w:r>
        <w:rPr>
          <w:rFonts w:ascii="Times New Roman" w:eastAsia="Times New Roman" w:hAnsi="Times New Roman" w:cs="Times New Roman"/>
          <w:sz w:val="24"/>
          <w:szCs w:val="24"/>
        </w:rPr>
        <w:t>linkage effects</w:t>
      </w:r>
      <w:r w:rsidR="00C12928">
        <w:rPr>
          <w:rFonts w:ascii="Times New Roman" w:eastAsia="Times New Roman" w:hAnsi="Times New Roman" w:cs="Times New Roman"/>
          <w:sz w:val="24"/>
          <w:szCs w:val="24"/>
        </w:rPr>
        <w:t xml:space="preserve"> are negligible compared to epistasis and recombination</w:t>
      </w:r>
      <w:r>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Pr>
          <w:rFonts w:ascii="Times New Roman" w:eastAsia="Times New Roman" w:hAnsi="Times New Roman" w:cs="Times New Roman"/>
          <w:sz w:val="24"/>
          <w:szCs w:val="24"/>
        </w:rPr>
        <w:t xml:space="preserve"> out</w:t>
      </w:r>
      <w:r>
        <w:rPr>
          <w:rFonts w:ascii="Times New Roman" w:eastAsia="Times New Roman" w:hAnsi="Times New Roman" w:cs="Times New Roman"/>
          <w:sz w:val="24"/>
          <w:szCs w:val="24"/>
        </w:rPr>
        <w:t xml:space="preserve"> by averaging over </w:t>
      </w:r>
      <w:r w:rsidR="00C12928">
        <w:rPr>
          <w:rFonts w:ascii="Times New Roman" w:eastAsia="Times New Roman" w:hAnsi="Times New Roman" w:cs="Times New Roman"/>
          <w:sz w:val="24"/>
          <w:szCs w:val="24"/>
        </w:rPr>
        <w:t>well-</w:t>
      </w:r>
      <w:r w:rsidR="00A479C3">
        <w:rPr>
          <w:rFonts w:ascii="Times New Roman" w:eastAsia="Times New Roman" w:hAnsi="Times New Roman" w:cs="Times New Roman"/>
          <w:sz w:val="24"/>
          <w:szCs w:val="24"/>
          <w:lang w:val="en-US"/>
        </w:rPr>
        <w:t>balanced</w:t>
      </w:r>
      <w:r w:rsidR="00A479C3" w:rsidRPr="00FC4B9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independent populations and the use of 3-site haplotypes. Such cancellation </w:t>
      </w:r>
      <w:r w:rsidR="00C12928">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not carried out in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[60]</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hence the abundance of false negative links (Fig. 5D) compared to our results (Fig. 5A, B). </w:t>
      </w:r>
    </w:p>
    <w:p w14:paraId="307B9776" w14:textId="10DA315A" w:rsidR="003F5305" w:rsidRPr="00A315BB" w:rsidRDefault="0076272C" w:rsidP="00AB2BF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 problem of false-negative bonds, another team </w: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[59]</w:t>
      </w:r>
      <w:r w:rsidR="00EF6A49">
        <w:rPr>
          <w:rFonts w:ascii="Times New Roman" w:eastAsia="Times New Roman" w:hAnsi="Times New Roman" w:cs="Times New Roman"/>
          <w:sz w:val="24"/>
          <w:szCs w:val="24"/>
        </w:rPr>
        <w:fldChar w:fldCharType="end"/>
      </w:r>
      <w:r w:rsidR="008549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compared the sequences of SARS CoV-2 not between themselves, but with other coronaviruses</w:t>
      </w:r>
      <w:r w:rsidR="00A479C3">
        <w:rPr>
          <w:rFonts w:ascii="Times New Roman" w:eastAsia="Times New Roman" w:hAnsi="Times New Roman" w:cs="Times New Roman"/>
          <w:sz w:val="24"/>
          <w:szCs w:val="24"/>
        </w:rPr>
        <w:t xml:space="preserve">. They used “direct coupling analysis”, which postulates a statistical distribution of sequences </w:t>
      </w:r>
      <w:r w:rsidR="00C62EDA" w:rsidRPr="00FC4B93">
        <w:rPr>
          <w:rFonts w:ascii="Times New Roman" w:eastAsia="Times New Roman" w:hAnsi="Times New Roman" w:cs="Times New Roman"/>
          <w:sz w:val="24"/>
          <w:szCs w:val="24"/>
          <w:lang w:val="en-US"/>
        </w:rPr>
        <w:t>(</w:t>
      </w:r>
      <w:r w:rsidR="00C62EDA">
        <w:rPr>
          <w:rFonts w:ascii="Times New Roman" w:eastAsia="Times New Roman" w:hAnsi="Times New Roman" w:cs="Times New Roman"/>
          <w:sz w:val="24"/>
          <w:szCs w:val="24"/>
          <w:lang w:val="en-US"/>
        </w:rPr>
        <w:t>usually,</w:t>
      </w:r>
      <w:r w:rsidR="00C62EDA" w:rsidRPr="00FC4B93">
        <w:rPr>
          <w:rFonts w:ascii="Times New Roman" w:eastAsia="Times New Roman" w:hAnsi="Times New Roman" w:cs="Times New Roman"/>
          <w:sz w:val="24"/>
          <w:szCs w:val="24"/>
          <w:lang w:val="en-US"/>
        </w:rPr>
        <w:t xml:space="preserve"> </w:t>
      </w:r>
      <w:r w:rsidR="00A479C3">
        <w:rPr>
          <w:rFonts w:ascii="Times New Roman" w:eastAsia="Times New Roman" w:hAnsi="Times New Roman" w:cs="Times New Roman"/>
          <w:sz w:val="24"/>
          <w:szCs w:val="24"/>
        </w:rPr>
        <w:t>of a Gaussian form</w:t>
      </w:r>
      <w:r w:rsidR="00C62EDA">
        <w:rPr>
          <w:rFonts w:ascii="Times New Roman" w:eastAsia="Times New Roman" w:hAnsi="Times New Roman" w:cs="Times New Roman"/>
          <w:sz w:val="24"/>
          <w:szCs w:val="24"/>
        </w:rPr>
        <w:t>)</w:t>
      </w:r>
      <w:r w:rsidR="00A479C3">
        <w:rPr>
          <w:rFonts w:ascii="Times New Roman" w:eastAsia="Times New Roman" w:hAnsi="Times New Roman" w:cs="Times New Roman"/>
          <w:sz w:val="24"/>
          <w:szCs w:val="24"/>
        </w:rPr>
        <w:t xml:space="preserve"> including individual effects of alleles and their pairwise interaction. </w:t>
      </w:r>
      <w:r w:rsidR="00AB2BF2">
        <w:rPr>
          <w:rFonts w:ascii="Times New Roman" w:eastAsia="Times New Roman" w:hAnsi="Times New Roman" w:cs="Times New Roman"/>
          <w:sz w:val="24"/>
          <w:szCs w:val="24"/>
        </w:rPr>
        <w:t>A</w:t>
      </w:r>
      <w:r w:rsidR="00A479C3">
        <w:rPr>
          <w:rFonts w:ascii="Times New Roman" w:eastAsia="Times New Roman" w:hAnsi="Times New Roman" w:cs="Times New Roman"/>
          <w:sz w:val="24"/>
          <w:szCs w:val="24"/>
        </w:rPr>
        <w:t xml:space="preserve"> physicist </w:t>
      </w:r>
      <w:r w:rsidR="00AB2BF2">
        <w:rPr>
          <w:rFonts w:ascii="Times New Roman" w:eastAsia="Times New Roman" w:hAnsi="Times New Roman" w:cs="Times New Roman"/>
          <w:sz w:val="24"/>
          <w:szCs w:val="24"/>
        </w:rPr>
        <w:t xml:space="preserve">would </w:t>
      </w:r>
      <w:r w:rsidR="00A479C3">
        <w:rPr>
          <w:rFonts w:ascii="Times New Roman" w:eastAsia="Times New Roman" w:hAnsi="Times New Roman" w:cs="Times New Roman"/>
          <w:sz w:val="24"/>
          <w:szCs w:val="24"/>
        </w:rPr>
        <w:t>recognize</w:t>
      </w:r>
      <w:r w:rsidR="00AB2BF2">
        <w:rPr>
          <w:rFonts w:ascii="Times New Roman" w:eastAsia="Times New Roman" w:hAnsi="Times New Roman" w:cs="Times New Roman"/>
          <w:sz w:val="24"/>
          <w:szCs w:val="24"/>
        </w:rPr>
        <w:t xml:space="preserve"> here</w:t>
      </w:r>
      <w:r w:rsidR="00A479C3">
        <w:rPr>
          <w:rFonts w:ascii="Times New Roman" w:eastAsia="Times New Roman" w:hAnsi="Times New Roman" w:cs="Times New Roman"/>
          <w:sz w:val="24"/>
          <w:szCs w:val="24"/>
        </w:rPr>
        <w:t xml:space="preserve"> the </w:t>
      </w:r>
      <w:r w:rsidR="00AB2BF2">
        <w:rPr>
          <w:rFonts w:ascii="Times New Roman" w:eastAsia="Times New Roman" w:hAnsi="Times New Roman" w:cs="Times New Roman"/>
          <w:sz w:val="24"/>
          <w:szCs w:val="24"/>
        </w:rPr>
        <w:t xml:space="preserve">Gibbs </w:t>
      </w:r>
      <w:r w:rsidR="00651F13">
        <w:rPr>
          <w:rFonts w:ascii="Times New Roman" w:eastAsia="Times New Roman" w:hAnsi="Times New Roman" w:cs="Times New Roman"/>
          <w:sz w:val="24"/>
          <w:szCs w:val="24"/>
        </w:rPr>
        <w:t>di</w:t>
      </w:r>
      <w:r w:rsidR="008F6F21">
        <w:rPr>
          <w:rFonts w:ascii="Times New Roman" w:eastAsia="Times New Roman" w:hAnsi="Times New Roman" w:cs="Times New Roman"/>
          <w:sz w:val="24"/>
          <w:szCs w:val="24"/>
        </w:rPr>
        <w:t>s</w:t>
      </w:r>
      <w:r w:rsidR="00651F13">
        <w:rPr>
          <w:rFonts w:ascii="Times New Roman" w:eastAsia="Times New Roman" w:hAnsi="Times New Roman" w:cs="Times New Roman"/>
          <w:sz w:val="24"/>
          <w:szCs w:val="24"/>
        </w:rPr>
        <w:t>tribution</w:t>
      </w:r>
      <w:r w:rsidR="00A479C3">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for</w:t>
      </w:r>
      <w:r w:rsidR="00A479C3">
        <w:rPr>
          <w:rFonts w:ascii="Times New Roman" w:eastAsia="Times New Roman" w:hAnsi="Times New Roman" w:cs="Times New Roman"/>
          <w:sz w:val="24"/>
          <w:szCs w:val="24"/>
        </w:rPr>
        <w:t xml:space="preserve"> the Onsager model of ferromagneti</w:t>
      </w:r>
      <w:r w:rsidR="00AB2BF2">
        <w:rPr>
          <w:rFonts w:ascii="Times New Roman" w:eastAsia="Times New Roman" w:hAnsi="Times New Roman" w:cs="Times New Roman"/>
          <w:sz w:val="24"/>
          <w:szCs w:val="24"/>
        </w:rPr>
        <w:t xml:space="preserve">sm. In population genetics, this Gaussian form </w:t>
      </w:r>
      <w:r w:rsidR="00A479C3">
        <w:rPr>
          <w:rFonts w:ascii="Times New Roman" w:eastAsia="Times New Roman" w:hAnsi="Times New Roman" w:cs="Times New Roman"/>
          <w:sz w:val="24"/>
          <w:szCs w:val="24"/>
        </w:rPr>
        <w:t>has</w:t>
      </w:r>
      <w:r w:rsidR="00AB2BF2">
        <w:rPr>
          <w:rFonts w:ascii="Times New Roman" w:eastAsia="Times New Roman" w:hAnsi="Times New Roman" w:cs="Times New Roman"/>
          <w:sz w:val="24"/>
          <w:szCs w:val="24"/>
        </w:rPr>
        <w:t xml:space="preserve"> a justification </w:t>
      </w:r>
      <w:r w:rsidR="00A479C3">
        <w:rPr>
          <w:rFonts w:ascii="Times New Roman" w:eastAsia="Times New Roman" w:hAnsi="Times New Roman" w:cs="Times New Roman"/>
          <w:sz w:val="24"/>
          <w:szCs w:val="24"/>
        </w:rPr>
        <w:t xml:space="preserve">in the limit of QLE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A479C3">
        <w:rPr>
          <w:rFonts w:ascii="Times New Roman" w:eastAsia="Times New Roman" w:hAnsi="Times New Roman" w:cs="Times New Roman"/>
          <w:sz w:val="24"/>
          <w:szCs w:val="24"/>
        </w:rPr>
        <w:t>.</w:t>
      </w:r>
      <w:r w:rsidR="00A16F07">
        <w:rPr>
          <w:rFonts w:ascii="Times New Roman" w:eastAsia="Times New Roman" w:hAnsi="Times New Roman" w:cs="Times New Roman"/>
          <w:sz w:val="24"/>
          <w:szCs w:val="24"/>
        </w:rPr>
        <w:t xml:space="preserve"> Parameters of the Gaussian are fit to sequence data using various approximations</w:t>
      </w:r>
      <w:r w:rsidR="008D006D">
        <w:rPr>
          <w:rFonts w:ascii="Times New Roman" w:eastAsia="Times New Roman" w:hAnsi="Times New Roman" w:cs="Times New Roman"/>
          <w:sz w:val="24"/>
          <w:szCs w:val="24"/>
        </w:rPr>
        <w:t xml:space="preserve"> </w: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 </w:instrTex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EN.CITE.DATA </w:instrText>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end"/>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separate"/>
      </w:r>
      <w:r w:rsidR="008D006D">
        <w:rPr>
          <w:rFonts w:ascii="Times New Roman" w:eastAsia="Times New Roman" w:hAnsi="Times New Roman" w:cs="Times New Roman"/>
          <w:noProof/>
          <w:sz w:val="24"/>
          <w:szCs w:val="24"/>
        </w:rPr>
        <w:t>[59]</w:t>
      </w:r>
      <w:r w:rsidR="008D006D">
        <w:rPr>
          <w:rFonts w:ascii="Times New Roman" w:eastAsia="Times New Roman" w:hAnsi="Times New Roman" w:cs="Times New Roman"/>
          <w:sz w:val="24"/>
          <w:szCs w:val="24"/>
        </w:rPr>
        <w:fldChar w:fldCharType="end"/>
      </w:r>
      <w:r w:rsidR="00A16F07">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DCA</w:t>
      </w:r>
      <w:r w:rsidR="00D65C4C">
        <w:rPr>
          <w:rFonts w:ascii="Times New Roman" w:eastAsia="Times New Roman" w:hAnsi="Times New Roman" w:cs="Times New Roman"/>
          <w:sz w:val="24"/>
          <w:szCs w:val="24"/>
        </w:rPr>
        <w:t xml:space="preserve"> also</w:t>
      </w:r>
      <w:r w:rsidR="003F5305" w:rsidRPr="00534DC8">
        <w:rPr>
          <w:rFonts w:ascii="Times New Roman" w:eastAsia="Times New Roman" w:hAnsi="Times New Roman" w:cs="Times New Roman"/>
          <w:sz w:val="24"/>
          <w:szCs w:val="24"/>
        </w:rPr>
        <w:t xml:space="preserve"> include</w:t>
      </w:r>
      <w:r w:rsidR="00AB2BF2">
        <w:rPr>
          <w:rFonts w:ascii="Times New Roman" w:eastAsia="Times New Roman" w:hAnsi="Times New Roman" w:cs="Times New Roman"/>
          <w:sz w:val="24"/>
          <w:szCs w:val="24"/>
        </w:rPr>
        <w:t>s</w:t>
      </w:r>
      <w:r w:rsidR="003F5305">
        <w:rPr>
          <w:rFonts w:ascii="Times New Roman" w:eastAsia="Times New Roman" w:hAnsi="Times New Roman" w:cs="Times New Roman"/>
          <w:bCs/>
          <w:sz w:val="24"/>
          <w:szCs w:val="24"/>
          <w:lang w:val="en-US"/>
        </w:rPr>
        <w:t xml:space="preserve"> </w:t>
      </w:r>
      <w:r w:rsidR="003F5305" w:rsidRPr="00534DC8">
        <w:rPr>
          <w:rFonts w:ascii="Times New Roman" w:eastAsia="Times New Roman" w:hAnsi="Times New Roman" w:cs="Times New Roman"/>
          <w:bCs/>
          <w:sz w:val="24"/>
          <w:szCs w:val="24"/>
          <w:lang w:val="en-US"/>
        </w:rPr>
        <w:t>down-weigh</w:t>
      </w:r>
      <w:r w:rsidR="003F5305">
        <w:rPr>
          <w:rFonts w:ascii="Times New Roman" w:eastAsia="Times New Roman" w:hAnsi="Times New Roman" w:cs="Times New Roman"/>
          <w:bCs/>
          <w:sz w:val="24"/>
          <w:szCs w:val="24"/>
          <w:lang w:val="en-US"/>
        </w:rPr>
        <w:t>ing</w:t>
      </w:r>
      <w:r w:rsidR="003F5305" w:rsidRPr="00534DC8">
        <w:rPr>
          <w:rFonts w:ascii="Times New Roman" w:eastAsia="Times New Roman" w:hAnsi="Times New Roman" w:cs="Times New Roman"/>
          <w:bCs/>
          <w:sz w:val="24"/>
          <w:szCs w:val="24"/>
          <w:lang w:val="en-US"/>
        </w:rPr>
        <w:t xml:space="preserve"> sequences with over 80% identity, which is a </w:t>
      </w:r>
      <w:r w:rsidR="003F5305">
        <w:rPr>
          <w:rFonts w:ascii="Times New Roman" w:eastAsia="Times New Roman" w:hAnsi="Times New Roman" w:cs="Times New Roman"/>
          <w:bCs/>
          <w:sz w:val="24"/>
          <w:szCs w:val="24"/>
          <w:lang w:val="en-US"/>
        </w:rPr>
        <w:t xml:space="preserve">phenomenological </w:t>
      </w:r>
      <w:r w:rsidR="00AB2BF2">
        <w:rPr>
          <w:rFonts w:ascii="Times New Roman" w:eastAsia="Times New Roman" w:hAnsi="Times New Roman" w:cs="Times New Roman"/>
          <w:bCs/>
          <w:sz w:val="24"/>
          <w:szCs w:val="24"/>
          <w:lang w:val="en-US"/>
        </w:rPr>
        <w:t>trick to</w:t>
      </w:r>
      <w:r w:rsidR="003F5305" w:rsidRPr="00534DC8">
        <w:rPr>
          <w:rFonts w:ascii="Times New Roman" w:eastAsia="Times New Roman" w:hAnsi="Times New Roman" w:cs="Times New Roman"/>
          <w:bCs/>
          <w:sz w:val="24"/>
          <w:szCs w:val="24"/>
          <w:lang w:val="en-US"/>
        </w:rPr>
        <w:t xml:space="preserve"> deal with the effects of random linkage</w:t>
      </w:r>
      <w:r w:rsidR="003F5305">
        <w:rPr>
          <w:rFonts w:ascii="Times New Roman" w:hAnsi="Times New Roman" w:cs="Times New Roman"/>
          <w:color w:val="000000"/>
          <w:sz w:val="20"/>
          <w:szCs w:val="20"/>
          <w:shd w:val="clear" w:color="auto" w:fill="FFFFFF"/>
          <w:lang w:val="en-US"/>
        </w:rPr>
        <w:t xml:space="preserve">. </w:t>
      </w:r>
      <w:r w:rsidR="00B21171">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 xml:space="preserve">As result, the number of false-positive epistatic bonds </w:t>
      </w:r>
      <w:r w:rsidR="00C24E90">
        <w:rPr>
          <w:rFonts w:ascii="Times New Roman" w:eastAsia="Times New Roman" w:hAnsi="Times New Roman" w:cs="Times New Roman"/>
          <w:sz w:val="24"/>
          <w:szCs w:val="24"/>
        </w:rPr>
        <w:t>d</w:t>
      </w:r>
      <w:r w:rsidR="00AB2BF2">
        <w:rPr>
          <w:rFonts w:ascii="Times New Roman" w:eastAsia="Times New Roman" w:hAnsi="Times New Roman" w:cs="Times New Roman"/>
          <w:sz w:val="24"/>
          <w:szCs w:val="24"/>
        </w:rPr>
        <w:t xml:space="preserve">ue to genetic linkage is sharply decreased (Fig. 5C). </w:t>
      </w:r>
      <w:r w:rsidR="00AB2BF2">
        <w:rPr>
          <w:rFonts w:ascii="Times New Roman" w:eastAsia="Times New Roman" w:hAnsi="Times New Roman" w:cs="Times New Roman"/>
          <w:bCs/>
          <w:sz w:val="24"/>
          <w:szCs w:val="24"/>
          <w:lang w:val="en-US"/>
        </w:rPr>
        <w:t>The</w:t>
      </w:r>
      <w:r w:rsidR="00AB2BF2">
        <w:rPr>
          <w:rFonts w:ascii="Times New Roman" w:eastAsia="Times New Roman" w:hAnsi="Times New Roman" w:cs="Times New Roman"/>
          <w:sz w:val="24"/>
          <w:szCs w:val="24"/>
        </w:rPr>
        <w:t xml:space="preserve"> DCA</w:t>
      </w:r>
      <w:r w:rsidR="000818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approach </w:t>
      </w:r>
      <w:r w:rsidR="00C24E90">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other problems</w:t>
      </w:r>
      <w:r w:rsidR="00AB2BF2">
        <w:rPr>
          <w:rFonts w:ascii="Times New Roman" w:eastAsia="Times New Roman" w:hAnsi="Times New Roman" w:cs="Times New Roman"/>
          <w:sz w:val="24"/>
          <w:szCs w:val="24"/>
        </w:rPr>
        <w:t xml:space="preserve"> as well</w:t>
      </w:r>
      <w:r w:rsidR="00081885">
        <w:rPr>
          <w:rFonts w:ascii="Times New Roman" w:eastAsia="Times New Roman" w:hAnsi="Times New Roman" w:cs="Times New Roman"/>
          <w:sz w:val="24"/>
          <w:szCs w:val="24"/>
        </w:rPr>
        <w:t xml:space="preserve">. Firstly, </w:t>
      </w:r>
      <w:r>
        <w:rPr>
          <w:rFonts w:ascii="Times New Roman" w:eastAsia="Times New Roman" w:hAnsi="Times New Roman" w:cs="Times New Roman"/>
          <w:sz w:val="24"/>
          <w:szCs w:val="24"/>
        </w:rPr>
        <w:t>QLE</w:t>
      </w:r>
      <w:r w:rsidR="00316475">
        <w:rPr>
          <w:rFonts w:ascii="Times New Roman" w:eastAsia="Times New Roman" w:hAnsi="Times New Roman" w:cs="Times New Roman"/>
          <w:sz w:val="24"/>
          <w:szCs w:val="24"/>
        </w:rPr>
        <w:t xml:space="preserve"> approximation</w:t>
      </w:r>
      <w:r w:rsidR="00081885">
        <w:rPr>
          <w:rFonts w:ascii="Times New Roman" w:eastAsia="Times New Roman" w:hAnsi="Times New Roman" w:cs="Times New Roman"/>
          <w:sz w:val="24"/>
          <w:szCs w:val="24"/>
        </w:rPr>
        <w:t xml:space="preserve"> that lies at the basis of DCA</w:t>
      </w:r>
      <w:r w:rsidR="003164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approach assumes that pairwise interactions did not change for million years since the most recent common ancestor</w:t>
      </w:r>
      <w:r w:rsidR="00D65C4C">
        <w:rPr>
          <w:rFonts w:ascii="Times New Roman" w:eastAsia="Times New Roman" w:hAnsi="Times New Roman" w:cs="Times New Roman"/>
          <w:sz w:val="24"/>
          <w:szCs w:val="24"/>
        </w:rPr>
        <w:t xml:space="preserve"> of these species</w:t>
      </w:r>
      <w:r>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w:t>
      </w:r>
      <w:r w:rsidRPr="003A23D7">
        <w:rPr>
          <w:rFonts w:ascii="Times New Roman" w:eastAsia="Times New Roman" w:hAnsi="Times New Roman" w:cs="Times New Roman"/>
          <w:sz w:val="24"/>
          <w:szCs w:val="24"/>
        </w:rPr>
        <w:t xml:space="preserve">change at long interspecies times. </w:t>
      </w:r>
      <w:r w:rsidR="00D4242A" w:rsidRPr="0045051E">
        <w:rPr>
          <w:rFonts w:ascii="Times New Roman" w:eastAsia="Times New Roman" w:hAnsi="Times New Roman" w:cs="Times New Roman"/>
          <w:sz w:val="24"/>
          <w:szCs w:val="24"/>
        </w:rPr>
        <w:t>Thirdly</w:t>
      </w:r>
      <w:r w:rsidR="00B872A7" w:rsidRPr="0045051E">
        <w:rPr>
          <w:rFonts w:ascii="Times New Roman" w:eastAsia="Times New Roman" w:hAnsi="Times New Roman" w:cs="Times New Roman"/>
          <w:sz w:val="24"/>
          <w:szCs w:val="24"/>
        </w:rPr>
        <w:t>,</w:t>
      </w:r>
      <w:r w:rsidR="00203E5E" w:rsidRPr="0045051E">
        <w:rPr>
          <w:rFonts w:ascii="Times New Roman" w:eastAsia="Times New Roman" w:hAnsi="Times New Roman" w:cs="Times New Roman"/>
          <w:sz w:val="24"/>
          <w:szCs w:val="24"/>
        </w:rPr>
        <w:t xml:space="preserve"> </w:t>
      </w:r>
      <w:r w:rsidR="00203E5E" w:rsidRPr="00FC4B93">
        <w:rPr>
          <w:rFonts w:eastAsia="Times New Roman"/>
          <w:sz w:val="24"/>
          <w:szCs w:val="24"/>
        </w:rPr>
        <w:t>QLE</w:t>
      </w:r>
      <w:r w:rsidR="00081885" w:rsidRPr="00FC4B93">
        <w:rPr>
          <w:rFonts w:ascii="Times New Roman" w:eastAsia="Times New Roman" w:hAnsi="Times New Roman" w:cs="Times New Roman"/>
          <w:sz w:val="24"/>
          <w:szCs w:val="24"/>
        </w:rPr>
        <w:t xml:space="preserve"> </w:t>
      </w:r>
      <w:r w:rsidR="00203E5E" w:rsidRPr="00FC4B93">
        <w:rPr>
          <w:rFonts w:eastAsia="Times New Roman"/>
          <w:sz w:val="24"/>
          <w:szCs w:val="24"/>
        </w:rPr>
        <w:t xml:space="preserve">does not </w:t>
      </w:r>
      <w:r w:rsidR="00F9174A" w:rsidRPr="0045051E">
        <w:rPr>
          <w:rFonts w:ascii="Times New Roman" w:eastAsia="Times New Roman" w:hAnsi="Times New Roman" w:cs="Times New Roman"/>
          <w:sz w:val="24"/>
          <w:szCs w:val="24"/>
        </w:rPr>
        <w:t>work in</w:t>
      </w:r>
      <w:r w:rsidR="00F9174A" w:rsidRPr="00FC4B93">
        <w:rPr>
          <w:rFonts w:ascii="Times New Roman" w:eastAsia="Times New Roman" w:hAnsi="Times New Roman" w:cs="Times New Roman"/>
          <w:sz w:val="24"/>
          <w:szCs w:val="24"/>
        </w:rPr>
        <w:t xml:space="preserve"> </w:t>
      </w:r>
      <w:r w:rsidR="00203E5E" w:rsidRPr="00FC4B93">
        <w:rPr>
          <w:rFonts w:eastAsia="Times New Roman"/>
          <w:sz w:val="24"/>
          <w:szCs w:val="24"/>
        </w:rPr>
        <w:t>SARS CoV-2 evolution</w:t>
      </w:r>
      <w:r w:rsidR="00050B99" w:rsidRPr="0045051E">
        <w:rPr>
          <w:rFonts w:ascii="Times New Roman" w:eastAsia="Times New Roman" w:hAnsi="Times New Roman" w:cs="Times New Roman"/>
          <w:sz w:val="24"/>
          <w:szCs w:val="24"/>
        </w:rPr>
        <w:t>, because l</w:t>
      </w:r>
      <w:r w:rsidR="00203E5E" w:rsidRPr="00FC4B93">
        <w:rPr>
          <w:rFonts w:eastAsia="Times New Roman"/>
          <w:sz w:val="24"/>
          <w:szCs w:val="24"/>
        </w:rPr>
        <w:t xml:space="preserve">inkage effects, </w:t>
      </w:r>
      <w:r w:rsidR="00050B99" w:rsidRPr="0045051E">
        <w:rPr>
          <w:rFonts w:ascii="Times New Roman" w:eastAsia="Times New Roman" w:hAnsi="Times New Roman" w:cs="Times New Roman"/>
          <w:sz w:val="24"/>
          <w:szCs w:val="24"/>
        </w:rPr>
        <w:t>which are</w:t>
      </w:r>
      <w:r w:rsidR="00F57B46" w:rsidRPr="0045051E">
        <w:rPr>
          <w:rFonts w:ascii="Times New Roman" w:eastAsia="Times New Roman" w:hAnsi="Times New Roman" w:cs="Times New Roman"/>
          <w:sz w:val="24"/>
          <w:szCs w:val="24"/>
        </w:rPr>
        <w:t xml:space="preserve"> </w:t>
      </w:r>
      <w:r w:rsidR="00203E5E" w:rsidRPr="00FC4B93">
        <w:rPr>
          <w:rFonts w:eastAsia="Times New Roman"/>
          <w:sz w:val="24"/>
          <w:szCs w:val="24"/>
        </w:rPr>
        <w:t>negligible in QLE limit,</w:t>
      </w:r>
      <w:r w:rsidR="003C4E3B" w:rsidRPr="0045051E">
        <w:rPr>
          <w:rFonts w:ascii="Times New Roman" w:eastAsia="Times New Roman" w:hAnsi="Times New Roman" w:cs="Times New Roman"/>
          <w:sz w:val="24"/>
          <w:szCs w:val="24"/>
        </w:rPr>
        <w:t xml:space="preserve"> </w:t>
      </w:r>
      <w:r w:rsidR="00203E5E" w:rsidRPr="00FC4B93">
        <w:rPr>
          <w:rFonts w:eastAsia="Times New Roman"/>
          <w:sz w:val="24"/>
          <w:szCs w:val="24"/>
        </w:rPr>
        <w:t xml:space="preserve">are </w:t>
      </w:r>
      <w:r w:rsidR="00AB5E6D" w:rsidRPr="0045051E">
        <w:rPr>
          <w:rFonts w:ascii="Times New Roman" w:eastAsia="Times New Roman" w:hAnsi="Times New Roman" w:cs="Times New Roman"/>
          <w:sz w:val="24"/>
          <w:szCs w:val="24"/>
        </w:rPr>
        <w:t>strong</w:t>
      </w:r>
      <w:r w:rsidR="00050B99" w:rsidRPr="0045051E">
        <w:rPr>
          <w:rFonts w:ascii="Times New Roman" w:eastAsia="Times New Roman" w:hAnsi="Times New Roman" w:cs="Times New Roman"/>
          <w:sz w:val="24"/>
          <w:szCs w:val="24"/>
        </w:rPr>
        <w:t>. Lastly</w:t>
      </w:r>
      <w:r w:rsidR="003C4E3B" w:rsidRPr="0045051E">
        <w:rPr>
          <w:rFonts w:ascii="Times New Roman" w:eastAsia="Times New Roman" w:hAnsi="Times New Roman" w:cs="Times New Roman"/>
          <w:sz w:val="24"/>
          <w:szCs w:val="24"/>
        </w:rPr>
        <w:t>, a</w:t>
      </w:r>
      <w:r w:rsidR="00203E5E" w:rsidRPr="00FC4B93">
        <w:rPr>
          <w:rFonts w:eastAsia="Times New Roman"/>
          <w:sz w:val="24"/>
          <w:szCs w:val="24"/>
        </w:rPr>
        <w:t xml:space="preserve"> population</w:t>
      </w:r>
      <w:r w:rsidR="00AE78CB" w:rsidRPr="0045051E">
        <w:rPr>
          <w:rFonts w:ascii="Times New Roman" w:eastAsia="Times New Roman" w:hAnsi="Times New Roman" w:cs="Times New Roman"/>
          <w:sz w:val="24"/>
          <w:szCs w:val="24"/>
        </w:rPr>
        <w:t xml:space="preserve"> of infected individuals</w:t>
      </w:r>
      <w:r w:rsidR="00203E5E" w:rsidRPr="00FC4B93">
        <w:rPr>
          <w:rFonts w:eastAsia="Times New Roman"/>
          <w:sz w:val="24"/>
          <w:szCs w:val="24"/>
        </w:rPr>
        <w:t xml:space="preserve"> is not as large as required for QLE to work.</w:t>
      </w:r>
      <w:r w:rsidR="00A87BD0" w:rsidRPr="00FC4B93">
        <w:rPr>
          <w:rFonts w:ascii="Times New Roman" w:eastAsia="Times New Roman" w:hAnsi="Times New Roman" w:cs="Times New Roman"/>
          <w:sz w:val="24"/>
          <w:szCs w:val="24"/>
        </w:rPr>
        <w:t xml:space="preserve"> </w:t>
      </w:r>
    </w:p>
    <w:p w14:paraId="76E45170" w14:textId="2A54FACE" w:rsidR="001E5EAD" w:rsidRPr="001E5EAD"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FC4B93">
        <w:rPr>
          <w:rFonts w:ascii="Times New Roman" w:eastAsia="Times New Roman" w:hAnsi="Times New Roman" w:cs="Times New Roman"/>
          <w:sz w:val="24"/>
          <w:szCs w:val="24"/>
        </w:rPr>
        <w:t>Note that</w:t>
      </w:r>
      <w:r w:rsidRPr="003A23D7">
        <w:rPr>
          <w:rFonts w:ascii="Times New Roman" w:eastAsia="Times New Roman" w:hAnsi="Times New Roman" w:cs="Times New Roman"/>
          <w:bCs/>
          <w:sz w:val="24"/>
          <w:szCs w:val="24"/>
          <w:lang w:val="en-US"/>
        </w:rPr>
        <w:t xml:space="preserve"> the use of tree-based methods </w:t>
      </w:r>
      <w:r w:rsidRPr="003A23D7">
        <w:rPr>
          <w:rFonts w:ascii="Times New Roman" w:eastAsia="Times New Roman" w:hAnsi="Times New Roman" w:cs="Times New Roman"/>
          <w:bCs/>
          <w:sz w:val="24"/>
          <w:szCs w:val="24"/>
        </w:rPr>
        <w:t>does not automatically compensate for stro</w:t>
      </w:r>
      <w:r w:rsidRPr="001E5EAD">
        <w:rPr>
          <w:rFonts w:ascii="Times New Roman" w:eastAsia="Times New Roman" w:hAnsi="Times New Roman" w:cs="Times New Roman"/>
          <w:bCs/>
          <w:sz w:val="24"/>
          <w:szCs w:val="24"/>
        </w:rPr>
        <w:t xml:space="preserve">ng linkage effects. </w:t>
      </w:r>
      <w:r w:rsidRPr="001E5EAD">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EF6A49">
        <w:rPr>
          <w:rFonts w:ascii="Times New Roman" w:eastAsia="Times New Roman" w:hAnsi="Times New Roman" w:cs="Times New Roman"/>
          <w:bCs/>
          <w:sz w:val="24"/>
          <w:szCs w:val="24"/>
          <w:lang w:val="en-US"/>
        </w:rPr>
        <w:fldChar w:fldCharType="begin"/>
      </w:r>
      <w:r w:rsidR="00EF6A49">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[34]</w:t>
      </w:r>
      <w:r w:rsidR="00EF6A49">
        <w:rPr>
          <w:rFonts w:ascii="Times New Roman" w:eastAsia="Times New Roman" w:hAnsi="Times New Roman" w:cs="Times New Roman"/>
          <w:bCs/>
          <w:sz w:val="24"/>
          <w:szCs w:val="24"/>
          <w:lang w:val="en-US"/>
        </w:rPr>
        <w:fldChar w:fldCharType="end"/>
      </w:r>
      <w:r w:rsidRPr="001E5EAD">
        <w:rPr>
          <w:rFonts w:ascii="Times New Roman" w:eastAsia="Times New Roman" w:hAnsi="Times New Roman" w:cs="Times New Roman"/>
          <w:bCs/>
          <w:sz w:val="24"/>
          <w:szCs w:val="24"/>
          <w:lang w:val="en-US"/>
        </w:rPr>
        <w:t xml:space="preserve">. </w:t>
      </w:r>
      <w:r w:rsidR="00150B08">
        <w:rPr>
          <w:rFonts w:ascii="Times New Roman" w:eastAsia="Times New Roman" w:hAnsi="Times New Roman" w:cs="Times New Roman"/>
          <w:bCs/>
          <w:sz w:val="24"/>
          <w:szCs w:val="24"/>
          <w:lang w:val="en-US"/>
        </w:rPr>
        <w:t xml:space="preserve">To </w:t>
      </w:r>
      <w:r w:rsidR="00565D3D">
        <w:rPr>
          <w:rFonts w:ascii="Times New Roman" w:eastAsia="Times New Roman" w:hAnsi="Times New Roman" w:cs="Times New Roman"/>
          <w:bCs/>
          <w:sz w:val="24"/>
          <w:szCs w:val="24"/>
          <w:lang w:val="en-US"/>
        </w:rPr>
        <w:t>exclude the effects of</w:t>
      </w:r>
      <w:r w:rsidR="00150B08">
        <w:rPr>
          <w:rFonts w:ascii="Times New Roman" w:eastAsia="Times New Roman" w:hAnsi="Times New Roman" w:cs="Times New Roman"/>
          <w:bCs/>
          <w:sz w:val="24"/>
          <w:szCs w:val="24"/>
          <w:lang w:val="en-US"/>
        </w:rPr>
        <w:t xml:space="preserve"> linkage, </w:t>
      </w:r>
      <w:r w:rsidR="00182B0E">
        <w:rPr>
          <w:rFonts w:ascii="Times New Roman" w:eastAsia="Times New Roman" w:hAnsi="Times New Roman" w:cs="Times New Roman"/>
          <w:bCs/>
          <w:sz w:val="24"/>
          <w:szCs w:val="24"/>
          <w:lang w:val="en-US"/>
        </w:rPr>
        <w:t>one group</w:t>
      </w:r>
      <w:r w:rsidR="00F002B2" w:rsidRPr="003A23D7" w:rsidDel="00012969">
        <w:rPr>
          <w:rFonts w:ascii="Times New Roman" w:eastAsia="Times New Roman" w:hAnsi="Times New Roman" w:cs="Times New Roman"/>
          <w:bCs/>
          <w:sz w:val="24"/>
          <w:szCs w:val="24"/>
          <w:lang w:val="en-US"/>
        </w:rPr>
        <w:t xml:space="preserve"> </w:t>
      </w:r>
      <w:r w:rsidR="00F706D7">
        <w:rPr>
          <w:rFonts w:ascii="Times New Roman" w:eastAsia="Times New Roman" w:hAnsi="Times New Roman" w:cs="Times New Roman"/>
          <w:bCs/>
          <w:sz w:val="24"/>
          <w:szCs w:val="24"/>
          <w:lang w:val="en-US"/>
        </w:rPr>
        <w:t>use</w:t>
      </w:r>
      <w:r w:rsidR="00182B0E">
        <w:rPr>
          <w:rFonts w:ascii="Times New Roman" w:eastAsia="Times New Roman" w:hAnsi="Times New Roman" w:cs="Times New Roman"/>
          <w:bCs/>
          <w:sz w:val="24"/>
          <w:szCs w:val="24"/>
          <w:lang w:val="en-US"/>
        </w:rPr>
        <w:t>d</w:t>
      </w:r>
      <w:r w:rsidR="00F706D7">
        <w:rPr>
          <w:rFonts w:ascii="Times New Roman" w:eastAsia="Times New Roman" w:hAnsi="Times New Roman" w:cs="Times New Roman"/>
          <w:bCs/>
          <w:sz w:val="24"/>
          <w:szCs w:val="24"/>
          <w:lang w:val="en-US"/>
        </w:rPr>
        <w:t xml:space="preserve"> </w:t>
      </w:r>
      <w:r w:rsidRPr="001E5EAD">
        <w:rPr>
          <w:rFonts w:ascii="Times New Roman" w:eastAsia="Times New Roman" w:hAnsi="Times New Roman" w:cs="Times New Roman"/>
          <w:bCs/>
          <w:sz w:val="24"/>
          <w:szCs w:val="24"/>
          <w:lang w:val="en-US"/>
        </w:rPr>
        <w:t>synonymous sites as markers of linkage</w:t>
      </w:r>
      <w:r w:rsidR="00DF6493">
        <w:rPr>
          <w:rFonts w:ascii="Times New Roman" w:eastAsia="Times New Roman" w:hAnsi="Times New Roman" w:cs="Times New Roman"/>
          <w:bCs/>
          <w:sz w:val="24"/>
          <w:szCs w:val="24"/>
          <w:lang w:val="en-US"/>
        </w:rPr>
        <w:t xml:space="preserve"> </w:t>
      </w:r>
      <w:r w:rsidR="00DF6493" w:rsidRPr="001E5EAD">
        <w:rPr>
          <w:rFonts w:ascii="Times New Roman" w:eastAsia="Times New Roman" w:hAnsi="Times New Roman" w:cs="Times New Roman"/>
          <w:bCs/>
          <w:sz w:val="24"/>
          <w:szCs w:val="24"/>
          <w:lang w:val="en-US"/>
        </w:rPr>
        <w:t xml:space="preserve"> </w: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 </w:instrTex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EN.CITE.DATA </w:instrText>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end"/>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separate"/>
      </w:r>
      <w:r w:rsidR="00DF6493">
        <w:rPr>
          <w:rFonts w:ascii="Times New Roman" w:eastAsia="Times New Roman" w:hAnsi="Times New Roman" w:cs="Times New Roman"/>
          <w:bCs/>
          <w:noProof/>
          <w:sz w:val="24"/>
          <w:szCs w:val="24"/>
          <w:lang w:val="en-US"/>
        </w:rPr>
        <w:t>[37, 38]</w:t>
      </w:r>
      <w:r w:rsidR="00DF6493">
        <w:rPr>
          <w:rFonts w:ascii="Times New Roman" w:eastAsia="Times New Roman" w:hAnsi="Times New Roman" w:cs="Times New Roman"/>
          <w:bCs/>
          <w:sz w:val="24"/>
          <w:szCs w:val="24"/>
          <w:lang w:val="en-US"/>
        </w:rPr>
        <w:fldChar w:fldCharType="end"/>
      </w:r>
      <w:r w:rsidR="00150B08">
        <w:rPr>
          <w:rFonts w:ascii="Times New Roman" w:eastAsia="Times New Roman" w:hAnsi="Times New Roman" w:cs="Times New Roman"/>
          <w:bCs/>
          <w:sz w:val="24"/>
          <w:szCs w:val="24"/>
          <w:lang w:val="en-US"/>
        </w:rPr>
        <w:t>. However,</w:t>
      </w:r>
      <w:r w:rsidRPr="001E5EAD">
        <w:rPr>
          <w:rFonts w:ascii="Times New Roman" w:eastAsia="Times New Roman" w:hAnsi="Times New Roman" w:cs="Times New Roman"/>
          <w:bCs/>
          <w:sz w:val="24"/>
          <w:szCs w:val="24"/>
          <w:lang w:val="en-US"/>
        </w:rPr>
        <w:t xml:space="preserve"> the accuracy </w:t>
      </w:r>
      <w:r w:rsidR="00891CAF">
        <w:rPr>
          <w:rFonts w:ascii="Times New Roman" w:eastAsia="Times New Roman" w:hAnsi="Times New Roman" w:cs="Times New Roman"/>
          <w:bCs/>
          <w:sz w:val="24"/>
          <w:szCs w:val="24"/>
          <w:lang w:val="en-US"/>
        </w:rPr>
        <w:t xml:space="preserve">of this method </w:t>
      </w:r>
      <w:r w:rsidR="00150B08">
        <w:rPr>
          <w:rFonts w:ascii="Times New Roman" w:eastAsia="Times New Roman" w:hAnsi="Times New Roman" w:cs="Times New Roman"/>
          <w:bCs/>
          <w:sz w:val="24"/>
          <w:szCs w:val="24"/>
          <w:lang w:val="en-US"/>
        </w:rPr>
        <w:t>was</w:t>
      </w:r>
      <w:r w:rsidRPr="001E5EAD">
        <w:rPr>
          <w:rFonts w:ascii="Times New Roman" w:eastAsia="Times New Roman" w:hAnsi="Times New Roman" w:cs="Times New Roman"/>
          <w:bCs/>
          <w:sz w:val="24"/>
          <w:szCs w:val="24"/>
          <w:lang w:val="en-US"/>
        </w:rPr>
        <w:t xml:space="preserve"> not tested </w:t>
      </w:r>
      <w:r w:rsidR="00F002B2">
        <w:rPr>
          <w:rFonts w:ascii="Times New Roman" w:eastAsia="Times New Roman" w:hAnsi="Times New Roman" w:cs="Times New Roman"/>
          <w:bCs/>
          <w:sz w:val="24"/>
          <w:szCs w:val="24"/>
          <w:lang w:val="en-US"/>
        </w:rPr>
        <w:t>in</w:t>
      </w:r>
      <w:r w:rsidRPr="001E5EAD">
        <w:rPr>
          <w:rFonts w:ascii="Times New Roman" w:eastAsia="Times New Roman" w:hAnsi="Times New Roman" w:cs="Times New Roman"/>
          <w:bCs/>
          <w:sz w:val="24"/>
          <w:szCs w:val="24"/>
          <w:lang w:val="en-US"/>
        </w:rPr>
        <w:t xml:space="preserve"> simulation. </w:t>
      </w:r>
    </w:p>
    <w:p w14:paraId="17D9E586" w14:textId="5C9B5ED5" w:rsidR="0087149A" w:rsidRDefault="0076272C">
      <w:pPr>
        <w:spacing w:line="360" w:lineRule="auto"/>
        <w:ind w:firstLine="708"/>
        <w:jc w:val="both"/>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lastRenderedPageBreak/>
        <w:t xml:space="preserve">To conclude, the present study </w:t>
      </w:r>
      <w:r w:rsidR="005209BB">
        <w:rPr>
          <w:rFonts w:ascii="Times New Roman" w:eastAsia="Times New Roman" w:hAnsi="Times New Roman" w:cs="Times New Roman"/>
          <w:sz w:val="24"/>
          <w:szCs w:val="24"/>
        </w:rPr>
        <w:t>confirms</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Pr>
          <w:rFonts w:ascii="Times New Roman" w:eastAsia="Times New Roman" w:hAnsi="Times New Roman" w:cs="Times New Roman"/>
          <w:sz w:val="24"/>
          <w:szCs w:val="24"/>
        </w:rPr>
        <w:t>conditional</w:t>
      </w:r>
      <w:r w:rsidRPr="0076272C">
        <w:rPr>
          <w:rFonts w:ascii="Times New Roman" w:eastAsia="Times New Roman" w:hAnsi="Times New Roman" w:cs="Times New Roman"/>
          <w:sz w:val="24"/>
          <w:szCs w:val="24"/>
        </w:rPr>
        <w:t xml:space="preserve"> correlation method combined with </w:t>
      </w:r>
      <w:r w:rsidR="005209BB">
        <w:rPr>
          <w:rFonts w:ascii="Times New Roman" w:eastAsia="Times New Roman" w:hAnsi="Times New Roman" w:cs="Times New Roman"/>
          <w:sz w:val="24"/>
          <w:szCs w:val="24"/>
        </w:rPr>
        <w:t>balanced</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sampling from quasi-independent populations </w:t>
      </w:r>
      <w:r w:rsidR="00620D41">
        <w:rPr>
          <w:rFonts w:ascii="Times New Roman" w:eastAsia="Times New Roman" w:hAnsi="Times New Roman" w:cs="Times New Roman"/>
          <w:sz w:val="24"/>
          <w:szCs w:val="24"/>
        </w:rPr>
        <w:t xml:space="preserve">and testing </w:t>
      </w:r>
      <w:r w:rsidR="005209BB">
        <w:rPr>
          <w:rFonts w:ascii="Times New Roman" w:eastAsia="Times New Roman" w:hAnsi="Times New Roman" w:cs="Times New Roman"/>
          <w:sz w:val="24"/>
          <w:szCs w:val="24"/>
        </w:rPr>
        <w:t xml:space="preserve">the accuracy </w:t>
      </w:r>
      <w:r w:rsidR="00691F57">
        <w:rPr>
          <w:rFonts w:ascii="Times New Roman" w:eastAsia="Times New Roman" w:hAnsi="Times New Roman" w:cs="Times New Roman"/>
          <w:sz w:val="24"/>
          <w:szCs w:val="24"/>
        </w:rPr>
        <w:t xml:space="preserve">in simulation </w:t>
      </w:r>
      <w:r w:rsidRPr="0076272C">
        <w:rPr>
          <w:rFonts w:ascii="Times New Roman" w:eastAsia="Times New Roman" w:hAnsi="Times New Roman" w:cs="Times New Roman"/>
          <w:sz w:val="24"/>
          <w:szCs w:val="24"/>
        </w:rPr>
        <w:t xml:space="preserve">allows </w:t>
      </w:r>
      <w:r w:rsidR="004F6E6D">
        <w:rPr>
          <w:rFonts w:ascii="Times New Roman" w:eastAsia="Times New Roman" w:hAnsi="Times New Roman" w:cs="Times New Roman"/>
          <w:sz w:val="24"/>
          <w:szCs w:val="24"/>
        </w:rPr>
        <w:t xml:space="preserve">the </w:t>
      </w:r>
      <w:r w:rsidR="00A72EB3">
        <w:rPr>
          <w:rFonts w:ascii="Times New Roman" w:eastAsia="Times New Roman" w:hAnsi="Times New Roman" w:cs="Times New Roman"/>
          <w:sz w:val="24"/>
          <w:szCs w:val="24"/>
        </w:rPr>
        <w:t xml:space="preserve">testable </w:t>
      </w:r>
      <w:r w:rsidRPr="0076272C">
        <w:rPr>
          <w:rFonts w:ascii="Times New Roman" w:eastAsia="Times New Roman" w:hAnsi="Times New Roman" w:cs="Times New Roman"/>
          <w:sz w:val="24"/>
          <w:szCs w:val="24"/>
        </w:rPr>
        <w:t>detection of strong epistatic links.</w:t>
      </w:r>
      <w:r w:rsidR="005209BB">
        <w:rPr>
          <w:rFonts w:ascii="Times New Roman" w:eastAsia="Times New Roman" w:hAnsi="Times New Roman" w:cs="Times New Roman"/>
          <w:sz w:val="24"/>
          <w:szCs w:val="24"/>
        </w:rPr>
        <w:t xml:space="preserve"> </w:t>
      </w:r>
    </w:p>
    <w:p w14:paraId="1D47048C" w14:textId="77777777" w:rsidR="0087149A" w:rsidRDefault="0087149A">
      <w:pPr>
        <w:jc w:val="both"/>
      </w:pPr>
    </w:p>
    <w:p w14:paraId="4886318C" w14:textId="77777777" w:rsidR="0087149A" w:rsidRPr="0076272C"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76272C">
        <w:rPr>
          <w:rFonts w:ascii="Times New Roman" w:eastAsia="Times New Roman" w:hAnsi="Times New Roman" w:cs="Times New Roman"/>
          <w:color w:val="000000"/>
          <w:sz w:val="24"/>
          <w:szCs w:val="24"/>
        </w:rPr>
        <w:t>METHODS</w:t>
      </w:r>
      <w:r w:rsidRPr="0076272C">
        <w:rPr>
          <w:rFonts w:ascii="Times New Roman" w:eastAsia="Times New Roman" w:hAnsi="Times New Roman" w:cs="Times New Roman"/>
          <w:sz w:val="24"/>
          <w:szCs w:val="24"/>
        </w:rPr>
        <w:t xml:space="preserve"> </w:t>
      </w:r>
    </w:p>
    <w:p w14:paraId="5F2794A9" w14:textId="77777777" w:rsidR="0087149A"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3387AE92" w:rsidR="0087149A"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Generating sequences for method testing.</w:t>
      </w:r>
      <w:r>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binary sequences is simulated by a Monte Carlo code </w: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 </w:instrTex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EN.CITE.DATA </w:instrText>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end"/>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 61]</w:t>
      </w:r>
      <w:r w:rsidR="00EF6A49">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as given by </w:t>
      </w:r>
      <w:r w:rsidR="00EF6A49">
        <w:rPr>
          <w:rFonts w:ascii="Times New Roman" w:eastAsia="Times New Roman" w:hAnsi="Times New Roman" w:cs="Times New Roman"/>
          <w:color w:val="000000"/>
          <w:sz w:val="24"/>
          <w:szCs w:val="24"/>
        </w:rPr>
        <w:fldChar w:fldCharType="begin"/>
      </w:r>
      <w:r w:rsidR="00EF6A49">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w:t>
      </w:r>
      <w:r w:rsidR="00EF6A49">
        <w:rPr>
          <w:rFonts w:ascii="Times New Roman" w:eastAsia="Times New Roman" w:hAnsi="Times New Roman" w:cs="Times New Roman"/>
          <w:color w:val="000000"/>
          <w:sz w:val="24"/>
          <w:szCs w:val="24"/>
        </w:rPr>
        <w:fldChar w:fldCharType="end"/>
      </w:r>
    </w:p>
    <w:p w14:paraId="7E04B070" w14:textId="0219D45F" w:rsidR="0087149A"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t xml:space="preserve"> </w:t>
      </w:r>
    </w:p>
    <w:p w14:paraId="14F1B8D1" w14:textId="77777777" w:rsidR="0087149A" w:rsidRDefault="00A37C63">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5F622081" w:rsidR="0087149A" w:rsidRDefault="0076272C">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t xml:space="preserve"> is the binary matrix that shows 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denote the individual fitness </w:t>
      </w:r>
      <w:r w:rsidR="006363C9">
        <w:rPr>
          <w:rFonts w:ascii="Times New Roman" w:eastAsia="Times New Roman" w:hAnsi="Times New Roman" w:cs="Times New Roman"/>
          <w:sz w:val="24"/>
          <w:szCs w:val="24"/>
        </w:rPr>
        <w:t>costs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two </w:t>
      </w:r>
      <w:r w:rsidR="006363C9">
        <w:rPr>
          <w:rFonts w:ascii="Times New Roman" w:eastAsia="Times New Roman" w:hAnsi="Times New Roman" w:cs="Times New Roman"/>
          <w:sz w:val="24"/>
          <w:szCs w:val="24"/>
        </w:rPr>
        <w:t>deleterious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Pr>
          <w:rFonts w:ascii="Times New Roman" w:eastAsia="Times New Roman" w:hAnsi="Times New Roman" w:cs="Times New Roman"/>
          <w:sz w:val="24"/>
          <w:szCs w:val="24"/>
        </w:rPr>
        <w:t xml:space="preserve"> is the </w:t>
      </w:r>
      <w:r w:rsidR="006363C9">
        <w:rPr>
          <w:rFonts w:ascii="Times New Roman" w:eastAsia="Times New Roman" w:hAnsi="Times New Roman" w:cs="Times New Roman"/>
          <w:sz w:val="24"/>
          <w:szCs w:val="24"/>
        </w:rPr>
        <w:t>compensation degree</w:t>
      </w:r>
      <w:r>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Pr>
          <w:rFonts w:ascii="Times New Roman" w:eastAsia="Times New Roman" w:hAnsi="Times New Roman" w:cs="Times New Roman"/>
          <w:sz w:val="24"/>
          <w:szCs w:val="24"/>
        </w:rPr>
        <w:t xml:space="preserve"> </w:t>
      </w:r>
    </w:p>
    <w:p w14:paraId="10F30062" w14:textId="7DF66F0F" w:rsidR="00192CCC"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In our simulation example in Fig 1, we consider a haploid population with the initial frequency of </w:t>
      </w:r>
      <w:r w:rsidR="00192CCC">
        <w:rPr>
          <w:rFonts w:ascii="Times New Roman" w:eastAsia="Times New Roman" w:hAnsi="Times New Roman" w:cs="Times New Roman"/>
          <w:color w:val="000000"/>
          <w:sz w:val="24"/>
          <w:szCs w:val="24"/>
        </w:rPr>
        <w:t xml:space="preserve">deleterious </w:t>
      </w:r>
      <w:r>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Pr>
          <w:rFonts w:ascii="Times New Roman" w:eastAsia="Times New Roman" w:hAnsi="Times New Roman" w:cs="Times New Roman"/>
          <w:color w:val="000000"/>
          <w:sz w:val="24"/>
          <w:szCs w:val="24"/>
        </w:rPr>
        <w:t xml:space="preserve"> mutation rate</w:t>
      </w:r>
      <w:r w:rsidR="00192CCC">
        <w:rPr>
          <w:rFonts w:ascii="Times New Roman" w:eastAsia="Times New Roman" w:hAnsi="Times New Roman" w:cs="Times New Roman"/>
          <w:color w:val="000000"/>
          <w:sz w:val="24"/>
          <w:szCs w:val="24"/>
        </w:rPr>
        <w:t xml:space="preserve"> </w:t>
      </w:r>
      <w:r w:rsidR="00BB6F54">
        <w:rPr>
          <w:rFonts w:ascii="Times New Roman" w:eastAsia="Times New Roman" w:hAnsi="Times New Roman" w:cs="Times New Roman"/>
          <w:color w:val="000000"/>
          <w:sz w:val="24"/>
          <w:szCs w:val="24"/>
        </w:rPr>
        <w:t xml:space="preserve">per </w:t>
      </w:r>
      <w:r w:rsidR="00192CCC">
        <w:rPr>
          <w:rFonts w:ascii="Times New Roman" w:eastAsia="Times New Roman" w:hAnsi="Times New Roman" w:cs="Times New Roman"/>
          <w:color w:val="000000"/>
          <w:sz w:val="24"/>
          <w:szCs w:val="24"/>
        </w:rPr>
        <w:t>genome</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Pr>
          <w:rFonts w:ascii="Times New Roman" w:eastAsia="Times New Roman" w:hAnsi="Times New Roman" w:cs="Times New Roman"/>
          <w:color w:val="000000"/>
          <w:sz w:val="24"/>
          <w:szCs w:val="24"/>
        </w:rPr>
        <w:t>population</w:t>
      </w:r>
      <w:r w:rsidR="00192CCC">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Pr>
          <w:rFonts w:ascii="Times New Roman" w:eastAsia="Times New Roman" w:hAnsi="Times New Roman" w:cs="Times New Roman"/>
          <w:color w:val="000000"/>
          <w:sz w:val="24"/>
          <w:szCs w:val="24"/>
        </w:rPr>
        <w:t xml:space="preserve"> individuals and</w:t>
      </w:r>
      <w:r w:rsidR="00192CCC">
        <w:rPr>
          <w:rFonts w:ascii="Times New Roman" w:eastAsia="Times New Roman" w:hAnsi="Times New Roman" w:cs="Times New Roman"/>
          <w:color w:val="000000"/>
          <w:sz w:val="24"/>
          <w:szCs w:val="24"/>
        </w:rPr>
        <w:t xml:space="preserve"> genome length</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Pr>
          <w:rFonts w:ascii="Times New Roman" w:eastAsia="Times New Roman" w:hAnsi="Times New Roman" w:cs="Times New Roman"/>
          <w:color w:val="000000"/>
          <w:sz w:val="24"/>
          <w:szCs w:val="24"/>
        </w:rPr>
        <w:t xml:space="preserve">sites. </w:t>
      </w:r>
    </w:p>
    <w:p w14:paraId="04847BA3" w14:textId="1156513D" w:rsidR="0087149A" w:rsidRDefault="00192CCC" w:rsidP="00FC4B93">
      <w:pPr>
        <w:pBdr>
          <w:top w:val="nil"/>
          <w:left w:val="nil"/>
          <w:bottom w:val="nil"/>
          <w:right w:val="nil"/>
          <w:between w:val="nil"/>
        </w:pBdr>
        <w:spacing w:after="0" w:line="360" w:lineRule="auto"/>
        <w:ind w:firstLine="720"/>
        <w:jc w:val="both"/>
      </w:pPr>
      <w:r>
        <w:rPr>
          <w:rFonts w:ascii="Times New Roman" w:eastAsia="Times New Roman" w:hAnsi="Times New Roman" w:cs="Times New Roman"/>
          <w:color w:val="000000"/>
          <w:sz w:val="24"/>
          <w:szCs w:val="24"/>
        </w:rPr>
        <w:t xml:space="preserve">The </w:t>
      </w:r>
      <w:r w:rsidR="0076272C">
        <w:rPr>
          <w:rFonts w:ascii="Times New Roman" w:eastAsia="Times New Roman" w:hAnsi="Times New Roman" w:cs="Times New Roman"/>
          <w:color w:val="000000"/>
          <w:sz w:val="24"/>
          <w:szCs w:val="24"/>
        </w:rPr>
        <w:t>Monte-Carlo simulation code is written in MATLAB</w:t>
      </w:r>
      <w:r w:rsidR="0076272C">
        <w:rPr>
          <w:rFonts w:ascii="Times New Roman" w:eastAsia="Times New Roman" w:hAnsi="Times New Roman" w:cs="Times New Roman"/>
          <w:color w:val="000000"/>
          <w:sz w:val="24"/>
          <w:szCs w:val="24"/>
          <w:vertAlign w:val="superscript"/>
        </w:rPr>
        <w:t xml:space="preserve">TM </w:t>
      </w:r>
      <w:r w:rsidR="0076272C">
        <w:rPr>
          <w:rFonts w:ascii="Times New Roman" w:eastAsia="Times New Roman" w:hAnsi="Times New Roman" w:cs="Times New Roman"/>
          <w:color w:val="000000"/>
          <w:sz w:val="24"/>
          <w:szCs w:val="24"/>
        </w:rPr>
        <w:t xml:space="preserve">and deposited at </w:t>
      </w:r>
      <w:hyperlink r:id="rId19"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Default="0076272C">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 </w:t>
      </w:r>
      <w:r>
        <w:rPr>
          <w:rFonts w:ascii="Times New Roman" w:eastAsia="Times New Roman" w:hAnsi="Times New Roman" w:cs="Times New Roman"/>
          <w:sz w:val="20"/>
          <w:szCs w:val="20"/>
        </w:rPr>
        <w:t>Parameters of the model and data processing.</w:t>
      </w:r>
    </w:p>
    <w:tbl>
      <w:tblPr>
        <w:tblStyle w:val="a3"/>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Notation</w:t>
            </w:r>
          </w:p>
        </w:tc>
        <w:tc>
          <w:tcPr>
            <w:tcW w:w="1985" w:type="dxa"/>
          </w:tcPr>
          <w:p w14:paraId="71D31C2B"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Value</w:t>
            </w:r>
          </w:p>
        </w:tc>
        <w:tc>
          <w:tcPr>
            <w:tcW w:w="5265" w:type="dxa"/>
          </w:tcPr>
          <w:p w14:paraId="4AEC877F"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87149A"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Default="00A37C63">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38733630"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5265" w:type="dxa"/>
          </w:tcPr>
          <w:p w14:paraId="36F2A934"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proportion of mutant alleles in the population</w:t>
            </w:r>
          </w:p>
        </w:tc>
      </w:tr>
      <w:tr w:rsidR="0087149A"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5265" w:type="dxa"/>
          </w:tcPr>
          <w:p w14:paraId="0C4B3B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size</w:t>
            </w:r>
          </w:p>
        </w:tc>
      </w:tr>
      <w:tr w:rsidR="0087149A"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75854C4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5265" w:type="dxa"/>
          </w:tcPr>
          <w:p w14:paraId="15CD3C48"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Mutation rate per genome </w:t>
            </w:r>
          </w:p>
        </w:tc>
      </w:tr>
      <w:tr w:rsidR="0087149A"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w:lastRenderedPageBreak/>
                  <m:t>t</m:t>
                </m:r>
              </m:oMath>
            </m:oMathPara>
          </w:p>
        </w:tc>
        <w:tc>
          <w:tcPr>
            <w:tcW w:w="1985" w:type="dxa"/>
          </w:tcPr>
          <w:p w14:paraId="4596623A"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5265" w:type="dxa"/>
          </w:tcPr>
          <w:p w14:paraId="3543227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Simulation time in generations</w:t>
            </w:r>
          </w:p>
        </w:tc>
      </w:tr>
      <w:tr w:rsidR="0087149A"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Default="00A37C63">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5265" w:type="dxa"/>
          </w:tcPr>
          <w:p w14:paraId="2EE36CBF"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Selection coefficient (the same for all sites)</w:t>
            </w:r>
          </w:p>
        </w:tc>
      </w:tr>
      <w:tr w:rsidR="0087149A"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[0,0.1,0.5,1]</w:t>
            </w:r>
          </w:p>
        </w:tc>
        <w:tc>
          <w:tcPr>
            <w:tcW w:w="5265" w:type="dxa"/>
          </w:tcPr>
          <w:p w14:paraId="7C70F3A1"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Recombination probability</w:t>
            </w:r>
          </w:p>
        </w:tc>
      </w:tr>
      <w:tr w:rsidR="0087149A"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[1,3,10]</w:t>
            </w:r>
          </w:p>
        </w:tc>
        <w:tc>
          <w:tcPr>
            <w:tcW w:w="5265" w:type="dxa"/>
          </w:tcPr>
          <w:p w14:paraId="0C37262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crossovers</w:t>
            </w:r>
          </w:p>
        </w:tc>
      </w:tr>
      <w:tr w:rsidR="0087149A"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38BFB4D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[0.4,0.5,0.6,0.75]</w:t>
            </w:r>
          </w:p>
        </w:tc>
        <w:tc>
          <w:tcPr>
            <w:tcW w:w="5265" w:type="dxa"/>
          </w:tcPr>
          <w:p w14:paraId="2D8880B5"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Strength of epistatic interaction</w:t>
            </w:r>
          </w:p>
        </w:tc>
      </w:tr>
      <w:tr w:rsidR="0087149A"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[6,20,50,200]</w:t>
            </w:r>
          </w:p>
        </w:tc>
        <w:tc>
          <w:tcPr>
            <w:tcW w:w="5265" w:type="dxa"/>
          </w:tcPr>
          <w:p w14:paraId="44E0708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simulation runs used to average the data</w:t>
            </w:r>
          </w:p>
        </w:tc>
      </w:tr>
      <w:tr w:rsidR="0087149A"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Pr>
                <w:rFonts w:ascii="Times New Roman" w:eastAsia="Times New Roman" w:hAnsi="Times New Roman" w:cs="Times New Roman"/>
                <w:sz w:val="20"/>
                <w:szCs w:val="20"/>
              </w:rPr>
              <w:t xml:space="preserve"> (seqlen)</w:t>
            </w:r>
          </w:p>
        </w:tc>
        <w:tc>
          <w:tcPr>
            <w:tcW w:w="1985" w:type="dxa"/>
          </w:tcPr>
          <w:p w14:paraId="14A5275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[20,40,100,200]</w:t>
            </w:r>
          </w:p>
        </w:tc>
        <w:tc>
          <w:tcPr>
            <w:tcW w:w="5265" w:type="dxa"/>
          </w:tcPr>
          <w:p w14:paraId="1EE1FDA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Length of the simulated sequence</w:t>
            </w:r>
          </w:p>
        </w:tc>
      </w:tr>
      <w:tr w:rsidR="0087149A"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Sequence threshold</w:t>
            </w:r>
          </w:p>
        </w:tc>
        <w:tc>
          <w:tcPr>
            <w:tcW w:w="1985" w:type="dxa"/>
          </w:tcPr>
          <w:p w14:paraId="2B7AE18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5265" w:type="dxa"/>
          </w:tcPr>
          <w:p w14:paraId="242BD94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proportion of gaps and nonreads in one sequence</w:t>
            </w:r>
          </w:p>
        </w:tc>
      </w:tr>
      <w:tr w:rsidR="0087149A"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Gap threshold</w:t>
            </w:r>
          </w:p>
        </w:tc>
        <w:tc>
          <w:tcPr>
            <w:tcW w:w="1985" w:type="dxa"/>
          </w:tcPr>
          <w:p w14:paraId="5D131DB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5265" w:type="dxa"/>
          </w:tcPr>
          <w:p w14:paraId="4168B44D"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proportion of gaps and nonreads at one site</w:t>
            </w:r>
          </w:p>
        </w:tc>
      </w:tr>
      <w:tr w:rsidR="0087149A"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Monomorphism threshold</w:t>
            </w:r>
          </w:p>
        </w:tc>
        <w:tc>
          <w:tcPr>
            <w:tcW w:w="1985" w:type="dxa"/>
          </w:tcPr>
          <w:p w14:paraId="4EBFC3DB"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[0.8,0.95]</w:t>
            </w:r>
          </w:p>
        </w:tc>
        <w:tc>
          <w:tcPr>
            <w:tcW w:w="5265" w:type="dxa"/>
          </w:tcPr>
          <w:p w14:paraId="2DC986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degree of monomorphism per site</w:t>
            </w:r>
          </w:p>
        </w:tc>
      </w:tr>
    </w:tbl>
    <w:p w14:paraId="3CB8BF46" w14:textId="77777777" w:rsidR="0087149A" w:rsidRDefault="0087149A">
      <w:pPr>
        <w:spacing w:after="0" w:line="360" w:lineRule="auto"/>
        <w:jc w:val="both"/>
        <w:rPr>
          <w:rFonts w:ascii="Times New Roman" w:eastAsia="Times New Roman" w:hAnsi="Times New Roman" w:cs="Times New Roman"/>
          <w:sz w:val="24"/>
          <w:szCs w:val="24"/>
        </w:rPr>
      </w:pPr>
    </w:p>
    <w:p w14:paraId="168EC224" w14:textId="1305B5DF"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Processing genomic data of SARS-CoV-2. </w:t>
      </w:r>
      <w:r>
        <w:rPr>
          <w:rFonts w:ascii="Times New Roman" w:eastAsia="Times New Roman" w:hAnsi="Times New Roman" w:cs="Times New Roman"/>
          <w:sz w:val="24"/>
          <w:szCs w:val="24"/>
        </w:rPr>
        <w:t xml:space="preserve">In Dataset 1, 6000 sequences sampled from 6 regions (Africa, Asia, North America, Oceania, South America) in the period from 09/24/2020 to 09/25/2021 were downloaded from database NCBI Virus. In Dataset 2, 12,000 sequences were sampled from NCBI Virus database labeled B.1 and B.1.1.7 (Alpha), in equal numbers for each label. In Dataset 3, we used 20,000 random sequences from the NCBI Virus database for the period from 09/24/2020 to 09/25/2021. </w:t>
      </w:r>
    </w:p>
    <w:p w14:paraId="5D1EF84A" w14:textId="3BB75946" w:rsidR="00545794" w:rsidRPr="00FC4B93" w:rsidRDefault="00545794" w:rsidP="00545794">
      <w:pPr>
        <w:spacing w:after="0" w:line="360" w:lineRule="auto"/>
        <w:ind w:firstLine="709"/>
        <w:jc w:val="both"/>
        <w:rPr>
          <w:rFonts w:ascii="Times New Roman" w:eastAsia="Times New Roman" w:hAnsi="Times New Roman" w:cs="Times New Roman"/>
          <w:sz w:val="24"/>
          <w:szCs w:val="24"/>
          <w:lang w:val="en-US"/>
        </w:rPr>
      </w:pPr>
      <w:r w:rsidRPr="00545794">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Pr>
          <w:rFonts w:ascii="Times New Roman" w:eastAsia="Times New Roman" w:hAnsi="Times New Roman" w:cs="Times New Roman"/>
          <w:sz w:val="24"/>
          <w:szCs w:val="24"/>
          <w:lang w:val="en-US"/>
        </w:rPr>
        <w:t>Also, p</w:t>
      </w:r>
      <w:r w:rsidRPr="00545794">
        <w:rPr>
          <w:rFonts w:ascii="Times New Roman" w:eastAsia="Times New Roman" w:hAnsi="Times New Roman" w:cs="Times New Roman"/>
          <w:sz w:val="24"/>
          <w:szCs w:val="24"/>
          <w:lang w:val="en-US"/>
        </w:rPr>
        <w:t xml:space="preserve">revious experience with hemagglutinin data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[39]</w:t>
      </w:r>
      <w:r w:rsidR="00EF6A49">
        <w:rPr>
          <w:rFonts w:ascii="Times New Roman" w:eastAsia="Times New Roman" w:hAnsi="Times New Roman" w:cs="Times New Roman"/>
          <w:sz w:val="24"/>
          <w:szCs w:val="24"/>
          <w:lang w:val="en-US"/>
        </w:rPr>
        <w:fldChar w:fldCharType="end"/>
      </w:r>
      <w:r w:rsidRPr="00545794">
        <w:rPr>
          <w:rFonts w:ascii="Times New Roman" w:eastAsia="Times New Roman" w:hAnsi="Times New Roman" w:cs="Times New Roman"/>
          <w:sz w:val="24"/>
          <w:szCs w:val="24"/>
          <w:lang w:val="en-US"/>
        </w:rPr>
        <w:t xml:space="preserve"> </w:t>
      </w:r>
      <w:r w:rsidR="006363C9">
        <w:rPr>
          <w:rFonts w:ascii="Times New Roman" w:eastAsia="Times New Roman" w:hAnsi="Times New Roman" w:cs="Times New Roman"/>
          <w:sz w:val="24"/>
          <w:szCs w:val="24"/>
          <w:lang w:val="en-US"/>
        </w:rPr>
        <w:t>demonstrates</w:t>
      </w:r>
      <w:r w:rsidRPr="00545794">
        <w:rPr>
          <w:rFonts w:ascii="Times New Roman" w:eastAsia="Times New Roman" w:hAnsi="Times New Roman" w:cs="Times New Roman"/>
          <w:sz w:val="24"/>
          <w:szCs w:val="24"/>
          <w:lang w:val="en-US"/>
        </w:rPr>
        <w:t xml:space="preserve"> that </w:t>
      </w:r>
      <w:r w:rsidR="006363C9">
        <w:rPr>
          <w:rFonts w:ascii="Times New Roman" w:eastAsia="Times New Roman" w:hAnsi="Times New Roman" w:cs="Times New Roman"/>
          <w:sz w:val="24"/>
          <w:szCs w:val="24"/>
          <w:lang w:val="en-US"/>
        </w:rPr>
        <w:t>combining sequences from different dates</w:t>
      </w:r>
      <w:r w:rsidRPr="00545794">
        <w:rPr>
          <w:rFonts w:ascii="Times New Roman" w:eastAsia="Times New Roman" w:hAnsi="Times New Roman" w:cs="Times New Roman"/>
          <w:sz w:val="24"/>
          <w:szCs w:val="24"/>
          <w:lang w:val="en-US"/>
        </w:rPr>
        <w:t xml:space="preserve"> is an advantage, because </w:t>
      </w:r>
      <w:r w:rsidR="006363C9">
        <w:rPr>
          <w:rFonts w:ascii="Times New Roman" w:eastAsia="Times New Roman" w:hAnsi="Times New Roman" w:cs="Times New Roman"/>
          <w:sz w:val="24"/>
          <w:szCs w:val="24"/>
          <w:lang w:val="en-US"/>
        </w:rPr>
        <w:t>one</w:t>
      </w:r>
      <w:r w:rsidRPr="00545794">
        <w:rPr>
          <w:rFonts w:ascii="Times New Roman" w:eastAsia="Times New Roman" w:hAnsi="Times New Roman" w:cs="Times New Roman"/>
          <w:sz w:val="24"/>
          <w:szCs w:val="24"/>
          <w:lang w:val="en-US"/>
        </w:rPr>
        <w:t xml:space="preserve"> compare</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earlier and later strains and thus find</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&lt;EndNote&gt;&lt;Cite&gt;&lt;Author&gt;Lagunov&lt;/Author&gt;&lt;Year&gt;2025&lt;/Year&gt;&lt;RecNum&gt;30&lt;/RecNum&gt;&lt;DisplayText&gt;[62]&lt;/DisplayText&gt;&lt;record&gt;&lt;rec-number&gt;30&lt;/rec-number&gt;&lt;foreign-keys&gt;&lt;key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[62]</w:t>
      </w:r>
      <w:r w:rsidR="00EF6A49">
        <w:rPr>
          <w:rFonts w:ascii="Times New Roman" w:eastAsia="Times New Roman" w:hAnsi="Times New Roman" w:cs="Times New Roman"/>
          <w:sz w:val="24"/>
          <w:szCs w:val="24"/>
          <w:lang w:val="en-US"/>
        </w:rPr>
        <w:fldChar w:fldCharType="end"/>
      </w:r>
      <w:r w:rsidR="006363C9" w:rsidRPr="006363C9" w:rsidDel="006363C9">
        <w:rPr>
          <w:rFonts w:ascii="Times New Roman" w:eastAsia="Times New Roman" w:hAnsi="Times New Roman" w:cs="Times New Roman"/>
          <w:sz w:val="24"/>
          <w:szCs w:val="24"/>
          <w:lang w:val="en-US"/>
        </w:rPr>
        <w:t xml:space="preserve"> </w:t>
      </w:r>
      <w:r w:rsidRPr="00545794">
        <w:rPr>
          <w:rFonts w:ascii="Times New Roman" w:eastAsia="Times New Roman" w:hAnsi="Times New Roman" w:cs="Times New Roman"/>
          <w:sz w:val="24"/>
          <w:szCs w:val="24"/>
          <w:lang w:val="en-US"/>
        </w:rPr>
        <w:t>.</w:t>
      </w:r>
    </w:p>
    <w:p w14:paraId="7DBA8D28" w14:textId="7ED1EDFF" w:rsidR="0087149A" w:rsidRPr="00FC4B93" w:rsidRDefault="0076272C">
      <w:pPr>
        <w:spacing w:after="0" w:line="360" w:lineRule="auto"/>
        <w:ind w:firstLine="709"/>
        <w:jc w:val="both"/>
        <w:rPr>
          <w:rFonts w:ascii="Times New Roman" w:eastAsia="Times New Roman" w:hAnsi="Times New Roman" w:cs="Times New Roman"/>
          <w:sz w:val="20"/>
          <w:szCs w:val="20"/>
          <w:lang w:val="en-US"/>
        </w:rPr>
      </w:pPr>
      <w:r>
        <w:rPr>
          <w:rFonts w:ascii="Times New Roman" w:eastAsia="Times New Roman" w:hAnsi="Times New Roman" w:cs="Times New Roman"/>
          <w:sz w:val="24"/>
          <w:szCs w:val="24"/>
        </w:rPr>
        <w:t xml:space="preserve">Downloaded data were processed by a custom-made sequence-processing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sz w:val="24"/>
          <w:szCs w:val="24"/>
        </w:rPr>
        <w:t xml:space="preserve">. Multiple alignment was performed in MAFT online, using the "Fast calculation of full-length MSA of closely related viral genomes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&lt;EndNote&gt;&lt;Cite&gt;&lt;Author&gt;Katoh&lt;/Author&gt;&lt;Year&gt;2019&lt;/Year&gt;&lt;RecNum&gt;28&lt;/RecNum&gt;&lt;DisplayText&gt;[63]&lt;/DisplayText&gt;&lt;record&gt;&lt;rec-number&gt;28&lt;/rec-number&gt;&lt;foreign-keys&gt;&lt;key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[63]</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From the total number of downloaded and aligned sequences, sequences in which the percentage of symbols “–“ (gap) or “N” (nonread) is greater than </w:t>
      </w:r>
      <w:r>
        <w:rPr>
          <w:rFonts w:ascii="Times New Roman" w:eastAsia="Times New Roman" w:hAnsi="Times New Roman" w:cs="Times New Roman"/>
          <w:i/>
          <w:sz w:val="24"/>
          <w:szCs w:val="24"/>
        </w:rPr>
        <w:t>Sequence threshold</w:t>
      </w:r>
      <w:r>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Pr>
          <w:rFonts w:ascii="Times New Roman" w:eastAsia="Times New Roman" w:hAnsi="Times New Roman" w:cs="Times New Roman"/>
          <w:i/>
          <w:sz w:val="24"/>
          <w:szCs w:val="24"/>
        </w:rPr>
        <w:t>Gap threshold</w:t>
      </w:r>
      <w:r>
        <w:rPr>
          <w:rFonts w:ascii="Times New Roman" w:eastAsia="Times New Roman" w:hAnsi="Times New Roman" w:cs="Times New Roman"/>
          <w:sz w:val="24"/>
          <w:szCs w:val="24"/>
        </w:rPr>
        <w:t xml:space="preserve"> are removed. Then, sites with a polymorphism degree (Hamming distance) lower than </w:t>
      </w:r>
      <w:r>
        <w:rPr>
          <w:rFonts w:ascii="Times New Roman" w:eastAsia="Times New Roman" w:hAnsi="Times New Roman" w:cs="Times New Roman"/>
          <w:i/>
          <w:sz w:val="24"/>
          <w:szCs w:val="24"/>
        </w:rPr>
        <w:t>Monomorphism threshold</w:t>
      </w:r>
      <w:r>
        <w:rPr>
          <w:rFonts w:ascii="Times New Roman" w:eastAsia="Times New Roman" w:hAnsi="Times New Roman" w:cs="Times New Roman"/>
          <w:sz w:val="24"/>
          <w:szCs w:val="24"/>
        </w:rPr>
        <w:t xml:space="preserve"> are removed. </w:t>
      </w:r>
      <w:r w:rsidR="00BE537C" w:rsidRPr="00FC4B93">
        <w:rPr>
          <w:rFonts w:ascii="Times New Roman" w:eastAsia="Times New Roman" w:hAnsi="Times New Roman" w:cs="Times New Roman"/>
          <w:sz w:val="24"/>
          <w:szCs w:val="24"/>
        </w:rPr>
        <w:t>We put the monomorphism threshold at two values (Table 1) and ma</w:t>
      </w:r>
      <w:r w:rsidR="00B67E12">
        <w:rPr>
          <w:rFonts w:ascii="Times New Roman" w:eastAsia="Times New Roman" w:hAnsi="Times New Roman" w:cs="Times New Roman"/>
          <w:sz w:val="24"/>
          <w:szCs w:val="24"/>
        </w:rPr>
        <w:t>ke</w:t>
      </w:r>
      <w:r w:rsidR="00BE537C" w:rsidRPr="00FC4B93">
        <w:rPr>
          <w:rFonts w:ascii="Times New Roman" w:eastAsia="Times New Roman" w:hAnsi="Times New Roman" w:cs="Times New Roman"/>
          <w:sz w:val="24"/>
          <w:szCs w:val="24"/>
        </w:rPr>
        <w:t xml:space="preserve"> sure that the choice does not affect final results</w:t>
      </w:r>
      <w:r w:rsidR="002C11AB">
        <w:rPr>
          <w:rFonts w:ascii="Times New Roman" w:eastAsia="Times New Roman" w:hAnsi="Times New Roman" w:cs="Times New Roman"/>
          <w:sz w:val="24"/>
          <w:szCs w:val="24"/>
        </w:rPr>
        <w:t xml:space="preserve">, </w:t>
      </w:r>
      <w:r w:rsidR="002C11AB" w:rsidRPr="002C11AB">
        <w:rPr>
          <w:rFonts w:ascii="Times New Roman" w:eastAsia="Times New Roman" w:hAnsi="Times New Roman" w:cs="Times New Roman"/>
          <w:sz w:val="24"/>
          <w:szCs w:val="24"/>
          <w:lang w:val="en-US"/>
        </w:rPr>
        <w:t>i.e., results are in a plateau</w:t>
      </w:r>
      <w:r w:rsidR="002C11AB">
        <w:rPr>
          <w:rFonts w:ascii="Times New Roman" w:eastAsia="Times New Roman" w:hAnsi="Times New Roman" w:cs="Times New Roman"/>
          <w:sz w:val="24"/>
          <w:szCs w:val="24"/>
          <w:lang w:val="en-US"/>
        </w:rPr>
        <w:t xml:space="preserve"> in this parameter</w:t>
      </w:r>
      <w:r w:rsidR="00BE53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sequence data are binarized: the consensus variant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Pr>
          <w:rFonts w:ascii="Times New Roman" w:eastAsia="Times New Roman" w:hAnsi="Times New Roman" w:cs="Times New Roman"/>
          <w:sz w:val="24"/>
          <w:szCs w:val="24"/>
        </w:rPr>
        <w:t xml:space="preserve">. </w:t>
      </w:r>
    </w:p>
    <w:p w14:paraId="78C62C91" w14:textId="3D16338B"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binarization, the sequence data of virus undergo an additional processing stage, as follows. Based on the number of differences from sample consensus, a mutational spectrum is </w:t>
      </w:r>
      <w:r>
        <w:rPr>
          <w:rFonts w:ascii="Times New Roman" w:eastAsia="Times New Roman" w:hAnsi="Times New Roman" w:cs="Times New Roman"/>
          <w:color w:val="000000"/>
          <w:sz w:val="24"/>
          <w:szCs w:val="24"/>
        </w:rPr>
        <w:lastRenderedPageBreak/>
        <w:t xml:space="preserve">constructed using a custom-made sequence 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color w:val="000000"/>
          <w:sz w:val="24"/>
          <w:szCs w:val="24"/>
        </w:rPr>
        <w:t xml:space="preserve"> (Fig. 2).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is formed by random sampling from two chosen groups, with the possibility of repetition. Averaging is performed over 200 random samples. The dependence of the predicted number of epistatic links on the sample size of each group is shown as a color map in the center of Figs. 3 and 4.</w:t>
      </w:r>
    </w:p>
    <w:p w14:paraId="65A8AC63" w14:textId="732752E2"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Epistasis detection and measurement. </w:t>
      </w:r>
      <w:r>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obtained as described above, </w:t>
      </w:r>
      <w:r w:rsidR="007E084A">
        <w:rPr>
          <w:rFonts w:ascii="Times New Roman" w:eastAsia="Times New Roman" w:hAnsi="Times New Roman" w:cs="Times New Roman"/>
          <w:color w:val="000000"/>
          <w:sz w:val="24"/>
          <w:szCs w:val="24"/>
        </w:rPr>
        <w:t>the universal f</w:t>
      </w:r>
      <w:r>
        <w:rPr>
          <w:rFonts w:ascii="Times New Roman" w:eastAsia="Times New Roman" w:hAnsi="Times New Roman" w:cs="Times New Roman"/>
          <w:color w:val="000000"/>
          <w:sz w:val="24"/>
          <w:szCs w:val="24"/>
        </w:rPr>
        <w:t xml:space="preserve">ootprint of </w:t>
      </w:r>
      <w:r w:rsidR="007E084A">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pistasis</w:t>
      </w:r>
      <w:r>
        <w:rPr>
          <w:color w:val="000000"/>
        </w:rPr>
        <w:t xml:space="preserv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w:t>
      </w:r>
      <w:r w:rsidR="00161711">
        <w:rPr>
          <w:rFonts w:ascii="Times New Roman" w:eastAsia="Times New Roman" w:hAnsi="Times New Roman" w:cs="Times New Roman"/>
          <w:color w:val="000000"/>
          <w:sz w:val="24"/>
          <w:szCs w:val="24"/>
        </w:rPr>
        <w:t>re-</w:t>
      </w:r>
      <w:r>
        <w:rPr>
          <w:rFonts w:ascii="Times New Roman" w:eastAsia="Times New Roman" w:hAnsi="Times New Roman" w:cs="Times New Roman"/>
          <w:color w:val="000000"/>
          <w:sz w:val="24"/>
          <w:szCs w:val="24"/>
        </w:rPr>
        <w:t xml:space="preserve">calculated for each locus pair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3 and 4).</w:t>
      </w:r>
    </w:p>
    <w:p w14:paraId="12EA3998" w14:textId="2906D14C" w:rsidR="0087149A"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Error calculation.</w:t>
      </w:r>
      <w:r>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p>
    <w:p w14:paraId="2F6B1E86" w14:textId="77777777" w:rsidR="007E5343"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FC4B93">
        <w:rPr>
          <w:rFonts w:ascii="Times New Roman" w:eastAsia="Times New Roman" w:hAnsi="Times New Roman" w:cs="Times New Roman"/>
          <w:b/>
          <w:color w:val="000000"/>
          <w:sz w:val="24"/>
          <w:szCs w:val="24"/>
        </w:rPr>
        <w:t>Assumptions and approximations</w:t>
      </w:r>
      <w:r w:rsidRPr="00FC4B93">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The method </w:t>
      </w:r>
      <w:r w:rsidR="001C746C">
        <w:rPr>
          <w:rFonts w:ascii="Times New Roman" w:eastAsia="Times New Roman" w:hAnsi="Times New Roman" w:cs="Times New Roman"/>
          <w:color w:val="000000"/>
          <w:sz w:val="24"/>
          <w:szCs w:val="24"/>
        </w:rPr>
        <w:t>implies</w:t>
      </w:r>
      <w:r>
        <w:rPr>
          <w:rFonts w:ascii="Times New Roman" w:eastAsia="Times New Roman" w:hAnsi="Times New Roman" w:cs="Times New Roman"/>
          <w:color w:val="000000"/>
          <w:sz w:val="24"/>
          <w:szCs w:val="24"/>
        </w:rPr>
        <w:t xml:space="preserve"> the weak selection limit</w:t>
      </w:r>
      <w:r w:rsidR="001C746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FC4B93">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FC4B93">
        <w:rPr>
          <w:rFonts w:ascii="Times New Roman" w:eastAsia="Times New Roman" w:hAnsi="Times New Roman" w:cs="Times New Roman"/>
          <w:color w:val="000000"/>
          <w:sz w:val="24"/>
          <w:szCs w:val="24"/>
        </w:rPr>
        <w:t xml:space="preserve"> and </w:t>
      </w:r>
      <w:r w:rsidR="001C746C">
        <w:rPr>
          <w:rFonts w:ascii="Times New Roman" w:eastAsia="Times New Roman" w:hAnsi="Times New Roman" w:cs="Times New Roman"/>
          <w:color w:val="000000"/>
          <w:sz w:val="24"/>
          <w:szCs w:val="24"/>
        </w:rPr>
        <w:t>on</w:t>
      </w:r>
      <w:r w:rsidR="001C746C" w:rsidRPr="00FC4B93">
        <w:rPr>
          <w:rFonts w:ascii="Times New Roman" w:eastAsia="Times New Roman" w:hAnsi="Times New Roman" w:cs="Times New Roman"/>
          <w:color w:val="000000"/>
          <w:sz w:val="24"/>
          <w:szCs w:val="24"/>
        </w:rPr>
        <w:t xml:space="preserve"> time</w:t>
      </w:r>
      <w:r w:rsidR="001C746C">
        <w:rPr>
          <w:rFonts w:ascii="Times New Roman" w:eastAsia="Times New Roman" w:hAnsi="Times New Roman" w:cs="Times New Roman"/>
          <w:color w:val="000000"/>
          <w:sz w:val="24"/>
          <w:szCs w:val="24"/>
        </w:rPr>
        <w:t xml:space="preserve"> scales</w:t>
      </w:r>
      <w:r w:rsidR="001C746C" w:rsidRPr="00FC4B93">
        <w:rPr>
          <w:rFonts w:ascii="Times New Roman" w:eastAsia="Times New Roman" w:hAnsi="Times New Roman" w:cs="Times New Roman"/>
          <w:color w:val="000000"/>
          <w:sz w:val="24"/>
          <w:szCs w:val="24"/>
        </w:rPr>
        <w:t xml:space="preserve"> l</w:t>
      </w:r>
      <w:r w:rsidR="001C746C">
        <w:rPr>
          <w:rFonts w:ascii="Times New Roman" w:eastAsia="Times New Roman" w:hAnsi="Times New Roman" w:cs="Times New Roman"/>
          <w:color w:val="000000"/>
          <w:sz w:val="24"/>
          <w:szCs w:val="24"/>
        </w:rPr>
        <w:t>onger</w:t>
      </w:r>
      <w:r w:rsidR="001C746C" w:rsidRPr="00FC4B93">
        <w:rPr>
          <w:rFonts w:ascii="Times New Roman" w:eastAsia="Times New Roman" w:hAnsi="Times New Roman" w:cs="Times New Roman"/>
          <w:color w:val="000000"/>
          <w:sz w:val="24"/>
          <w:szCs w:val="24"/>
        </w:rPr>
        <w:t xml:space="preserve"> than </w:t>
      </w:r>
      <m:oMath>
        <m:r>
          <w:rPr>
            <w:rFonts w:ascii="Cambria Math" w:eastAsia="Times New Roman" w:hAnsi="Cambria Math" w:cs="Times New Roman"/>
            <w:color w:val="000000"/>
            <w:sz w:val="24"/>
            <w:szCs w:val="24"/>
          </w:rPr>
          <m:t>1/s.</m:t>
        </m:r>
      </m:oMath>
      <w:r w:rsidR="00915E75">
        <w:rPr>
          <w:rFonts w:ascii="Times New Roman" w:eastAsia="Times New Roman" w:hAnsi="Times New Roman" w:cs="Times New Roman"/>
          <w:color w:val="000000"/>
          <w:sz w:val="24"/>
          <w:szCs w:val="24"/>
        </w:rPr>
        <w:t xml:space="preserve"> </w:t>
      </w:r>
    </w:p>
    <w:p w14:paraId="7E9CCA22" w14:textId="616BB4B4" w:rsidR="007E5343"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Next, the</w:t>
      </w:r>
      <w:r w:rsidRPr="00915E75">
        <w:rPr>
          <w:rFonts w:ascii="Times New Roman" w:eastAsia="Times New Roman" w:hAnsi="Times New Roman" w:cs="Times New Roman"/>
          <w:color w:val="000000"/>
          <w:sz w:val="24"/>
          <w:szCs w:val="24"/>
          <w:lang w:val="en-US"/>
        </w:rPr>
        <w:t xml:space="preserve"> fluctuations of mutation rate along the genome</w:t>
      </w:r>
      <w:r w:rsidR="008A7AEC">
        <w:rPr>
          <w:rFonts w:ascii="Times New Roman" w:eastAsia="Times New Roman" w:hAnsi="Times New Roman" w:cs="Times New Roman"/>
          <w:color w:val="000000"/>
          <w:sz w:val="24"/>
          <w:szCs w:val="24"/>
          <w:lang w:val="en-US"/>
        </w:rPr>
        <w:t xml:space="preserve">, </w:t>
      </w:r>
      <w:r w:rsidR="00880ED6">
        <w:rPr>
          <w:rFonts w:ascii="Times New Roman" w:eastAsia="Times New Roman" w:hAnsi="Times New Roman" w:cs="Times New Roman"/>
          <w:color w:val="000000"/>
          <w:sz w:val="24"/>
          <w:szCs w:val="24"/>
          <w:lang w:val="en-US"/>
        </w:rPr>
        <w:t xml:space="preserve">which are </w:t>
      </w:r>
      <w:r w:rsidR="008A7AEC">
        <w:rPr>
          <w:rFonts w:ascii="Times New Roman" w:eastAsia="Times New Roman" w:hAnsi="Times New Roman" w:cs="Times New Roman"/>
          <w:color w:val="000000"/>
          <w:sz w:val="24"/>
          <w:szCs w:val="24"/>
          <w:lang w:val="en-US"/>
        </w:rPr>
        <w:t>typically strong for RNA viruses</w:t>
      </w:r>
      <w:r w:rsidR="00545794">
        <w:rPr>
          <w:rFonts w:ascii="Times New Roman" w:eastAsia="Times New Roman" w:hAnsi="Times New Roman" w:cs="Times New Roman"/>
          <w:color w:val="000000"/>
          <w:sz w:val="24"/>
          <w:szCs w:val="24"/>
          <w:lang w:val="en-US"/>
        </w:rPr>
        <w:t>,</w:t>
      </w:r>
      <w:r w:rsidRPr="00915E75">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Pr>
          <w:rFonts w:ascii="Times New Roman" w:eastAsia="Times New Roman" w:hAnsi="Times New Roman" w:cs="Times New Roman"/>
          <w:color w:val="000000"/>
          <w:sz w:val="24"/>
          <w:szCs w:val="24"/>
          <w:lang w:val="en-US"/>
        </w:rPr>
        <w:t>arithm</w:t>
      </w:r>
      <w:r w:rsidRPr="00915E75">
        <w:rPr>
          <w:rFonts w:ascii="Times New Roman" w:eastAsia="Times New Roman" w:hAnsi="Times New Roman" w:cs="Times New Roman"/>
          <w:color w:val="000000"/>
          <w:sz w:val="24"/>
          <w:szCs w:val="24"/>
          <w:lang w:val="en-US"/>
        </w:rPr>
        <w:t xml:space="preserve"> </w:t>
      </w:r>
      <w:r w:rsidR="003A1EA6">
        <w:rPr>
          <w:rFonts w:ascii="Times New Roman" w:eastAsia="Times New Roman" w:hAnsi="Times New Roman" w:cs="Times New Roman"/>
          <w:color w:val="000000"/>
          <w:sz w:val="24"/>
          <w:szCs w:val="24"/>
          <w:lang w:val="en-US"/>
        </w:rPr>
        <w:fldChar w:fldCharType="begin"/>
      </w:r>
      <w:r w:rsidR="003A1EA6">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&lt;EndNote&gt;&lt;Cite&gt;&lt;Author&gt;Rouzine&lt;/Author&gt;&lt;Year&gt;2020&lt;/Year&gt;&lt;RecNum&gt;1036&lt;/RecNum&gt;&lt;DisplayText&gt;[45]&lt;/DisplayText&gt;&lt;record&gt;&lt;rec-number&gt;1036&lt;/rec-number&gt;&lt;foreign-keys&gt;&lt;key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[45]</w:t>
      </w:r>
      <w:r w:rsidR="003A1EA6">
        <w:rPr>
          <w:rFonts w:ascii="Times New Roman" w:eastAsia="Times New Roman" w:hAnsi="Times New Roman" w:cs="Times New Roman"/>
          <w:color w:val="000000"/>
          <w:sz w:val="24"/>
          <w:szCs w:val="24"/>
          <w:lang w:val="en-US"/>
        </w:rPr>
        <w:fldChar w:fldCharType="end"/>
      </w:r>
      <w:r w:rsidRPr="00915E75">
        <w:rPr>
          <w:rFonts w:ascii="Times New Roman" w:eastAsia="Times New Roman" w:hAnsi="Times New Roman" w:cs="Times New Roman"/>
          <w:color w:val="000000"/>
          <w:sz w:val="24"/>
          <w:szCs w:val="24"/>
          <w:lang w:val="en-US"/>
        </w:rPr>
        <w:t xml:space="preserve">. </w:t>
      </w:r>
    </w:p>
    <w:p w14:paraId="479D5984" w14:textId="3C501649" w:rsidR="007E5343"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915E75">
        <w:rPr>
          <w:rFonts w:ascii="Times New Roman" w:eastAsia="Times New Roman" w:hAnsi="Times New Roman" w:cs="Times New Roman"/>
          <w:color w:val="000000"/>
          <w:sz w:val="24"/>
          <w:szCs w:val="24"/>
          <w:lang w:val="en-US"/>
        </w:rPr>
        <w:t>Recombination is relatively rare</w:t>
      </w:r>
      <w:r w:rsidR="00E52F66">
        <w:rPr>
          <w:rFonts w:ascii="Times New Roman" w:eastAsia="Times New Roman" w:hAnsi="Times New Roman" w:cs="Times New Roman"/>
          <w:color w:val="000000"/>
          <w:sz w:val="24"/>
          <w:szCs w:val="24"/>
          <w:lang w:val="en-US"/>
        </w:rPr>
        <w:t xml:space="preserve"> in SARS-CoV-2</w:t>
      </w:r>
      <w:r w:rsidRPr="00915E75">
        <w:rPr>
          <w:rFonts w:ascii="Times New Roman" w:eastAsia="Times New Roman" w:hAnsi="Times New Roman" w:cs="Times New Roman"/>
          <w:color w:val="000000"/>
          <w:sz w:val="24"/>
          <w:szCs w:val="24"/>
          <w:lang w:val="en-US"/>
        </w:rPr>
        <w:t xml:space="preserve">, </w:t>
      </w:r>
      <w:r w:rsidR="00E52F66">
        <w:rPr>
          <w:rFonts w:ascii="Times New Roman" w:eastAsia="Times New Roman" w:hAnsi="Times New Roman" w:cs="Times New Roman"/>
          <w:color w:val="000000"/>
          <w:sz w:val="24"/>
          <w:szCs w:val="24"/>
          <w:lang w:val="en-US"/>
        </w:rPr>
        <w:t>because</w:t>
      </w:r>
      <w:r w:rsidRPr="00915E75">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Pr>
          <w:rFonts w:ascii="Times New Roman" w:eastAsia="Times New Roman" w:hAnsi="Times New Roman" w:cs="Times New Roman"/>
          <w:color w:val="000000"/>
          <w:sz w:val="24"/>
          <w:szCs w:val="24"/>
          <w:lang w:val="en-US"/>
        </w:rPr>
        <w:t>, as estimated before for another virus</w:t>
      </w:r>
      <w:r w:rsidRPr="00915E75">
        <w:rPr>
          <w:rFonts w:ascii="Times New Roman" w:eastAsia="Times New Roman" w:hAnsi="Times New Roman" w:cs="Times New Roman"/>
          <w:color w:val="000000"/>
          <w:sz w:val="24"/>
          <w:szCs w:val="24"/>
          <w:lang w:val="en-US"/>
        </w:rPr>
        <w:t xml:space="preserve"> </w: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[61, 64]</w:t>
      </w:r>
      <w:r w:rsidR="00EF6A49">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w:t>
      </w:r>
      <w:r w:rsidR="003F4C32">
        <w:rPr>
          <w:rFonts w:ascii="Times New Roman" w:eastAsia="Times New Roman" w:hAnsi="Times New Roman" w:cs="Times New Roman"/>
          <w:color w:val="000000"/>
          <w:sz w:val="24"/>
          <w:szCs w:val="24"/>
          <w:lang w:val="en-US"/>
        </w:rPr>
        <w:t xml:space="preserve"> </w:t>
      </w:r>
      <w:r w:rsidR="001E7145" w:rsidRPr="00FC4B93">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 </w:instrTex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EN.CITE.DATA </w:instrText>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end"/>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[61, 65]</w:t>
      </w:r>
      <w:r w:rsidR="003A1EA6">
        <w:rPr>
          <w:rFonts w:ascii="Times New Roman" w:eastAsia="Times New Roman" w:hAnsi="Times New Roman" w:cs="Times New Roman"/>
          <w:color w:val="000000"/>
          <w:sz w:val="24"/>
          <w:szCs w:val="24"/>
          <w:lang w:val="en-US"/>
        </w:rPr>
        <w:fldChar w:fldCharType="end"/>
      </w:r>
      <w:r w:rsidR="001E7145" w:rsidRPr="00FC4B93">
        <w:rPr>
          <w:rFonts w:ascii="Times New Roman" w:eastAsia="Times New Roman" w:hAnsi="Times New Roman" w:cs="Times New Roman"/>
          <w:color w:val="000000"/>
          <w:sz w:val="24"/>
          <w:szCs w:val="24"/>
          <w:lang w:val="en-US"/>
        </w:rPr>
        <w:t>.</w:t>
      </w:r>
      <w:r w:rsidR="001E7145">
        <w:rPr>
          <w:rFonts w:ascii="Times New Roman" w:hAnsi="Times New Roman" w:cs="Times New Roman"/>
          <w:color w:val="000000"/>
          <w:sz w:val="20"/>
          <w:szCs w:val="20"/>
          <w:lang w:val="en-US"/>
        </w:rPr>
        <w:t xml:space="preserve"> </w:t>
      </w:r>
    </w:p>
    <w:p w14:paraId="5C20BEF6" w14:textId="65A6728E" w:rsidR="00653793"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 xml:space="preserve">Also, here </w:t>
      </w:r>
      <w:r w:rsidRPr="003F4C32">
        <w:rPr>
          <w:rFonts w:ascii="Times New Roman" w:eastAsia="Times New Roman" w:hAnsi="Times New Roman" w:cs="Times New Roman"/>
          <w:color w:val="000000"/>
          <w:sz w:val="24"/>
          <w:szCs w:val="24"/>
          <w:lang w:val="en-US"/>
        </w:rPr>
        <w:t>we consider the population level evolution only, because SARS–CoV-2 is acute and represented by a single variant in 99,5% patients, similar to influenza. In principle, the 0.5% chronic patients could seed new variants, in which case inter-scale evolutionary</w:t>
      </w:r>
      <w:r w:rsidR="00BE0056">
        <w:rPr>
          <w:rFonts w:ascii="Times New Roman" w:eastAsia="Times New Roman" w:hAnsi="Times New Roman" w:cs="Times New Roman"/>
          <w:color w:val="000000"/>
          <w:sz w:val="24"/>
          <w:szCs w:val="24"/>
          <w:lang w:val="en-US"/>
        </w:rPr>
        <w:t xml:space="preserve"> conflicts</w:t>
      </w:r>
      <w:r w:rsidRPr="003F4C32">
        <w:rPr>
          <w:rFonts w:ascii="Times New Roman" w:eastAsia="Times New Roman" w:hAnsi="Times New Roman" w:cs="Times New Roman"/>
          <w:color w:val="000000"/>
          <w:sz w:val="24"/>
          <w:szCs w:val="24"/>
          <w:lang w:val="en-US"/>
        </w:rPr>
        <w:t xml:space="preserve"> are possible </w: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[66]</w:t>
      </w:r>
      <w:r w:rsidR="00EF6A49">
        <w:rPr>
          <w:rFonts w:ascii="Times New Roman" w:eastAsia="Times New Roman" w:hAnsi="Times New Roman" w:cs="Times New Roman"/>
          <w:color w:val="000000"/>
          <w:sz w:val="24"/>
          <w:szCs w:val="24"/>
          <w:lang w:val="en-US"/>
        </w:rPr>
        <w:fldChar w:fldCharType="end"/>
      </w:r>
      <w:r w:rsidRPr="003F4C32">
        <w:rPr>
          <w:rFonts w:ascii="Times New Roman" w:eastAsia="Times New Roman" w:hAnsi="Times New Roman" w:cs="Times New Roman"/>
          <w:color w:val="000000"/>
          <w:sz w:val="24"/>
          <w:szCs w:val="24"/>
          <w:lang w:val="en-US"/>
        </w:rPr>
        <w:t>.</w:t>
      </w:r>
    </w:p>
    <w:p w14:paraId="3EB037B6" w14:textId="77777777" w:rsidR="0087149A"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Funding.</w:t>
      </w:r>
      <w:r>
        <w:rPr>
          <w:rFonts w:ascii="Times New Roman" w:eastAsia="Times New Roman" w:hAnsi="Times New Roman" w:cs="Times New Roman"/>
          <w:color w:val="000000"/>
          <w:sz w:val="24"/>
          <w:szCs w:val="24"/>
        </w:rPr>
        <w:t xml:space="preserve"> The study was funded by Russian Science Foundation, grant 24-24-00529.</w:t>
      </w:r>
    </w:p>
    <w:p w14:paraId="489CABE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Acknowledgements. </w:t>
      </w:r>
      <w:r>
        <w:rPr>
          <w:rFonts w:ascii="Times New Roman" w:eastAsia="Times New Roman" w:hAnsi="Times New Roman" w:cs="Times New Roman"/>
          <w:sz w:val="24"/>
          <w:szCs w:val="24"/>
        </w:rPr>
        <w:t>We thank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A.A. Makashov and S.V. Lagunov for technical help and discussion. We are grateful to A. I. Pikhulya, D. A. Gorshkova, E. A. Vigovskaya, and E. I. Stroganova for technical help.</w:t>
      </w:r>
    </w:p>
    <w:p w14:paraId="3D7CBFC6"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Authors declare no conflict of interest.</w:t>
      </w:r>
    </w:p>
    <w:p w14:paraId="75D5E17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Ethical statement</w:t>
      </w:r>
      <w:r>
        <w:rPr>
          <w:rFonts w:ascii="Times New Roman" w:eastAsia="Times New Roman" w:hAnsi="Times New Roman" w:cs="Times New Roman"/>
          <w:sz w:val="24"/>
          <w:szCs w:val="24"/>
        </w:rPr>
        <w:t>. No ethical statement is required.</w:t>
      </w:r>
    </w:p>
    <w:p w14:paraId="665301CE" w14:textId="54522654" w:rsidR="00626F04" w:rsidRPr="00626F04" w:rsidRDefault="0076272C" w:rsidP="00626F04">
      <w:pPr>
        <w:spacing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b/>
          <w:sz w:val="24"/>
          <w:szCs w:val="24"/>
        </w:rPr>
        <w:t>Availability of data and software.</w:t>
      </w:r>
      <w:r>
        <w:rPr>
          <w:rFonts w:ascii="Times New Roman" w:eastAsia="Times New Roman" w:hAnsi="Times New Roman" w:cs="Times New Roman"/>
          <w:sz w:val="24"/>
          <w:szCs w:val="24"/>
        </w:rPr>
        <w:t xml:space="preserve"> Codes are available at</w:t>
      </w:r>
      <w:r w:rsidR="00626F04">
        <w:rPr>
          <w:rFonts w:ascii="Times New Roman" w:eastAsia="Times New Roman" w:hAnsi="Times New Roman" w:cs="Times New Roman"/>
          <w:b/>
          <w:sz w:val="24"/>
          <w:szCs w:val="24"/>
        </w:rPr>
        <w:t xml:space="preserve"> </w:t>
      </w:r>
      <w:hyperlink r:id="rId20"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Default="0076272C">
      <w:pPr>
        <w:spacing w:line="360" w:lineRule="auto"/>
        <w:ind w:firstLine="567"/>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material</w:t>
      </w:r>
    </w:p>
    <w:p w14:paraId="17AC2BA7"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S1. List of interacting pairs from Fig 3.</w:t>
      </w:r>
    </w:p>
    <w:p w14:paraId="431369A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S2. List of interacting pairs from Fig 4.</w:t>
      </w:r>
    </w:p>
    <w:p w14:paraId="5AC82CAA"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Pr>
          <w:rFonts w:ascii="Times New Roman" w:eastAsia="Times New Roman" w:hAnsi="Times New Roman" w:cs="Times New Roman"/>
        </w:rPr>
        <w:t xml:space="preserve">. </w:t>
      </w:r>
    </w:p>
    <w:p w14:paraId="4C66542B"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S2. The error of detection of epistatic interactions in the absence of recombination (UFE).</w:t>
      </w:r>
    </w:p>
    <w:p w14:paraId="0CB7CA5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S3. The error of detection of epistatic interactions (Pearson).</w:t>
      </w:r>
    </w:p>
    <w:p w14:paraId="01DB3C56"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S4. The error of detection of epistatic interactions in the absence of recombination (Pearson).</w:t>
      </w:r>
    </w:p>
    <w:p w14:paraId="52A66DF5" w14:textId="23FAA00A" w:rsidR="0087149A" w:rsidRDefault="0076272C">
      <w:pPr>
        <w:rPr>
          <w:rFonts w:ascii="Times New Roman" w:eastAsia="Times New Roman" w:hAnsi="Times New Roman" w:cs="Times New Roman"/>
        </w:rPr>
      </w:pPr>
      <w:r>
        <w:rPr>
          <w:rFonts w:ascii="Times New Roman" w:eastAsia="Times New Roman" w:hAnsi="Times New Roman" w:cs="Times New Roman"/>
        </w:rPr>
        <w:t>Figure S5 А variant of Fig. 4</w:t>
      </w:r>
    </w:p>
    <w:p w14:paraId="55D52B1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S6. Epistatic interactions for SARS-CoV-2 genome predicted for Dataset 2</w:t>
      </w:r>
    </w:p>
    <w:p w14:paraId="6DE409F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S7. Epistatic interactions for SARS-CoV-2 genome predicted for Dataset 3</w:t>
      </w:r>
    </w:p>
    <w:p w14:paraId="605E5FE7" w14:textId="77777777" w:rsidR="0087149A" w:rsidRDefault="0076272C">
      <w:pPr>
        <w:rPr>
          <w:rFonts w:ascii="Times New Roman" w:eastAsia="Times New Roman" w:hAnsi="Times New Roman" w:cs="Times New Roman"/>
          <w:sz w:val="24"/>
          <w:szCs w:val="24"/>
        </w:rPr>
      </w:pPr>
      <w:r>
        <w:br w:type="page"/>
      </w:r>
    </w:p>
    <w:p w14:paraId="1F921CC7" w14:textId="77777777" w:rsidR="0087149A" w:rsidRDefault="0087149A">
      <w:pPr>
        <w:rPr>
          <w:rFonts w:ascii="Times New Roman" w:eastAsia="Times New Roman" w:hAnsi="Times New Roman" w:cs="Times New Roman"/>
          <w:sz w:val="24"/>
          <w:szCs w:val="24"/>
        </w:rPr>
      </w:pPr>
    </w:p>
    <w:p w14:paraId="4366BB6F" w14:textId="77777777" w:rsidR="0087149A" w:rsidRDefault="0076272C">
      <w:pPr>
        <w:spacing w:line="360" w:lineRule="auto"/>
        <w:jc w:val="center"/>
        <w:rPr>
          <w:rFonts w:ascii="Times New Roman" w:eastAsia="Times New Roman" w:hAnsi="Times New Roman" w:cs="Times New Roman"/>
        </w:rPr>
      </w:pPr>
      <w:r w:rsidRPr="00836521">
        <w:rPr>
          <w:rFonts w:ascii="Times New Roman" w:eastAsia="Times New Roman" w:hAnsi="Times New Roman" w:cs="Times New Roman"/>
          <w:sz w:val="24"/>
          <w:szCs w:val="24"/>
        </w:rPr>
        <w:t>REFERENCES</w:t>
      </w:r>
    </w:p>
    <w:p w14:paraId="5731738E" w14:textId="77777777" w:rsidR="0087149A" w:rsidRDefault="0087149A">
      <w:pPr>
        <w:pBdr>
          <w:top w:val="nil"/>
          <w:left w:val="nil"/>
          <w:bottom w:val="nil"/>
          <w:right w:val="nil"/>
          <w:between w:val="nil"/>
        </w:pBdr>
        <w:spacing w:after="0" w:line="240" w:lineRule="auto"/>
        <w:ind w:left="720" w:hanging="720"/>
        <w:rPr>
          <w:color w:val="000000"/>
        </w:rPr>
      </w:pPr>
    </w:p>
    <w:p w14:paraId="1F2AED7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O. Carlborg, L. Jacobsson, P. Ahgren, P. Siegel, L. Andersson, Epistasis and the release of genetic variation during long-term selection. </w:t>
      </w:r>
      <w:r>
        <w:rPr>
          <w:i/>
          <w:color w:val="000000"/>
        </w:rPr>
        <w:t>Nat Genet</w:t>
      </w:r>
      <w:r>
        <w:rPr>
          <w:color w:val="000000"/>
        </w:rPr>
        <w:t xml:space="preserve"> </w:t>
      </w:r>
      <w:r>
        <w:rPr>
          <w:b/>
          <w:color w:val="000000"/>
        </w:rPr>
        <w:t>38</w:t>
      </w:r>
      <w:r>
        <w:rPr>
          <w:color w:val="000000"/>
        </w:rPr>
        <w:t>, 418-420 (2006).</w:t>
      </w:r>
    </w:p>
    <w:p w14:paraId="4CE4069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O. Zuk, E. Hechter, S. R. Sunyaev, E. S. Lander, The mystery of missing heritability: Genetic interactions create phantom heritability. </w:t>
      </w:r>
      <w:r>
        <w:rPr>
          <w:i/>
          <w:color w:val="000000"/>
        </w:rPr>
        <w:t>Proc Natl Acad Sci U S A</w:t>
      </w:r>
      <w:r>
        <w:rPr>
          <w:color w:val="000000"/>
        </w:rPr>
        <w:t xml:space="preserve"> </w:t>
      </w:r>
      <w:r>
        <w:rPr>
          <w:b/>
          <w:color w:val="000000"/>
        </w:rPr>
        <w:t>109</w:t>
      </w:r>
      <w:r>
        <w:rPr>
          <w:color w:val="000000"/>
        </w:rPr>
        <w:t>, 1193-1198 (2012).</w:t>
      </w:r>
    </w:p>
    <w:p w14:paraId="62DE3A2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w:t>
      </w:r>
      <w:r>
        <w:rPr>
          <w:color w:val="000000"/>
        </w:rPr>
        <w:tab/>
        <w:t xml:space="preserve">D. B. Weissman, M. M. Desai, D. S. Fisher, M. W. Feldman, The rate at which asexual populations cross fitness valleys. </w:t>
      </w:r>
      <w:r>
        <w:rPr>
          <w:i/>
          <w:color w:val="000000"/>
        </w:rPr>
        <w:t>Theor Popul Biol</w:t>
      </w:r>
      <w:r>
        <w:rPr>
          <w:color w:val="000000"/>
        </w:rPr>
        <w:t xml:space="preserve"> </w:t>
      </w:r>
      <w:r>
        <w:rPr>
          <w:b/>
          <w:color w:val="000000"/>
        </w:rPr>
        <w:t>75</w:t>
      </w:r>
      <w:r>
        <w:rPr>
          <w:color w:val="000000"/>
        </w:rPr>
        <w:t>, 286-300 (2009).</w:t>
      </w:r>
    </w:p>
    <w:p w14:paraId="0268EB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w:t>
      </w:r>
      <w:r>
        <w:rPr>
          <w:color w:val="000000"/>
        </w:rPr>
        <w:tab/>
        <w:t xml:space="preserve">E. Gonzalez-Ortega, E. Ballana, R. Badia, B. Clotet, J. A. Este, Compensatory mutations rescue the virus replicative capacity of VIRIP-resistant HIV-1. </w:t>
      </w:r>
      <w:r>
        <w:rPr>
          <w:i/>
          <w:color w:val="000000"/>
        </w:rPr>
        <w:t>Antiviral Res</w:t>
      </w:r>
      <w:r>
        <w:rPr>
          <w:color w:val="000000"/>
        </w:rPr>
        <w:t xml:space="preserve"> </w:t>
      </w:r>
      <w:r>
        <w:rPr>
          <w:b/>
          <w:color w:val="000000"/>
        </w:rPr>
        <w:t>92</w:t>
      </w:r>
      <w:r>
        <w:rPr>
          <w:color w:val="000000"/>
        </w:rPr>
        <w:t>, 479-483 (2011).</w:t>
      </w:r>
    </w:p>
    <w:p w14:paraId="0E1848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Handel, R. R. Regoes, R. Antia, The role of compensatory mutations in the emergence of drug resistance. </w:t>
      </w:r>
      <w:r>
        <w:rPr>
          <w:i/>
          <w:color w:val="000000"/>
        </w:rPr>
        <w:t>PLoS Comput Biol</w:t>
      </w:r>
      <w:r>
        <w:rPr>
          <w:color w:val="000000"/>
        </w:rPr>
        <w:t xml:space="preserve"> </w:t>
      </w:r>
      <w:r>
        <w:rPr>
          <w:b/>
          <w:color w:val="000000"/>
        </w:rPr>
        <w:t>2</w:t>
      </w:r>
      <w:r>
        <w:rPr>
          <w:color w:val="000000"/>
        </w:rPr>
        <w:t>, e137 (2006).</w:t>
      </w:r>
    </w:p>
    <w:p w14:paraId="549EB0A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w:t>
      </w:r>
      <w:r>
        <w:rPr>
          <w:color w:val="000000"/>
        </w:rPr>
        <w:tab/>
        <w:t xml:space="preserve">B. R. Levin, V. Perrot, N. Walker, Compensatory mutations, antibiotic resistance and the population genetics of adaptive evolution in bacteria. </w:t>
      </w:r>
      <w:r>
        <w:rPr>
          <w:i/>
          <w:color w:val="000000"/>
        </w:rPr>
        <w:t>Genetics</w:t>
      </w:r>
      <w:r>
        <w:rPr>
          <w:color w:val="000000"/>
        </w:rPr>
        <w:t xml:space="preserve"> </w:t>
      </w:r>
      <w:r>
        <w:rPr>
          <w:b/>
          <w:color w:val="000000"/>
        </w:rPr>
        <w:t>154</w:t>
      </w:r>
      <w:r>
        <w:rPr>
          <w:color w:val="000000"/>
        </w:rPr>
        <w:t>, 985-997 (2000).</w:t>
      </w:r>
    </w:p>
    <w:p w14:paraId="66EBAC3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7.</w:t>
      </w:r>
      <w:r>
        <w:rPr>
          <w:color w:val="000000"/>
        </w:rPr>
        <w:tab/>
        <w:t>M. Nijhuis</w:t>
      </w:r>
      <w:r>
        <w:rPr>
          <w:i/>
          <w:color w:val="000000"/>
        </w:rPr>
        <w:t xml:space="preserve"> et al.</w:t>
      </w:r>
      <w:r>
        <w:rPr>
          <w:color w:val="000000"/>
        </w:rPr>
        <w:t xml:space="preserve">, Increased fitness of drug resistant HIV-1 protease as a result of acquisition of compensatory mutations during suboptimal therapy. </w:t>
      </w:r>
      <w:r>
        <w:rPr>
          <w:i/>
          <w:color w:val="000000"/>
        </w:rPr>
        <w:t>AIDS</w:t>
      </w:r>
      <w:r>
        <w:rPr>
          <w:color w:val="000000"/>
        </w:rPr>
        <w:t xml:space="preserve"> </w:t>
      </w:r>
      <w:r>
        <w:rPr>
          <w:b/>
          <w:color w:val="000000"/>
        </w:rPr>
        <w:t>13</w:t>
      </w:r>
      <w:r>
        <w:rPr>
          <w:color w:val="000000"/>
        </w:rPr>
        <w:t>, 2349-2359 (1999).</w:t>
      </w:r>
    </w:p>
    <w:p w14:paraId="7A3B9B7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8.</w:t>
      </w:r>
      <w:r>
        <w:rPr>
          <w:color w:val="000000"/>
        </w:rPr>
        <w:tab/>
        <w:t xml:space="preserve">S. Piana, P. Carloni, U. Rothlisberger, Drug resistance in HIV-1 protease: Flexibility-assisted mechanism of compensatory mutations. </w:t>
      </w:r>
      <w:r>
        <w:rPr>
          <w:i/>
          <w:color w:val="000000"/>
        </w:rPr>
        <w:t>Protein Sci</w:t>
      </w:r>
      <w:r>
        <w:rPr>
          <w:color w:val="000000"/>
        </w:rPr>
        <w:t xml:space="preserve"> </w:t>
      </w:r>
      <w:r>
        <w:rPr>
          <w:b/>
          <w:color w:val="000000"/>
        </w:rPr>
        <w:t>11</w:t>
      </w:r>
      <w:r>
        <w:rPr>
          <w:color w:val="000000"/>
        </w:rPr>
        <w:t>, 2393-2402 (2002).</w:t>
      </w:r>
    </w:p>
    <w:p w14:paraId="5BC909D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9.</w:t>
      </w:r>
      <w:r>
        <w:rPr>
          <w:color w:val="000000"/>
        </w:rPr>
        <w:tab/>
        <w:t>N. C. Wu</w:t>
      </w:r>
      <w:r>
        <w:rPr>
          <w:i/>
          <w:color w:val="000000"/>
        </w:rPr>
        <w:t xml:space="preserve"> et al.</w:t>
      </w:r>
      <w:r>
        <w:rPr>
          <w:color w:val="000000"/>
        </w:rPr>
        <w:t xml:space="preserve">, A complex epistatic network limits the mutational reversibility in the influenza hemagglutinin receptor-binding site. </w:t>
      </w:r>
      <w:r>
        <w:rPr>
          <w:i/>
          <w:color w:val="000000"/>
        </w:rPr>
        <w:t>Nat Commun</w:t>
      </w:r>
      <w:r>
        <w:rPr>
          <w:color w:val="000000"/>
        </w:rPr>
        <w:t xml:space="preserve"> </w:t>
      </w:r>
      <w:r>
        <w:rPr>
          <w:b/>
          <w:color w:val="000000"/>
        </w:rPr>
        <w:t>9</w:t>
      </w:r>
      <w:r>
        <w:rPr>
          <w:color w:val="000000"/>
        </w:rPr>
        <w:t>, 1264 (2018).</w:t>
      </w:r>
    </w:p>
    <w:p w14:paraId="4A8C3C1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10.</w:t>
      </w:r>
      <w:r>
        <w:rPr>
          <w:color w:val="000000"/>
        </w:rPr>
        <w:tab/>
        <w:t>D. Liu</w:t>
      </w:r>
      <w:r>
        <w:rPr>
          <w:i/>
          <w:color w:val="000000"/>
        </w:rPr>
        <w:t xml:space="preserve"> et al.</w:t>
      </w:r>
      <w:r>
        <w:rPr>
          <w:color w:val="000000"/>
        </w:rPr>
        <w:t xml:space="preserve">, Preexisting compensatory amino acids compromise fitness costs of a HIV-1 T cell escape mutation. </w:t>
      </w:r>
      <w:r>
        <w:rPr>
          <w:i/>
          <w:color w:val="000000"/>
        </w:rPr>
        <w:t>Retrovirology</w:t>
      </w:r>
      <w:r>
        <w:rPr>
          <w:color w:val="000000"/>
        </w:rPr>
        <w:t xml:space="preserve"> </w:t>
      </w:r>
      <w:r>
        <w:rPr>
          <w:b/>
          <w:color w:val="000000"/>
        </w:rPr>
        <w:t>11</w:t>
      </w:r>
      <w:r>
        <w:rPr>
          <w:color w:val="000000"/>
        </w:rPr>
        <w:t>, 101 (2014).</w:t>
      </w:r>
    </w:p>
    <w:p w14:paraId="00E9881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11.</w:t>
      </w:r>
      <w:r>
        <w:rPr>
          <w:color w:val="000000"/>
        </w:rPr>
        <w:tab/>
        <w:t>H. Crawford</w:t>
      </w:r>
      <w:r>
        <w:rPr>
          <w:i/>
          <w:color w:val="000000"/>
        </w:rPr>
        <w:t xml:space="preserve"> et al.</w:t>
      </w:r>
      <w:r>
        <w:rPr>
          <w:color w:val="000000"/>
        </w:rPr>
        <w:t xml:space="preserve">, Compensatory mutation partially restores fitness and delays reversion of escape mutation within the immunodominant HLA-B*5703-restricted Gag epitope in chronic human immunodeficiency virus type 1 infection. </w:t>
      </w:r>
      <w:r>
        <w:rPr>
          <w:i/>
          <w:color w:val="000000"/>
        </w:rPr>
        <w:t>J Virol</w:t>
      </w:r>
      <w:r>
        <w:rPr>
          <w:color w:val="000000"/>
        </w:rPr>
        <w:t xml:space="preserve"> </w:t>
      </w:r>
      <w:r>
        <w:rPr>
          <w:b/>
          <w:color w:val="000000"/>
        </w:rPr>
        <w:t>81</w:t>
      </w:r>
      <w:r>
        <w:rPr>
          <w:color w:val="000000"/>
        </w:rPr>
        <w:t>, 8346-8351 (2007).</w:t>
      </w:r>
    </w:p>
    <w:p w14:paraId="1A17608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12.</w:t>
      </w:r>
      <w:r>
        <w:rPr>
          <w:color w:val="000000"/>
        </w:rPr>
        <w:tab/>
        <w:t>H. Song</w:t>
      </w:r>
      <w:r>
        <w:rPr>
          <w:i/>
          <w:color w:val="000000"/>
        </w:rPr>
        <w:t xml:space="preserve"> et al.</w:t>
      </w:r>
      <w:r>
        <w:rPr>
          <w:color w:val="000000"/>
        </w:rPr>
        <w:t xml:space="preserve">, Impact of immune escape mutations on HIV-1 fitness in the context of the cognate transmitted/founder genome. </w:t>
      </w:r>
      <w:r>
        <w:rPr>
          <w:i/>
          <w:color w:val="000000"/>
        </w:rPr>
        <w:t>Retrovirology</w:t>
      </w:r>
      <w:r>
        <w:rPr>
          <w:color w:val="000000"/>
        </w:rPr>
        <w:t xml:space="preserve"> </w:t>
      </w:r>
      <w:r>
        <w:rPr>
          <w:b/>
          <w:color w:val="000000"/>
        </w:rPr>
        <w:t>9</w:t>
      </w:r>
      <w:r>
        <w:rPr>
          <w:color w:val="000000"/>
        </w:rPr>
        <w:t>, 89 (2012).</w:t>
      </w:r>
    </w:p>
    <w:p w14:paraId="0DDF0A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I. M. Rouzine, J. M. Coffin, Search for the mechanism of genetic variation in the pro gene of human immunodeficiency virus. </w:t>
      </w:r>
      <w:r>
        <w:rPr>
          <w:i/>
          <w:color w:val="000000"/>
        </w:rPr>
        <w:t>J Virol</w:t>
      </w:r>
      <w:r>
        <w:rPr>
          <w:color w:val="000000"/>
        </w:rPr>
        <w:t xml:space="preserve"> </w:t>
      </w:r>
      <w:r>
        <w:rPr>
          <w:b/>
          <w:color w:val="000000"/>
        </w:rPr>
        <w:t>73</w:t>
      </w:r>
      <w:r>
        <w:rPr>
          <w:color w:val="000000"/>
        </w:rPr>
        <w:t>, 8167-8178 (1999).</w:t>
      </w:r>
    </w:p>
    <w:p w14:paraId="409E5A2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14.</w:t>
      </w:r>
      <w:r>
        <w:rPr>
          <w:color w:val="000000"/>
        </w:rPr>
        <w:tab/>
        <w:t xml:space="preserve">I. M. Rouzine, Evolutionary mechanisms of the emergence of the variants of concern of SARS-CoV-2. </w:t>
      </w:r>
      <w:r>
        <w:rPr>
          <w:i/>
          <w:color w:val="000000"/>
        </w:rPr>
        <w:t>Viruses</w:t>
      </w:r>
      <w:r>
        <w:rPr>
          <w:color w:val="000000"/>
        </w:rPr>
        <w:t xml:space="preserve"> </w:t>
      </w:r>
      <w:r>
        <w:rPr>
          <w:b/>
          <w:color w:val="000000"/>
        </w:rPr>
        <w:t>17</w:t>
      </w:r>
      <w:r>
        <w:rPr>
          <w:color w:val="000000"/>
        </w:rPr>
        <w:t xml:space="preserve"> (2025).</w:t>
      </w:r>
    </w:p>
    <w:p w14:paraId="15F59F1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15.</w:t>
      </w:r>
      <w:r>
        <w:rPr>
          <w:color w:val="000000"/>
        </w:rPr>
        <w:tab/>
        <w:t>A. M. Carabelli</w:t>
      </w:r>
      <w:r>
        <w:rPr>
          <w:i/>
          <w:color w:val="000000"/>
        </w:rPr>
        <w:t xml:space="preserve"> et al.</w:t>
      </w:r>
      <w:r>
        <w:rPr>
          <w:color w:val="000000"/>
        </w:rPr>
        <w:t xml:space="preserve">, SARS-CoV-2 variant biology: immune escape, transmission and fitness. </w:t>
      </w:r>
      <w:r>
        <w:rPr>
          <w:i/>
          <w:color w:val="000000"/>
        </w:rPr>
        <w:t>Nat Rev Microbiol</w:t>
      </w:r>
      <w:r>
        <w:rPr>
          <w:color w:val="000000"/>
        </w:rPr>
        <w:t xml:space="preserve"> </w:t>
      </w:r>
      <w:r>
        <w:rPr>
          <w:b/>
          <w:color w:val="000000"/>
        </w:rPr>
        <w:t>21</w:t>
      </w:r>
      <w:r>
        <w:rPr>
          <w:color w:val="000000"/>
        </w:rPr>
        <w:t>, 162-177 (2023).</w:t>
      </w:r>
    </w:p>
    <w:p w14:paraId="0AE4FC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16.</w:t>
      </w:r>
      <w:r>
        <w:rPr>
          <w:color w:val="000000"/>
        </w:rPr>
        <w:tab/>
        <w:t xml:space="preserve">L. B. Shrestha, C. Foster, W. Rawlinson, N. Tedla, R. A. Bull, Evolution of the SARS-CoV-2 omicron variants BA.1 to BA.5: Implications for immune escape and transmission. </w:t>
      </w:r>
      <w:r>
        <w:rPr>
          <w:i/>
          <w:color w:val="000000"/>
        </w:rPr>
        <w:t>Rev Med Virol</w:t>
      </w:r>
      <w:r>
        <w:rPr>
          <w:color w:val="000000"/>
        </w:rPr>
        <w:t xml:space="preserve"> </w:t>
      </w:r>
      <w:r>
        <w:rPr>
          <w:b/>
          <w:color w:val="000000"/>
        </w:rPr>
        <w:t>32</w:t>
      </w:r>
      <w:r>
        <w:rPr>
          <w:color w:val="000000"/>
        </w:rPr>
        <w:t>, e2381 (2022).</w:t>
      </w:r>
    </w:p>
    <w:p w14:paraId="0DB3434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S. Cobey, D. B. Larremore, Y. H. Grad, M. Lipsitch, Concerns about SARS-CoV-2 evolution should not hold back efforts to expand vaccination. </w:t>
      </w:r>
      <w:r>
        <w:rPr>
          <w:i/>
          <w:color w:val="000000"/>
        </w:rPr>
        <w:t>Nat Rev Immunol</w:t>
      </w:r>
      <w:r>
        <w:rPr>
          <w:color w:val="000000"/>
        </w:rPr>
        <w:t xml:space="preserve"> </w:t>
      </w:r>
      <w:r>
        <w:rPr>
          <w:b/>
          <w:color w:val="000000"/>
        </w:rPr>
        <w:t>21</w:t>
      </w:r>
      <w:r>
        <w:rPr>
          <w:color w:val="000000"/>
        </w:rPr>
        <w:t>, 330-335 (2021).</w:t>
      </w:r>
    </w:p>
    <w:p w14:paraId="3129929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18.</w:t>
      </w:r>
      <w:r>
        <w:rPr>
          <w:color w:val="000000"/>
        </w:rPr>
        <w:tab/>
        <w:t xml:space="preserve">J. W. Yewdell, Antigenic drift: understanding COVID-19. </w:t>
      </w:r>
      <w:r>
        <w:rPr>
          <w:i/>
          <w:color w:val="000000"/>
        </w:rPr>
        <w:t>Immunity</w:t>
      </w:r>
      <w:r>
        <w:rPr>
          <w:color w:val="000000"/>
        </w:rPr>
        <w:t xml:space="preserve"> </w:t>
      </w:r>
      <w:r>
        <w:rPr>
          <w:b/>
          <w:color w:val="000000"/>
        </w:rPr>
        <w:t>54</w:t>
      </w:r>
      <w:r>
        <w:rPr>
          <w:color w:val="000000"/>
        </w:rPr>
        <w:t>, 2681-2687 (2021).</w:t>
      </w:r>
    </w:p>
    <w:p w14:paraId="22E8F4A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19.</w:t>
      </w:r>
      <w:r>
        <w:rPr>
          <w:color w:val="000000"/>
        </w:rPr>
        <w:tab/>
        <w:t xml:space="preserve">I. M. Rouzine, G. Rozhnova, Evolutionary implications of SARS-CoV-2 vaccination for the future design of vaccination strategies. </w:t>
      </w:r>
      <w:r>
        <w:rPr>
          <w:i/>
          <w:color w:val="000000"/>
        </w:rPr>
        <w:t>Commun Med (Lond)</w:t>
      </w:r>
      <w:r>
        <w:rPr>
          <w:color w:val="000000"/>
        </w:rPr>
        <w:t xml:space="preserve"> </w:t>
      </w:r>
      <w:r>
        <w:rPr>
          <w:b/>
          <w:color w:val="000000"/>
        </w:rPr>
        <w:t>3</w:t>
      </w:r>
      <w:r>
        <w:rPr>
          <w:color w:val="000000"/>
        </w:rPr>
        <w:t>, 86 (2023).</w:t>
      </w:r>
    </w:p>
    <w:p w14:paraId="5DFFAAE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20.</w:t>
      </w:r>
      <w:r>
        <w:rPr>
          <w:color w:val="000000"/>
        </w:rPr>
        <w:tab/>
        <w:t>A. Moulana</w:t>
      </w:r>
      <w:r>
        <w:rPr>
          <w:i/>
          <w:color w:val="000000"/>
        </w:rPr>
        <w:t xml:space="preserve"> et al.</w:t>
      </w:r>
      <w:r>
        <w:rPr>
          <w:color w:val="000000"/>
        </w:rPr>
        <w:t xml:space="preserve">, Compensatory epistasis maintains ACE2 affinity in SARS-CoV-2 Omicron BA.1. </w:t>
      </w:r>
      <w:r>
        <w:rPr>
          <w:i/>
          <w:color w:val="000000"/>
        </w:rPr>
        <w:t>Nat Commun</w:t>
      </w:r>
      <w:r>
        <w:rPr>
          <w:color w:val="000000"/>
        </w:rPr>
        <w:t xml:space="preserve"> </w:t>
      </w:r>
      <w:r>
        <w:rPr>
          <w:b/>
          <w:color w:val="000000"/>
        </w:rPr>
        <w:t>13</w:t>
      </w:r>
      <w:r>
        <w:rPr>
          <w:color w:val="000000"/>
        </w:rPr>
        <w:t>, 7011 (2022).</w:t>
      </w:r>
    </w:p>
    <w:p w14:paraId="344C24C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21.</w:t>
      </w:r>
      <w:r>
        <w:rPr>
          <w:color w:val="000000"/>
        </w:rPr>
        <w:tab/>
        <w:t>S. Harari</w:t>
      </w:r>
      <w:r>
        <w:rPr>
          <w:i/>
          <w:color w:val="000000"/>
        </w:rPr>
        <w:t xml:space="preserve"> et al.</w:t>
      </w:r>
      <w:r>
        <w:rPr>
          <w:color w:val="000000"/>
        </w:rPr>
        <w:t xml:space="preserve">, Drivers of adaptive evolution during chronic SARS-CoV-2 infections. </w:t>
      </w:r>
      <w:r>
        <w:rPr>
          <w:i/>
          <w:color w:val="000000"/>
        </w:rPr>
        <w:t>Nat Med</w:t>
      </w:r>
      <w:r>
        <w:rPr>
          <w:color w:val="000000"/>
        </w:rPr>
        <w:t xml:space="preserve"> </w:t>
      </w:r>
      <w:r>
        <w:rPr>
          <w:b/>
          <w:color w:val="000000"/>
        </w:rPr>
        <w:t>28</w:t>
      </w:r>
      <w:r>
        <w:rPr>
          <w:color w:val="000000"/>
        </w:rPr>
        <w:t>, 1501-1508 (2022).</w:t>
      </w:r>
    </w:p>
    <w:p w14:paraId="682BBD5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22.</w:t>
      </w:r>
      <w:r>
        <w:rPr>
          <w:color w:val="000000"/>
        </w:rPr>
        <w:tab/>
        <w:t>A. K. Reuschl</w:t>
      </w:r>
      <w:r>
        <w:rPr>
          <w:i/>
          <w:color w:val="000000"/>
        </w:rPr>
        <w:t xml:space="preserve"> et al.</w:t>
      </w:r>
      <w:r>
        <w:rPr>
          <w:color w:val="000000"/>
        </w:rPr>
        <w:t xml:space="preserve">, Evolution of enhanced innate immune suppression by SARS-CoV-2 Omicron subvariants. </w:t>
      </w:r>
      <w:r>
        <w:rPr>
          <w:i/>
          <w:color w:val="000000"/>
        </w:rPr>
        <w:t>Nat Microbiol</w:t>
      </w:r>
      <w:r>
        <w:rPr>
          <w:color w:val="000000"/>
        </w:rPr>
        <w:t xml:space="preserve"> </w:t>
      </w:r>
      <w:r>
        <w:rPr>
          <w:b/>
          <w:color w:val="000000"/>
        </w:rPr>
        <w:t>9</w:t>
      </w:r>
      <w:r>
        <w:rPr>
          <w:color w:val="000000"/>
        </w:rPr>
        <w:t>, 451-463 (2024).</w:t>
      </w:r>
    </w:p>
    <w:p w14:paraId="710C4EC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23.</w:t>
      </w:r>
      <w:r>
        <w:rPr>
          <w:color w:val="000000"/>
        </w:rPr>
        <w:tab/>
        <w:t>L. G. Thorne</w:t>
      </w:r>
      <w:r>
        <w:rPr>
          <w:i/>
          <w:color w:val="000000"/>
        </w:rPr>
        <w:t xml:space="preserve"> et al.</w:t>
      </w:r>
      <w:r>
        <w:rPr>
          <w:color w:val="000000"/>
        </w:rPr>
        <w:t xml:space="preserve">, Evolution of enhanced innate immune evasion by SARS-CoV-2. </w:t>
      </w:r>
      <w:r>
        <w:rPr>
          <w:i/>
          <w:color w:val="000000"/>
        </w:rPr>
        <w:t>Nature</w:t>
      </w:r>
      <w:r>
        <w:rPr>
          <w:color w:val="000000"/>
        </w:rPr>
        <w:t xml:space="preserve"> </w:t>
      </w:r>
      <w:r>
        <w:rPr>
          <w:b/>
          <w:color w:val="000000"/>
        </w:rPr>
        <w:t>602</w:t>
      </w:r>
      <w:r>
        <w:rPr>
          <w:color w:val="000000"/>
        </w:rPr>
        <w:t>, 487-495 (2022).</w:t>
      </w:r>
    </w:p>
    <w:p w14:paraId="0038339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24.</w:t>
      </w:r>
      <w:r>
        <w:rPr>
          <w:color w:val="000000"/>
        </w:rPr>
        <w:tab/>
        <w:t xml:space="preserve">R. M. Adams, J. B. Kinney, A. M. Walczak, T. Mora, Epistasis in a Fitness Landscape Defined by Antibody-Antigen Binding Free Energy. </w:t>
      </w:r>
      <w:r>
        <w:rPr>
          <w:i/>
          <w:color w:val="000000"/>
        </w:rPr>
        <w:t>Cell Syst</w:t>
      </w:r>
      <w:r>
        <w:rPr>
          <w:color w:val="000000"/>
        </w:rPr>
        <w:t xml:space="preserve"> </w:t>
      </w:r>
      <w:r>
        <w:rPr>
          <w:b/>
          <w:color w:val="000000"/>
        </w:rPr>
        <w:t>8</w:t>
      </w:r>
      <w:r>
        <w:rPr>
          <w:color w:val="000000"/>
        </w:rPr>
        <w:t>, 86-93 e83 (2019).</w:t>
      </w:r>
    </w:p>
    <w:p w14:paraId="0720F4C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25.</w:t>
      </w:r>
      <w:r>
        <w:rPr>
          <w:color w:val="000000"/>
        </w:rPr>
        <w:tab/>
        <w:t xml:space="preserve">D. M. Lyons, Z. Zou, H. Xu, J. Zhang, Idiosyncratic epistasis creates universals in mutational effects and evolutionary trajectories. </w:t>
      </w:r>
      <w:r>
        <w:rPr>
          <w:i/>
          <w:color w:val="000000"/>
        </w:rPr>
        <w:t>Nat Ecol Evol</w:t>
      </w:r>
      <w:r>
        <w:rPr>
          <w:color w:val="000000"/>
        </w:rPr>
        <w:t xml:space="preserve"> </w:t>
      </w:r>
      <w:r>
        <w:rPr>
          <w:b/>
          <w:color w:val="000000"/>
        </w:rPr>
        <w:t>4</w:t>
      </w:r>
      <w:r>
        <w:rPr>
          <w:color w:val="000000"/>
        </w:rPr>
        <w:t>, 1685-1693 (2020).</w:t>
      </w:r>
    </w:p>
    <w:p w14:paraId="165AB7C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26.</w:t>
      </w:r>
      <w:r>
        <w:rPr>
          <w:color w:val="000000"/>
        </w:rPr>
        <w:tab/>
        <w:t>C. C. Chen</w:t>
      </w:r>
      <w:r>
        <w:rPr>
          <w:i/>
          <w:color w:val="000000"/>
        </w:rPr>
        <w:t xml:space="preserve"> et al.</w:t>
      </w:r>
      <w:r>
        <w:rPr>
          <w:color w:val="000000"/>
        </w:rPr>
        <w:t xml:space="preserve">, Methods for identifying SNP interactions: a review on variations of Logic Regression, Random Forest and Bayesian logistic regression. </w:t>
      </w:r>
      <w:r>
        <w:rPr>
          <w:i/>
          <w:color w:val="000000"/>
        </w:rPr>
        <w:t>IEEE/ACM Trans Comput Biol Bioinform</w:t>
      </w:r>
      <w:r>
        <w:rPr>
          <w:color w:val="000000"/>
        </w:rPr>
        <w:t xml:space="preserve"> </w:t>
      </w:r>
      <w:r>
        <w:rPr>
          <w:b/>
          <w:color w:val="000000"/>
        </w:rPr>
        <w:t>8</w:t>
      </w:r>
      <w:r>
        <w:rPr>
          <w:color w:val="000000"/>
        </w:rPr>
        <w:t>, 1580-1591 (2011).</w:t>
      </w:r>
    </w:p>
    <w:p w14:paraId="314A2F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27.</w:t>
      </w:r>
      <w:r>
        <w:rPr>
          <w:color w:val="000000"/>
        </w:rPr>
        <w:tab/>
        <w:t xml:space="preserve">H. J. Cordell, Detecting gene-gene interactions that underlie human diseases. </w:t>
      </w:r>
      <w:r>
        <w:rPr>
          <w:i/>
          <w:color w:val="000000"/>
        </w:rPr>
        <w:t>Nature reviews. Genetics</w:t>
      </w:r>
      <w:r>
        <w:rPr>
          <w:color w:val="000000"/>
        </w:rPr>
        <w:t xml:space="preserve"> </w:t>
      </w:r>
      <w:r>
        <w:rPr>
          <w:b/>
          <w:color w:val="000000"/>
        </w:rPr>
        <w:t>10</w:t>
      </w:r>
      <w:r>
        <w:rPr>
          <w:color w:val="000000"/>
        </w:rPr>
        <w:t>, 392-404 (2009).</w:t>
      </w:r>
    </w:p>
    <w:p w14:paraId="0606310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28.</w:t>
      </w:r>
      <w:r>
        <w:rPr>
          <w:color w:val="000000"/>
        </w:rPr>
        <w:tab/>
        <w:t xml:space="preserve">M. Ueki, H. J. Cordell, Improved statistics for genome-wide interaction analysis. </w:t>
      </w:r>
      <w:r>
        <w:rPr>
          <w:i/>
          <w:color w:val="000000"/>
        </w:rPr>
        <w:t>PLoS Genet</w:t>
      </w:r>
      <w:r>
        <w:rPr>
          <w:color w:val="000000"/>
        </w:rPr>
        <w:t xml:space="preserve"> </w:t>
      </w:r>
      <w:r>
        <w:rPr>
          <w:b/>
          <w:color w:val="000000"/>
        </w:rPr>
        <w:t>8</w:t>
      </w:r>
      <w:r>
        <w:rPr>
          <w:color w:val="000000"/>
        </w:rPr>
        <w:t>, e1002625 (2012).</w:t>
      </w:r>
    </w:p>
    <w:p w14:paraId="369469C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29.</w:t>
      </w:r>
      <w:r>
        <w:rPr>
          <w:color w:val="000000"/>
        </w:rPr>
        <w:tab/>
        <w:t xml:space="preserve">N. H. Barton, Linkage and the limits to natural selection. </w:t>
      </w:r>
      <w:r>
        <w:rPr>
          <w:i/>
          <w:color w:val="000000"/>
        </w:rPr>
        <w:t>Genetics</w:t>
      </w:r>
      <w:r>
        <w:rPr>
          <w:color w:val="000000"/>
        </w:rPr>
        <w:t xml:space="preserve"> </w:t>
      </w:r>
      <w:r>
        <w:rPr>
          <w:b/>
          <w:color w:val="000000"/>
        </w:rPr>
        <w:t>140</w:t>
      </w:r>
      <w:r>
        <w:rPr>
          <w:color w:val="000000"/>
        </w:rPr>
        <w:t>, 821-841 (1995).</w:t>
      </w:r>
    </w:p>
    <w:p w14:paraId="76AB7D6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30.</w:t>
      </w:r>
      <w:r>
        <w:rPr>
          <w:color w:val="000000"/>
        </w:rPr>
        <w:tab/>
        <w:t xml:space="preserve">M. Kimura, Attainment of quasi linkage equilibrium when gene frequencies are changing by natural selection. </w:t>
      </w:r>
      <w:r>
        <w:rPr>
          <w:i/>
          <w:color w:val="000000"/>
        </w:rPr>
        <w:t>Genetics</w:t>
      </w:r>
      <w:r>
        <w:rPr>
          <w:color w:val="000000"/>
        </w:rPr>
        <w:t xml:space="preserve"> </w:t>
      </w:r>
      <w:r>
        <w:rPr>
          <w:b/>
          <w:color w:val="000000"/>
        </w:rPr>
        <w:t>52</w:t>
      </w:r>
      <w:r>
        <w:rPr>
          <w:color w:val="000000"/>
        </w:rPr>
        <w:t>, 875-890 (1965).</w:t>
      </w:r>
    </w:p>
    <w:p w14:paraId="2BF7BDA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31.</w:t>
      </w:r>
      <w:r>
        <w:rPr>
          <w:color w:val="000000"/>
        </w:rPr>
        <w:tab/>
        <w:t xml:space="preserve">M. Weigt, R. A. White, H. Szurmant, J. A. Hoch, T. Hwa, Identification of direct residue contacts in protein-protein interaction by message passing. </w:t>
      </w:r>
      <w:r>
        <w:rPr>
          <w:i/>
          <w:color w:val="000000"/>
        </w:rPr>
        <w:t>Proc Natl Acad Sci U S A</w:t>
      </w:r>
      <w:r>
        <w:rPr>
          <w:color w:val="000000"/>
        </w:rPr>
        <w:t xml:space="preserve"> </w:t>
      </w:r>
      <w:r>
        <w:rPr>
          <w:b/>
          <w:color w:val="000000"/>
        </w:rPr>
        <w:t>106</w:t>
      </w:r>
      <w:r>
        <w:rPr>
          <w:color w:val="000000"/>
        </w:rPr>
        <w:t>, 67-72 (2009).</w:t>
      </w:r>
    </w:p>
    <w:p w14:paraId="5A34721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32.</w:t>
      </w:r>
      <w:r>
        <w:rPr>
          <w:color w:val="000000"/>
        </w:rPr>
        <w:tab/>
        <w:t xml:space="preserve">R. A. Neher, B. I. Shraiman, Statistical genetics and evolution of quantitative traits. </w:t>
      </w:r>
      <w:r>
        <w:rPr>
          <w:i/>
          <w:color w:val="000000"/>
        </w:rPr>
        <w:t>Rev. of Modern Physics</w:t>
      </w:r>
      <w:r>
        <w:rPr>
          <w:color w:val="000000"/>
        </w:rPr>
        <w:t xml:space="preserve"> </w:t>
      </w:r>
      <w:r>
        <w:rPr>
          <w:b/>
          <w:color w:val="000000"/>
        </w:rPr>
        <w:t>83</w:t>
      </w:r>
      <w:r>
        <w:rPr>
          <w:color w:val="000000"/>
        </w:rPr>
        <w:t>, 1283-1300 (2011).</w:t>
      </w:r>
    </w:p>
    <w:p w14:paraId="2909807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33.</w:t>
      </w:r>
      <w:r>
        <w:rPr>
          <w:color w:val="000000"/>
        </w:rPr>
        <w:tab/>
        <w:t xml:space="preserve">R. H. Y. Louie, K. J. Kaczorowski, J. P. Barton, A. K. Chakraborty, M. R. McKay, Fitness landscape of the human immunodeficiency virus envelope protein that is targeted by antibodies. </w:t>
      </w:r>
      <w:r>
        <w:rPr>
          <w:i/>
          <w:color w:val="000000"/>
        </w:rPr>
        <w:t>Proc Natl Acad Sci U S A</w:t>
      </w:r>
      <w:r>
        <w:rPr>
          <w:color w:val="000000"/>
        </w:rPr>
        <w:t xml:space="preserve"> </w:t>
      </w:r>
      <w:r>
        <w:rPr>
          <w:b/>
          <w:color w:val="000000"/>
        </w:rPr>
        <w:t>115</w:t>
      </w:r>
      <w:r>
        <w:rPr>
          <w:color w:val="000000"/>
        </w:rPr>
        <w:t>, E564-E573 (2018).</w:t>
      </w:r>
    </w:p>
    <w:p w14:paraId="6C926A8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34.</w:t>
      </w:r>
      <w:r>
        <w:rPr>
          <w:color w:val="000000"/>
        </w:rPr>
        <w:tab/>
        <w:t xml:space="preserve">W.-H. Wei, G. Hemani, C. S. Haley, Detecting epistasis in human complex traits. </w:t>
      </w:r>
      <w:r>
        <w:rPr>
          <w:i/>
          <w:color w:val="000000"/>
        </w:rPr>
        <w:t>Nature Reviews Genetics</w:t>
      </w:r>
      <w:r>
        <w:rPr>
          <w:color w:val="000000"/>
        </w:rPr>
        <w:t xml:space="preserve"> </w:t>
      </w:r>
      <w:r>
        <w:rPr>
          <w:b/>
          <w:color w:val="000000"/>
        </w:rPr>
        <w:t>15</w:t>
      </w:r>
      <w:r>
        <w:rPr>
          <w:color w:val="000000"/>
        </w:rPr>
        <w:t>, 722 (2014).</w:t>
      </w:r>
    </w:p>
    <w:p w14:paraId="480EF08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35.</w:t>
      </w:r>
      <w:r>
        <w:rPr>
          <w:color w:val="000000"/>
        </w:rPr>
        <w:tab/>
        <w:t xml:space="preserve">G. Pedruzzi, A. Barlukova, I. M. Rouzine, Evolutionary footprint of epistasis. </w:t>
      </w:r>
      <w:r>
        <w:rPr>
          <w:i/>
          <w:color w:val="000000"/>
        </w:rPr>
        <w:t>PLoS Comput Biol</w:t>
      </w:r>
      <w:r>
        <w:rPr>
          <w:color w:val="000000"/>
        </w:rPr>
        <w:t xml:space="preserve"> </w:t>
      </w:r>
      <w:r>
        <w:rPr>
          <w:b/>
          <w:color w:val="000000"/>
        </w:rPr>
        <w:t>14</w:t>
      </w:r>
      <w:r>
        <w:rPr>
          <w:color w:val="000000"/>
        </w:rPr>
        <w:t>, e1006426 (2018).</w:t>
      </w:r>
    </w:p>
    <w:p w14:paraId="002E393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36.</w:t>
      </w:r>
      <w:r>
        <w:rPr>
          <w:color w:val="000000"/>
        </w:rPr>
        <w:tab/>
        <w:t xml:space="preserve">A. D. Neverov, S. Kryazhimskiy, J. B. Plotkin, G. A. Bazykin, Coordinated Evolution of Influenza A Surface Proteins. </w:t>
      </w:r>
      <w:r>
        <w:rPr>
          <w:i/>
          <w:color w:val="000000"/>
        </w:rPr>
        <w:t>PLoS Genet</w:t>
      </w:r>
      <w:r>
        <w:rPr>
          <w:color w:val="000000"/>
        </w:rPr>
        <w:t xml:space="preserve"> </w:t>
      </w:r>
      <w:r>
        <w:rPr>
          <w:b/>
          <w:color w:val="000000"/>
        </w:rPr>
        <w:t>11</w:t>
      </w:r>
      <w:r>
        <w:rPr>
          <w:color w:val="000000"/>
        </w:rPr>
        <w:t>, e1005404 (2015).</w:t>
      </w:r>
    </w:p>
    <w:p w14:paraId="0854F7F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R. A. Fisher, </w:t>
      </w:r>
      <w:r>
        <w:rPr>
          <w:i/>
          <w:color w:val="000000"/>
        </w:rPr>
        <w:t>The genetical theory of natural  selection</w:t>
      </w:r>
      <w:r>
        <w:rPr>
          <w:color w:val="000000"/>
        </w:rPr>
        <w:t xml:space="preserve"> (Clarendon Press, 1958, Oxford, United Kingdom, 1930).</w:t>
      </w:r>
    </w:p>
    <w:p w14:paraId="3EB8F56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G. Pedruzzi, I. M. Rouzine, Epistasis detectably alters correlations between genomic sites in a narrow parameter window. </w:t>
      </w:r>
      <w:r>
        <w:rPr>
          <w:i/>
          <w:color w:val="000000"/>
        </w:rPr>
        <w:t>PLoS One</w:t>
      </w:r>
      <w:r>
        <w:rPr>
          <w:color w:val="000000"/>
        </w:rPr>
        <w:t xml:space="preserve"> </w:t>
      </w:r>
      <w:r>
        <w:rPr>
          <w:b/>
          <w:color w:val="000000"/>
        </w:rPr>
        <w:t>14</w:t>
      </w:r>
      <w:r>
        <w:rPr>
          <w:color w:val="000000"/>
        </w:rPr>
        <w:t>, e0214036 (2019).</w:t>
      </w:r>
    </w:p>
    <w:p w14:paraId="58AA52C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G. Pedruzzi, I. M. Rouzine, An evolution-based high-fidelity method of epistasis measurement: Theory and application to influenza. </w:t>
      </w:r>
      <w:r>
        <w:rPr>
          <w:i/>
          <w:color w:val="000000"/>
        </w:rPr>
        <w:t>PLoS Pathog</w:t>
      </w:r>
      <w:r>
        <w:rPr>
          <w:color w:val="000000"/>
        </w:rPr>
        <w:t xml:space="preserve"> </w:t>
      </w:r>
      <w:r>
        <w:rPr>
          <w:b/>
          <w:color w:val="000000"/>
        </w:rPr>
        <w:t>17</w:t>
      </w:r>
      <w:r>
        <w:rPr>
          <w:color w:val="000000"/>
        </w:rPr>
        <w:t>, e1009669 (2021).</w:t>
      </w:r>
    </w:p>
    <w:p w14:paraId="1935C6C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40.</w:t>
      </w:r>
      <w:r>
        <w:rPr>
          <w:color w:val="000000"/>
        </w:rPr>
        <w:tab/>
        <w:t>M. Krzywinski</w:t>
      </w:r>
      <w:r>
        <w:rPr>
          <w:i/>
          <w:color w:val="000000"/>
        </w:rPr>
        <w:t xml:space="preserve"> et al.</w:t>
      </w:r>
      <w:r>
        <w:rPr>
          <w:color w:val="000000"/>
        </w:rPr>
        <w:t xml:space="preserve">, Circos: an information aesthetic for comparative genomics. </w:t>
      </w:r>
      <w:r>
        <w:rPr>
          <w:i/>
          <w:color w:val="000000"/>
        </w:rPr>
        <w:t>Genome Res</w:t>
      </w:r>
      <w:r>
        <w:rPr>
          <w:color w:val="000000"/>
        </w:rPr>
        <w:t xml:space="preserve"> </w:t>
      </w:r>
      <w:r>
        <w:rPr>
          <w:b/>
          <w:color w:val="000000"/>
        </w:rPr>
        <w:t>19</w:t>
      </w:r>
      <w:r>
        <w:rPr>
          <w:color w:val="000000"/>
        </w:rPr>
        <w:t>, 1639-1645 (2009).</w:t>
      </w:r>
    </w:p>
    <w:p w14:paraId="3F1876A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S. Bonhoeffer, C. Chappey, N. T. Parkin, J. M. Whitcomb, C. J. Petropoulos, Evidence for positive epistasis in HIV-1. </w:t>
      </w:r>
      <w:r>
        <w:rPr>
          <w:i/>
          <w:color w:val="000000"/>
        </w:rPr>
        <w:t>Science</w:t>
      </w:r>
      <w:r>
        <w:rPr>
          <w:color w:val="000000"/>
        </w:rPr>
        <w:t xml:space="preserve"> </w:t>
      </w:r>
      <w:r>
        <w:rPr>
          <w:b/>
          <w:color w:val="000000"/>
        </w:rPr>
        <w:t>306</w:t>
      </w:r>
      <w:r>
        <w:rPr>
          <w:color w:val="000000"/>
        </w:rPr>
        <w:t>, 1547-1550 (2004).</w:t>
      </w:r>
    </w:p>
    <w:p w14:paraId="288C7F6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42.</w:t>
      </w:r>
      <w:r>
        <w:rPr>
          <w:color w:val="000000"/>
        </w:rPr>
        <w:tab/>
        <w:t>T. H. Zhang</w:t>
      </w:r>
      <w:r>
        <w:rPr>
          <w:i/>
          <w:color w:val="000000"/>
        </w:rPr>
        <w:t xml:space="preserve"> et al.</w:t>
      </w:r>
      <w:r>
        <w:rPr>
          <w:color w:val="000000"/>
        </w:rPr>
        <w:t xml:space="preserve">, Predominance of positive epistasis among drug resistance-associated mutations in HIV-1 protease. </w:t>
      </w:r>
      <w:r>
        <w:rPr>
          <w:i/>
          <w:color w:val="000000"/>
        </w:rPr>
        <w:t>PLoS Genet</w:t>
      </w:r>
      <w:r>
        <w:rPr>
          <w:color w:val="000000"/>
        </w:rPr>
        <w:t xml:space="preserve"> </w:t>
      </w:r>
      <w:r>
        <w:rPr>
          <w:b/>
          <w:color w:val="000000"/>
        </w:rPr>
        <w:t>16</w:t>
      </w:r>
      <w:r>
        <w:rPr>
          <w:color w:val="000000"/>
        </w:rPr>
        <w:t>, e1009009 (2020).</w:t>
      </w:r>
    </w:p>
    <w:p w14:paraId="3100FFC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S. Kryazhimskiy, J. Dushoff, G. A. Bazykin, J. B. Plotkin, Prevalence of epistasis in the evolution of influenza A surface proteins. </w:t>
      </w:r>
      <w:r>
        <w:rPr>
          <w:i/>
          <w:color w:val="000000"/>
        </w:rPr>
        <w:t>PLoS Genet</w:t>
      </w:r>
      <w:r>
        <w:rPr>
          <w:color w:val="000000"/>
        </w:rPr>
        <w:t xml:space="preserve"> </w:t>
      </w:r>
      <w:r>
        <w:rPr>
          <w:b/>
          <w:color w:val="000000"/>
        </w:rPr>
        <w:t>7</w:t>
      </w:r>
      <w:r>
        <w:rPr>
          <w:color w:val="000000"/>
        </w:rPr>
        <w:t>, e1001301 (2011).</w:t>
      </w:r>
    </w:p>
    <w:p w14:paraId="0E61D30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C. L. Althaus, R. J. De Boer, Dynamics of immune escape during HIV/SIV infection. </w:t>
      </w:r>
      <w:r>
        <w:rPr>
          <w:i/>
          <w:color w:val="000000"/>
        </w:rPr>
        <w:t>PLoS Comput Biol</w:t>
      </w:r>
      <w:r>
        <w:rPr>
          <w:color w:val="000000"/>
        </w:rPr>
        <w:t xml:space="preserve"> </w:t>
      </w:r>
      <w:r>
        <w:rPr>
          <w:b/>
          <w:color w:val="000000"/>
        </w:rPr>
        <w:t>4</w:t>
      </w:r>
      <w:r>
        <w:rPr>
          <w:color w:val="000000"/>
        </w:rPr>
        <w:t>, e1000103 (2008).</w:t>
      </w:r>
    </w:p>
    <w:p w14:paraId="59E8B96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45.</w:t>
      </w:r>
      <w:r>
        <w:rPr>
          <w:color w:val="000000"/>
        </w:rPr>
        <w:tab/>
        <w:t xml:space="preserve">R. Batorsky, R. A. Sergeev, I. M. Rouzine, The route of HIV escape from immune response targeting multiple sites is determined by the cost-benefit tradeoff of escape mutations. </w:t>
      </w:r>
      <w:r>
        <w:rPr>
          <w:i/>
          <w:color w:val="000000"/>
        </w:rPr>
        <w:t>PLoS Comput Biol</w:t>
      </w:r>
      <w:r>
        <w:rPr>
          <w:color w:val="000000"/>
        </w:rPr>
        <w:t xml:space="preserve"> </w:t>
      </w:r>
      <w:r>
        <w:rPr>
          <w:b/>
          <w:color w:val="000000"/>
        </w:rPr>
        <w:t>10</w:t>
      </w:r>
      <w:r>
        <w:rPr>
          <w:color w:val="000000"/>
        </w:rPr>
        <w:t>, e1003878 (2014).</w:t>
      </w:r>
    </w:p>
    <w:p w14:paraId="501DC8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C. A. Smith, B. Ashby, Antigenic evolution of SARS-CoV-2 in immunocompromised hosts. </w:t>
      </w:r>
      <w:r>
        <w:rPr>
          <w:i/>
          <w:color w:val="000000"/>
        </w:rPr>
        <w:t>Evol Med Public Health</w:t>
      </w:r>
      <w:r>
        <w:rPr>
          <w:color w:val="000000"/>
        </w:rPr>
        <w:t xml:space="preserve"> </w:t>
      </w:r>
      <w:r>
        <w:rPr>
          <w:b/>
          <w:color w:val="000000"/>
        </w:rPr>
        <w:t>11</w:t>
      </w:r>
      <w:r>
        <w:rPr>
          <w:color w:val="000000"/>
        </w:rPr>
        <w:t>, 90-100 (2023).</w:t>
      </w:r>
    </w:p>
    <w:p w14:paraId="2193BC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47.</w:t>
      </w:r>
      <w:r>
        <w:rPr>
          <w:color w:val="000000"/>
        </w:rPr>
        <w:tab/>
        <w:t xml:space="preserve">I. M. Rouzine, </w:t>
      </w:r>
      <w:r>
        <w:rPr>
          <w:i/>
          <w:color w:val="000000"/>
        </w:rPr>
        <w:t xml:space="preserve">Mathematical modeling of evolution. Volume 1: one-locus and multi-locus theory and recombination </w:t>
      </w:r>
      <w:r>
        <w:rPr>
          <w:color w:val="000000"/>
        </w:rPr>
        <w:t>De Gruyter Series in Mathematics and Life Sciences (De Gruyter, Berlin/Boston, 2020), vol. 1.</w:t>
      </w:r>
    </w:p>
    <w:p w14:paraId="3BA540E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48.</w:t>
      </w:r>
      <w:r>
        <w:rPr>
          <w:color w:val="000000"/>
        </w:rPr>
        <w:tab/>
        <w:t xml:space="preserve">I. M. Rouzine, </w:t>
      </w:r>
      <w:r>
        <w:rPr>
          <w:i/>
          <w:color w:val="000000"/>
        </w:rPr>
        <w:t>Mathematical Models of Evolution. Volume 2: Fitness Landscape, Red Queen, Evolutionary Enigmas, and Applications to Virology</w:t>
      </w:r>
      <w:r>
        <w:rPr>
          <w:color w:val="000000"/>
        </w:rPr>
        <w:t xml:space="preserve">, Mathematics and life sciences (De Gruyter, Berlin/Boston, 2023), </w:t>
      </w:r>
      <w:hyperlink r:id="rId21" w:history="1">
        <w:r>
          <w:rPr>
            <w:color w:val="0000FF"/>
            <w:u w:val="single"/>
          </w:rPr>
          <w:t>https://doi.org/10.1515/9783110697384</w:t>
        </w:r>
      </w:hyperlink>
      <w:r>
        <w:rPr>
          <w:color w:val="000000"/>
        </w:rPr>
        <w:t>, pp. 305.</w:t>
      </w:r>
    </w:p>
    <w:p w14:paraId="4DB72AD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I. Rouzine, L. S. Weinberger, The quantitative theory of within-host viral evolution. </w:t>
      </w:r>
      <w:r>
        <w:rPr>
          <w:i/>
          <w:color w:val="000000"/>
        </w:rPr>
        <w:t>J. Stat. Mech.: Theory and Experiment</w:t>
      </w:r>
      <w:r>
        <w:rPr>
          <w:color w:val="000000"/>
        </w:rPr>
        <w:t xml:space="preserve"> </w:t>
      </w:r>
      <w:r>
        <w:rPr>
          <w:b/>
          <w:color w:val="000000"/>
        </w:rPr>
        <w:t>2013</w:t>
      </w:r>
      <w:r>
        <w:rPr>
          <w:color w:val="000000"/>
        </w:rPr>
        <w:t>, P01009 (2013).</w:t>
      </w:r>
    </w:p>
    <w:p w14:paraId="06F272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 xml:space="preserve">I. M. Rouzine, An evolutionary model of progression to AIDS. </w:t>
      </w:r>
      <w:r>
        <w:rPr>
          <w:i/>
          <w:color w:val="000000"/>
        </w:rPr>
        <w:t>Microorganisms</w:t>
      </w:r>
      <w:r>
        <w:rPr>
          <w:color w:val="000000"/>
        </w:rPr>
        <w:t xml:space="preserve"> </w:t>
      </w:r>
      <w:r>
        <w:rPr>
          <w:b/>
          <w:color w:val="000000"/>
        </w:rPr>
        <w:t>8</w:t>
      </w:r>
      <w:r>
        <w:rPr>
          <w:color w:val="000000"/>
        </w:rPr>
        <w:t>, 1714 (2020).</w:t>
      </w:r>
    </w:p>
    <w:p w14:paraId="1E1C01D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I. M. Rouzine, G. Rozhnova, Antigenic evolution of viruses in host populations. </w:t>
      </w:r>
      <w:r>
        <w:rPr>
          <w:i/>
          <w:color w:val="000000"/>
        </w:rPr>
        <w:t>PLoS Pathog</w:t>
      </w:r>
      <w:r>
        <w:rPr>
          <w:color w:val="000000"/>
        </w:rPr>
        <w:t xml:space="preserve"> </w:t>
      </w:r>
      <w:r>
        <w:rPr>
          <w:b/>
          <w:color w:val="000000"/>
        </w:rPr>
        <w:t>14</w:t>
      </w:r>
      <w:r>
        <w:rPr>
          <w:color w:val="000000"/>
        </w:rPr>
        <w:t>, e1007291 (2018).</w:t>
      </w:r>
    </w:p>
    <w:p w14:paraId="338014F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H. J. Muller, Some genetic aspects of sex. </w:t>
      </w:r>
      <w:r>
        <w:rPr>
          <w:i/>
          <w:color w:val="000000"/>
        </w:rPr>
        <w:t>Am. Nat.</w:t>
      </w:r>
      <w:r>
        <w:rPr>
          <w:b/>
          <w:color w:val="000000"/>
        </w:rPr>
        <w:t xml:space="preserve"> 66</w:t>
      </w:r>
      <w:r>
        <w:rPr>
          <w:color w:val="000000"/>
        </w:rPr>
        <w:t>, 118-128 (1932).</w:t>
      </w:r>
    </w:p>
    <w:p w14:paraId="53B1ED00"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S. H. Rice, </w:t>
      </w:r>
      <w:r>
        <w:rPr>
          <w:i/>
          <w:color w:val="000000"/>
        </w:rPr>
        <w:t>Evolutionary Theory: Mathematical And Conceptual Foundations</w:t>
      </w:r>
      <w:r>
        <w:rPr>
          <w:color w:val="000000"/>
        </w:rPr>
        <w:t xml:space="preserve"> (Sinauer Associated, 2004).</w:t>
      </w:r>
    </w:p>
    <w:p w14:paraId="6BDDF09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54.</w:t>
      </w:r>
      <w:r>
        <w:rPr>
          <w:color w:val="000000"/>
        </w:rPr>
        <w:tab/>
        <w:t xml:space="preserve">J. Felsenstein, The evolutionary advantage of recombination. </w:t>
      </w:r>
      <w:r>
        <w:rPr>
          <w:i/>
          <w:color w:val="000000"/>
        </w:rPr>
        <w:t>Genetics</w:t>
      </w:r>
      <w:r>
        <w:rPr>
          <w:color w:val="000000"/>
        </w:rPr>
        <w:t xml:space="preserve"> </w:t>
      </w:r>
      <w:r>
        <w:rPr>
          <w:b/>
          <w:color w:val="000000"/>
        </w:rPr>
        <w:t>78</w:t>
      </w:r>
      <w:r>
        <w:rPr>
          <w:color w:val="000000"/>
        </w:rPr>
        <w:t>, 737-756 (1974).</w:t>
      </w:r>
    </w:p>
    <w:p w14:paraId="3C63B7A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55.</w:t>
      </w:r>
      <w:r>
        <w:rPr>
          <w:color w:val="000000"/>
        </w:rPr>
        <w:tab/>
        <w:t xml:space="preserve">I. M. Rouzine, J. Wakeley, J. M. Coffin, The solitary wave of asexual evolution. </w:t>
      </w:r>
      <w:r>
        <w:rPr>
          <w:i/>
          <w:color w:val="000000"/>
        </w:rPr>
        <w:t>Proc Natl Acad Sci U S A</w:t>
      </w:r>
      <w:r>
        <w:rPr>
          <w:color w:val="000000"/>
        </w:rPr>
        <w:t xml:space="preserve"> </w:t>
      </w:r>
      <w:r>
        <w:rPr>
          <w:b/>
          <w:color w:val="000000"/>
        </w:rPr>
        <w:t>100</w:t>
      </w:r>
      <w:r>
        <w:rPr>
          <w:color w:val="000000"/>
        </w:rPr>
        <w:t>, 587-592 (2003).</w:t>
      </w:r>
    </w:p>
    <w:p w14:paraId="588989F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56.</w:t>
      </w:r>
      <w:r>
        <w:rPr>
          <w:color w:val="000000"/>
        </w:rPr>
        <w:tab/>
        <w:t xml:space="preserve">W. G. Hill, A. Robertson, The effect of linkage on limits to artificial selection. </w:t>
      </w:r>
      <w:r>
        <w:rPr>
          <w:i/>
          <w:color w:val="000000"/>
        </w:rPr>
        <w:t>Genet Res</w:t>
      </w:r>
      <w:r>
        <w:rPr>
          <w:color w:val="000000"/>
        </w:rPr>
        <w:t xml:space="preserve"> </w:t>
      </w:r>
      <w:r>
        <w:rPr>
          <w:b/>
          <w:color w:val="000000"/>
        </w:rPr>
        <w:t>8</w:t>
      </w:r>
      <w:r>
        <w:rPr>
          <w:color w:val="000000"/>
        </w:rPr>
        <w:t>, 269-294 (1966).</w:t>
      </w:r>
    </w:p>
    <w:p w14:paraId="2F7E8BB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57.</w:t>
      </w:r>
      <w:r>
        <w:rPr>
          <w:color w:val="000000"/>
        </w:rPr>
        <w:tab/>
        <w:t xml:space="preserve">P. J. Gerrish, R. E. Lenski, The fate of competing beneficial mutations in an asexual population. </w:t>
      </w:r>
      <w:r>
        <w:rPr>
          <w:i/>
          <w:color w:val="000000"/>
        </w:rPr>
        <w:t>Genetica</w:t>
      </w:r>
      <w:r>
        <w:rPr>
          <w:color w:val="000000"/>
        </w:rPr>
        <w:t xml:space="preserve"> </w:t>
      </w:r>
      <w:r>
        <w:rPr>
          <w:b/>
          <w:color w:val="000000"/>
        </w:rPr>
        <w:t>102-103</w:t>
      </w:r>
      <w:r>
        <w:rPr>
          <w:color w:val="000000"/>
        </w:rPr>
        <w:t>, 127-144 (1998).</w:t>
      </w:r>
    </w:p>
    <w:p w14:paraId="24C2D42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58.</w:t>
      </w:r>
      <w:r>
        <w:rPr>
          <w:color w:val="000000"/>
        </w:rPr>
        <w:tab/>
        <w:t xml:space="preserve">J. Rodriguez-Rivas, G. Croce, M. Muscat, M. Weigt, Epistatic models predict mutable sites in SARS-CoV-2 proteins and epitopes. </w:t>
      </w:r>
      <w:r>
        <w:rPr>
          <w:i/>
          <w:color w:val="000000"/>
        </w:rPr>
        <w:t>Proc Natl Acad Sci U S A</w:t>
      </w:r>
      <w:r>
        <w:rPr>
          <w:color w:val="000000"/>
        </w:rPr>
        <w:t xml:space="preserve"> </w:t>
      </w:r>
      <w:r>
        <w:rPr>
          <w:b/>
          <w:color w:val="000000"/>
        </w:rPr>
        <w:t>119</w:t>
      </w:r>
      <w:r>
        <w:rPr>
          <w:color w:val="000000"/>
        </w:rPr>
        <w:t xml:space="preserve"> (2022).</w:t>
      </w:r>
    </w:p>
    <w:p w14:paraId="6151D2D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59.</w:t>
      </w:r>
      <w:r>
        <w:rPr>
          <w:color w:val="000000"/>
        </w:rPr>
        <w:tab/>
        <w:t xml:space="preserve">H.-L. Zeng, V. Dichio, E. Rodríguez Horta, K. Thorell, E. Aurell, Global analysis of more than 50,000 SARS-CoV-2 genomes reveals epistasis between eight viral genes. </w:t>
      </w:r>
      <w:r>
        <w:rPr>
          <w:i/>
          <w:color w:val="000000"/>
        </w:rPr>
        <w:t>Proceedings of the National Academy of Sciences</w:t>
      </w:r>
      <w:r>
        <w:rPr>
          <w:color w:val="000000"/>
        </w:rPr>
        <w:t xml:space="preserve"> </w:t>
      </w:r>
      <w:r>
        <w:rPr>
          <w:b/>
          <w:color w:val="000000"/>
        </w:rPr>
        <w:t>117</w:t>
      </w:r>
      <w:r>
        <w:rPr>
          <w:color w:val="000000"/>
        </w:rPr>
        <w:t>, 31519-31526 (2020).</w:t>
      </w:r>
    </w:p>
    <w:p w14:paraId="1B12EA9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60.</w:t>
      </w:r>
      <w:r>
        <w:rPr>
          <w:color w:val="000000"/>
        </w:rPr>
        <w:tab/>
        <w:t>R. Batorsky</w:t>
      </w:r>
      <w:r>
        <w:rPr>
          <w:i/>
          <w:color w:val="000000"/>
        </w:rPr>
        <w:t xml:space="preserve"> et al.</w:t>
      </w:r>
      <w:r>
        <w:rPr>
          <w:color w:val="000000"/>
        </w:rPr>
        <w:t xml:space="preserve">, Estimate of effective recombination rate and average selection coefficient for HIV in chronic infection. </w:t>
      </w:r>
      <w:r>
        <w:rPr>
          <w:i/>
          <w:color w:val="000000"/>
        </w:rPr>
        <w:t>Proc Natl Acad Sci U S A</w:t>
      </w:r>
      <w:r>
        <w:rPr>
          <w:color w:val="000000"/>
        </w:rPr>
        <w:t xml:space="preserve"> </w:t>
      </w:r>
      <w:r>
        <w:rPr>
          <w:b/>
          <w:color w:val="000000"/>
        </w:rPr>
        <w:t>108</w:t>
      </w:r>
      <w:r>
        <w:rPr>
          <w:color w:val="000000"/>
        </w:rPr>
        <w:t>, 5661-5666 (2011).</w:t>
      </w:r>
    </w:p>
    <w:p w14:paraId="3FBF2E5A" w14:textId="77777777" w:rsidR="0087149A" w:rsidRDefault="0076272C">
      <w:pPr>
        <w:pBdr>
          <w:top w:val="nil"/>
          <w:left w:val="nil"/>
          <w:bottom w:val="nil"/>
          <w:right w:val="nil"/>
          <w:between w:val="nil"/>
        </w:pBdr>
        <w:spacing w:line="240" w:lineRule="auto"/>
        <w:ind w:left="720" w:hanging="720"/>
        <w:rPr>
          <w:color w:val="000000"/>
        </w:rPr>
      </w:pPr>
      <w:r>
        <w:rPr>
          <w:color w:val="000000"/>
        </w:rPr>
        <w:t>61.</w:t>
      </w:r>
      <w:r>
        <w:rPr>
          <w:color w:val="000000"/>
        </w:rPr>
        <w:tab/>
        <w:t xml:space="preserve">K. Katoh, J. Rozewicki, K. D. Yamada, MAFFT online service: multiple sequence alignment, interactive sequence choice and visualization. </w:t>
      </w:r>
      <w:r>
        <w:rPr>
          <w:i/>
          <w:color w:val="000000"/>
        </w:rPr>
        <w:t>Brief Bioinform</w:t>
      </w:r>
      <w:r>
        <w:rPr>
          <w:color w:val="000000"/>
        </w:rPr>
        <w:t xml:space="preserve"> </w:t>
      </w:r>
      <w:r>
        <w:rPr>
          <w:b/>
          <w:color w:val="000000"/>
        </w:rPr>
        <w:t>20</w:t>
      </w:r>
      <w:r>
        <w:rPr>
          <w:color w:val="000000"/>
        </w:rPr>
        <w:t>, 1160-1166 (2019).</w:t>
      </w:r>
    </w:p>
    <w:p w14:paraId="2461F7B5" w14:textId="7508ECB4" w:rsidR="008A352D" w:rsidRDefault="008A352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65AD446" w14:textId="77777777" w:rsidR="008A352D"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Supplementary material for</w:t>
      </w:r>
    </w:p>
    <w:p w14:paraId="158E6C5B" w14:textId="77777777" w:rsidR="008A352D" w:rsidRDefault="008A352D" w:rsidP="008A352D">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CC17E8">
        <w:rPr>
          <w:rFonts w:ascii="Times New Roman" w:eastAsia="Times New Roman" w:hAnsi="Times New Roman" w:cs="Times New Roman"/>
          <w:b/>
          <w:sz w:val="24"/>
          <w:szCs w:val="24"/>
        </w:rPr>
        <w:t>Fundamental restriction on epistasis detection and fitness valleys in virus evolution</w:t>
      </w:r>
      <w:r>
        <w:rPr>
          <w:rFonts w:ascii="Times New Roman" w:eastAsia="Times New Roman" w:hAnsi="Times New Roman" w:cs="Times New Roman"/>
          <w:b/>
          <w:sz w:val="24"/>
          <w:szCs w:val="24"/>
        </w:rPr>
        <w:t>”</w:t>
      </w:r>
    </w:p>
    <w:p w14:paraId="13DF9A54" w14:textId="77777777" w:rsidR="008A352D"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Likhachev I.V. &amp; Rouzine I.M.*</w:t>
      </w:r>
    </w:p>
    <w:p w14:paraId="4D5FC412"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Sechenov Institute of Evolutionary Physiology and Biochemistry</w:t>
      </w:r>
    </w:p>
    <w:p w14:paraId="6DF1B55C"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6CC78DEB" w14:textId="77777777" w:rsidR="008A352D"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BA70369"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 xml:space="preserve">S1 Text. Epistatic pairs in Fig. 3. </w:t>
      </w:r>
    </w:p>
    <w:p w14:paraId="713A99A6"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268" w:name="_htypwhcwfavg" w:colFirst="0" w:colLast="0"/>
      <w:bookmarkEnd w:id="268"/>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23260 (S 1468) –</w:t>
      </w:r>
      <w:r w:rsidRPr="00DE247E">
        <w:rPr>
          <w:color w:val="000000"/>
        </w:rPr>
        <w:t xml:space="preserve"> </w:t>
      </w:r>
      <w:r w:rsidRPr="00DE247E">
        <w:rPr>
          <w:rFonts w:ascii="Times New Roman" w:eastAsia="Times New Roman" w:hAnsi="Times New Roman" w:cs="Times New Roman"/>
          <w:color w:val="000000"/>
        </w:rPr>
        <w:t>23277 (S 1485), 23277 (S 1485)  – 23328 (S 1536),  23328 (S 1536)  – 27920 (ORF7a 209), 27920 (ORF7a 209)  – 21600 (nsp16 712), 27920 (ORF7a 209)  – 27954 (ORF7a 243), 19774 (nsp14 1522)</w:t>
      </w:r>
      <w:r w:rsidRPr="00DE247E">
        <w:rPr>
          <w:rFonts w:ascii="Times New Roman" w:eastAsia="Times New Roman" w:hAnsi="Times New Roman" w:cs="Times New Roman"/>
          <w:color w:val="000000"/>
        </w:rPr>
        <w:tab/>
        <w:t xml:space="preserve"> - 21600 (nsp16 712), 24715 (S 2923)</w:t>
      </w:r>
      <w:r w:rsidRPr="00DE247E">
        <w:rPr>
          <w:rFonts w:ascii="Times New Roman" w:eastAsia="Times New Roman" w:hAnsi="Times New Roman" w:cs="Times New Roman"/>
          <w:color w:val="000000"/>
        </w:rPr>
        <w:tab/>
        <w:t xml:space="preserve"> - 22215 (S 423), 22074 (S 282)</w:t>
      </w:r>
      <w:r w:rsidRPr="00DE247E">
        <w:rPr>
          <w:rFonts w:ascii="Times New Roman" w:eastAsia="Times New Roman" w:hAnsi="Times New Roman" w:cs="Times New Roman"/>
          <w:color w:val="000000"/>
        </w:rPr>
        <w:tab/>
        <w:t xml:space="preserve"> - 22215 (S 423), 30179 (3'UTR  173)</w:t>
      </w:r>
      <w:r w:rsidRPr="00DE247E">
        <w:rPr>
          <w:rFonts w:ascii="Times New Roman" w:eastAsia="Times New Roman" w:hAnsi="Times New Roman" w:cs="Times New Roman"/>
          <w:color w:val="000000"/>
        </w:rPr>
        <w:tab/>
        <w:t xml:space="preserve"> - 30180 (3'UTR 174), 23277 (S 1485)</w:t>
      </w:r>
      <w:r w:rsidRPr="00DE247E">
        <w:rPr>
          <w:rFonts w:ascii="Times New Roman" w:eastAsia="Times New Roman" w:hAnsi="Times New Roman" w:cs="Times New Roman"/>
          <w:color w:val="000000"/>
        </w:rPr>
        <w:tab/>
        <w:t xml:space="preserve"> - 23328 (S 1486)  </w:t>
      </w:r>
    </w:p>
    <w:p w14:paraId="70257295"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color w:val="000000"/>
        </w:rPr>
        <w:t xml:space="preserve">  </w:t>
      </w:r>
      <w:r w:rsidRPr="00DE247E">
        <w:rPr>
          <w:rFonts w:ascii="Times New Roman" w:eastAsia="Times New Roman" w:hAnsi="Times New Roman" w:cs="Times New Roman"/>
          <w:color w:val="000000"/>
        </w:rPr>
        <w:t>19774 (nsp14 1522)  – 22215 (S 423), 24715 (S 2923)  – 22215 (S 423), 27920 (ORF7a 209)  – 21600 (nsp16 712), 23182 (S 1390)  – 23260 (S 1468),</w:t>
      </w:r>
      <w:r w:rsidRPr="00DE247E">
        <w:rPr>
          <w:color w:val="000000"/>
        </w:rPr>
        <w:t xml:space="preserve"> </w:t>
      </w:r>
      <w:r w:rsidRPr="00DE247E">
        <w:rPr>
          <w:rFonts w:ascii="Times New Roman" w:eastAsia="Times New Roman" w:hAnsi="Times New Roman" w:cs="Times New Roman"/>
          <w:color w:val="000000"/>
        </w:rPr>
        <w:t xml:space="preserve">23277 (S 1485)  – 23328 (S 1536)  </w:t>
      </w:r>
    </w:p>
    <w:p w14:paraId="67A9B2F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t>
      </w:r>
    </w:p>
    <w:p w14:paraId="7442A848"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3C3EBF1A"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S2 Text. Epistatic pairs in Fig. 4.</w:t>
      </w:r>
    </w:p>
    <w:p w14:paraId="4E36267B"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269" w:name="_5t6f0pgamd8t" w:colFirst="0" w:colLast="0"/>
      <w:bookmarkEnd w:id="269"/>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t>
      </w:r>
    </w:p>
    <w:p w14:paraId="0E6F14F4"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rFonts w:ascii="Times New Roman" w:eastAsia="Times New Roman" w:hAnsi="Times New Roman" w:cs="Times New Roman"/>
          <w:color w:val="000000"/>
        </w:rPr>
        <w:t xml:space="preserve"> 29246 (N 641)  - 6537 (nsp3 3684), 23182 (S 1390)  - 22202 (S 410), 23182 (S 1390)  - 23260 (S 1468), 23182 (S 1390)  - 23328 (S 1536), 23260 (S 1468)  - 22202 (S 410), 23260 (S 1468)  - 23328 (S 1536), 23277 (S 1485)  - 22202 (S 410), 23277 (S 1485)  - 23328 (S 1536), 24715 (S 2923)  – 22215 (S 423)  </w:t>
      </w:r>
    </w:p>
    <w:p w14:paraId="5683871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- 23328 (S 1536), 23277 (S 1485)  - 22202 (S 410), 23277 (S 1485)  - 23328 (S 1536), 23328 (S 1536)  - 340 (5'UTR 340), 24715 (S 2923)  - 22215 (S 423), 22074 (S 282)  - 22215 (S 423), 27954 (ORF7a 243)  - 28068 (ORF7a 549)</w:t>
      </w:r>
    </w:p>
    <w:p w14:paraId="0EE17A62"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115050" cy="3390900"/>
                    </a:xfrm>
                    <a:prstGeom prst="rect">
                      <a:avLst/>
                    </a:prstGeom>
                    <a:ln/>
                  </pic:spPr>
                </pic:pic>
              </a:graphicData>
            </a:graphic>
          </wp:inline>
        </w:drawing>
      </w:r>
    </w:p>
    <w:p w14:paraId="7B20C7F5"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Simulation parameters and notation are as in Figure 1.</w:t>
      </w:r>
    </w:p>
    <w:p w14:paraId="336EBA2D"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544025" cy="3143519"/>
                    </a:xfrm>
                    <a:prstGeom prst="rect">
                      <a:avLst/>
                    </a:prstGeom>
                    <a:ln/>
                  </pic:spPr>
                </pic:pic>
              </a:graphicData>
            </a:graphic>
          </wp:inline>
        </w:drawing>
      </w:r>
    </w:p>
    <w:p w14:paraId="39E917D4"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S2. The error of detection of epistatic interactions from UFE correlator in the absence of recombination.</w:t>
      </w:r>
      <w:r>
        <w:rPr>
          <w:rFonts w:ascii="Times New Roman" w:eastAsia="Times New Roman" w:hAnsi="Times New Roman" w:cs="Times New Roman"/>
          <w:color w:val="000000"/>
        </w:rPr>
        <w:t xml:space="preserve"> Simulation parameters and notation as in Figure 1. </w:t>
      </w:r>
    </w:p>
    <w:p w14:paraId="5278C559"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4912135" cy="7343125"/>
                    </a:xfrm>
                    <a:prstGeom prst="rect">
                      <a:avLst/>
                    </a:prstGeom>
                    <a:ln/>
                  </pic:spPr>
                </pic:pic>
              </a:graphicData>
            </a:graphic>
          </wp:inline>
        </w:drawing>
      </w:r>
    </w:p>
    <w:p w14:paraId="7E37CCD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S3. The error of detection of epistatic interactions from Pearson coefficient.</w:t>
      </w:r>
      <w:r>
        <w:rPr>
          <w:rFonts w:ascii="Times New Roman" w:eastAsia="Times New Roman" w:hAnsi="Times New Roman" w:cs="Times New Roman"/>
          <w:color w:val="000000"/>
        </w:rPr>
        <w:t xml:space="preserve"> Simulation parameters and notation as in Figure 1. </w:t>
      </w:r>
    </w:p>
    <w:p w14:paraId="47F53B84"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4467870" cy="3105598"/>
                    </a:xfrm>
                    <a:prstGeom prst="rect">
                      <a:avLst/>
                    </a:prstGeom>
                    <a:ln/>
                  </pic:spPr>
                </pic:pic>
              </a:graphicData>
            </a:graphic>
          </wp:inline>
        </w:drawing>
      </w:r>
    </w:p>
    <w:p w14:paraId="25F900D6"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S4. The error of detection of epistatic interactions in the absence of recombination from Pearson coefficient.</w:t>
      </w:r>
      <w:r>
        <w:rPr>
          <w:rFonts w:ascii="Times New Roman" w:eastAsia="Times New Roman" w:hAnsi="Times New Roman" w:cs="Times New Roman"/>
          <w:color w:val="000000"/>
        </w:rPr>
        <w:t xml:space="preserve"> Simulation parameters and notation are as in Figure 1. </w:t>
      </w:r>
    </w:p>
    <w:p w14:paraId="45A7808D"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9E2A44" wp14:editId="1DC8290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10930" cy="4734479"/>
                    </a:xfrm>
                    <a:prstGeom prst="rect">
                      <a:avLst/>
                    </a:prstGeom>
                    <a:ln/>
                  </pic:spPr>
                </pic:pic>
              </a:graphicData>
            </a:graphic>
          </wp:inline>
        </w:drawing>
      </w:r>
    </w:p>
    <w:p w14:paraId="45FB6C60" w14:textId="77777777" w:rsidR="008A352D" w:rsidRDefault="008A352D" w:rsidP="008A352D">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59797FD5" w14:textId="77777777" w:rsidR="008A352D" w:rsidRDefault="008A352D" w:rsidP="008A352D">
      <w:pPr>
        <w:spacing w:line="360" w:lineRule="auto"/>
        <w:rPr>
          <w:rFonts w:ascii="Times New Roman" w:eastAsia="Times New Roman" w:hAnsi="Times New Roman" w:cs="Times New Roman"/>
          <w:b/>
        </w:rPr>
      </w:pPr>
      <w:r>
        <w:rPr>
          <w:rFonts w:ascii="Times New Roman" w:eastAsia="Times New Roman" w:hAnsi="Times New Roman" w:cs="Times New Roman"/>
          <w:b/>
        </w:rPr>
        <w:t>Figure S5. The variant of Fig. 4 without the sequences of the peak at 90 in Fig. 2.</w:t>
      </w:r>
    </w:p>
    <w:p w14:paraId="2529E9DE"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2DABF78" wp14:editId="3CF034D6">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6048715" cy="3286310"/>
                    </a:xfrm>
                    <a:prstGeom prst="rect">
                      <a:avLst/>
                    </a:prstGeom>
                    <a:ln/>
                  </pic:spPr>
                </pic:pic>
              </a:graphicData>
            </a:graphic>
          </wp:inline>
        </w:drawing>
      </w:r>
    </w:p>
    <w:p w14:paraId="53FDBB2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48025270" w14:textId="77777777" w:rsidR="008A352D" w:rsidRPr="00DE247E"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S6. Epistatic interactions for SARS-CoV-2 genome predicted for Dataset 2 from UFE correlator between groups I and II</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 the mutation spectrum on the right</w:t>
      </w:r>
      <w:r>
        <w:rPr>
          <w:rFonts w:ascii="Times New Roman" w:eastAsia="Times New Roman" w:hAnsi="Times New Roman" w:cs="Times New Roman"/>
          <w:color w:val="000000"/>
        </w:rPr>
        <w:t xml:space="preserve">. Dataset 2 was constructed downloading 12,000 sequences from NCBI Virus database labeled B.1 and B.1.1.7 (Alpha), in equal numbers each. </w:t>
      </w:r>
    </w:p>
    <w:p w14:paraId="1C216928"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noProof/>
          <w:color w:val="000000"/>
        </w:rPr>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2119227E" w14:textId="22F73617" w:rsidR="00EF6A49" w:rsidRDefault="008A352D"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S7. Epistatic interactions for SARS-CoV-2 genome predicted for Dataset 3 from UFE correlator</w:t>
      </w:r>
      <w:r>
        <w:rPr>
          <w:rFonts w:ascii="Times New Roman" w:eastAsia="Times New Roman" w:hAnsi="Times New Roman" w:cs="Times New Roman"/>
          <w:color w:val="000000"/>
        </w:rPr>
        <w:t xml:space="preserve">. Dataset 3 was constructed using 20,000 random sequences from the NCBI. Virus database for the period from 09/24/2020 to 09/25/2021. Calculations were based </w:t>
      </w:r>
      <w:del w:id="270" w:author="Автор" w:date="2026-04-26T23:49:00Z">
        <w:r w:rsidDel="007C2775">
          <w:rPr>
            <w:rFonts w:ascii="Times New Roman" w:eastAsia="Times New Roman" w:hAnsi="Times New Roman" w:cs="Times New Roman"/>
            <w:color w:val="000000"/>
          </w:rPr>
          <w:delText xml:space="preserve">on </w:delText>
        </w:r>
      </w:del>
      <w:ins w:id="271" w:author="Автор" w:date="2026-04-26T23:49:00Z">
        <w:r w:rsidR="007C2775">
          <w:rPr>
            <w:rFonts w:ascii="Times New Roman" w:eastAsia="Times New Roman" w:hAnsi="Times New Roman" w:cs="Times New Roman"/>
            <w:color w:val="000000"/>
          </w:rPr>
          <w:t>on equal mixture of sequences from peak I and II</w:t>
        </w:r>
      </w:ins>
      <w:del w:id="272" w:author="Автор" w:date="2026-04-26T23:49:00Z">
        <w:r w:rsidDel="007C2775">
          <w:rPr>
            <w:rFonts w:ascii="Times New Roman" w:eastAsia="Times New Roman" w:hAnsi="Times New Roman" w:cs="Times New Roman"/>
            <w:color w:val="000000"/>
          </w:rPr>
          <w:delText>a single central peak marked with the red lines</w:delText>
        </w:r>
      </w:del>
      <w:r>
        <w:rPr>
          <w:rFonts w:ascii="Times New Roman" w:eastAsia="Times New Roman" w:hAnsi="Times New Roman" w:cs="Times New Roman"/>
          <w:color w:val="000000"/>
        </w:rPr>
        <w:t>.</w:t>
      </w:r>
    </w:p>
    <w:p w14:paraId="0F6C1173" w14:textId="77777777" w:rsidR="00EF6A49"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p>
    <w:p w14:paraId="20D402E5" w14:textId="77777777" w:rsidR="003A1EA6" w:rsidRPr="003A1EA6" w:rsidRDefault="00EF6A49" w:rsidP="003A1EA6">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003A1EA6" w:rsidRPr="003A1EA6">
        <w:rPr>
          <w:noProof/>
        </w:rPr>
        <w:t>1.</w:t>
      </w:r>
      <w:r w:rsidR="003A1EA6" w:rsidRPr="003A1EA6">
        <w:rPr>
          <w:noProof/>
        </w:rPr>
        <w:tab/>
        <w:t>Carlborg O, Jacobsson L, Ahgren P, Siegel P, Andersson L. Epistasis and the release of genetic variation during long-term selection. Nat Genet. 2006;38(4):418-20. Epub 2006/03/15. doi: 10.1038/ng1761. PubMed PMID: 16532011.</w:t>
      </w:r>
    </w:p>
    <w:p w14:paraId="3679DD5D" w14:textId="77777777" w:rsidR="003A1EA6" w:rsidRPr="003A1EA6" w:rsidRDefault="003A1EA6" w:rsidP="003A1EA6">
      <w:pPr>
        <w:pStyle w:val="EndNoteBibliography"/>
        <w:spacing w:after="0"/>
        <w:rPr>
          <w:noProof/>
        </w:rPr>
      </w:pPr>
      <w:r w:rsidRPr="003A1EA6">
        <w:rPr>
          <w:noProof/>
        </w:rPr>
        <w:t>2.</w:t>
      </w:r>
      <w:r w:rsidRPr="003A1EA6">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41A106D6" w14:textId="77777777" w:rsidR="003A1EA6" w:rsidRPr="003A1EA6" w:rsidRDefault="003A1EA6" w:rsidP="003A1EA6">
      <w:pPr>
        <w:pStyle w:val="EndNoteBibliography"/>
        <w:spacing w:after="0"/>
        <w:rPr>
          <w:noProof/>
        </w:rPr>
      </w:pPr>
      <w:r w:rsidRPr="003A1EA6">
        <w:rPr>
          <w:noProof/>
        </w:rPr>
        <w:t>3.</w:t>
      </w:r>
      <w:r w:rsidRPr="003A1EA6">
        <w:rPr>
          <w:noProof/>
        </w:rPr>
        <w:tab/>
        <w:t>Gonzalez-Ortega E, Ballana E, Badia R, Clotet B, Este JA. Compensatory mutations rescue the virus replicative capacity of VIRIP-resistant HIV-1. Antiviral Res. 2011;92(3):479-83. Epub 2011/10/27. doi: 10.1016/j.antiviral.2011.10.010. PubMed PMID: 22027647.</w:t>
      </w:r>
    </w:p>
    <w:p w14:paraId="510C1968" w14:textId="77777777" w:rsidR="003A1EA6" w:rsidRPr="003A1EA6" w:rsidRDefault="003A1EA6" w:rsidP="003A1EA6">
      <w:pPr>
        <w:pStyle w:val="EndNoteBibliography"/>
        <w:spacing w:after="0"/>
        <w:rPr>
          <w:noProof/>
        </w:rPr>
      </w:pPr>
      <w:r w:rsidRPr="003A1EA6">
        <w:rPr>
          <w:noProof/>
        </w:rPr>
        <w:t>4.</w:t>
      </w:r>
      <w:r w:rsidRPr="003A1EA6">
        <w:rPr>
          <w:noProof/>
        </w:rPr>
        <w:tab/>
        <w:t>Handel A, Regoes RR, Antia R. The role of compensatory mutations in the emergence of drug resistance. PLoS Comput Biol. 2006;2(10):e137. Epub 2006/10/17. doi: 10.1371/journal.pcbi.0020137. PubMed PMID: 17040124; PubMed Central PMCID: PMCPMC1599768.</w:t>
      </w:r>
    </w:p>
    <w:p w14:paraId="650A17E1" w14:textId="77777777" w:rsidR="003A1EA6" w:rsidRPr="003A1EA6" w:rsidRDefault="003A1EA6" w:rsidP="003A1EA6">
      <w:pPr>
        <w:pStyle w:val="EndNoteBibliography"/>
        <w:spacing w:after="0"/>
        <w:rPr>
          <w:noProof/>
        </w:rPr>
      </w:pPr>
      <w:r w:rsidRPr="003A1EA6">
        <w:rPr>
          <w:noProof/>
        </w:rPr>
        <w:t>5.</w:t>
      </w:r>
      <w:r w:rsidRPr="003A1EA6">
        <w:rPr>
          <w:noProof/>
        </w:rPr>
        <w:tab/>
        <w:t>Levin BR, Perrot V, Walker N. Compensatory mutations, antibiotic resistance and the population genetics of adaptive evolution in bacteria. Genetics. 2000;154(3):985-97. Epub 2000/04/11. PubMed PMID: 10757748; PubMed Central PMCID: PMCPMC1460977.</w:t>
      </w:r>
    </w:p>
    <w:p w14:paraId="3603A315" w14:textId="77777777" w:rsidR="003A1EA6" w:rsidRPr="003A1EA6" w:rsidRDefault="003A1EA6" w:rsidP="003A1EA6">
      <w:pPr>
        <w:pStyle w:val="EndNoteBibliography"/>
        <w:spacing w:after="0"/>
        <w:rPr>
          <w:noProof/>
        </w:rPr>
      </w:pPr>
      <w:r w:rsidRPr="003A1EA6">
        <w:rPr>
          <w:noProof/>
        </w:rPr>
        <w:t>6.</w:t>
      </w:r>
      <w:r w:rsidRPr="003A1EA6">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417D19FF" w14:textId="77777777" w:rsidR="003A1EA6" w:rsidRPr="003A1EA6" w:rsidRDefault="003A1EA6" w:rsidP="003A1EA6">
      <w:pPr>
        <w:pStyle w:val="EndNoteBibliography"/>
        <w:spacing w:after="0"/>
        <w:rPr>
          <w:noProof/>
        </w:rPr>
      </w:pPr>
      <w:r w:rsidRPr="003A1EA6">
        <w:rPr>
          <w:noProof/>
        </w:rPr>
        <w:t>7.</w:t>
      </w:r>
      <w:r w:rsidRPr="003A1EA6">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50FFAB36" w14:textId="77777777" w:rsidR="003A1EA6" w:rsidRPr="003A1EA6" w:rsidRDefault="003A1EA6" w:rsidP="003A1EA6">
      <w:pPr>
        <w:pStyle w:val="EndNoteBibliography"/>
        <w:spacing w:after="0"/>
        <w:rPr>
          <w:noProof/>
        </w:rPr>
      </w:pPr>
      <w:r w:rsidRPr="003A1EA6">
        <w:rPr>
          <w:noProof/>
        </w:rPr>
        <w:t>8.</w:t>
      </w:r>
      <w:r w:rsidRPr="003A1EA6">
        <w:rPr>
          <w:noProof/>
        </w:rPr>
        <w:tab/>
        <w:t>Weissman DB, Desai MM, Fisher DS, Feldman MW. The rate at which asexual populations cross fitness valleys. Theor Popul Biol. 2009;75(4):286-300. Epub 2009/03/17. doi: 10.1016/j.tpb.2009.02.006. PubMed PMID: 19285994; PubMed Central PMCID: PMCPMC2992471.</w:t>
      </w:r>
    </w:p>
    <w:p w14:paraId="4BAF13D8" w14:textId="77777777" w:rsidR="003A1EA6" w:rsidRPr="003A1EA6" w:rsidRDefault="003A1EA6" w:rsidP="003A1EA6">
      <w:pPr>
        <w:pStyle w:val="EndNoteBibliography"/>
        <w:spacing w:after="0"/>
        <w:rPr>
          <w:noProof/>
        </w:rPr>
      </w:pPr>
      <w:r w:rsidRPr="00FC4B93">
        <w:rPr>
          <w:noProof/>
          <w:lang w:val="fr-FR"/>
        </w:rPr>
        <w:t>9.</w:t>
      </w:r>
      <w:r w:rsidRPr="00FC4B93">
        <w:rPr>
          <w:noProof/>
          <w:lang w:val="fr-FR"/>
        </w:rPr>
        <w:tab/>
        <w:t xml:space="preserve">Liu D, Zuo T, Hora B, Song H, Kong W, Yu X, et al. </w:t>
      </w:r>
      <w:r w:rsidRPr="003A1EA6">
        <w:rPr>
          <w:noProof/>
        </w:rPr>
        <w:t>Preexisting compensatory amino acids compromise fitness costs of a HIV-1 T cell escape mutation. Retrovirology. 2014;11:101. Epub 20141119. doi: 10.1186/s12977-014-0101-0. PubMed PMID: 25407514; PubMed Central PMCID: PMCPMC4264250.</w:t>
      </w:r>
    </w:p>
    <w:p w14:paraId="389A8C36" w14:textId="77777777" w:rsidR="003A1EA6" w:rsidRPr="003A1EA6" w:rsidRDefault="003A1EA6" w:rsidP="003A1EA6">
      <w:pPr>
        <w:pStyle w:val="EndNoteBibliography"/>
        <w:spacing w:after="0"/>
        <w:rPr>
          <w:noProof/>
        </w:rPr>
      </w:pPr>
      <w:r w:rsidRPr="003A1EA6">
        <w:rPr>
          <w:noProof/>
        </w:rPr>
        <w:t>10.</w:t>
      </w:r>
      <w:r w:rsidRPr="003A1EA6">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32E93156" w14:textId="77777777" w:rsidR="003A1EA6" w:rsidRPr="003A1EA6" w:rsidRDefault="003A1EA6" w:rsidP="003A1EA6">
      <w:pPr>
        <w:pStyle w:val="EndNoteBibliography"/>
        <w:spacing w:after="0"/>
        <w:rPr>
          <w:noProof/>
        </w:rPr>
      </w:pPr>
      <w:r w:rsidRPr="00FC4B93">
        <w:rPr>
          <w:noProof/>
          <w:lang w:val="fr-FR"/>
        </w:rPr>
        <w:t>11.</w:t>
      </w:r>
      <w:r w:rsidRPr="00FC4B93">
        <w:rPr>
          <w:noProof/>
          <w:lang w:val="fr-FR"/>
        </w:rPr>
        <w:tab/>
        <w:t xml:space="preserve">Song H, Pavlicek JW, Cai F, Bhattacharya T, Li H, Iyer SS, et al. </w:t>
      </w:r>
      <w:r w:rsidRPr="003A1EA6">
        <w:rPr>
          <w:noProof/>
        </w:rPr>
        <w:t>Impact of immune escape mutations on HIV-1 fitness in the context of the cognate transmitted/founder genome. Retrovirology. 2012;9:89. Epub 20121030. doi: 10.1186/1742-4690-9-89. PubMed PMID: 23110705; PubMed Central PMCID: PMCPMC3496648.</w:t>
      </w:r>
    </w:p>
    <w:p w14:paraId="5E311D95" w14:textId="77777777" w:rsidR="003A1EA6" w:rsidRPr="003A1EA6" w:rsidRDefault="003A1EA6" w:rsidP="003A1EA6">
      <w:pPr>
        <w:pStyle w:val="EndNoteBibliography"/>
        <w:spacing w:after="0"/>
        <w:rPr>
          <w:noProof/>
        </w:rPr>
      </w:pPr>
      <w:r w:rsidRPr="003A1EA6">
        <w:rPr>
          <w:noProof/>
        </w:rPr>
        <w:t>12.</w:t>
      </w:r>
      <w:r w:rsidRPr="003A1EA6">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10F1D48A" w14:textId="77777777" w:rsidR="003A1EA6" w:rsidRPr="003A1EA6" w:rsidRDefault="003A1EA6" w:rsidP="003A1EA6">
      <w:pPr>
        <w:pStyle w:val="EndNoteBibliography"/>
        <w:spacing w:after="0"/>
        <w:rPr>
          <w:noProof/>
        </w:rPr>
      </w:pPr>
      <w:r w:rsidRPr="003A1EA6">
        <w:rPr>
          <w:noProof/>
        </w:rPr>
        <w:t>13.</w:t>
      </w:r>
      <w:r w:rsidRPr="003A1EA6">
        <w:rPr>
          <w:noProof/>
        </w:rPr>
        <w:tab/>
        <w:t>Rouzine IM. Evolutionary Mechanisms of the Emergence of the Variants of Concern of SARS-CoV-2. Viruses. 2025;17(2). Epub 20250130. doi: 10.3390/v17020197. PubMed PMID: 40006952; PubMed Central PMCID: PMCPMC11861269.</w:t>
      </w:r>
    </w:p>
    <w:p w14:paraId="52EC3E01" w14:textId="77777777" w:rsidR="003A1EA6" w:rsidRPr="003A1EA6" w:rsidRDefault="003A1EA6" w:rsidP="003A1EA6">
      <w:pPr>
        <w:pStyle w:val="EndNoteBibliography"/>
        <w:spacing w:after="0"/>
        <w:rPr>
          <w:noProof/>
        </w:rPr>
      </w:pPr>
      <w:r w:rsidRPr="003A1EA6">
        <w:rPr>
          <w:noProof/>
        </w:rPr>
        <w:t>14.</w:t>
      </w:r>
      <w:r w:rsidRPr="003A1EA6">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0C87F2A4" w14:textId="77777777" w:rsidR="003A1EA6" w:rsidRPr="003A1EA6" w:rsidRDefault="003A1EA6" w:rsidP="003A1EA6">
      <w:pPr>
        <w:pStyle w:val="EndNoteBibliography"/>
        <w:spacing w:after="0"/>
        <w:rPr>
          <w:noProof/>
        </w:rPr>
      </w:pPr>
      <w:r w:rsidRPr="003A1EA6">
        <w:rPr>
          <w:noProof/>
        </w:rPr>
        <w:t>15.</w:t>
      </w:r>
      <w:r w:rsidRPr="003A1EA6">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45634080" w14:textId="77777777" w:rsidR="003A1EA6" w:rsidRPr="003A1EA6" w:rsidRDefault="003A1EA6" w:rsidP="003A1EA6">
      <w:pPr>
        <w:pStyle w:val="EndNoteBibliography"/>
        <w:spacing w:after="0"/>
        <w:rPr>
          <w:noProof/>
        </w:rPr>
      </w:pPr>
      <w:r w:rsidRPr="003A1EA6">
        <w:rPr>
          <w:noProof/>
        </w:rPr>
        <w:t>16.</w:t>
      </w:r>
      <w:r w:rsidRPr="003A1EA6">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584759" w14:textId="77777777" w:rsidR="003A1EA6" w:rsidRPr="003A1EA6" w:rsidRDefault="003A1EA6" w:rsidP="003A1EA6">
      <w:pPr>
        <w:pStyle w:val="EndNoteBibliography"/>
        <w:spacing w:after="0"/>
        <w:rPr>
          <w:noProof/>
        </w:rPr>
      </w:pPr>
      <w:r w:rsidRPr="003A1EA6">
        <w:rPr>
          <w:noProof/>
        </w:rPr>
        <w:lastRenderedPageBreak/>
        <w:t>17.</w:t>
      </w:r>
      <w:r w:rsidRPr="003A1EA6">
        <w:rPr>
          <w:noProof/>
        </w:rPr>
        <w:tab/>
        <w:t>Yewdell JW. Antigenic drift: Understanding COVID-19. Immunity. 2021;54(12):2681-7. Epub 2021/12/16. doi: 10.1016/j.immuni.2021.11.016. PubMed PMID: 34910934; PubMed Central PMCID: PMCPMC8669911.</w:t>
      </w:r>
    </w:p>
    <w:p w14:paraId="7A7B1123" w14:textId="77777777" w:rsidR="003A1EA6" w:rsidRPr="003A1EA6" w:rsidRDefault="003A1EA6" w:rsidP="003A1EA6">
      <w:pPr>
        <w:pStyle w:val="EndNoteBibliography"/>
        <w:spacing w:after="0"/>
        <w:rPr>
          <w:noProof/>
        </w:rPr>
      </w:pPr>
      <w:r w:rsidRPr="003A1EA6">
        <w:rPr>
          <w:noProof/>
        </w:rPr>
        <w:t>18.</w:t>
      </w:r>
      <w:r w:rsidRPr="003A1EA6">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2AD3C7E1" w14:textId="77777777" w:rsidR="003A1EA6" w:rsidRPr="003A1EA6" w:rsidRDefault="003A1EA6" w:rsidP="003A1EA6">
      <w:pPr>
        <w:pStyle w:val="EndNoteBibliography"/>
        <w:spacing w:after="0"/>
        <w:rPr>
          <w:noProof/>
        </w:rPr>
      </w:pPr>
      <w:r w:rsidRPr="003A1EA6">
        <w:rPr>
          <w:noProof/>
        </w:rPr>
        <w:t>19.</w:t>
      </w:r>
      <w:r w:rsidRPr="003A1EA6">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14EC8F28" w14:textId="77777777" w:rsidR="003A1EA6" w:rsidRPr="003A1EA6" w:rsidRDefault="003A1EA6" w:rsidP="003A1EA6">
      <w:pPr>
        <w:pStyle w:val="EndNoteBibliography"/>
        <w:spacing w:after="0"/>
        <w:rPr>
          <w:noProof/>
        </w:rPr>
      </w:pPr>
      <w:r w:rsidRPr="003A1EA6">
        <w:rPr>
          <w:noProof/>
        </w:rPr>
        <w:t>20.</w:t>
      </w:r>
      <w:r w:rsidRPr="003A1EA6">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5D6426DE" w14:textId="77777777" w:rsidR="003A1EA6" w:rsidRPr="003A1EA6" w:rsidRDefault="003A1EA6" w:rsidP="003A1EA6">
      <w:pPr>
        <w:pStyle w:val="EndNoteBibliography"/>
        <w:spacing w:after="0"/>
        <w:rPr>
          <w:noProof/>
        </w:rPr>
      </w:pPr>
      <w:r w:rsidRPr="003A1EA6">
        <w:rPr>
          <w:noProof/>
        </w:rPr>
        <w:t>21.</w:t>
      </w:r>
      <w:r w:rsidRPr="003A1EA6">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37FA3E19" w14:textId="77777777" w:rsidR="003A1EA6" w:rsidRPr="003A1EA6" w:rsidRDefault="003A1EA6" w:rsidP="003A1EA6">
      <w:pPr>
        <w:pStyle w:val="EndNoteBibliography"/>
        <w:spacing w:after="0"/>
        <w:rPr>
          <w:noProof/>
        </w:rPr>
      </w:pPr>
      <w:r w:rsidRPr="00FC4B93">
        <w:rPr>
          <w:noProof/>
          <w:lang w:val="fr-FR"/>
        </w:rPr>
        <w:t>22.</w:t>
      </w:r>
      <w:r w:rsidRPr="00FC4B93">
        <w:rPr>
          <w:noProof/>
          <w:lang w:val="fr-FR"/>
        </w:rPr>
        <w:tab/>
        <w:t xml:space="preserve">Thorne LG, Bouhaddou M, Reuschl AK, Zuliani-Alvarez L, Polacco B, Pelin A, et al. </w:t>
      </w:r>
      <w:r w:rsidRPr="003A1EA6">
        <w:rPr>
          <w:noProof/>
        </w:rPr>
        <w:t>Evolution of enhanced innate immune evasion by SARS-CoV-2. Nature. 2022;602(7897):487-95. Epub 20211223. doi: 10.1038/s41586-021-04352-y. PubMed PMID: 34942634; PubMed Central PMCID: PMCPMC8850198.</w:t>
      </w:r>
    </w:p>
    <w:p w14:paraId="4D1BDF53" w14:textId="77777777" w:rsidR="003A1EA6" w:rsidRPr="003A1EA6" w:rsidRDefault="003A1EA6" w:rsidP="003A1EA6">
      <w:pPr>
        <w:pStyle w:val="EndNoteBibliography"/>
        <w:spacing w:after="0"/>
        <w:rPr>
          <w:noProof/>
        </w:rPr>
      </w:pPr>
      <w:r w:rsidRPr="003A1EA6">
        <w:rPr>
          <w:noProof/>
        </w:rPr>
        <w:t>23.</w:t>
      </w:r>
      <w:r w:rsidRPr="003A1EA6">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1F803D09" w14:textId="77777777" w:rsidR="003A1EA6" w:rsidRPr="003A1EA6" w:rsidRDefault="003A1EA6" w:rsidP="003A1EA6">
      <w:pPr>
        <w:pStyle w:val="EndNoteBibliography"/>
        <w:spacing w:after="0"/>
        <w:rPr>
          <w:noProof/>
        </w:rPr>
      </w:pPr>
      <w:r w:rsidRPr="003A1EA6">
        <w:rPr>
          <w:noProof/>
        </w:rPr>
        <w:t>24.</w:t>
      </w:r>
      <w:r w:rsidRPr="003A1EA6">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1413157F" w14:textId="77777777" w:rsidR="003A1EA6" w:rsidRPr="003A1EA6" w:rsidRDefault="003A1EA6" w:rsidP="003A1EA6">
      <w:pPr>
        <w:pStyle w:val="EndNoteBibliography"/>
        <w:spacing w:after="0"/>
        <w:rPr>
          <w:noProof/>
        </w:rPr>
      </w:pPr>
      <w:r w:rsidRPr="003A1EA6">
        <w:rPr>
          <w:noProof/>
        </w:rPr>
        <w:t>25.</w:t>
      </w:r>
      <w:r w:rsidRPr="003A1EA6">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317392FE" w14:textId="77777777" w:rsidR="003A1EA6" w:rsidRPr="003A1EA6" w:rsidRDefault="003A1EA6" w:rsidP="003A1EA6">
      <w:pPr>
        <w:pStyle w:val="EndNoteBibliography"/>
        <w:spacing w:after="0"/>
        <w:rPr>
          <w:noProof/>
        </w:rPr>
      </w:pPr>
      <w:r w:rsidRPr="003A1EA6">
        <w:rPr>
          <w:noProof/>
        </w:rPr>
        <w:t>26.</w:t>
      </w:r>
      <w:r w:rsidRPr="003A1EA6">
        <w:rPr>
          <w:noProof/>
        </w:rPr>
        <w:tab/>
        <w:t>Cordell HJ. Detecting gene-gene interactions that underlie human diseases. Nature reviews Genetics. 2009;10(6):392-404. doi: 10.1038/nrg2579. PubMed PMID: PMC2872761.</w:t>
      </w:r>
    </w:p>
    <w:p w14:paraId="6F02576C" w14:textId="77777777" w:rsidR="003A1EA6" w:rsidRPr="003A1EA6" w:rsidRDefault="003A1EA6" w:rsidP="003A1EA6">
      <w:pPr>
        <w:pStyle w:val="EndNoteBibliography"/>
        <w:spacing w:after="0"/>
        <w:rPr>
          <w:noProof/>
        </w:rPr>
      </w:pPr>
      <w:r w:rsidRPr="003A1EA6">
        <w:rPr>
          <w:noProof/>
        </w:rPr>
        <w:t>27.</w:t>
      </w:r>
      <w:r w:rsidRPr="003A1EA6">
        <w:rPr>
          <w:noProof/>
        </w:rPr>
        <w:tab/>
        <w:t>Ueki M, Cordell HJ. Improved statistics for genome-wide interaction analysis. PLoS Genet. 2012;8(4):e1002625. Epub 2012/04/13. doi: 10.1371/journal.pgen.1002625. PubMed PMID: 22496670; PubMed Central PMCID: PMCPMC3320596.</w:t>
      </w:r>
    </w:p>
    <w:p w14:paraId="040EA3A0" w14:textId="77777777" w:rsidR="003A1EA6" w:rsidRPr="003A1EA6" w:rsidRDefault="003A1EA6" w:rsidP="003A1EA6">
      <w:pPr>
        <w:pStyle w:val="EndNoteBibliography"/>
        <w:spacing w:after="0"/>
        <w:rPr>
          <w:noProof/>
        </w:rPr>
      </w:pPr>
      <w:r w:rsidRPr="003A1EA6">
        <w:rPr>
          <w:noProof/>
        </w:rPr>
        <w:t>28.</w:t>
      </w:r>
      <w:r w:rsidRPr="003A1EA6">
        <w:rPr>
          <w:noProof/>
        </w:rPr>
        <w:tab/>
        <w:t>Kimura M. Attainment of Quasi Linkage Equilibrium When Gene Frequencies Are Changing by Natural Selection. Genetics. 1965;52(5):875-90. doi: 10.1093/genetics/52.5.875. PubMed PMID: 17248281; PubMed Central PMCID: PMCPMC1210959.</w:t>
      </w:r>
    </w:p>
    <w:p w14:paraId="7711C770" w14:textId="77777777" w:rsidR="003A1EA6" w:rsidRPr="003A1EA6" w:rsidRDefault="003A1EA6" w:rsidP="003A1EA6">
      <w:pPr>
        <w:pStyle w:val="EndNoteBibliography"/>
        <w:spacing w:after="0"/>
        <w:rPr>
          <w:noProof/>
        </w:rPr>
      </w:pPr>
      <w:r w:rsidRPr="003A1EA6">
        <w:rPr>
          <w:noProof/>
        </w:rPr>
        <w:t>29.</w:t>
      </w:r>
      <w:r w:rsidRPr="003A1EA6">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36D6BC4B" w14:textId="77777777" w:rsidR="003A1EA6" w:rsidRPr="003A1EA6" w:rsidRDefault="003A1EA6" w:rsidP="003A1EA6">
      <w:pPr>
        <w:pStyle w:val="EndNoteBibliography"/>
        <w:spacing w:after="0"/>
        <w:rPr>
          <w:noProof/>
        </w:rPr>
      </w:pPr>
      <w:r w:rsidRPr="003A1EA6">
        <w:rPr>
          <w:noProof/>
        </w:rPr>
        <w:t>30.</w:t>
      </w:r>
      <w:r w:rsidRPr="003A1EA6">
        <w:rPr>
          <w:noProof/>
        </w:rPr>
        <w:tab/>
        <w:t>Neher RA, Shraiman BI. Statistical genetics and evolution of quantitative traits. Reviews of Modern Physics. 2011;83:1283.</w:t>
      </w:r>
    </w:p>
    <w:p w14:paraId="64F92C15" w14:textId="77777777" w:rsidR="003A1EA6" w:rsidRPr="003A1EA6" w:rsidRDefault="003A1EA6" w:rsidP="003A1EA6">
      <w:pPr>
        <w:pStyle w:val="EndNoteBibliography"/>
        <w:spacing w:after="0"/>
        <w:rPr>
          <w:noProof/>
        </w:rPr>
      </w:pPr>
      <w:r w:rsidRPr="003A1EA6">
        <w:rPr>
          <w:noProof/>
        </w:rPr>
        <w:t>31.</w:t>
      </w:r>
      <w:r w:rsidRPr="003A1EA6">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557929C0" w14:textId="77777777" w:rsidR="003A1EA6" w:rsidRPr="003A1EA6" w:rsidRDefault="003A1EA6" w:rsidP="003A1EA6">
      <w:pPr>
        <w:pStyle w:val="EndNoteBibliography"/>
        <w:rPr>
          <w:noProof/>
        </w:rPr>
      </w:pPr>
      <w:r w:rsidRPr="003A1EA6">
        <w:rPr>
          <w:noProof/>
        </w:rPr>
        <w:t>32.</w:t>
      </w:r>
      <w:r w:rsidRPr="003A1EA6">
        <w:rPr>
          <w:noProof/>
        </w:rPr>
        <w:tab/>
        <w:t>Wei W-H, Hemani G, Haley CS. Detecting epistasis in human complex traits. Nature Reviews Genetics. 2014;15:722. doi: 10.1038/nrg3747</w:t>
      </w:r>
    </w:p>
    <w:p w14:paraId="506D020F" w14:textId="6F70BA99" w:rsidR="003A1EA6" w:rsidRPr="003A1EA6" w:rsidRDefault="00A37C63" w:rsidP="003A1EA6">
      <w:pPr>
        <w:pStyle w:val="EndNoteBibliography"/>
        <w:spacing w:after="0"/>
        <w:rPr>
          <w:noProof/>
        </w:rPr>
      </w:pPr>
      <w:hyperlink r:id="rId29" w:anchor="supplementary-information" w:history="1">
        <w:r w:rsidR="003A1EA6" w:rsidRPr="003A1EA6">
          <w:rPr>
            <w:rStyle w:val="a4"/>
            <w:noProof/>
          </w:rPr>
          <w:t>https://www.nature.com/articles/nrg3747#supplementary-information</w:t>
        </w:r>
      </w:hyperlink>
      <w:r w:rsidR="003A1EA6" w:rsidRPr="003A1EA6">
        <w:rPr>
          <w:noProof/>
        </w:rPr>
        <w:t>.</w:t>
      </w:r>
    </w:p>
    <w:p w14:paraId="499A23BB" w14:textId="77777777" w:rsidR="003A1EA6" w:rsidRPr="003A1EA6" w:rsidRDefault="003A1EA6" w:rsidP="003A1EA6">
      <w:pPr>
        <w:pStyle w:val="EndNoteBibliography"/>
        <w:spacing w:after="0"/>
        <w:rPr>
          <w:noProof/>
        </w:rPr>
      </w:pPr>
      <w:r w:rsidRPr="003A1EA6">
        <w:rPr>
          <w:noProof/>
        </w:rPr>
        <w:t>33.</w:t>
      </w:r>
      <w:r w:rsidRPr="003A1EA6">
        <w:rPr>
          <w:noProof/>
        </w:rPr>
        <w:tab/>
        <w:t>Fisher RA. The genetical theory of natural  selection. Oxford, United Kingdom: Clarendon Press, 1958; 1930.</w:t>
      </w:r>
    </w:p>
    <w:p w14:paraId="5F2C22C3" w14:textId="77777777" w:rsidR="003A1EA6" w:rsidRPr="003A1EA6" w:rsidRDefault="003A1EA6" w:rsidP="003A1EA6">
      <w:pPr>
        <w:pStyle w:val="EndNoteBibliography"/>
        <w:spacing w:after="0"/>
        <w:rPr>
          <w:noProof/>
        </w:rPr>
      </w:pPr>
      <w:r w:rsidRPr="003A1EA6">
        <w:rPr>
          <w:noProof/>
        </w:rPr>
        <w:lastRenderedPageBreak/>
        <w:t>34.</w:t>
      </w:r>
      <w:r w:rsidRPr="003A1EA6">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32CCAFEE" w14:textId="77777777" w:rsidR="003A1EA6" w:rsidRPr="003A1EA6" w:rsidRDefault="003A1EA6" w:rsidP="003A1EA6">
      <w:pPr>
        <w:pStyle w:val="EndNoteBibliography"/>
        <w:spacing w:after="0"/>
        <w:rPr>
          <w:noProof/>
        </w:rPr>
      </w:pPr>
      <w:r w:rsidRPr="003A1EA6">
        <w:rPr>
          <w:noProof/>
        </w:rPr>
        <w:t>35.</w:t>
      </w:r>
      <w:r w:rsidRPr="003A1EA6">
        <w:rPr>
          <w:noProof/>
        </w:rPr>
        <w:tab/>
        <w:t>Rouzine IM. Long-range linkage effects in adapting sexual populations. Sci Rep. 2023;13(1):12492. Epub 20230801. doi: 10.1038/s41598-023-39392-z. PubMed PMID: 37528175; PubMed Central PMCID: PMCPMC10393966.</w:t>
      </w:r>
    </w:p>
    <w:p w14:paraId="78A14E89" w14:textId="77777777" w:rsidR="003A1EA6" w:rsidRPr="003A1EA6" w:rsidRDefault="003A1EA6" w:rsidP="003A1EA6">
      <w:pPr>
        <w:pStyle w:val="EndNoteBibliography"/>
        <w:spacing w:after="0"/>
        <w:rPr>
          <w:noProof/>
        </w:rPr>
      </w:pPr>
      <w:r w:rsidRPr="003A1EA6">
        <w:rPr>
          <w:noProof/>
        </w:rPr>
        <w:t>36.</w:t>
      </w:r>
      <w:r w:rsidRPr="003A1EA6">
        <w:rPr>
          <w:noProof/>
        </w:rPr>
        <w:tab/>
        <w:t>Pedruzzi G, Barlukova A, Rouzine IM. Evolutionary footprint of epistasis. PLoS Comput Biol. 2018;14(9):e1006426. Epub 2018/09/18. doi: 10.1371/journal.pcbi.1006426. PubMed PMID: 30222748; PubMed Central PMCID: PMCPMC6177197.</w:t>
      </w:r>
    </w:p>
    <w:p w14:paraId="585C669B" w14:textId="77777777" w:rsidR="003A1EA6" w:rsidRPr="003A1EA6" w:rsidRDefault="003A1EA6" w:rsidP="003A1EA6">
      <w:pPr>
        <w:pStyle w:val="EndNoteBibliography"/>
        <w:spacing w:after="0"/>
        <w:rPr>
          <w:noProof/>
        </w:rPr>
      </w:pPr>
      <w:r w:rsidRPr="003A1EA6">
        <w:rPr>
          <w:noProof/>
        </w:rPr>
        <w:t>37.</w:t>
      </w:r>
      <w:r w:rsidRPr="003A1EA6">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212F900E" w14:textId="77777777" w:rsidR="003A1EA6" w:rsidRPr="003A1EA6" w:rsidRDefault="003A1EA6" w:rsidP="003A1EA6">
      <w:pPr>
        <w:pStyle w:val="EndNoteBibliography"/>
        <w:spacing w:after="0"/>
        <w:rPr>
          <w:noProof/>
        </w:rPr>
      </w:pPr>
      <w:r w:rsidRPr="003A1EA6">
        <w:rPr>
          <w:noProof/>
        </w:rPr>
        <w:t>38.</w:t>
      </w:r>
      <w:r w:rsidRPr="003A1EA6">
        <w:rPr>
          <w:noProof/>
        </w:rPr>
        <w:tab/>
        <w:t>Neverov AD, Kryazhimskiy S, Plotkin JB, Bazykin GA. Coordinated Evolution of Influenza A Surface Proteins. PLoS Genet. 2015;11(8):e1005404. Epub 20150806. doi: 10.1371/journal.pgen.1005404. PubMed PMID: 26247472; PubMed Central PMCID: PMCPMC4527594.</w:t>
      </w:r>
    </w:p>
    <w:p w14:paraId="31960E80" w14:textId="77777777" w:rsidR="003A1EA6" w:rsidRPr="003A1EA6" w:rsidRDefault="003A1EA6" w:rsidP="003A1EA6">
      <w:pPr>
        <w:pStyle w:val="EndNoteBibliography"/>
        <w:spacing w:after="0"/>
        <w:rPr>
          <w:noProof/>
        </w:rPr>
      </w:pPr>
      <w:r w:rsidRPr="003A1EA6">
        <w:rPr>
          <w:noProof/>
        </w:rPr>
        <w:t>39.</w:t>
      </w:r>
      <w:r w:rsidRPr="003A1EA6">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443333DC" w14:textId="77777777" w:rsidR="003A1EA6" w:rsidRPr="003A1EA6" w:rsidRDefault="003A1EA6" w:rsidP="003A1EA6">
      <w:pPr>
        <w:pStyle w:val="EndNoteBibliography"/>
        <w:spacing w:after="0"/>
        <w:rPr>
          <w:noProof/>
        </w:rPr>
      </w:pPr>
      <w:r w:rsidRPr="003A1EA6">
        <w:rPr>
          <w:noProof/>
        </w:rPr>
        <w:t>40.</w:t>
      </w:r>
      <w:r w:rsidRPr="003A1EA6">
        <w:rPr>
          <w:noProof/>
        </w:rPr>
        <w:tab/>
        <w:t>Bonhoeffer S, Chappey C, Parkin NT, Whitcomb JM, Petropoulos CJ. Evidence for positive epistasis in HIV-1. Science. 2004;306(5701):1547-50. doi: 10.1126/science.1101786. PubMed PMID: 15567861.</w:t>
      </w:r>
    </w:p>
    <w:p w14:paraId="30447071" w14:textId="77777777" w:rsidR="003A1EA6" w:rsidRPr="003A1EA6" w:rsidRDefault="003A1EA6" w:rsidP="003A1EA6">
      <w:pPr>
        <w:pStyle w:val="EndNoteBibliography"/>
        <w:spacing w:after="0"/>
        <w:rPr>
          <w:noProof/>
        </w:rPr>
      </w:pPr>
      <w:r w:rsidRPr="00FC4B93">
        <w:rPr>
          <w:noProof/>
          <w:lang w:val="fr-FR"/>
        </w:rPr>
        <w:t>41.</w:t>
      </w:r>
      <w:r w:rsidRPr="00FC4B93">
        <w:rPr>
          <w:noProof/>
          <w:lang w:val="fr-FR"/>
        </w:rPr>
        <w:tab/>
        <w:t xml:space="preserve">Zhang TH, Dai L, Barton JP, Du Y, Tan Y, Pang W, et al. </w:t>
      </w:r>
      <w:r w:rsidRPr="003A1EA6">
        <w:rPr>
          <w:noProof/>
        </w:rPr>
        <w:t>Predominance of positive epistasis among drug resistance-associated mutations in HIV-1 protease. PLoS Genet. 2020;16(10):e1009009. Epub 20201021. doi: 10.1371/journal.pgen.1009009. PubMed PMID: 33085662; PubMed Central PMCID: PMCPMC7605711.</w:t>
      </w:r>
    </w:p>
    <w:p w14:paraId="0F95179D" w14:textId="77777777" w:rsidR="003A1EA6" w:rsidRPr="003A1EA6" w:rsidRDefault="003A1EA6" w:rsidP="003A1EA6">
      <w:pPr>
        <w:pStyle w:val="EndNoteBibliography"/>
        <w:spacing w:after="0"/>
        <w:rPr>
          <w:noProof/>
        </w:rPr>
      </w:pPr>
      <w:r w:rsidRPr="00FC4B93">
        <w:rPr>
          <w:noProof/>
          <w:lang w:val="fr-FR"/>
        </w:rPr>
        <w:t>42.</w:t>
      </w:r>
      <w:r w:rsidRPr="00FC4B93">
        <w:rPr>
          <w:noProof/>
          <w:lang w:val="fr-FR"/>
        </w:rPr>
        <w:tab/>
        <w:t xml:space="preserve">Althaus CL, De Boer RJ. </w:t>
      </w:r>
      <w:r w:rsidRPr="003A1EA6">
        <w:rPr>
          <w:noProof/>
        </w:rPr>
        <w:t>Dynamics of immune escape during HIV/SIV infection. PLoS Comput Biol. 2008;4(7):e1000103. Epub 20080718. doi: 10.1371/journal.pcbi.1000103. PubMed PMID: 18636096; PubMed Central PMCID: PMCPMC2423483.</w:t>
      </w:r>
    </w:p>
    <w:p w14:paraId="364D255D" w14:textId="77777777" w:rsidR="003A1EA6" w:rsidRPr="003A1EA6" w:rsidRDefault="003A1EA6" w:rsidP="003A1EA6">
      <w:pPr>
        <w:pStyle w:val="EndNoteBibliography"/>
        <w:spacing w:after="0"/>
        <w:rPr>
          <w:noProof/>
        </w:rPr>
      </w:pPr>
      <w:r w:rsidRPr="003A1EA6">
        <w:rPr>
          <w:noProof/>
        </w:rPr>
        <w:t>43.</w:t>
      </w:r>
      <w:r w:rsidRPr="003A1EA6">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3F437B90" w14:textId="77777777" w:rsidR="003A1EA6" w:rsidRPr="003A1EA6" w:rsidRDefault="003A1EA6" w:rsidP="003A1EA6">
      <w:pPr>
        <w:pStyle w:val="EndNoteBibliography"/>
        <w:spacing w:after="0"/>
        <w:rPr>
          <w:noProof/>
        </w:rPr>
      </w:pPr>
      <w:r w:rsidRPr="003A1EA6">
        <w:rPr>
          <w:noProof/>
        </w:rPr>
        <w:t>44.</w:t>
      </w:r>
      <w:r w:rsidRPr="003A1EA6">
        <w:rPr>
          <w:noProof/>
        </w:rPr>
        <w:tab/>
        <w:t>Smith CA, Ashby B. Antigenic evolution of SARS-CoV-2 in immunocompromised hosts. Evol Med Public Health. 2023;11(1):90-100. Epub 20221111. doi: 10.1093/emph/eoac037. PubMed PMID: 37007166; PubMed Central PMCID: PMCPMC10061940.</w:t>
      </w:r>
    </w:p>
    <w:p w14:paraId="212821D9" w14:textId="77777777" w:rsidR="003A1EA6" w:rsidRPr="003A1EA6" w:rsidRDefault="003A1EA6" w:rsidP="003A1EA6">
      <w:pPr>
        <w:pStyle w:val="EndNoteBibliography"/>
        <w:spacing w:after="0"/>
        <w:rPr>
          <w:noProof/>
        </w:rPr>
      </w:pPr>
      <w:r w:rsidRPr="003A1EA6">
        <w:rPr>
          <w:noProof/>
        </w:rPr>
        <w:t>45.</w:t>
      </w:r>
      <w:r w:rsidRPr="003A1EA6">
        <w:rPr>
          <w:noProof/>
        </w:rPr>
        <w:tab/>
        <w:t>Rouzine IM. Mathematical Modeling of Evolution.  Volume 1. One-Locus and Multi-Locus Theory and Recombination. Berlin: De Gruyter; 2020.</w:t>
      </w:r>
    </w:p>
    <w:p w14:paraId="72415595" w14:textId="77777777" w:rsidR="003A1EA6" w:rsidRPr="003A1EA6" w:rsidRDefault="003A1EA6" w:rsidP="003A1EA6">
      <w:pPr>
        <w:pStyle w:val="EndNoteBibliography"/>
        <w:spacing w:after="0"/>
        <w:rPr>
          <w:noProof/>
        </w:rPr>
      </w:pPr>
      <w:r w:rsidRPr="003A1EA6">
        <w:rPr>
          <w:noProof/>
        </w:rPr>
        <w:t>46.</w:t>
      </w:r>
      <w:r w:rsidRPr="003A1EA6">
        <w:rPr>
          <w:noProof/>
        </w:rPr>
        <w:tab/>
        <w:t>Rouzine IM. Mathematical Models of Evolution. Volume 2: Fitness Landscape, Red Queen, Evolutionary Enigmas, and Applications to Virology. Berlin/Boston: De Gruyter; 2023. 305 p.</w:t>
      </w:r>
    </w:p>
    <w:p w14:paraId="10995975" w14:textId="77777777" w:rsidR="003A1EA6" w:rsidRPr="003A1EA6" w:rsidRDefault="003A1EA6" w:rsidP="003A1EA6">
      <w:pPr>
        <w:pStyle w:val="EndNoteBibliography"/>
        <w:spacing w:after="0"/>
        <w:rPr>
          <w:noProof/>
        </w:rPr>
      </w:pPr>
      <w:r w:rsidRPr="003A1EA6">
        <w:rPr>
          <w:noProof/>
        </w:rPr>
        <w:t>47.</w:t>
      </w:r>
      <w:r w:rsidRPr="003A1EA6">
        <w:rPr>
          <w:noProof/>
        </w:rPr>
        <w:tab/>
        <w:t>Rouzine IM, Weinberger LS. The quantitative theory of within-host viral evolution. J Stat Mech: Theory and Experiment. 2013;2013. doi: 10.1088/1742-5468/2013/01/P01009.</w:t>
      </w:r>
    </w:p>
    <w:p w14:paraId="3EAE6C40" w14:textId="77777777" w:rsidR="003A1EA6" w:rsidRPr="003A1EA6" w:rsidRDefault="003A1EA6" w:rsidP="003A1EA6">
      <w:pPr>
        <w:pStyle w:val="EndNoteBibliography"/>
        <w:spacing w:after="0"/>
        <w:rPr>
          <w:noProof/>
        </w:rPr>
      </w:pPr>
      <w:r w:rsidRPr="003A1EA6">
        <w:rPr>
          <w:noProof/>
        </w:rPr>
        <w:t>48.</w:t>
      </w:r>
      <w:r w:rsidRPr="003A1EA6">
        <w:rPr>
          <w:noProof/>
        </w:rPr>
        <w:tab/>
        <w:t>Rouzine IM, Rozhnova G. Antigenic evolution of viruses in host populations. PLoS Pathog. 2018;14(9):e1007291. Epub 2018/09/13. doi: 10.1371/journal.ppat.1007291. PubMed PMID: 30208108; PubMed Central PMCID: PMCPMC6173453.</w:t>
      </w:r>
    </w:p>
    <w:p w14:paraId="7C983260" w14:textId="77777777" w:rsidR="003A1EA6" w:rsidRPr="003A1EA6" w:rsidRDefault="003A1EA6" w:rsidP="003A1EA6">
      <w:pPr>
        <w:pStyle w:val="EndNoteBibliography"/>
        <w:spacing w:after="0"/>
        <w:rPr>
          <w:noProof/>
        </w:rPr>
      </w:pPr>
      <w:r w:rsidRPr="003A1EA6">
        <w:rPr>
          <w:noProof/>
        </w:rPr>
        <w:t>49.</w:t>
      </w:r>
      <w:r w:rsidRPr="003A1EA6">
        <w:rPr>
          <w:noProof/>
        </w:rPr>
        <w:tab/>
        <w:t>Yan L, Neher RA, Shraiman BI. Phylodynamic theory of persistence, extinction and speciation of rapidly adapting pathogens. Elife. 2019;8. Epub 2019/09/19. doi: 10.7554/eLife.44205. PubMed PMID: 31532393; PubMed Central PMCID: PMCPMC6809594.</w:t>
      </w:r>
    </w:p>
    <w:p w14:paraId="3EB339C9" w14:textId="77777777" w:rsidR="003A1EA6" w:rsidRPr="003A1EA6" w:rsidRDefault="003A1EA6" w:rsidP="003A1EA6">
      <w:pPr>
        <w:pStyle w:val="EndNoteBibliography"/>
        <w:spacing w:after="0"/>
        <w:rPr>
          <w:noProof/>
        </w:rPr>
      </w:pPr>
      <w:r w:rsidRPr="003A1EA6">
        <w:rPr>
          <w:noProof/>
        </w:rPr>
        <w:t>50.</w:t>
      </w:r>
      <w:r w:rsidRPr="003A1EA6">
        <w:rPr>
          <w:noProof/>
        </w:rPr>
        <w:tab/>
        <w:t>Marchi J, Lassig M, Walczak AM, Mora T. Antigenic waves of virus-immune coevolution. Proc Natl Acad Sci U S A. 2021;118(27). Epub 2021/06/30. doi: 10.1073/pnas.2103398118. PubMed PMID: 34183397; PubMed Central PMCID: PMCPMC8271616.</w:t>
      </w:r>
    </w:p>
    <w:p w14:paraId="6AC8EC30" w14:textId="77777777" w:rsidR="003A1EA6" w:rsidRPr="003A1EA6" w:rsidRDefault="003A1EA6" w:rsidP="003A1EA6">
      <w:pPr>
        <w:pStyle w:val="EndNoteBibliography"/>
        <w:spacing w:after="0"/>
        <w:rPr>
          <w:noProof/>
        </w:rPr>
      </w:pPr>
      <w:r w:rsidRPr="003A1EA6">
        <w:rPr>
          <w:noProof/>
        </w:rPr>
        <w:t>51.</w:t>
      </w:r>
      <w:r w:rsidRPr="003A1EA6">
        <w:rPr>
          <w:noProof/>
        </w:rPr>
        <w:tab/>
        <w:t>Muller HG. Some genetic aspects of sex. American Naturalist. 1932;66:118-28.</w:t>
      </w:r>
    </w:p>
    <w:p w14:paraId="76996101" w14:textId="77777777" w:rsidR="003A1EA6" w:rsidRPr="003A1EA6" w:rsidRDefault="003A1EA6" w:rsidP="003A1EA6">
      <w:pPr>
        <w:pStyle w:val="EndNoteBibliography"/>
        <w:spacing w:after="0"/>
        <w:rPr>
          <w:noProof/>
        </w:rPr>
      </w:pPr>
      <w:r w:rsidRPr="003A1EA6">
        <w:rPr>
          <w:noProof/>
        </w:rPr>
        <w:t>52.</w:t>
      </w:r>
      <w:r w:rsidRPr="003A1EA6">
        <w:rPr>
          <w:noProof/>
        </w:rPr>
        <w:tab/>
        <w:t>Rice S. Evolutionary Theory: Mathematical and Conceptual Foundations. : Sinauer Associated; 2004.</w:t>
      </w:r>
    </w:p>
    <w:p w14:paraId="1A97DA72" w14:textId="77777777" w:rsidR="003A1EA6" w:rsidRPr="003A1EA6" w:rsidRDefault="003A1EA6" w:rsidP="003A1EA6">
      <w:pPr>
        <w:pStyle w:val="EndNoteBibliography"/>
        <w:spacing w:after="0"/>
        <w:rPr>
          <w:noProof/>
        </w:rPr>
      </w:pPr>
      <w:r w:rsidRPr="003A1EA6">
        <w:rPr>
          <w:noProof/>
        </w:rPr>
        <w:t>53.</w:t>
      </w:r>
      <w:r w:rsidRPr="003A1EA6">
        <w:rPr>
          <w:noProof/>
        </w:rPr>
        <w:tab/>
        <w:t>Felsenstein J. The evolutionary advantage of recombination. Genetics. 1974;78(2):737-56. doi: 10.1093/genetics/78.2.737. PubMed PMID: 4448362; PubMed Central PMCID: PMCPMC1213231.</w:t>
      </w:r>
    </w:p>
    <w:p w14:paraId="662CE97D" w14:textId="77777777" w:rsidR="003A1EA6" w:rsidRPr="003A1EA6" w:rsidRDefault="003A1EA6" w:rsidP="003A1EA6">
      <w:pPr>
        <w:pStyle w:val="EndNoteBibliography"/>
        <w:spacing w:after="0"/>
        <w:rPr>
          <w:noProof/>
        </w:rPr>
      </w:pPr>
      <w:r w:rsidRPr="003A1EA6">
        <w:rPr>
          <w:noProof/>
        </w:rPr>
        <w:lastRenderedPageBreak/>
        <w:t>54.</w:t>
      </w:r>
      <w:r w:rsidRPr="003A1EA6">
        <w:rPr>
          <w:noProof/>
        </w:rPr>
        <w:tab/>
        <w:t>Rouzine IM, Wakeley J, Coffin JM. The solitary wave of asexual evolution. Proc Natl Acad Sci U S A. 2003;100(2):587-92. Epub 2003/01/15. doi: 10.1073/pnas.242719299. PubMed PMID: 12525686; PubMed Central PMCID: PMC141040.</w:t>
      </w:r>
    </w:p>
    <w:p w14:paraId="6E4DDE0C" w14:textId="77777777" w:rsidR="003A1EA6" w:rsidRPr="003A1EA6" w:rsidRDefault="003A1EA6" w:rsidP="003A1EA6">
      <w:pPr>
        <w:pStyle w:val="EndNoteBibliography"/>
        <w:spacing w:after="0"/>
        <w:rPr>
          <w:noProof/>
        </w:rPr>
      </w:pPr>
      <w:r w:rsidRPr="003A1EA6">
        <w:rPr>
          <w:noProof/>
        </w:rPr>
        <w:t>55.</w:t>
      </w:r>
      <w:r w:rsidRPr="003A1EA6">
        <w:rPr>
          <w:noProof/>
        </w:rPr>
        <w:tab/>
        <w:t>Hill WG, Robertson A. The effect of linkage on limits to artificial selection. Genet Res. 1966;8(3):269-94. Epub 1966/12/01. PubMed PMID: 5980116.</w:t>
      </w:r>
    </w:p>
    <w:p w14:paraId="5A91735C" w14:textId="77777777" w:rsidR="003A1EA6" w:rsidRPr="003A1EA6" w:rsidRDefault="003A1EA6" w:rsidP="003A1EA6">
      <w:pPr>
        <w:pStyle w:val="EndNoteBibliography"/>
        <w:spacing w:after="0"/>
        <w:rPr>
          <w:noProof/>
        </w:rPr>
      </w:pPr>
      <w:r w:rsidRPr="003A1EA6">
        <w:rPr>
          <w:noProof/>
        </w:rPr>
        <w:t>56.</w:t>
      </w:r>
      <w:r w:rsidRPr="003A1EA6">
        <w:rPr>
          <w:noProof/>
        </w:rPr>
        <w:tab/>
        <w:t>Gerrish PJ, Lenski RE. The fate of competing beneficial mutations in an asexual population. Genetica. 1998;102-103(1-6):127-44. Epub 1998/08/28. PubMed PMID: 9720276.</w:t>
      </w:r>
    </w:p>
    <w:p w14:paraId="041ABF44" w14:textId="77777777" w:rsidR="003A1EA6" w:rsidRPr="003A1EA6" w:rsidRDefault="003A1EA6" w:rsidP="003A1EA6">
      <w:pPr>
        <w:pStyle w:val="EndNoteBibliography"/>
        <w:spacing w:after="0"/>
        <w:rPr>
          <w:noProof/>
        </w:rPr>
      </w:pPr>
      <w:r w:rsidRPr="003A1EA6">
        <w:rPr>
          <w:noProof/>
        </w:rPr>
        <w:t>57.</w:t>
      </w:r>
      <w:r w:rsidRPr="003A1EA6">
        <w:rPr>
          <w:noProof/>
        </w:rPr>
        <w:tab/>
        <w:t>Desai MM, Fisher DS. Beneficial mutation selection balance and the effect of linkage on positive selection. Genetics. 2007;176(3):1759-98. Epub 2007/05/08. doi: 10.1534/genetics.106.067678. PubMed PMID: 17483432; PubMed Central PMCID: PMCPMC1931526.</w:t>
      </w:r>
    </w:p>
    <w:p w14:paraId="53368AC0" w14:textId="77777777" w:rsidR="003A1EA6" w:rsidRPr="003A1EA6" w:rsidRDefault="003A1EA6" w:rsidP="003A1EA6">
      <w:pPr>
        <w:pStyle w:val="EndNoteBibliography"/>
        <w:spacing w:after="0"/>
        <w:rPr>
          <w:noProof/>
        </w:rPr>
      </w:pPr>
      <w:r w:rsidRPr="003A1EA6">
        <w:rPr>
          <w:noProof/>
        </w:rPr>
        <w:t>58.</w:t>
      </w:r>
      <w:r w:rsidRPr="003A1EA6">
        <w:rPr>
          <w:noProof/>
        </w:rPr>
        <w:tab/>
        <w:t>Hallatschek O. The noisy edge of traveling waves. Proc Natl Acad Sci U S A. 2010;108(5):1783-7. PubMed PMID: 21187435.</w:t>
      </w:r>
    </w:p>
    <w:p w14:paraId="2B8D26E7" w14:textId="77777777" w:rsidR="003A1EA6" w:rsidRPr="003A1EA6" w:rsidRDefault="003A1EA6" w:rsidP="003A1EA6">
      <w:pPr>
        <w:pStyle w:val="EndNoteBibliography"/>
        <w:spacing w:after="0"/>
        <w:rPr>
          <w:noProof/>
        </w:rPr>
      </w:pPr>
      <w:r w:rsidRPr="003A1EA6">
        <w:rPr>
          <w:noProof/>
        </w:rPr>
        <w:t>59.</w:t>
      </w:r>
      <w:r w:rsidRPr="003A1EA6">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7838BBEC" w14:textId="77777777" w:rsidR="003A1EA6" w:rsidRPr="003A1EA6" w:rsidRDefault="003A1EA6" w:rsidP="003A1EA6">
      <w:pPr>
        <w:pStyle w:val="EndNoteBibliography"/>
        <w:spacing w:after="0"/>
        <w:rPr>
          <w:noProof/>
        </w:rPr>
      </w:pPr>
      <w:r w:rsidRPr="003A1EA6">
        <w:rPr>
          <w:noProof/>
        </w:rPr>
        <w:t>60.</w:t>
      </w:r>
      <w:r w:rsidRPr="003A1EA6">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0E3A9ECF" w14:textId="77777777" w:rsidR="003A1EA6" w:rsidRPr="003A1EA6" w:rsidRDefault="003A1EA6" w:rsidP="003A1EA6">
      <w:pPr>
        <w:pStyle w:val="EndNoteBibliography"/>
        <w:rPr>
          <w:noProof/>
        </w:rPr>
      </w:pPr>
      <w:r w:rsidRPr="003A1EA6">
        <w:rPr>
          <w:noProof/>
        </w:rPr>
        <w:t>61.</w:t>
      </w:r>
      <w:r w:rsidRPr="003A1EA6">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53C01ABA" w14:textId="77777777" w:rsidR="003A1EA6" w:rsidRPr="003A1EA6" w:rsidRDefault="003A1EA6" w:rsidP="003A1EA6">
      <w:pPr>
        <w:pStyle w:val="EndNoteBibliography"/>
        <w:spacing w:after="0"/>
        <w:rPr>
          <w:noProof/>
        </w:rPr>
      </w:pPr>
      <w:r w:rsidRPr="003A1EA6">
        <w:rPr>
          <w:noProof/>
        </w:rPr>
        <w:t>10.1073/pnas.1102036108. PubMed PMID: 21436045; PubMed Central PMCID: PMC3078368.</w:t>
      </w:r>
    </w:p>
    <w:p w14:paraId="7DDA5E88" w14:textId="23C4440F" w:rsidR="003A1EA6" w:rsidRPr="003A1EA6" w:rsidRDefault="003A1EA6" w:rsidP="003A1EA6">
      <w:pPr>
        <w:pStyle w:val="EndNoteBibliography"/>
        <w:spacing w:after="0"/>
        <w:rPr>
          <w:noProof/>
        </w:rPr>
      </w:pPr>
      <w:r w:rsidRPr="003A1EA6">
        <w:rPr>
          <w:noProof/>
        </w:rPr>
        <w:t>62.</w:t>
      </w:r>
      <w:r w:rsidRPr="003A1EA6">
        <w:rPr>
          <w:noProof/>
        </w:rPr>
        <w:tab/>
        <w:t xml:space="preserve">Estimating fitness effects of mutations in the presence of genetic linkage [Internet]. 2025. Available from: </w:t>
      </w:r>
      <w:hyperlink r:id="rId30" w:history="1">
        <w:r w:rsidRPr="003A1EA6">
          <w:rPr>
            <w:rStyle w:val="a4"/>
            <w:noProof/>
          </w:rPr>
          <w:t>https://www.biorxiv.org/content/10.1101/2025.11.26.690712v1</w:t>
        </w:r>
      </w:hyperlink>
      <w:r w:rsidRPr="003A1EA6">
        <w:rPr>
          <w:noProof/>
        </w:rPr>
        <w:t>.</w:t>
      </w:r>
    </w:p>
    <w:p w14:paraId="24A9BCDF" w14:textId="77777777" w:rsidR="003A1EA6" w:rsidRPr="003A1EA6" w:rsidRDefault="003A1EA6" w:rsidP="003A1EA6">
      <w:pPr>
        <w:pStyle w:val="EndNoteBibliography"/>
        <w:spacing w:after="0"/>
        <w:rPr>
          <w:noProof/>
        </w:rPr>
      </w:pPr>
      <w:r w:rsidRPr="003A1EA6">
        <w:rPr>
          <w:noProof/>
        </w:rPr>
        <w:t>63.</w:t>
      </w:r>
      <w:r w:rsidRPr="003A1EA6">
        <w:rPr>
          <w:noProof/>
        </w:rPr>
        <w:tab/>
        <w:t>Katoh K, Rozewicki J, Yamada KD. MAFFT online service: multiple sequence alignment, interactive sequence choice and visualization. Brief Bioinform. 2019;20(4):1160-6. doi: 10.1093/bib/bbx108. PubMed PMID: 28968734; PubMed Central PMCID: PMCPMC6781576.</w:t>
      </w:r>
    </w:p>
    <w:p w14:paraId="4B5B998E" w14:textId="77777777" w:rsidR="003A1EA6" w:rsidRPr="003A1EA6" w:rsidRDefault="003A1EA6" w:rsidP="003A1EA6">
      <w:pPr>
        <w:pStyle w:val="EndNoteBibliography"/>
        <w:spacing w:after="0"/>
        <w:rPr>
          <w:noProof/>
        </w:rPr>
      </w:pPr>
      <w:r w:rsidRPr="003A1EA6">
        <w:rPr>
          <w:noProof/>
        </w:rPr>
        <w:t>64.</w:t>
      </w:r>
      <w:r w:rsidRPr="003A1EA6">
        <w:rPr>
          <w:noProof/>
        </w:rPr>
        <w:tab/>
        <w:t>Rouzine IM, Coffin JM. Evolution of human immunodeficiency virus under selection and weak recombination. Genetics. 2005;170(1):7-18. Epub 2005/03/04. doi: 10.1534/genetics.104.029926. PubMed PMID: 15744057; PubMed Central PMCID: PMCPMC1449738.</w:t>
      </w:r>
    </w:p>
    <w:p w14:paraId="42452210" w14:textId="77777777" w:rsidR="003A1EA6" w:rsidRPr="003A1EA6" w:rsidRDefault="003A1EA6" w:rsidP="003A1EA6">
      <w:pPr>
        <w:pStyle w:val="EndNoteBibliography"/>
        <w:spacing w:after="0"/>
        <w:rPr>
          <w:noProof/>
        </w:rPr>
      </w:pPr>
      <w:r w:rsidRPr="003A1EA6">
        <w:rPr>
          <w:noProof/>
        </w:rPr>
        <w:t>65.</w:t>
      </w:r>
      <w:r w:rsidRPr="003A1EA6">
        <w:rPr>
          <w:noProof/>
        </w:rPr>
        <w:tab/>
        <w:t>Neher RA, Leitner T. Recombination rate and selection strength in HIV intra-patient evolution. PLoS Comput Biol. 2010;6(1):e1000660. Epub 2010/02/04. doi: 10.1371/journal.pcbi.1000660. PubMed PMID: 20126527; PubMed Central PMCID: PMC2813257.</w:t>
      </w:r>
    </w:p>
    <w:p w14:paraId="16D559A7" w14:textId="77777777" w:rsidR="003A1EA6" w:rsidRPr="003A1EA6" w:rsidRDefault="003A1EA6" w:rsidP="003A1EA6">
      <w:pPr>
        <w:pStyle w:val="EndNoteBibliography"/>
        <w:rPr>
          <w:noProof/>
        </w:rPr>
      </w:pPr>
      <w:r w:rsidRPr="003A1EA6">
        <w:rPr>
          <w:noProof/>
        </w:rPr>
        <w:t>66.</w:t>
      </w:r>
      <w:r w:rsidRPr="003A1EA6">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62F27F48" w14:textId="48198A24" w:rsidR="00EC09B4"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sectPr w:rsidR="00EC09B4" w:rsidSect="0066304B">
      <w:footerReference w:type="even" r:id="rId31"/>
      <w:footerReference w:type="default" r:id="rId32"/>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Автор" w:date="2026-03-31T14:18:00Z" w:initials="A">
    <w:p w14:paraId="5B0781A9" w14:textId="50CF9F1B" w:rsidR="008D4B0D" w:rsidRDefault="008D4B0D" w:rsidP="008F041B">
      <w:pPr>
        <w:pStyle w:val="af0"/>
        <w:numPr>
          <w:ilvl w:val="0"/>
          <w:numId w:val="1"/>
        </w:numPr>
      </w:pPr>
      <w:r>
        <w:rPr>
          <w:rStyle w:val="af"/>
        </w:rPr>
        <w:annotationRef/>
      </w:r>
      <w:r>
        <w:t>Add secondary alleles 2.Remove trend 3. Use terminology 4. Style of font and lines 5. Add star on panel</w:t>
      </w:r>
    </w:p>
  </w:comment>
  <w:comment w:id="6" w:author="Автор" w:date="2026-04-06T21:27:00Z" w:initials="A">
    <w:p w14:paraId="2B54E670" w14:textId="120918A7" w:rsidR="008D4B0D" w:rsidRDefault="008D4B0D">
      <w:pPr>
        <w:pStyle w:val="af0"/>
      </w:pPr>
      <w:r>
        <w:rPr>
          <w:rStyle w:val="af"/>
        </w:rPr>
        <w:annotationRef/>
      </w:r>
      <w:r>
        <w:t>Done (All, Deleterious, compensatory, beneficial, second word - , change line colors(regular matlab pallet), change star color(brighter), text color same as line, E= delete jusr leave number, increase font, text same as ray, about E in description, change 77 to different color, box top an right delete, change text placement, all in column except beneficial)</w:t>
      </w:r>
    </w:p>
    <w:p w14:paraId="177AD3AD" w14:textId="4A0134D7" w:rsidR="008D4B0D" w:rsidRDefault="008D4B0D">
      <w:pPr>
        <w:pStyle w:val="af0"/>
      </w:pPr>
    </w:p>
  </w:comment>
  <w:comment w:id="20" w:author="Автор" w:date="2026-03-31T14:31:00Z" w:initials="A">
    <w:p w14:paraId="6EEF99DE" w14:textId="38BB9317" w:rsidR="008D4B0D" w:rsidRDefault="008D4B0D">
      <w:pPr>
        <w:pStyle w:val="af0"/>
      </w:pPr>
      <w:r>
        <w:rPr>
          <w:rStyle w:val="af"/>
        </w:rPr>
        <w:annotationRef/>
      </w:r>
      <w:r>
        <w:t>Tell more about 10% and the star.</w:t>
      </w:r>
    </w:p>
  </w:comment>
  <w:comment w:id="21" w:author="Автор" w:date="2026-04-06T20:02:00Z" w:initials="A">
    <w:p w14:paraId="109BA1E0" w14:textId="5F1CCA70" w:rsidR="008D4B0D" w:rsidRDefault="008D4B0D">
      <w:pPr>
        <w:pStyle w:val="af0"/>
      </w:pPr>
      <w:r>
        <w:rPr>
          <w:rStyle w:val="af"/>
        </w:rPr>
        <w:annotationRef/>
      </w:r>
      <w:r>
        <w:t>Done</w:t>
      </w:r>
    </w:p>
  </w:comment>
  <w:comment w:id="71" w:author="Автор" w:date="2026-04-07T14:43:00Z" w:initials="A">
    <w:p w14:paraId="3CFBEF9B" w14:textId="3F9FE853" w:rsidR="008D4B0D" w:rsidRDefault="008D4B0D">
      <w:pPr>
        <w:pStyle w:val="af0"/>
      </w:pPr>
      <w:r>
        <w:rPr>
          <w:rStyle w:val="af"/>
        </w:rPr>
        <w:annotationRef/>
      </w:r>
      <w:r>
        <w:t>Delete title, delete box (top, right), X – number of alleles, full bars, increase font, roman numbers instead words peak</w:t>
      </w:r>
    </w:p>
  </w:comment>
  <w:comment w:id="72" w:author="Автор" w:date="2026-04-13T20:08:00Z" w:initials="A">
    <w:p w14:paraId="7584BEC5" w14:textId="0B7238FC" w:rsidR="008D4B0D" w:rsidRDefault="008D4B0D">
      <w:pPr>
        <w:pStyle w:val="af0"/>
      </w:pPr>
      <w:r>
        <w:rPr>
          <w:rStyle w:val="af"/>
        </w:rPr>
        <w:annotationRef/>
      </w:r>
      <w:r>
        <w:t>Done</w:t>
      </w:r>
    </w:p>
  </w:comment>
  <w:comment w:id="73" w:author="Автор" w:date="2026-03-24T14:11:00Z" w:initials="A">
    <w:p w14:paraId="00A0B9BD" w14:textId="284E64EB" w:rsidR="008D4B0D" w:rsidRDefault="008D4B0D">
      <w:pPr>
        <w:pStyle w:val="af0"/>
      </w:pPr>
      <w:r>
        <w:rPr>
          <w:rStyle w:val="af"/>
        </w:rPr>
        <w:annotationRef/>
      </w:r>
      <w:r>
        <w:t>Show  peak 1 and peak 2 on the panel</w:t>
      </w:r>
    </w:p>
  </w:comment>
  <w:comment w:id="74" w:author="Автор" w:date="2026-04-06T20:03:00Z" w:initials="A">
    <w:p w14:paraId="3A2EB2D9" w14:textId="3913CAC4" w:rsidR="008D4B0D" w:rsidRDefault="008D4B0D">
      <w:pPr>
        <w:pStyle w:val="af0"/>
      </w:pPr>
      <w:r>
        <w:rPr>
          <w:rStyle w:val="af"/>
        </w:rPr>
        <w:annotationRef/>
      </w:r>
      <w:r>
        <w:t>Done</w:t>
      </w:r>
    </w:p>
  </w:comment>
  <w:comment w:id="81" w:author="Автор" w:date="2026-04-07T14:45:00Z" w:initials="A">
    <w:p w14:paraId="2EAABD67" w14:textId="090159D2" w:rsidR="008D4B0D" w:rsidRDefault="008D4B0D">
      <w:pPr>
        <w:pStyle w:val="af0"/>
      </w:pPr>
      <w:r>
        <w:rPr>
          <w:rStyle w:val="af"/>
        </w:rPr>
        <w:annotationRef/>
      </w:r>
      <w:r>
        <w:t>Not Serif -&gt; helvetica, make font the same for everything, decreace in cells, axis -&gt; bigger, .0 delete</w:t>
      </w:r>
    </w:p>
  </w:comment>
  <w:comment w:id="82" w:author="Автор" w:date="2026-04-13T20:08:00Z" w:initials="A">
    <w:p w14:paraId="6FD9E9C0" w14:textId="124BC5BD" w:rsidR="008D4B0D" w:rsidRDefault="008D4B0D">
      <w:pPr>
        <w:pStyle w:val="af0"/>
      </w:pPr>
      <w:r>
        <w:rPr>
          <w:rStyle w:val="af"/>
        </w:rPr>
        <w:annotationRef/>
      </w:r>
      <w:r>
        <w:t>Done</w:t>
      </w:r>
    </w:p>
  </w:comment>
  <w:comment w:id="83" w:author="Автор" w:date="2026-03-24T14:07:00Z" w:initials="A">
    <w:p w14:paraId="1DCA5267" w14:textId="612EBD87" w:rsidR="008D4B0D" w:rsidRDefault="008D4B0D">
      <w:pPr>
        <w:pStyle w:val="af0"/>
      </w:pPr>
      <w:r>
        <w:rPr>
          <w:rStyle w:val="af"/>
        </w:rPr>
        <w:annotationRef/>
      </w:r>
      <w:r>
        <w:t>Relabel axes.</w:t>
      </w:r>
    </w:p>
  </w:comment>
  <w:comment w:id="84" w:author="Автор" w:date="2026-04-06T20:03:00Z" w:initials="A">
    <w:p w14:paraId="2A58D380" w14:textId="00AA37C5" w:rsidR="008D4B0D" w:rsidRDefault="008D4B0D">
      <w:pPr>
        <w:pStyle w:val="af0"/>
      </w:pPr>
      <w:r>
        <w:rPr>
          <w:rStyle w:val="af"/>
        </w:rPr>
        <w:annotationRef/>
      </w:r>
      <w:r>
        <w:t>Done</w:t>
      </w:r>
    </w:p>
  </w:comment>
  <w:comment w:id="95" w:author="Автор" w:date="2026-03-24T14:30:00Z" w:initials="A">
    <w:p w14:paraId="1633C528" w14:textId="7B9AC392" w:rsidR="008D4B0D" w:rsidRDefault="008D4B0D">
      <w:pPr>
        <w:pStyle w:val="af0"/>
      </w:pPr>
      <w:r>
        <w:rPr>
          <w:rStyle w:val="af"/>
        </w:rPr>
        <w:annotationRef/>
      </w:r>
      <w:r>
        <w:t>Leave  one wheel, and state sampling parameters in caption. Connect fig 3 and fig 4. No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0781A9" w15:done="0"/>
  <w15:commentEx w15:paraId="177AD3AD" w15:paraIdParent="5B0781A9" w15:done="0"/>
  <w15:commentEx w15:paraId="6EEF99DE" w15:done="0"/>
  <w15:commentEx w15:paraId="109BA1E0" w15:paraIdParent="6EEF99DE" w15:done="0"/>
  <w15:commentEx w15:paraId="3CFBEF9B" w15:done="0"/>
  <w15:commentEx w15:paraId="7584BEC5" w15:paraIdParent="3CFBEF9B" w15:done="0"/>
  <w15:commentEx w15:paraId="00A0B9BD" w15:done="0"/>
  <w15:commentEx w15:paraId="3A2EB2D9" w15:paraIdParent="00A0B9BD" w15:done="0"/>
  <w15:commentEx w15:paraId="2EAABD67" w15:done="0"/>
  <w15:commentEx w15:paraId="6FD9E9C0" w15:paraIdParent="2EAABD67" w15:done="0"/>
  <w15:commentEx w15:paraId="1DCA5267" w15:done="0"/>
  <w15:commentEx w15:paraId="2A58D380" w15:paraIdParent="1DCA5267" w15:done="0"/>
  <w15:commentEx w15:paraId="1633C5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0781A9" w16cid:durableId="2D765646"/>
  <w16cid:commentId w16cid:paraId="177AD3AD" w16cid:durableId="2D7EA3B8"/>
  <w16cid:commentId w16cid:paraId="6EEF99DE" w16cid:durableId="2D76593F"/>
  <w16cid:commentId w16cid:paraId="109BA1E0" w16cid:durableId="2D7E8FEE"/>
  <w16cid:commentId w16cid:paraId="3CFBEF9B" w16cid:durableId="2D7F969F"/>
  <w16cid:commentId w16cid:paraId="7584BEC5" w16cid:durableId="2D87CBA1"/>
  <w16cid:commentId w16cid:paraId="00A0B9BD" w16cid:durableId="2D6D1A02"/>
  <w16cid:commentId w16cid:paraId="3A2EB2D9" w16cid:durableId="2D7E8FF8"/>
  <w16cid:commentId w16cid:paraId="2EAABD67" w16cid:durableId="2D7F9708"/>
  <w16cid:commentId w16cid:paraId="6FD9E9C0" w16cid:durableId="2D87CBA6"/>
  <w16cid:commentId w16cid:paraId="1DCA5267" w16cid:durableId="2D6D190A"/>
  <w16cid:commentId w16cid:paraId="2A58D380" w16cid:durableId="2D7E8FFF"/>
  <w16cid:commentId w16cid:paraId="1633C528" w16cid:durableId="2D6D1E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110946" w14:textId="77777777" w:rsidR="00D864ED" w:rsidRDefault="00D864ED" w:rsidP="00403B5C">
      <w:pPr>
        <w:spacing w:after="0" w:line="240" w:lineRule="auto"/>
      </w:pPr>
      <w:r>
        <w:separator/>
      </w:r>
    </w:p>
  </w:endnote>
  <w:endnote w:type="continuationSeparator" w:id="0">
    <w:p w14:paraId="0DAE7BBA" w14:textId="77777777" w:rsidR="00D864ED" w:rsidRDefault="00D864ED"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440759662"/>
      <w:docPartObj>
        <w:docPartGallery w:val="Page Numbers (Bottom of Page)"/>
        <w:docPartUnique/>
      </w:docPartObj>
    </w:sdtPr>
    <w:sdtContent>
      <w:p w14:paraId="452BF23A" w14:textId="727C0DE5" w:rsidR="008D4B0D" w:rsidRDefault="008D4B0D"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3C7A917B" w14:textId="77777777" w:rsidR="008D4B0D" w:rsidRDefault="008D4B0D" w:rsidP="00403B5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579709919"/>
      <w:docPartObj>
        <w:docPartGallery w:val="Page Numbers (Bottom of Page)"/>
        <w:docPartUnique/>
      </w:docPartObj>
    </w:sdtPr>
    <w:sdtContent>
      <w:p w14:paraId="1662E14A" w14:textId="26414120" w:rsidR="008D4B0D" w:rsidRDefault="008D4B0D"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35A502A2" w14:textId="77777777" w:rsidR="008D4B0D" w:rsidRDefault="008D4B0D" w:rsidP="00403B5C">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BDA047" w14:textId="77777777" w:rsidR="00D864ED" w:rsidRDefault="00D864ED" w:rsidP="00403B5C">
      <w:pPr>
        <w:spacing w:after="0" w:line="240" w:lineRule="auto"/>
      </w:pPr>
      <w:r>
        <w:separator/>
      </w:r>
    </w:p>
  </w:footnote>
  <w:footnote w:type="continuationSeparator" w:id="0">
    <w:p w14:paraId="0F58AE67" w14:textId="77777777" w:rsidR="00D864ED" w:rsidRDefault="00D864ED"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hideGrammaticalErrors/>
  <w:trackRevision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record-ids&gt;&lt;/item&gt;&lt;/Libraries&gt;"/>
  </w:docVars>
  <w:rsids>
    <w:rsidRoot w:val="0087149A"/>
    <w:rsid w:val="000018A6"/>
    <w:rsid w:val="00012969"/>
    <w:rsid w:val="00021C16"/>
    <w:rsid w:val="00022075"/>
    <w:rsid w:val="00022F0E"/>
    <w:rsid w:val="000237D1"/>
    <w:rsid w:val="0002555E"/>
    <w:rsid w:val="00040928"/>
    <w:rsid w:val="00047A8A"/>
    <w:rsid w:val="0005018A"/>
    <w:rsid w:val="00050B99"/>
    <w:rsid w:val="00051F17"/>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36421"/>
    <w:rsid w:val="001401ED"/>
    <w:rsid w:val="00144B10"/>
    <w:rsid w:val="00150B08"/>
    <w:rsid w:val="001543AF"/>
    <w:rsid w:val="001552C4"/>
    <w:rsid w:val="00157A64"/>
    <w:rsid w:val="00161711"/>
    <w:rsid w:val="00167192"/>
    <w:rsid w:val="00177FDD"/>
    <w:rsid w:val="001820FF"/>
    <w:rsid w:val="00182B0E"/>
    <w:rsid w:val="00190BB7"/>
    <w:rsid w:val="00191392"/>
    <w:rsid w:val="0019220E"/>
    <w:rsid w:val="00192CCC"/>
    <w:rsid w:val="0019511E"/>
    <w:rsid w:val="001A3293"/>
    <w:rsid w:val="001A35A3"/>
    <w:rsid w:val="001B0976"/>
    <w:rsid w:val="001B1902"/>
    <w:rsid w:val="001C6A4D"/>
    <w:rsid w:val="001C746C"/>
    <w:rsid w:val="001D21CF"/>
    <w:rsid w:val="001D360D"/>
    <w:rsid w:val="001E5656"/>
    <w:rsid w:val="001E5EAD"/>
    <w:rsid w:val="001E7145"/>
    <w:rsid w:val="001F204E"/>
    <w:rsid w:val="001F2438"/>
    <w:rsid w:val="00203E5E"/>
    <w:rsid w:val="00221F9E"/>
    <w:rsid w:val="00231D32"/>
    <w:rsid w:val="00244C24"/>
    <w:rsid w:val="00247B71"/>
    <w:rsid w:val="002502EA"/>
    <w:rsid w:val="0026796C"/>
    <w:rsid w:val="00270598"/>
    <w:rsid w:val="00271A3E"/>
    <w:rsid w:val="0028747D"/>
    <w:rsid w:val="002A2B25"/>
    <w:rsid w:val="002A2D9A"/>
    <w:rsid w:val="002A5C35"/>
    <w:rsid w:val="002B2E45"/>
    <w:rsid w:val="002C11AB"/>
    <w:rsid w:val="002C240E"/>
    <w:rsid w:val="002C4707"/>
    <w:rsid w:val="002C66A8"/>
    <w:rsid w:val="002C744F"/>
    <w:rsid w:val="002D3F8F"/>
    <w:rsid w:val="002D736E"/>
    <w:rsid w:val="002E47E3"/>
    <w:rsid w:val="002F5C3B"/>
    <w:rsid w:val="00306C71"/>
    <w:rsid w:val="003141A2"/>
    <w:rsid w:val="00316475"/>
    <w:rsid w:val="00317F3D"/>
    <w:rsid w:val="003201A0"/>
    <w:rsid w:val="003319E3"/>
    <w:rsid w:val="00365A8A"/>
    <w:rsid w:val="00365CCC"/>
    <w:rsid w:val="00367C63"/>
    <w:rsid w:val="00395CF5"/>
    <w:rsid w:val="003A1EA6"/>
    <w:rsid w:val="003A23D7"/>
    <w:rsid w:val="003A5E2B"/>
    <w:rsid w:val="003B2B34"/>
    <w:rsid w:val="003C3D3C"/>
    <w:rsid w:val="003C4E3B"/>
    <w:rsid w:val="003F2820"/>
    <w:rsid w:val="003F4C32"/>
    <w:rsid w:val="003F5305"/>
    <w:rsid w:val="00401A76"/>
    <w:rsid w:val="00403B5C"/>
    <w:rsid w:val="00404A22"/>
    <w:rsid w:val="004144AC"/>
    <w:rsid w:val="0042095A"/>
    <w:rsid w:val="0043143B"/>
    <w:rsid w:val="00435B03"/>
    <w:rsid w:val="0044739E"/>
    <w:rsid w:val="00447911"/>
    <w:rsid w:val="0045051E"/>
    <w:rsid w:val="00461CCA"/>
    <w:rsid w:val="00461F65"/>
    <w:rsid w:val="00466C3B"/>
    <w:rsid w:val="004868F0"/>
    <w:rsid w:val="00495DC9"/>
    <w:rsid w:val="00497453"/>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3F85"/>
    <w:rsid w:val="00535229"/>
    <w:rsid w:val="00542736"/>
    <w:rsid w:val="00544C36"/>
    <w:rsid w:val="00545794"/>
    <w:rsid w:val="00547091"/>
    <w:rsid w:val="00557C49"/>
    <w:rsid w:val="005620C4"/>
    <w:rsid w:val="00562299"/>
    <w:rsid w:val="00565D3D"/>
    <w:rsid w:val="00571015"/>
    <w:rsid w:val="00575CB2"/>
    <w:rsid w:val="005876A5"/>
    <w:rsid w:val="005877C3"/>
    <w:rsid w:val="00596AF4"/>
    <w:rsid w:val="005A5655"/>
    <w:rsid w:val="005C2765"/>
    <w:rsid w:val="005C4B74"/>
    <w:rsid w:val="005E310B"/>
    <w:rsid w:val="005F40F7"/>
    <w:rsid w:val="005F4A99"/>
    <w:rsid w:val="006019E7"/>
    <w:rsid w:val="0061035B"/>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6304B"/>
    <w:rsid w:val="006666A4"/>
    <w:rsid w:val="0066708E"/>
    <w:rsid w:val="00673BDA"/>
    <w:rsid w:val="00680B1F"/>
    <w:rsid w:val="00682101"/>
    <w:rsid w:val="00691F57"/>
    <w:rsid w:val="00694034"/>
    <w:rsid w:val="00694FF2"/>
    <w:rsid w:val="00695DC8"/>
    <w:rsid w:val="006A4A01"/>
    <w:rsid w:val="006B3D86"/>
    <w:rsid w:val="006B6362"/>
    <w:rsid w:val="006E06B2"/>
    <w:rsid w:val="00714998"/>
    <w:rsid w:val="0071539E"/>
    <w:rsid w:val="00722C96"/>
    <w:rsid w:val="00741951"/>
    <w:rsid w:val="00742F5B"/>
    <w:rsid w:val="00750649"/>
    <w:rsid w:val="007552B1"/>
    <w:rsid w:val="007600E9"/>
    <w:rsid w:val="0076272C"/>
    <w:rsid w:val="0078018E"/>
    <w:rsid w:val="007A71E2"/>
    <w:rsid w:val="007B3334"/>
    <w:rsid w:val="007C2775"/>
    <w:rsid w:val="007E084A"/>
    <w:rsid w:val="007E5343"/>
    <w:rsid w:val="007E5406"/>
    <w:rsid w:val="007E61EB"/>
    <w:rsid w:val="007E68FB"/>
    <w:rsid w:val="007E76DC"/>
    <w:rsid w:val="007F0FC0"/>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A352D"/>
    <w:rsid w:val="008A7AEC"/>
    <w:rsid w:val="008A7F46"/>
    <w:rsid w:val="008B0104"/>
    <w:rsid w:val="008B3193"/>
    <w:rsid w:val="008B73A5"/>
    <w:rsid w:val="008D006D"/>
    <w:rsid w:val="008D1F85"/>
    <w:rsid w:val="008D4B0D"/>
    <w:rsid w:val="008E33A8"/>
    <w:rsid w:val="008E3554"/>
    <w:rsid w:val="008F041B"/>
    <w:rsid w:val="008F24A0"/>
    <w:rsid w:val="008F5971"/>
    <w:rsid w:val="008F60D5"/>
    <w:rsid w:val="008F6F21"/>
    <w:rsid w:val="00903C28"/>
    <w:rsid w:val="00905F86"/>
    <w:rsid w:val="00912F46"/>
    <w:rsid w:val="00915E75"/>
    <w:rsid w:val="00924FE5"/>
    <w:rsid w:val="00927A18"/>
    <w:rsid w:val="009307F9"/>
    <w:rsid w:val="009413C4"/>
    <w:rsid w:val="00970363"/>
    <w:rsid w:val="00975958"/>
    <w:rsid w:val="009827A8"/>
    <w:rsid w:val="00982D9E"/>
    <w:rsid w:val="0099263E"/>
    <w:rsid w:val="00993F6F"/>
    <w:rsid w:val="009A1A23"/>
    <w:rsid w:val="009E0C27"/>
    <w:rsid w:val="009E1523"/>
    <w:rsid w:val="009F2839"/>
    <w:rsid w:val="009F5D33"/>
    <w:rsid w:val="009F5FD0"/>
    <w:rsid w:val="00A007CF"/>
    <w:rsid w:val="00A02D48"/>
    <w:rsid w:val="00A056E5"/>
    <w:rsid w:val="00A13279"/>
    <w:rsid w:val="00A16F07"/>
    <w:rsid w:val="00A170E0"/>
    <w:rsid w:val="00A23158"/>
    <w:rsid w:val="00A27D66"/>
    <w:rsid w:val="00A30012"/>
    <w:rsid w:val="00A315BB"/>
    <w:rsid w:val="00A32AB0"/>
    <w:rsid w:val="00A37C63"/>
    <w:rsid w:val="00A417DA"/>
    <w:rsid w:val="00A45DF9"/>
    <w:rsid w:val="00A479C3"/>
    <w:rsid w:val="00A50832"/>
    <w:rsid w:val="00A56DCD"/>
    <w:rsid w:val="00A72EB3"/>
    <w:rsid w:val="00A824AD"/>
    <w:rsid w:val="00A82F67"/>
    <w:rsid w:val="00A863A5"/>
    <w:rsid w:val="00A8690C"/>
    <w:rsid w:val="00A87BD0"/>
    <w:rsid w:val="00A97F32"/>
    <w:rsid w:val="00AA1A88"/>
    <w:rsid w:val="00AB2BF2"/>
    <w:rsid w:val="00AB5E6D"/>
    <w:rsid w:val="00AC30E2"/>
    <w:rsid w:val="00AC6799"/>
    <w:rsid w:val="00AD43F8"/>
    <w:rsid w:val="00AE78CB"/>
    <w:rsid w:val="00B046D4"/>
    <w:rsid w:val="00B113EE"/>
    <w:rsid w:val="00B15B85"/>
    <w:rsid w:val="00B21171"/>
    <w:rsid w:val="00B26380"/>
    <w:rsid w:val="00B310A3"/>
    <w:rsid w:val="00B313E7"/>
    <w:rsid w:val="00B43181"/>
    <w:rsid w:val="00B460E4"/>
    <w:rsid w:val="00B50B5F"/>
    <w:rsid w:val="00B67E12"/>
    <w:rsid w:val="00B7138F"/>
    <w:rsid w:val="00B72207"/>
    <w:rsid w:val="00B833CB"/>
    <w:rsid w:val="00B863EF"/>
    <w:rsid w:val="00B872A7"/>
    <w:rsid w:val="00BA65D7"/>
    <w:rsid w:val="00BB6F54"/>
    <w:rsid w:val="00BD4AE0"/>
    <w:rsid w:val="00BE0056"/>
    <w:rsid w:val="00BE28E0"/>
    <w:rsid w:val="00BE537C"/>
    <w:rsid w:val="00BF15E8"/>
    <w:rsid w:val="00BF7633"/>
    <w:rsid w:val="00C00E06"/>
    <w:rsid w:val="00C12928"/>
    <w:rsid w:val="00C24E90"/>
    <w:rsid w:val="00C36CDF"/>
    <w:rsid w:val="00C37312"/>
    <w:rsid w:val="00C44020"/>
    <w:rsid w:val="00C46D0B"/>
    <w:rsid w:val="00C52B27"/>
    <w:rsid w:val="00C62EDA"/>
    <w:rsid w:val="00C704E0"/>
    <w:rsid w:val="00C93F5D"/>
    <w:rsid w:val="00CA3ABF"/>
    <w:rsid w:val="00CA6AFA"/>
    <w:rsid w:val="00CC2C32"/>
    <w:rsid w:val="00CC3464"/>
    <w:rsid w:val="00CC5EE8"/>
    <w:rsid w:val="00CC751C"/>
    <w:rsid w:val="00CD62A9"/>
    <w:rsid w:val="00CE0DB0"/>
    <w:rsid w:val="00CE1FFD"/>
    <w:rsid w:val="00CF36DD"/>
    <w:rsid w:val="00D03890"/>
    <w:rsid w:val="00D4242A"/>
    <w:rsid w:val="00D44B7B"/>
    <w:rsid w:val="00D45393"/>
    <w:rsid w:val="00D65C4C"/>
    <w:rsid w:val="00D7018D"/>
    <w:rsid w:val="00D71EE0"/>
    <w:rsid w:val="00D72BC0"/>
    <w:rsid w:val="00D864ED"/>
    <w:rsid w:val="00D90F91"/>
    <w:rsid w:val="00DC293B"/>
    <w:rsid w:val="00DD08D2"/>
    <w:rsid w:val="00DD3CC6"/>
    <w:rsid w:val="00DF6493"/>
    <w:rsid w:val="00E0129D"/>
    <w:rsid w:val="00E07455"/>
    <w:rsid w:val="00E130A8"/>
    <w:rsid w:val="00E21D7E"/>
    <w:rsid w:val="00E2390C"/>
    <w:rsid w:val="00E301A7"/>
    <w:rsid w:val="00E330A9"/>
    <w:rsid w:val="00E35B27"/>
    <w:rsid w:val="00E3739B"/>
    <w:rsid w:val="00E44D47"/>
    <w:rsid w:val="00E44E47"/>
    <w:rsid w:val="00E52F66"/>
    <w:rsid w:val="00E65540"/>
    <w:rsid w:val="00E746BF"/>
    <w:rsid w:val="00E97715"/>
    <w:rsid w:val="00EC09B4"/>
    <w:rsid w:val="00EC196E"/>
    <w:rsid w:val="00EC317A"/>
    <w:rsid w:val="00EC66E4"/>
    <w:rsid w:val="00EE0715"/>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A7B51"/>
    <w:rsid w:val="00FC42D9"/>
    <w:rsid w:val="00FC430C"/>
    <w:rsid w:val="00FC442F"/>
    <w:rsid w:val="00FC4B93"/>
    <w:rsid w:val="00FD2514"/>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a4">
    <w:name w:val="Hyperlink"/>
    <w:basedOn w:val="a0"/>
    <w:uiPriority w:val="99"/>
    <w:unhideWhenUsed/>
    <w:rsid w:val="00626F04"/>
    <w:rPr>
      <w:color w:val="0000FF" w:themeColor="hyperlink"/>
      <w:u w:val="single"/>
    </w:rPr>
  </w:style>
  <w:style w:type="character" w:styleId="a5">
    <w:name w:val="Unresolved Mention"/>
    <w:basedOn w:val="a0"/>
    <w:uiPriority w:val="99"/>
    <w:semiHidden/>
    <w:unhideWhenUsed/>
    <w:rsid w:val="00626F04"/>
    <w:rPr>
      <w:color w:val="605E5C"/>
      <w:shd w:val="clear" w:color="auto" w:fill="E1DFDD"/>
    </w:rPr>
  </w:style>
  <w:style w:type="paragraph" w:styleId="a6">
    <w:name w:val="footer"/>
    <w:basedOn w:val="a"/>
    <w:link w:val="a7"/>
    <w:uiPriority w:val="99"/>
    <w:unhideWhenUsed/>
    <w:rsid w:val="00403B5C"/>
    <w:pPr>
      <w:tabs>
        <w:tab w:val="center" w:pos="4513"/>
        <w:tab w:val="right" w:pos="9026"/>
      </w:tabs>
      <w:spacing w:after="0" w:line="240" w:lineRule="auto"/>
    </w:pPr>
  </w:style>
  <w:style w:type="character" w:customStyle="1" w:styleId="a7">
    <w:name w:val="Нижний колонтитул Знак"/>
    <w:basedOn w:val="a0"/>
    <w:link w:val="a6"/>
    <w:uiPriority w:val="99"/>
    <w:rsid w:val="00403B5C"/>
  </w:style>
  <w:style w:type="character" w:styleId="a8">
    <w:name w:val="page number"/>
    <w:basedOn w:val="a0"/>
    <w:uiPriority w:val="99"/>
    <w:semiHidden/>
    <w:unhideWhenUsed/>
    <w:rsid w:val="00403B5C"/>
  </w:style>
  <w:style w:type="character" w:styleId="a9">
    <w:name w:val="line number"/>
    <w:basedOn w:val="a0"/>
    <w:uiPriority w:val="99"/>
    <w:semiHidden/>
    <w:unhideWhenUsed/>
    <w:rsid w:val="0066304B"/>
  </w:style>
  <w:style w:type="paragraph" w:styleId="aa">
    <w:name w:val="Revision"/>
    <w:hidden/>
    <w:uiPriority w:val="99"/>
    <w:semiHidden/>
    <w:rsid w:val="001A35A3"/>
    <w:pPr>
      <w:spacing w:after="0" w:line="240" w:lineRule="auto"/>
    </w:pPr>
  </w:style>
  <w:style w:type="character" w:customStyle="1" w:styleId="apple-converted-space">
    <w:name w:val="apple-converted-space"/>
    <w:basedOn w:val="a0"/>
    <w:rsid w:val="00535229"/>
  </w:style>
  <w:style w:type="character" w:styleId="ab">
    <w:name w:val="Placeholder Text"/>
    <w:basedOn w:val="a0"/>
    <w:uiPriority w:val="99"/>
    <w:semiHidden/>
    <w:rsid w:val="00655546"/>
    <w:rPr>
      <w:color w:val="808080"/>
    </w:rPr>
  </w:style>
  <w:style w:type="character" w:styleId="ac">
    <w:name w:val="FollowedHyperlink"/>
    <w:basedOn w:val="a0"/>
    <w:uiPriority w:val="99"/>
    <w:semiHidden/>
    <w:unhideWhenUsed/>
    <w:rsid w:val="00915E75"/>
    <w:rPr>
      <w:color w:val="800080" w:themeColor="followedHyperlink"/>
      <w:u w:val="single"/>
    </w:rPr>
  </w:style>
  <w:style w:type="paragraph" w:customStyle="1" w:styleId="EndNoteBibliographyTitle">
    <w:name w:val="EndNote Bibliography Title"/>
    <w:basedOn w:val="a"/>
    <w:link w:val="EndNoteBibliographyTitleChar"/>
    <w:rsid w:val="00E3739B"/>
    <w:pPr>
      <w:spacing w:after="0"/>
      <w:jc w:val="center"/>
    </w:pPr>
  </w:style>
  <w:style w:type="character" w:customStyle="1" w:styleId="EndNoteBibliographyTitleChar">
    <w:name w:val="EndNote Bibliography Title Char"/>
    <w:basedOn w:val="a0"/>
    <w:link w:val="EndNoteBibliographyTitle"/>
    <w:rsid w:val="00E3739B"/>
  </w:style>
  <w:style w:type="paragraph" w:customStyle="1" w:styleId="EndNoteBibliography">
    <w:name w:val="EndNote Bibliography"/>
    <w:basedOn w:val="a"/>
    <w:link w:val="EndNoteBibliographyChar"/>
    <w:rsid w:val="00E3739B"/>
    <w:pPr>
      <w:spacing w:line="240" w:lineRule="auto"/>
      <w:jc w:val="both"/>
    </w:pPr>
  </w:style>
  <w:style w:type="character" w:customStyle="1" w:styleId="EndNoteBibliographyChar">
    <w:name w:val="EndNote Bibliography Char"/>
    <w:basedOn w:val="a0"/>
    <w:link w:val="EndNoteBibliography"/>
    <w:rsid w:val="00E3739B"/>
  </w:style>
  <w:style w:type="paragraph" w:styleId="ad">
    <w:name w:val="Balloon Text"/>
    <w:basedOn w:val="a"/>
    <w:link w:val="ae"/>
    <w:uiPriority w:val="99"/>
    <w:semiHidden/>
    <w:unhideWhenUsed/>
    <w:rsid w:val="008F60D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F60D5"/>
    <w:rPr>
      <w:rFonts w:ascii="Segoe UI" w:hAnsi="Segoe UI" w:cs="Segoe UI"/>
      <w:sz w:val="18"/>
      <w:szCs w:val="18"/>
    </w:rPr>
  </w:style>
  <w:style w:type="character" w:styleId="af">
    <w:name w:val="annotation reference"/>
    <w:basedOn w:val="a0"/>
    <w:uiPriority w:val="99"/>
    <w:semiHidden/>
    <w:unhideWhenUsed/>
    <w:rsid w:val="00DC293B"/>
    <w:rPr>
      <w:sz w:val="16"/>
      <w:szCs w:val="16"/>
    </w:rPr>
  </w:style>
  <w:style w:type="paragraph" w:styleId="af0">
    <w:name w:val="annotation text"/>
    <w:basedOn w:val="a"/>
    <w:link w:val="af1"/>
    <w:uiPriority w:val="99"/>
    <w:semiHidden/>
    <w:unhideWhenUsed/>
    <w:rsid w:val="00DC293B"/>
    <w:pPr>
      <w:spacing w:line="240" w:lineRule="auto"/>
    </w:pPr>
    <w:rPr>
      <w:sz w:val="20"/>
      <w:szCs w:val="20"/>
    </w:rPr>
  </w:style>
  <w:style w:type="character" w:customStyle="1" w:styleId="af1">
    <w:name w:val="Текст примечания Знак"/>
    <w:basedOn w:val="a0"/>
    <w:link w:val="af0"/>
    <w:uiPriority w:val="99"/>
    <w:semiHidden/>
    <w:rsid w:val="00DC293B"/>
    <w:rPr>
      <w:sz w:val="20"/>
      <w:szCs w:val="20"/>
    </w:rPr>
  </w:style>
  <w:style w:type="paragraph" w:styleId="af2">
    <w:name w:val="annotation subject"/>
    <w:basedOn w:val="af0"/>
    <w:next w:val="af0"/>
    <w:link w:val="af3"/>
    <w:uiPriority w:val="99"/>
    <w:semiHidden/>
    <w:unhideWhenUsed/>
    <w:rsid w:val="00DC293B"/>
    <w:rPr>
      <w:b/>
      <w:bCs/>
    </w:rPr>
  </w:style>
  <w:style w:type="character" w:customStyle="1" w:styleId="af3">
    <w:name w:val="Тема примечания Знак"/>
    <w:basedOn w:val="af1"/>
    <w:link w:val="af2"/>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oi.org/10.1515/9783110697384" TargetMode="External"/><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hub.com/FireFrog17/Fundamental-restriction-on-epistasis-detection-and-fitness-valleys-in-virus-evolution-Data" TargetMode="External"/><Relationship Id="rId29" Type="http://schemas.openxmlformats.org/officeDocument/2006/relationships/hyperlink" Target="https://www.nature.com/articles/nrg37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comments" Target="comments.xml"/><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biorxiv.org/content/10.1101/2025.11.26.690712v1"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A976B-1240-458F-AF4A-70ABD994B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18365</Words>
  <Characters>104682</Characters>
  <Application>Microsoft Office Word</Application>
  <DocSecurity>0</DocSecurity>
  <Lines>872</Lines>
  <Paragraphs>245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2026-04-26T20:49:00Z</dcterms:created>
  <dcterms:modified xsi:type="dcterms:W3CDTF">2026-04-27T22:10:00Z</dcterms:modified>
  <cp:version>04.2000</cp:version>
</cp:coreProperties>
</file>