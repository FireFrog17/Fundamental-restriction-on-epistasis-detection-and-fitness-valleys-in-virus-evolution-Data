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CDD68" w14:textId="77777777" w:rsidR="005F40F7" w:rsidRDefault="0076272C">
      <w:pPr>
        <w:spacing w:line="360" w:lineRule="auto"/>
        <w:jc w:val="center"/>
        <w:rPr>
          <w:ins w:id="0" w:author="Author"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10B628C9"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rsidP="00B713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39594A7"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4CA4227D" w:rsidR="003A5E2B" w:rsidRPr="00B7138F" w:rsidRDefault="003A5E2B">
      <w:pPr>
        <w:spacing w:after="0" w:line="360" w:lineRule="auto"/>
        <w:ind w:firstLine="708"/>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Detection method</w:t>
      </w:r>
      <w:r w:rsidRPr="0081136A">
        <w:rPr>
          <w:rFonts w:ascii="Times New Roman" w:eastAsia="Times New Roman" w:hAnsi="Times New Roman" w:cs="Times New Roman"/>
          <w:b/>
          <w:sz w:val="24"/>
          <w:szCs w:val="24"/>
        </w:rPr>
        <w:t>.</w:t>
      </w:r>
      <w:r w:rsidRPr="00B7138F">
        <w:rPr>
          <w:rFonts w:ascii="Times New Roman" w:eastAsia="Times New Roman" w:hAnsi="Times New Roman" w:cs="Times New Roman"/>
          <w:bCs/>
          <w:sz w:val="24"/>
          <w:szCs w:val="24"/>
        </w:rPr>
        <w:t xml:space="preserve">  </w:t>
      </w:r>
      <w:r w:rsidR="00BA65D7" w:rsidRPr="00BA65D7">
        <w:rPr>
          <w:rFonts w:ascii="Times New Roman" w:eastAsia="Times New Roman" w:hAnsi="Times New Roman" w:cs="Times New Roman"/>
          <w:bCs/>
          <w:sz w:val="24"/>
          <w:szCs w:val="24"/>
        </w:rPr>
        <w:t>The method is based on the calculation of U</w:t>
      </w:r>
      <w:r w:rsidR="00575CB2">
        <w:rPr>
          <w:rFonts w:ascii="Times New Roman" w:eastAsia="Times New Roman" w:hAnsi="Times New Roman" w:cs="Times New Roman"/>
          <w:bCs/>
          <w:sz w:val="24"/>
          <w:szCs w:val="24"/>
        </w:rPr>
        <w:t>niversal Footprint</w:t>
      </w:r>
      <w:r w:rsidR="00BA65D7" w:rsidRPr="00BA65D7">
        <w:rPr>
          <w:rFonts w:ascii="Times New Roman" w:eastAsia="Times New Roman" w:hAnsi="Times New Roman" w:cs="Times New Roman"/>
          <w:bCs/>
          <w:sz w:val="24"/>
          <w:szCs w:val="24"/>
        </w:rPr>
        <w:t xml:space="preserve"> correlator between pairs of loci</w:t>
      </w:r>
      <w:r w:rsidR="00575CB2">
        <w:rPr>
          <w:rFonts w:ascii="Times New Roman" w:eastAsia="Times New Roman" w:hAnsi="Times New Roman" w:cs="Times New Roman"/>
          <w:bCs/>
          <w:sz w:val="24"/>
          <w:szCs w:val="24"/>
        </w:rPr>
        <w:t xml:space="preserve"> </w:t>
      </w:r>
      <w:r w:rsidR="00575CB2" w:rsidRPr="00BA65D7">
        <w:rPr>
          <w:rFonts w:ascii="Times New Roman" w:eastAsia="Times New Roman" w:hAnsi="Times New Roman" w:cs="Times New Roman"/>
          <w:bCs/>
          <w:sz w:val="24"/>
          <w:szCs w:val="24"/>
        </w:rPr>
        <w:t>[Pedruzzi</w:t>
      </w:r>
      <w:r w:rsidR="00575CB2">
        <w:rPr>
          <w:rFonts w:ascii="Times New Roman" w:eastAsia="Times New Roman" w:hAnsi="Times New Roman" w:cs="Times New Roman"/>
          <w:bCs/>
          <w:sz w:val="24"/>
          <w:szCs w:val="24"/>
        </w:rPr>
        <w:t>2018</w:t>
      </w:r>
      <w:r w:rsidR="00575CB2" w:rsidRPr="00BA65D7">
        <w:rPr>
          <w:rFonts w:ascii="Times New Roman" w:eastAsia="Times New Roman" w:hAnsi="Times New Roman" w:cs="Times New Roman"/>
          <w:bCs/>
          <w:sz w:val="24"/>
          <w:szCs w:val="24"/>
        </w:rPr>
        <w:t>]</w:t>
      </w:r>
      <w:r w:rsidR="00BA65D7" w:rsidRPr="00BA65D7">
        <w:rPr>
          <w:rFonts w:ascii="Times New Roman" w:eastAsia="Times New Roman" w:hAnsi="Times New Roman" w:cs="Times New Roman"/>
          <w:bCs/>
          <w:sz w:val="24"/>
          <w:szCs w:val="24"/>
        </w:rPr>
        <w:t>. This correlator</w:t>
      </w:r>
      <w:r w:rsidR="0081136A">
        <w:rPr>
          <w:rFonts w:ascii="Times New Roman" w:eastAsia="Times New Roman" w:hAnsi="Times New Roman" w:cs="Times New Roman"/>
          <w:bCs/>
          <w:sz w:val="24"/>
          <w:szCs w:val="24"/>
        </w:rPr>
        <w:t>, expressed in terms of haplotype frequencies</w:t>
      </w:r>
      <w:r w:rsidR="00BA65D7" w:rsidRPr="00BA65D7">
        <w:rPr>
          <w:rFonts w:ascii="Times New Roman" w:eastAsia="Times New Roman" w:hAnsi="Times New Roman" w:cs="Times New Roman"/>
          <w:bCs/>
          <w:sz w:val="24"/>
          <w:szCs w:val="24"/>
        </w:rPr>
        <w:t xml:space="preserve"> by applying the second law of thermodynamics to a multi-locus evolutionary model</w:t>
      </w:r>
      <w:r w:rsidR="0081136A">
        <w:rPr>
          <w:rFonts w:ascii="Times New Roman" w:eastAsia="Times New Roman" w:hAnsi="Times New Roman" w:cs="Times New Roman"/>
          <w:bCs/>
          <w:sz w:val="24"/>
          <w:szCs w:val="24"/>
        </w:rPr>
        <w:t>, depends only on epistasis magnitude and its topology, but not on any other evolutionary parameters.</w:t>
      </w:r>
      <w:r w:rsidR="00BA65D7" w:rsidRPr="00BA65D7">
        <w:rPr>
          <w:rFonts w:ascii="Times New Roman" w:eastAsia="Times New Roman" w:hAnsi="Times New Roman" w:cs="Times New Roman"/>
          <w:bCs/>
          <w:sz w:val="24"/>
          <w:szCs w:val="24"/>
        </w:rPr>
        <w:t xml:space="preserve"> The method takes a set of binarized sequences as initial data</w:t>
      </w:r>
      <w:r w:rsidR="0081136A">
        <w:rPr>
          <w:rFonts w:ascii="Times New Roman" w:eastAsia="Times New Roman" w:hAnsi="Times New Roman" w:cs="Times New Roman"/>
          <w:bCs/>
          <w:sz w:val="24"/>
          <w:szCs w:val="24"/>
        </w:rPr>
        <w:t xml:space="preserve">. We employ </w:t>
      </w:r>
      <w:r w:rsidR="00BA65D7" w:rsidRPr="00BA65D7">
        <w:rPr>
          <w:rFonts w:ascii="Times New Roman" w:eastAsia="Times New Roman" w:hAnsi="Times New Roman" w:cs="Times New Roman"/>
          <w:bCs/>
          <w:sz w:val="24"/>
          <w:szCs w:val="24"/>
        </w:rPr>
        <w:t>parallel computing</w:t>
      </w:r>
      <w:r w:rsidR="0081136A">
        <w:rPr>
          <w:rFonts w:ascii="Times New Roman" w:eastAsia="Times New Roman" w:hAnsi="Times New Roman" w:cs="Times New Roman"/>
          <w:bCs/>
          <w:sz w:val="24"/>
          <w:szCs w:val="24"/>
        </w:rPr>
        <w:t xml:space="preserve"> on 10,000 processors of GPU</w:t>
      </w:r>
      <w:r w:rsidR="00BA65D7" w:rsidRPr="00BA65D7">
        <w:rPr>
          <w:rFonts w:ascii="Times New Roman" w:eastAsia="Times New Roman" w:hAnsi="Times New Roman" w:cs="Times New Roman"/>
          <w:bCs/>
          <w:sz w:val="24"/>
          <w:szCs w:val="24"/>
        </w:rPr>
        <w:t xml:space="preserve"> to increase performance. To improve detection accuracy</w:t>
      </w:r>
      <w:r w:rsidR="007600E9">
        <w:rPr>
          <w:rFonts w:ascii="Times New Roman" w:eastAsia="Times New Roman" w:hAnsi="Times New Roman" w:cs="Times New Roman"/>
          <w:bCs/>
          <w:sz w:val="24"/>
          <w:szCs w:val="24"/>
        </w:rPr>
        <w:t xml:space="preserve"> near the point of full compensation</w:t>
      </w:r>
      <w:r w:rsidR="00BA65D7" w:rsidRPr="00BA65D7">
        <w:rPr>
          <w:rFonts w:ascii="Times New Roman" w:eastAsia="Times New Roman" w:hAnsi="Times New Roman" w:cs="Times New Roman"/>
          <w:bCs/>
          <w:sz w:val="24"/>
          <w:szCs w:val="24"/>
        </w:rPr>
        <w:t xml:space="preserve">, an additional correlator </w:t>
      </w:r>
      <w:r w:rsidR="007600E9" w:rsidRPr="00BA65D7">
        <w:rPr>
          <w:rFonts w:ascii="Times New Roman" w:eastAsia="Times New Roman" w:hAnsi="Times New Roman" w:cs="Times New Roman"/>
          <w:bCs/>
          <w:sz w:val="24"/>
          <w:szCs w:val="24"/>
        </w:rPr>
        <w:t>condition</w:t>
      </w:r>
      <w:r w:rsidR="007600E9">
        <w:rPr>
          <w:rFonts w:ascii="Times New Roman" w:eastAsia="Times New Roman" w:hAnsi="Times New Roman" w:cs="Times New Roman"/>
          <w:bCs/>
          <w:sz w:val="24"/>
          <w:szCs w:val="24"/>
        </w:rPr>
        <w:t xml:space="preserve">ed on an allele at a third locus </w:t>
      </w:r>
      <w:r w:rsidR="00BA65D7" w:rsidRPr="00BA65D7">
        <w:rPr>
          <w:rFonts w:ascii="Times New Roman" w:eastAsia="Times New Roman" w:hAnsi="Times New Roman" w:cs="Times New Roman"/>
          <w:bCs/>
          <w:sz w:val="24"/>
          <w:szCs w:val="24"/>
        </w:rPr>
        <w:t xml:space="preserve">is calculated. Based on the relationship between </w:t>
      </w:r>
      <w:r w:rsidR="007600E9">
        <w:rPr>
          <w:rFonts w:ascii="Times New Roman" w:eastAsia="Times New Roman" w:hAnsi="Times New Roman" w:cs="Times New Roman"/>
          <w:bCs/>
          <w:sz w:val="24"/>
          <w:szCs w:val="24"/>
        </w:rPr>
        <w:t>the two correlators, an</w:t>
      </w:r>
      <w:r w:rsidR="00BA65D7" w:rsidRPr="00BA65D7">
        <w:rPr>
          <w:rFonts w:ascii="Times New Roman" w:eastAsia="Times New Roman" w:hAnsi="Times New Roman" w:cs="Times New Roman"/>
          <w:bCs/>
          <w:sz w:val="24"/>
          <w:szCs w:val="24"/>
        </w:rPr>
        <w:t xml:space="preserve"> epistatic </w:t>
      </w:r>
      <w:r w:rsidR="007600E9">
        <w:rPr>
          <w:rFonts w:ascii="Times New Roman" w:eastAsia="Times New Roman" w:hAnsi="Times New Roman" w:cs="Times New Roman"/>
          <w:bCs/>
          <w:sz w:val="24"/>
          <w:szCs w:val="24"/>
        </w:rPr>
        <w:t>interaction</w:t>
      </w:r>
      <w:r w:rsidR="00BA65D7" w:rsidRPr="00BA65D7">
        <w:rPr>
          <w:rFonts w:ascii="Times New Roman" w:eastAsia="Times New Roman" w:hAnsi="Times New Roman" w:cs="Times New Roman"/>
          <w:bCs/>
          <w:sz w:val="24"/>
          <w:szCs w:val="24"/>
        </w:rPr>
        <w:t xml:space="preserve"> between the two loci is inferred.</w:t>
      </w:r>
      <w:r w:rsidRPr="00FC4B93">
        <w:rPr>
          <w:rFonts w:ascii="Times New Roman" w:eastAsia="Times New Roman" w:hAnsi="Times New Roman" w:cs="Times New Roman"/>
          <w:b/>
          <w:sz w:val="24"/>
          <w:szCs w:val="24"/>
          <w:lang w:val="en-US"/>
        </w:rPr>
        <w:t xml:space="preserve"> </w:t>
      </w:r>
      <w:r w:rsidR="00575CB2">
        <w:rPr>
          <w:rFonts w:ascii="Times New Roman" w:eastAsia="Times New Roman" w:hAnsi="Times New Roman" w:cs="Times New Roman"/>
          <w:sz w:val="24"/>
          <w:szCs w:val="24"/>
        </w:rPr>
        <w:t xml:space="preserve">The details are described in </w:t>
      </w:r>
      <w:r w:rsidR="00575CB2" w:rsidRPr="0042315E">
        <w:rPr>
          <w:rFonts w:ascii="Times New Roman" w:eastAsia="Times New Roman" w:hAnsi="Times New Roman" w:cs="Times New Roman"/>
          <w:i/>
          <w:sz w:val="24"/>
          <w:szCs w:val="24"/>
        </w:rPr>
        <w:t>Methods</w:t>
      </w:r>
      <w:r w:rsidR="00575CB2">
        <w:rPr>
          <w:rFonts w:ascii="Times New Roman" w:eastAsia="Times New Roman" w:hAnsi="Times New Roman" w:cs="Times New Roman"/>
          <w:i/>
          <w:sz w:val="24"/>
          <w:szCs w:val="24"/>
        </w:rPr>
        <w:t>.</w:t>
      </w:r>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C744F">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 xml:space="preserve"> test</w:t>
      </w:r>
      <w:r w:rsidR="002C744F">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t xml:space="preserve"> </w:t>
      </w:r>
      <w:r w:rsidR="002C744F">
        <w:rPr>
          <w:rFonts w:ascii="Times New Roman" w:eastAsia="Times New Roman" w:hAnsi="Times New Roman" w:cs="Times New Roman"/>
          <w:b/>
          <w:sz w:val="24"/>
          <w:szCs w:val="24"/>
        </w:rPr>
        <w:t>initial</w:t>
      </w:r>
      <w:r w:rsidR="005F40F7">
        <w:rPr>
          <w:rFonts w:ascii="Times New Roman" w:eastAsia="Times New Roman" w:hAnsi="Times New Roman" w:cs="Times New Roman"/>
          <w:b/>
          <w:sz w:val="24"/>
          <w:szCs w:val="24"/>
        </w:rPr>
        <w:t>ly</w:t>
      </w:r>
      <w:r w:rsidR="002C744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monomorphous population</w:t>
      </w:r>
      <w:r w:rsidR="002C744F">
        <w:rPr>
          <w:rFonts w:ascii="Times New Roman" w:eastAsia="Times New Roman" w:hAnsi="Times New Roman" w:cs="Times New Roman"/>
          <w:b/>
          <w:sz w:val="24"/>
          <w:szCs w:val="24"/>
        </w:rPr>
        <w:t xml:space="preserve"> with fitness valley</w:t>
      </w:r>
      <w:r w:rsidR="002C4707">
        <w:rPr>
          <w:rFonts w:ascii="Times New Roman" w:eastAsia="Times New Roman" w:hAnsi="Times New Roman" w:cs="Times New Roman"/>
          <w:b/>
          <w:sz w:val="24"/>
          <w:szCs w:val="24"/>
        </w:rPr>
        <w:t xml:space="preserve">. </w:t>
      </w:r>
      <w:r w:rsidR="005F40F7">
        <w:rPr>
          <w:rFonts w:ascii="Times New Roman" w:eastAsia="Times New Roman" w:hAnsi="Times New Roman" w:cs="Times New Roman"/>
          <w:sz w:val="24"/>
          <w:szCs w:val="24"/>
        </w:rPr>
        <w:t>I</w:t>
      </w:r>
      <w:r w:rsidR="002C4707">
        <w:rPr>
          <w:rFonts w:ascii="Times New Roman" w:eastAsia="Times New Roman" w:hAnsi="Times New Roman" w:cs="Times New Roman"/>
          <w:sz w:val="24"/>
          <w:szCs w:val="24"/>
        </w:rPr>
        <w:t>n real world</w:t>
      </w:r>
      <w:r w:rsidR="005F40F7">
        <w:rPr>
          <w:rFonts w:ascii="Times New Roman" w:eastAsia="Times New Roman" w:hAnsi="Times New Roman" w:cs="Times New Roman"/>
          <w:sz w:val="24"/>
          <w:szCs w:val="24"/>
        </w:rPr>
        <w:t>,</w:t>
      </w:r>
      <w:r w:rsidR="002C4707">
        <w:rPr>
          <w:rFonts w:ascii="Times New Roman" w:eastAsia="Times New Roman" w:hAnsi="Times New Roman" w:cs="Times New Roman"/>
          <w:sz w:val="24"/>
          <w:szCs w:val="24"/>
        </w:rPr>
        <w:t xml:space="preserve"> not all populations </w:t>
      </w:r>
      <w:r w:rsidR="000237D1">
        <w:rPr>
          <w:rFonts w:ascii="Times New Roman" w:eastAsia="Times New Roman" w:hAnsi="Times New Roman" w:cs="Times New Roman"/>
          <w:sz w:val="24"/>
          <w:szCs w:val="24"/>
        </w:rPr>
        <w:t>are</w:t>
      </w:r>
      <w:r w:rsidR="002C4707">
        <w:rPr>
          <w:rFonts w:ascii="Times New Roman" w:eastAsia="Times New Roman" w:hAnsi="Times New Roman" w:cs="Times New Roman"/>
          <w:sz w:val="24"/>
          <w:szCs w:val="24"/>
        </w:rPr>
        <w:t xml:space="preserve"> polymorphous</w:t>
      </w:r>
      <w:r w:rsidR="000237D1">
        <w:rPr>
          <w:rFonts w:ascii="Times New Roman" w:eastAsia="Times New Roman" w:hAnsi="Times New Roman" w:cs="Times New Roman"/>
          <w:sz w:val="24"/>
          <w:szCs w:val="24"/>
        </w:rPr>
        <w:t xml:space="preserve"> in the beginning of evolution. Therefore,</w:t>
      </w:r>
      <w:r w:rsidR="002C4707">
        <w:rPr>
          <w:rFonts w:ascii="Times New Roman" w:eastAsia="Times New Roman" w:hAnsi="Times New Roman" w:cs="Times New Roman"/>
          <w:sz w:val="24"/>
          <w:szCs w:val="24"/>
        </w:rPr>
        <w:t xml:space="preserve"> we </w:t>
      </w:r>
      <w:r w:rsidR="000237D1">
        <w:rPr>
          <w:rFonts w:ascii="Times New Roman" w:eastAsia="Times New Roman" w:hAnsi="Times New Roman" w:cs="Times New Roman"/>
          <w:sz w:val="24"/>
          <w:szCs w:val="24"/>
        </w:rPr>
        <w:t xml:space="preserve">carried out an </w:t>
      </w:r>
      <w:r w:rsidR="002C4707">
        <w:rPr>
          <w:rFonts w:ascii="Times New Roman" w:eastAsia="Times New Roman" w:hAnsi="Times New Roman" w:cs="Times New Roman"/>
          <w:sz w:val="24"/>
          <w:szCs w:val="24"/>
        </w:rPr>
        <w:t>additional simulation</w:t>
      </w:r>
      <w:r w:rsidR="000237D1">
        <w:rPr>
          <w:rFonts w:ascii="Times New Roman" w:eastAsia="Times New Roman" w:hAnsi="Times New Roman" w:cs="Times New Roman"/>
          <w:sz w:val="24"/>
          <w:szCs w:val="24"/>
        </w:rPr>
        <w:t xml:space="preserve"> test with </w:t>
      </w:r>
      <w:r w:rsidR="002C4707">
        <w:rPr>
          <w:rFonts w:ascii="Times New Roman" w:eastAsia="Times New Roman" w:hAnsi="Times New Roman" w:cs="Times New Roman"/>
          <w:sz w:val="24"/>
          <w:szCs w:val="24"/>
        </w:rPr>
        <w:t>initial allel</w:t>
      </w:r>
      <w:r w:rsidR="000237D1">
        <w:rPr>
          <w:rFonts w:ascii="Times New Roman" w:eastAsia="Times New Roman" w:hAnsi="Times New Roman" w:cs="Times New Roman"/>
          <w:sz w:val="24"/>
          <w:szCs w:val="24"/>
        </w:rPr>
        <w:t>ic</w:t>
      </w:r>
      <w:r w:rsidR="002C4707">
        <w:rPr>
          <w:rFonts w:ascii="Times New Roman" w:eastAsia="Times New Roman" w:hAnsi="Times New Roman" w:cs="Times New Roman"/>
          <w:sz w:val="24"/>
          <w:szCs w:val="24"/>
        </w:rPr>
        <w:t xml:space="preserve"> frequency</w:t>
      </w:r>
      <w:r w:rsidR="000237D1">
        <w:rPr>
          <w:rFonts w:ascii="Times New Roman" w:eastAsia="Times New Roman" w:hAnsi="Times New Roman" w:cs="Times New Roman"/>
          <w:sz w:val="24"/>
          <w:szCs w:val="24"/>
        </w:rPr>
        <w:t xml:space="preserve"> at each locus</w:t>
      </w:r>
      <w:r w:rsidR="002C470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Pr>
          <w:rFonts w:ascii="Times New Roman" w:eastAsia="Times New Roman" w:hAnsi="Times New Roman" w:cs="Times New Roman"/>
          <w:sz w:val="24"/>
          <w:szCs w:val="24"/>
        </w:rPr>
        <w:t>. The</w:t>
      </w:r>
      <w:r w:rsidR="002C4707">
        <w:rPr>
          <w:rFonts w:ascii="Times New Roman" w:eastAsia="Times New Roman" w:hAnsi="Times New Roman" w:cs="Times New Roman"/>
          <w:sz w:val="24"/>
          <w:szCs w:val="24"/>
        </w:rPr>
        <w:t xml:space="preserve"> epistatic network </w:t>
      </w:r>
      <w:r w:rsidR="000237D1">
        <w:rPr>
          <w:rFonts w:ascii="Times New Roman" w:eastAsia="Times New Roman" w:hAnsi="Times New Roman" w:cs="Times New Roman"/>
          <w:sz w:val="24"/>
          <w:szCs w:val="24"/>
        </w:rPr>
        <w:t>was changed</w:t>
      </w:r>
      <w:r w:rsidR="002C4707">
        <w:rPr>
          <w:rFonts w:ascii="Times New Roman" w:eastAsia="Times New Roman" w:hAnsi="Times New Roman" w:cs="Times New Roman"/>
          <w:sz w:val="24"/>
          <w:szCs w:val="24"/>
        </w:rPr>
        <w:t xml:space="preserve"> from </w:t>
      </w:r>
      <w:r w:rsidR="000237D1">
        <w:rPr>
          <w:rFonts w:ascii="Times New Roman" w:eastAsia="Times New Roman" w:hAnsi="Times New Roman" w:cs="Times New Roman"/>
          <w:sz w:val="24"/>
          <w:szCs w:val="24"/>
        </w:rPr>
        <w:t xml:space="preserve">the </w:t>
      </w:r>
      <w:r w:rsidR="002C4707">
        <w:rPr>
          <w:rFonts w:ascii="Times New Roman" w:eastAsia="Times New Roman" w:hAnsi="Times New Roman" w:cs="Times New Roman"/>
          <w:sz w:val="24"/>
          <w:szCs w:val="24"/>
        </w:rPr>
        <w:t xml:space="preserve">isolated double arcs to a </w:t>
      </w:r>
      <w:r w:rsidR="00114B32">
        <w:rPr>
          <w:rFonts w:ascii="Times New Roman" w:eastAsia="Times New Roman" w:hAnsi="Times New Roman" w:cs="Times New Roman"/>
          <w:sz w:val="24"/>
          <w:szCs w:val="24"/>
        </w:rPr>
        <w:t xml:space="preserve">single </w:t>
      </w:r>
      <w:r w:rsidR="002C4707">
        <w:rPr>
          <w:rFonts w:ascii="Times New Roman" w:eastAsia="Times New Roman" w:hAnsi="Times New Roman" w:cs="Times New Roman"/>
          <w:sz w:val="24"/>
          <w:szCs w:val="24"/>
        </w:rPr>
        <w:t xml:space="preserve">star </w:t>
      </w:r>
      <w:r w:rsidR="00114B32">
        <w:rPr>
          <w:rFonts w:ascii="Times New Roman" w:eastAsia="Times New Roman" w:hAnsi="Times New Roman" w:cs="Times New Roman"/>
          <w:sz w:val="24"/>
          <w:szCs w:val="24"/>
        </w:rPr>
        <w:t xml:space="preserve">comprising one deleterious allele and  </w:t>
      </w:r>
      <w:r w:rsidR="002C4707">
        <w:rPr>
          <w:rFonts w:ascii="Times New Roman" w:eastAsia="Times New Roman" w:hAnsi="Times New Roman" w:cs="Times New Roman"/>
          <w:sz w:val="24"/>
          <w:szCs w:val="24"/>
        </w:rPr>
        <w:t>10 rays</w:t>
      </w:r>
      <w:r w:rsidR="00114B32">
        <w:rPr>
          <w:rFonts w:ascii="Times New Roman" w:eastAsia="Times New Roman" w:hAnsi="Times New Roman" w:cs="Times New Roman"/>
          <w:sz w:val="24"/>
          <w:szCs w:val="24"/>
        </w:rPr>
        <w:t xml:space="preserve"> with comp</w:t>
      </w:r>
      <w:r w:rsidR="007E5406">
        <w:rPr>
          <w:rFonts w:ascii="Times New Roman" w:eastAsia="Times New Roman" w:hAnsi="Times New Roman" w:cs="Times New Roman"/>
          <w:sz w:val="24"/>
          <w:szCs w:val="24"/>
        </w:rPr>
        <w:t>en</w:t>
      </w:r>
      <w:r w:rsidR="00114B32">
        <w:rPr>
          <w:rFonts w:ascii="Times New Roman" w:eastAsia="Times New Roman" w:hAnsi="Times New Roman" w:cs="Times New Roman"/>
          <w:sz w:val="24"/>
          <w:szCs w:val="24"/>
        </w:rPr>
        <w:t>satory alleles</w:t>
      </w:r>
      <w:r w:rsidR="002C4707">
        <w:rPr>
          <w:rFonts w:ascii="Times New Roman" w:eastAsia="Times New Roman" w:hAnsi="Times New Roman" w:cs="Times New Roman"/>
          <w:sz w:val="24"/>
          <w:szCs w:val="24"/>
        </w:rPr>
        <w:t xml:space="preserve">. </w:t>
      </w:r>
      <w:r w:rsidR="000237D1">
        <w:rPr>
          <w:rFonts w:ascii="Times New Roman" w:eastAsia="Times New Roman" w:hAnsi="Times New Roman" w:cs="Times New Roman"/>
          <w:sz w:val="24"/>
          <w:szCs w:val="24"/>
        </w:rPr>
        <w:t>Recombination is absent.</w:t>
      </w:r>
      <w:r w:rsidR="002C4707">
        <w:rPr>
          <w:rFonts w:ascii="Times New Roman" w:eastAsia="Times New Roman" w:hAnsi="Times New Roman" w:cs="Times New Roman"/>
          <w:sz w:val="24"/>
          <w:szCs w:val="24"/>
        </w:rPr>
        <w:t xml:space="preserve"> </w:t>
      </w:r>
    </w:p>
    <w:p w14:paraId="26F1B8FE" w14:textId="29F731A3" w:rsidR="004144AC" w:rsidRDefault="004144AC" w:rsidP="00B7138F">
      <w:pPr>
        <w:spacing w:after="0"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1BF421B" wp14:editId="4C35D1E7">
            <wp:extent cx="5181599"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9" cy="3886199"/>
                    </a:xfrm>
                    <a:prstGeom prst="rect">
                      <a:avLst/>
                    </a:prstGeom>
                    <a:noFill/>
                    <a:ln>
                      <a:noFill/>
                    </a:ln>
                  </pic:spPr>
                </pic:pic>
              </a:graphicData>
            </a:graphic>
          </wp:inline>
        </w:drawing>
      </w:r>
    </w:p>
    <w:p w14:paraId="546517E4" w14:textId="79D5481E" w:rsidR="004144AC" w:rsidRDefault="004144AC" w:rsidP="00742F5B">
      <w:pPr>
        <w:spacing w:after="0" w:line="360" w:lineRule="auto"/>
        <w:jc w:val="both"/>
        <w:rPr>
          <w:rFonts w:ascii="Times New Roman" w:eastAsia="Times New Roman" w:hAnsi="Times New Roman" w:cs="Times New Roman"/>
          <w:sz w:val="20"/>
          <w:szCs w:val="20"/>
        </w:rPr>
      </w:pPr>
      <w:commentRangeStart w:id="5"/>
      <w:commentRangeStart w:id="6"/>
      <w:r>
        <w:rPr>
          <w:rFonts w:ascii="Times New Roman" w:eastAsia="Times New Roman" w:hAnsi="Times New Roman" w:cs="Times New Roman"/>
          <w:sz w:val="20"/>
          <w:szCs w:val="20"/>
        </w:rPr>
        <w:t xml:space="preserve">Figure </w:t>
      </w:r>
      <w:r w:rsidR="006019E7">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5"/>
      <w:r w:rsidR="008F041B">
        <w:rPr>
          <w:rStyle w:val="CommentReference"/>
        </w:rPr>
        <w:commentReference w:id="5"/>
      </w:r>
      <w:commentRangeEnd w:id="6"/>
      <w:r w:rsidR="00466C3B">
        <w:rPr>
          <w:rStyle w:val="CommentReference"/>
        </w:rPr>
        <w:commentReference w:id="6"/>
      </w:r>
      <w:r w:rsidR="006219B0">
        <w:rPr>
          <w:rFonts w:ascii="Times New Roman" w:eastAsia="Times New Roman" w:hAnsi="Times New Roman" w:cs="Times New Roman"/>
          <w:b/>
          <w:sz w:val="20"/>
          <w:szCs w:val="20"/>
        </w:rPr>
        <w:t>Monte Carlo simulation of the evolutionary dynamics of a population with a fitness valley.</w:t>
      </w:r>
      <w:r w:rsidR="006219B0">
        <w:rPr>
          <w:rFonts w:ascii="Times New Roman" w:eastAsia="Times New Roman" w:hAnsi="Times New Roman" w:cs="Times New Roman"/>
          <w:sz w:val="20"/>
          <w:szCs w:val="20"/>
        </w:rPr>
        <w:t xml:space="preserve"> X-axis: Time in generations.</w:t>
      </w:r>
      <w:r>
        <w:rPr>
          <w:rFonts w:ascii="Times New Roman" w:eastAsia="Times New Roman" w:hAnsi="Times New Roman" w:cs="Times New Roman"/>
          <w:sz w:val="20"/>
          <w:szCs w:val="20"/>
        </w:rPr>
        <w:t xml:space="preserve"> </w:t>
      </w:r>
      <w:r w:rsidR="006219B0">
        <w:rPr>
          <w:rFonts w:ascii="Times New Roman" w:eastAsia="Times New Roman" w:hAnsi="Times New Roman" w:cs="Times New Roman"/>
          <w:sz w:val="20"/>
          <w:szCs w:val="20"/>
        </w:rPr>
        <w:t>Y axis: Average numbers of the alleles of different classes (shown) per genome. P</w:t>
      </w:r>
      <w:r>
        <w:rPr>
          <w:rFonts w:ascii="Times New Roman" w:eastAsia="Times New Roman" w:hAnsi="Times New Roman" w:cs="Times New Roman"/>
          <w:sz w:val="20"/>
          <w:szCs w:val="20"/>
        </w:rPr>
        <w:t>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w:t>
      </w:r>
      <w:r>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del w:id="7" w:author="Author" w:date="2026-04-07T14:31:00Z">
        <w:r w:rsidR="006219B0" w:rsidDel="00A27D66">
          <w:rPr>
            <w:rFonts w:ascii="Times New Roman" w:eastAsia="Times New Roman" w:hAnsi="Times New Roman" w:cs="Times New Roman"/>
            <w:color w:val="000000"/>
            <w:sz w:val="20"/>
            <w:szCs w:val="20"/>
          </w:rPr>
          <w:delText>.</w:delText>
        </w:r>
      </w:del>
      <w:ins w:id="8" w:author="Author" w:date="2026-04-06T19:39:00Z">
        <w:r w:rsidR="00B7138F">
          <w:rPr>
            <w:rFonts w:ascii="Times New Roman" w:eastAsia="Times New Roman" w:hAnsi="Times New Roman" w:cs="Times New Roman"/>
            <w:color w:val="000000"/>
            <w:sz w:val="20"/>
            <w:szCs w:val="20"/>
          </w:rPr>
          <w:t>,</w:t>
        </w:r>
        <w:del w:id="9" w:author="Author" w:date="2026-04-07T14:30:00Z">
          <w:r w:rsidR="00B7138F" w:rsidRPr="00B7138F" w:rsidDel="00A27D66">
            <w:rPr>
              <w:rFonts w:ascii="Times New Roman" w:eastAsia="Times New Roman" w:hAnsi="Times New Roman" w:cs="Times New Roman"/>
              <w:color w:val="000000"/>
              <w:sz w:val="20"/>
              <w:szCs w:val="20"/>
            </w:rPr>
            <w:delText xml:space="preserve"> </w:delText>
          </w:r>
        </w:del>
        <w:r w:rsidR="00B7138F">
          <w:rPr>
            <w:rFonts w:ascii="Times New Roman" w:eastAsia="Times New Roman" w:hAnsi="Times New Roman" w:cs="Times New Roman"/>
            <w:color w:val="000000"/>
            <w:sz w:val="20"/>
            <w:szCs w:val="20"/>
          </w:rPr>
          <w:t xml:space="preserve">10% of the alleles are </w:t>
        </w:r>
      </w:ins>
      <w:ins w:id="10" w:author="Author" w:date="2026-04-07T14:30:00Z">
        <w:r w:rsidR="00A27D66">
          <w:rPr>
            <w:rFonts w:ascii="Times New Roman" w:eastAsia="Times New Roman" w:hAnsi="Times New Roman" w:cs="Times New Roman"/>
            <w:color w:val="000000"/>
            <w:sz w:val="20"/>
            <w:szCs w:val="20"/>
          </w:rPr>
          <w:t>beneficial</w:t>
        </w:r>
      </w:ins>
      <w:ins w:id="11" w:author="Author" w:date="2026-04-06T19:39:00Z">
        <w:del w:id="12" w:author="Author" w:date="2026-04-07T14:30:00Z">
          <w:r w:rsidR="00B7138F" w:rsidDel="00A27D66">
            <w:rPr>
              <w:rFonts w:ascii="Times New Roman" w:eastAsia="Times New Roman" w:hAnsi="Times New Roman" w:cs="Times New Roman"/>
              <w:color w:val="000000"/>
              <w:sz w:val="20"/>
              <w:szCs w:val="20"/>
            </w:rPr>
            <w:delText>advantageous</w:delText>
          </w:r>
        </w:del>
      </w:ins>
      <w:ins w:id="13" w:author="Author" w:date="2026-04-07T14:25:00Z">
        <w:r w:rsidR="00E130A8">
          <w:rPr>
            <w:rFonts w:ascii="Times New Roman" w:eastAsia="Times New Roman" w:hAnsi="Times New Roman" w:cs="Times New Roman"/>
            <w:color w:val="000000"/>
            <w:sz w:val="20"/>
            <w:szCs w:val="20"/>
          </w:rPr>
          <w:t>,</w:t>
        </w:r>
      </w:ins>
      <w:ins w:id="14" w:author="Author" w:date="2026-04-06T19:39:00Z">
        <w:del w:id="15" w:author="Author" w:date="2026-04-07T14:31:00Z">
          <w:r w:rsidR="00B7138F" w:rsidDel="00A27D66">
            <w:rPr>
              <w:rFonts w:ascii="Times New Roman" w:eastAsia="Times New Roman" w:hAnsi="Times New Roman" w:cs="Times New Roman"/>
              <w:color w:val="000000"/>
              <w:sz w:val="20"/>
              <w:szCs w:val="20"/>
            </w:rPr>
            <w:delText xml:space="preserve"> other</w:delText>
          </w:r>
        </w:del>
        <w:r w:rsidR="00B7138F">
          <w:rPr>
            <w:rFonts w:ascii="Times New Roman" w:eastAsia="Times New Roman" w:hAnsi="Times New Roman" w:cs="Times New Roman"/>
            <w:color w:val="000000"/>
            <w:sz w:val="20"/>
            <w:szCs w:val="20"/>
          </w:rPr>
          <w:t xml:space="preserve"> 90% are deleterious</w:t>
        </w:r>
      </w:ins>
      <w:r>
        <w:rPr>
          <w:rFonts w:ascii="Times New Roman" w:eastAsia="Times New Roman" w:hAnsi="Times New Roman" w:cs="Times New Roman"/>
          <w:color w:val="000000"/>
          <w:sz w:val="20"/>
          <w:szCs w:val="20"/>
        </w:rPr>
        <w:t xml:space="preserve"> </w:t>
      </w:r>
      <w:ins w:id="16" w:author="Author" w:date="2026-04-06T19:39:00Z">
        <w:r w:rsidR="00B7138F">
          <w:rPr>
            <w:rFonts w:ascii="Times New Roman" w:eastAsia="Times New Roman" w:hAnsi="Times New Roman" w:cs="Times New Roman"/>
            <w:color w:val="000000"/>
            <w:sz w:val="20"/>
            <w:szCs w:val="20"/>
          </w:rPr>
          <w:t>with</w:t>
        </w:r>
        <w:del w:id="17" w:author="Author" w:date="2026-04-07T14:31:00Z">
          <w:r w:rsidR="00B7138F" w:rsidDel="00A27D66">
            <w:rPr>
              <w:rFonts w:ascii="Times New Roman" w:eastAsia="Times New Roman" w:hAnsi="Times New Roman" w:cs="Times New Roman"/>
              <w:color w:val="000000"/>
              <w:sz w:val="20"/>
              <w:szCs w:val="20"/>
            </w:rPr>
            <w:delText xml:space="preserve"> </w:delText>
          </w:r>
        </w:del>
      </w:ins>
      <w:ins w:id="18" w:author="Author" w:date="2026-04-06T19:40:00Z">
        <w:del w:id="19" w:author="Author" w:date="2026-04-07T14:31:00Z">
          <w:r w:rsidR="00B7138F" w:rsidDel="00A27D66">
            <w:rPr>
              <w:rFonts w:ascii="Times New Roman" w:eastAsia="Times New Roman" w:hAnsi="Times New Roman" w:cs="Times New Roman"/>
              <w:color w:val="000000"/>
              <w:sz w:val="20"/>
              <w:szCs w:val="20"/>
            </w:rPr>
            <w:delText>module of</w:delText>
          </w:r>
        </w:del>
        <w:r w:rsidR="00B7138F">
          <w:rPr>
            <w:rFonts w:ascii="Times New Roman" w:eastAsia="Times New Roman" w:hAnsi="Times New Roman" w:cs="Times New Roman"/>
            <w:color w:val="000000"/>
            <w:sz w:val="20"/>
            <w:szCs w:val="20"/>
          </w:rPr>
          <w:t xml:space="preserve"> </w:t>
        </w:r>
      </w:ins>
      <w:commentRangeStart w:id="20"/>
      <w:commentRangeStart w:id="21"/>
      <w:r>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w:t>
      </w:r>
      <w:del w:id="22" w:author="Author" w:date="2026-04-06T19:39:00Z">
        <w:r w:rsidDel="00B7138F">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Epistati</w:t>
      </w:r>
      <w:r w:rsidR="006219B0">
        <w:rPr>
          <w:rFonts w:ascii="Times New Roman" w:eastAsia="Times New Roman" w:hAnsi="Times New Roman" w:cs="Times New Roman"/>
          <w:sz w:val="20"/>
          <w:szCs w:val="20"/>
        </w:rPr>
        <w:t>c</w:t>
      </w:r>
      <w:r>
        <w:rPr>
          <w:rFonts w:ascii="Times New Roman" w:eastAsia="Times New Roman" w:hAnsi="Times New Roman" w:cs="Times New Roman"/>
          <w:sz w:val="20"/>
          <w:szCs w:val="20"/>
        </w:rPr>
        <w:t xml:space="preserve"> network represents a</w:t>
      </w:r>
      <w:del w:id="23" w:author="Author" w:date="2026-04-06T19:42:00Z">
        <w:r w:rsidDel="00B313E7">
          <w:rPr>
            <w:rFonts w:ascii="Times New Roman" w:eastAsia="Times New Roman" w:hAnsi="Times New Roman" w:cs="Times New Roman"/>
            <w:sz w:val="20"/>
            <w:szCs w:val="20"/>
          </w:rPr>
          <w:delText xml:space="preserve"> </w:delText>
        </w:r>
      </w:del>
      <w:ins w:id="24" w:author="Author" w:date="2026-04-06T19:41:00Z">
        <w:r w:rsidR="00B7138F">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sta</w:t>
      </w:r>
      <w:ins w:id="25" w:author="Author" w:date="2026-04-06T19:41:00Z">
        <w:r w:rsidR="00B7138F">
          <w:rPr>
            <w:rFonts w:ascii="Times New Roman" w:eastAsia="Times New Roman" w:hAnsi="Times New Roman" w:cs="Times New Roman"/>
            <w:sz w:val="20"/>
            <w:szCs w:val="20"/>
          </w:rPr>
          <w:t xml:space="preserve">r with </w:t>
        </w:r>
      </w:ins>
      <w:ins w:id="26" w:author="Author" w:date="2026-04-07T14:33:00Z">
        <w:r w:rsidR="00A27D66">
          <w:rPr>
            <w:rFonts w:ascii="Times New Roman" w:eastAsia="Times New Roman" w:hAnsi="Times New Roman" w:cs="Times New Roman"/>
            <w:sz w:val="20"/>
            <w:szCs w:val="20"/>
          </w:rPr>
          <w:t>the</w:t>
        </w:r>
      </w:ins>
      <w:ins w:id="27" w:author="Author" w:date="2026-04-06T19:41:00Z">
        <w:del w:id="28" w:author="Author" w:date="2026-04-07T14:33:00Z">
          <w:r w:rsidR="00B7138F" w:rsidDel="00A27D66">
            <w:rPr>
              <w:rFonts w:ascii="Times New Roman" w:eastAsia="Times New Roman" w:hAnsi="Times New Roman" w:cs="Times New Roman"/>
              <w:sz w:val="20"/>
              <w:szCs w:val="20"/>
            </w:rPr>
            <w:delText>one</w:delText>
          </w:r>
        </w:del>
        <w:r w:rsidR="00B7138F">
          <w:rPr>
            <w:rFonts w:ascii="Times New Roman" w:eastAsia="Times New Roman" w:hAnsi="Times New Roman" w:cs="Times New Roman"/>
            <w:sz w:val="20"/>
            <w:szCs w:val="20"/>
          </w:rPr>
          <w:t xml:space="preserve"> primary </w:t>
        </w:r>
      </w:ins>
      <w:ins w:id="29" w:author="Author" w:date="2026-04-07T14:33:00Z">
        <w:r w:rsidR="00A27D66">
          <w:rPr>
            <w:rFonts w:ascii="Times New Roman" w:eastAsia="Times New Roman" w:hAnsi="Times New Roman" w:cs="Times New Roman"/>
            <w:sz w:val="20"/>
            <w:szCs w:val="20"/>
          </w:rPr>
          <w:t>allele</w:t>
        </w:r>
      </w:ins>
      <w:ins w:id="30" w:author="Author" w:date="2026-04-06T19:41:00Z">
        <w:del w:id="31" w:author="Author" w:date="2026-04-07T14:33:00Z">
          <w:r w:rsidR="00B7138F" w:rsidDel="00A27D66">
            <w:rPr>
              <w:rFonts w:ascii="Times New Roman" w:eastAsia="Times New Roman" w:hAnsi="Times New Roman" w:cs="Times New Roman"/>
              <w:sz w:val="20"/>
              <w:szCs w:val="20"/>
            </w:rPr>
            <w:delText>mutation</w:delText>
          </w:r>
        </w:del>
        <w:r w:rsidR="00B7138F">
          <w:rPr>
            <w:rFonts w:ascii="Times New Roman" w:eastAsia="Times New Roman" w:hAnsi="Times New Roman" w:cs="Times New Roman"/>
            <w:sz w:val="20"/>
            <w:szCs w:val="20"/>
          </w:rPr>
          <w:t xml:space="preserve"> </w:t>
        </w:r>
      </w:ins>
      <w:ins w:id="32" w:author="Author" w:date="2026-04-07T14:33:00Z">
        <w:r w:rsidR="00A27D66">
          <w:rPr>
            <w:rFonts w:ascii="Times New Roman" w:eastAsia="Times New Roman" w:hAnsi="Times New Roman" w:cs="Times New Roman"/>
            <w:sz w:val="20"/>
            <w:szCs w:val="20"/>
          </w:rPr>
          <w:t>in t</w:t>
        </w:r>
      </w:ins>
      <w:ins w:id="33" w:author="Author" w:date="2026-04-07T14:34:00Z">
        <w:del w:id="34" w:author="Author" w:date="2026-04-13T17:25:00Z">
          <w:r w:rsidR="00A27D66" w:rsidDel="002A5C35">
            <w:rPr>
              <w:rFonts w:ascii="Times New Roman" w:eastAsia="Times New Roman" w:hAnsi="Times New Roman" w:cs="Times New Roman"/>
              <w:sz w:val="20"/>
              <w:szCs w:val="20"/>
            </w:rPr>
            <w:delText xml:space="preserve"> </w:delText>
          </w:r>
        </w:del>
      </w:ins>
      <w:ins w:id="35" w:author="Author" w:date="2026-04-07T14:33:00Z">
        <w:r w:rsidR="00A27D66">
          <w:rPr>
            <w:rFonts w:ascii="Times New Roman" w:eastAsia="Times New Roman" w:hAnsi="Times New Roman" w:cs="Times New Roman"/>
            <w:sz w:val="20"/>
            <w:szCs w:val="20"/>
          </w:rPr>
          <w:t>he center</w:t>
        </w:r>
      </w:ins>
      <w:ins w:id="36" w:author="Author" w:date="2026-04-06T19:41:00Z">
        <w:del w:id="37" w:author="Author" w:date="2026-04-07T14:33:00Z">
          <w:r w:rsidR="00B7138F" w:rsidDel="00A27D66">
            <w:rPr>
              <w:rFonts w:ascii="Times New Roman" w:eastAsia="Times New Roman" w:hAnsi="Times New Roman" w:cs="Times New Roman"/>
              <w:sz w:val="20"/>
              <w:szCs w:val="20"/>
            </w:rPr>
            <w:delText>on its peak</w:delText>
          </w:r>
        </w:del>
      </w:ins>
      <w:ins w:id="38" w:author="Author" w:date="2026-04-06T19:42:00Z">
        <w:r w:rsidR="00B313E7">
          <w:rPr>
            <w:rFonts w:ascii="Times New Roman" w:eastAsia="Times New Roman" w:hAnsi="Times New Roman" w:cs="Times New Roman"/>
            <w:sz w:val="20"/>
            <w:szCs w:val="20"/>
          </w:rPr>
          <w:t xml:space="preserve"> and ten compensatory mutations as </w:t>
        </w:r>
      </w:ins>
      <w:ins w:id="39" w:author="Author" w:date="2026-04-07T14:33:00Z">
        <w:r w:rsidR="00A27D66">
          <w:rPr>
            <w:rFonts w:ascii="Times New Roman" w:eastAsia="Times New Roman" w:hAnsi="Times New Roman" w:cs="Times New Roman"/>
            <w:sz w:val="20"/>
            <w:szCs w:val="20"/>
          </w:rPr>
          <w:t>the</w:t>
        </w:r>
      </w:ins>
      <w:ins w:id="40" w:author="Author" w:date="2026-04-06T19:42:00Z">
        <w:del w:id="41" w:author="Author" w:date="2026-04-07T14:33:00Z">
          <w:r w:rsidR="00B313E7" w:rsidDel="00A27D66">
            <w:rPr>
              <w:rFonts w:ascii="Times New Roman" w:eastAsia="Times New Roman" w:hAnsi="Times New Roman" w:cs="Times New Roman"/>
              <w:sz w:val="20"/>
              <w:szCs w:val="20"/>
            </w:rPr>
            <w:delText>its</w:delText>
          </w:r>
        </w:del>
        <w:r w:rsidR="00B313E7">
          <w:rPr>
            <w:rFonts w:ascii="Times New Roman" w:eastAsia="Times New Roman" w:hAnsi="Times New Roman" w:cs="Times New Roman"/>
            <w:sz w:val="20"/>
            <w:szCs w:val="20"/>
          </w:rPr>
          <w:t xml:space="preserve"> rays</w:t>
        </w:r>
      </w:ins>
      <w:ins w:id="42" w:author="Author" w:date="2026-04-06T19:43:00Z">
        <w:r w:rsidR="00B313E7">
          <w:rPr>
            <w:rFonts w:ascii="Times New Roman" w:eastAsia="Times New Roman" w:hAnsi="Times New Roman" w:cs="Times New Roman"/>
            <w:sz w:val="20"/>
            <w:szCs w:val="20"/>
          </w:rPr>
          <w:t xml:space="preserve">, all of </w:t>
        </w:r>
      </w:ins>
      <w:ins w:id="43" w:author="Author" w:date="2026-04-07T14:33:00Z">
        <w:r w:rsidR="00A27D66">
          <w:rPr>
            <w:rFonts w:ascii="Times New Roman" w:eastAsia="Times New Roman" w:hAnsi="Times New Roman" w:cs="Times New Roman"/>
            <w:sz w:val="20"/>
            <w:szCs w:val="20"/>
          </w:rPr>
          <w:t>whi</w:t>
        </w:r>
      </w:ins>
      <w:ins w:id="44" w:author="Author" w:date="2026-04-07T14:34:00Z">
        <w:r w:rsidR="00A27D66">
          <w:rPr>
            <w:rFonts w:ascii="Times New Roman" w:eastAsia="Times New Roman" w:hAnsi="Times New Roman" w:cs="Times New Roman"/>
            <w:sz w:val="20"/>
            <w:szCs w:val="20"/>
          </w:rPr>
          <w:t>ch</w:t>
        </w:r>
      </w:ins>
      <w:ins w:id="45" w:author="Author" w:date="2026-04-06T19:43:00Z">
        <w:del w:id="46" w:author="Author" w:date="2026-04-07T14:33:00Z">
          <w:r w:rsidR="00B313E7" w:rsidDel="00A27D66">
            <w:rPr>
              <w:rFonts w:ascii="Times New Roman" w:eastAsia="Times New Roman" w:hAnsi="Times New Roman" w:cs="Times New Roman"/>
              <w:sz w:val="20"/>
              <w:szCs w:val="20"/>
            </w:rPr>
            <w:delText>t</w:delText>
          </w:r>
        </w:del>
      </w:ins>
      <w:ins w:id="47" w:author="Author" w:date="2026-04-07T14:34:00Z">
        <w:r w:rsidR="00A27D66">
          <w:rPr>
            <w:rFonts w:ascii="Times New Roman" w:eastAsia="Times New Roman" w:hAnsi="Times New Roman" w:cs="Times New Roman"/>
            <w:sz w:val="20"/>
            <w:szCs w:val="20"/>
          </w:rPr>
          <w:t xml:space="preserve"> are </w:t>
        </w:r>
      </w:ins>
      <w:ins w:id="48" w:author="Author" w:date="2026-04-06T19:43:00Z">
        <w:del w:id="49" w:author="Author" w:date="2026-04-07T14:33:00Z">
          <w:r w:rsidR="00B313E7" w:rsidDel="00A27D66">
            <w:rPr>
              <w:rFonts w:ascii="Times New Roman" w:eastAsia="Times New Roman" w:hAnsi="Times New Roman" w:cs="Times New Roman"/>
              <w:sz w:val="20"/>
              <w:szCs w:val="20"/>
            </w:rPr>
            <w:delText>hese</w:delText>
          </w:r>
        </w:del>
        <w:del w:id="50" w:author="Author" w:date="2026-04-07T14:34:00Z">
          <w:r w:rsidR="00B313E7" w:rsidDel="00A27D66">
            <w:rPr>
              <w:rFonts w:ascii="Times New Roman" w:eastAsia="Times New Roman" w:hAnsi="Times New Roman" w:cs="Times New Roman"/>
              <w:sz w:val="20"/>
              <w:szCs w:val="20"/>
            </w:rPr>
            <w:delText xml:space="preserve"> 11 mutations are </w:delText>
          </w:r>
        </w:del>
        <w:r w:rsidR="00B313E7">
          <w:rPr>
            <w:rFonts w:ascii="Times New Roman" w:eastAsia="Times New Roman" w:hAnsi="Times New Roman" w:cs="Times New Roman"/>
            <w:sz w:val="20"/>
            <w:szCs w:val="20"/>
          </w:rPr>
          <w:t xml:space="preserve">deleterious </w:t>
        </w:r>
      </w:ins>
      <w:ins w:id="51" w:author="Author" w:date="2026-04-07T14:34:00Z">
        <w:r w:rsidR="00A27D66">
          <w:rPr>
            <w:rFonts w:ascii="Times New Roman" w:eastAsia="Times New Roman" w:hAnsi="Times New Roman" w:cs="Times New Roman"/>
            <w:sz w:val="20"/>
            <w:szCs w:val="20"/>
          </w:rPr>
          <w:t xml:space="preserve"> as single alleles.</w:t>
        </w:r>
      </w:ins>
      <w:ins w:id="52" w:author="Author" w:date="2026-04-07T14:35:00Z">
        <w:r w:rsidR="00A27D66">
          <w:rPr>
            <w:rFonts w:ascii="Times New Roman" w:eastAsia="Times New Roman" w:hAnsi="Times New Roman" w:cs="Times New Roman"/>
            <w:sz w:val="20"/>
            <w:szCs w:val="20"/>
          </w:rPr>
          <w:t xml:space="preserve"> </w:t>
        </w:r>
      </w:ins>
      <w:ins w:id="53" w:author="Author" w:date="2026-04-07T14:38:00Z">
        <w:r w:rsidR="004D7072">
          <w:rPr>
            <w:rFonts w:ascii="Times New Roman" w:eastAsia="Times New Roman" w:hAnsi="Times New Roman" w:cs="Times New Roman"/>
            <w:sz w:val="20"/>
            <w:szCs w:val="20"/>
          </w:rPr>
          <w:t>Epistatic parameters are given</w:t>
        </w:r>
      </w:ins>
      <w:ins w:id="54" w:author="Author" w:date="2026-04-07T14:37:00Z">
        <w:r w:rsidR="004D7072">
          <w:rPr>
            <w:rFonts w:ascii="Times New Roman" w:eastAsia="Times New Roman" w:hAnsi="Times New Roman" w:cs="Times New Roman"/>
            <w:sz w:val="20"/>
            <w:szCs w:val="20"/>
          </w:rPr>
          <w:t xml:space="preserve"> in </w:t>
        </w:r>
      </w:ins>
      <w:ins w:id="55" w:author="Author" w:date="2026-04-07T14:38:00Z">
        <w:r w:rsidR="004D7072">
          <w:rPr>
            <w:rFonts w:ascii="Times New Roman" w:eastAsia="Times New Roman" w:hAnsi="Times New Roman" w:cs="Times New Roman"/>
            <w:i/>
            <w:iCs/>
            <w:sz w:val="20"/>
            <w:szCs w:val="20"/>
          </w:rPr>
          <w:t>M</w:t>
        </w:r>
      </w:ins>
      <w:ins w:id="56" w:author="Author" w:date="2026-04-07T14:37:00Z">
        <w:r w:rsidR="004D7072" w:rsidRPr="004D7072">
          <w:rPr>
            <w:rFonts w:ascii="Times New Roman" w:eastAsia="Times New Roman" w:hAnsi="Times New Roman" w:cs="Times New Roman"/>
            <w:i/>
            <w:iCs/>
            <w:sz w:val="20"/>
            <w:szCs w:val="20"/>
          </w:rPr>
          <w:t>ethods</w:t>
        </w:r>
      </w:ins>
      <w:ins w:id="57" w:author="Author" w:date="2026-04-06T19:43:00Z">
        <w:del w:id="58" w:author="Author" w:date="2026-04-07T14:34:00Z">
          <w:r w:rsidR="00B313E7" w:rsidRPr="001C6A4D" w:rsidDel="00A27D66">
            <w:rPr>
              <w:rFonts w:ascii="Times New Roman" w:eastAsia="Times New Roman" w:hAnsi="Times New Roman" w:cs="Times New Roman"/>
              <w:sz w:val="20"/>
              <w:szCs w:val="20"/>
            </w:rPr>
            <w:delText>independently</w:delText>
          </w:r>
        </w:del>
      </w:ins>
      <w:del w:id="59" w:author="Author" w:date="2026-04-07T14:37:00Z">
        <w:r w:rsidRPr="001C6A4D" w:rsidDel="00A27D66">
          <w:rPr>
            <w:rFonts w:ascii="Times New Roman" w:eastAsia="Times New Roman" w:hAnsi="Times New Roman" w:cs="Times New Roman"/>
            <w:sz w:val="20"/>
            <w:szCs w:val="20"/>
          </w:rPr>
          <w:delText>r</w:delText>
        </w:r>
      </w:del>
      <w:del w:id="60" w:author="Author" w:date="2026-04-06T19:41:00Z">
        <w:r w:rsidR="00A97F32" w:rsidDel="00B7138F">
          <w:rPr>
            <w:rFonts w:ascii="Times New Roman" w:eastAsia="Times New Roman" w:hAnsi="Times New Roman" w:cs="Times New Roman"/>
            <w:sz w:val="20"/>
            <w:szCs w:val="20"/>
          </w:rPr>
          <w:delText>….</w:delText>
        </w:r>
        <w:r w:rsidDel="00B7138F">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Recombination is absent</w:t>
      </w:r>
      <w:r w:rsidR="006219B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20"/>
      <w:r w:rsidR="006219B0">
        <w:rPr>
          <w:rStyle w:val="CommentReference"/>
        </w:rPr>
        <w:commentReference w:id="20"/>
      </w:r>
      <w:commentRangeEnd w:id="21"/>
      <w:r w:rsidR="00CF36DD">
        <w:rPr>
          <w:rStyle w:val="CommentReference"/>
        </w:rPr>
        <w:commentReference w:id="21"/>
      </w:r>
    </w:p>
    <w:p w14:paraId="5AC1BD8D" w14:textId="77777777" w:rsidR="007600E9" w:rsidRDefault="007600E9" w:rsidP="00742F5B">
      <w:pPr>
        <w:spacing w:after="0" w:line="360" w:lineRule="auto"/>
        <w:jc w:val="both"/>
        <w:rPr>
          <w:rFonts w:ascii="Times New Roman" w:eastAsia="Times New Roman" w:hAnsi="Times New Roman" w:cs="Times New Roman"/>
          <w:sz w:val="20"/>
          <w:szCs w:val="20"/>
        </w:rPr>
      </w:pPr>
    </w:p>
    <w:p w14:paraId="61A1D329" w14:textId="6681F097" w:rsidR="007600E9" w:rsidRPr="00FC4B93" w:rsidRDefault="00E65540" w:rsidP="00742F5B">
      <w:pPr>
        <w:spacing w:after="0" w:line="360" w:lineRule="auto"/>
        <w:jc w:val="both"/>
        <w:rPr>
          <w:rFonts w:ascii="Times New Roman" w:hAnsi="Times New Roman" w:cs="Times New Roman"/>
          <w:sz w:val="24"/>
          <w:szCs w:val="24"/>
          <w:lang w:val="en-US"/>
        </w:rPr>
      </w:pPr>
      <w:r w:rsidRPr="00E65540">
        <w:rPr>
          <w:rFonts w:ascii="Times New Roman" w:hAnsi="Times New Roman" w:cs="Times New Roman"/>
          <w:sz w:val="24"/>
          <w:szCs w:val="24"/>
          <w:lang w:val="en-US"/>
        </w:rPr>
        <w:t xml:space="preserve">Initially, </w:t>
      </w:r>
      <w:r w:rsidR="00A97F32">
        <w:rPr>
          <w:rFonts w:ascii="Times New Roman" w:hAnsi="Times New Roman" w:cs="Times New Roman"/>
          <w:sz w:val="24"/>
          <w:szCs w:val="24"/>
          <w:lang w:val="en-US"/>
        </w:rPr>
        <w:t>population is monomorphous. T</w:t>
      </w:r>
      <w:r w:rsidRPr="00E65540">
        <w:rPr>
          <w:rFonts w:ascii="Times New Roman" w:hAnsi="Times New Roman" w:cs="Times New Roman"/>
          <w:sz w:val="24"/>
          <w:szCs w:val="24"/>
          <w:lang w:val="en-US"/>
        </w:rPr>
        <w:t xml:space="preserve">hen a gradual accumulation of </w:t>
      </w:r>
      <w:r w:rsidR="00A97F32">
        <w:rPr>
          <w:rFonts w:ascii="Times New Roman" w:hAnsi="Times New Roman" w:cs="Times New Roman"/>
          <w:sz w:val="24"/>
          <w:szCs w:val="24"/>
          <w:lang w:val="en-US"/>
        </w:rPr>
        <w:t>beneficial</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A82F67">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occurs</w:t>
      </w:r>
      <w:r w:rsidR="00A97F32">
        <w:rPr>
          <w:rFonts w:ascii="Times New Roman" w:hAnsi="Times New Roman" w:cs="Times New Roman"/>
          <w:sz w:val="24"/>
          <w:szCs w:val="24"/>
          <w:lang w:val="en-US"/>
        </w:rPr>
        <w:t>, which are assumed to take 10% of loci</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Deleterious</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461F65">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accumulate</w:t>
      </w:r>
      <w:r w:rsidR="00A97F32">
        <w:rPr>
          <w:rFonts w:ascii="Times New Roman" w:hAnsi="Times New Roman" w:cs="Times New Roman"/>
          <w:sz w:val="24"/>
          <w:szCs w:val="24"/>
          <w:lang w:val="en-US"/>
        </w:rPr>
        <w:t xml:space="preserve"> at </w:t>
      </w:r>
      <w:r w:rsidR="00461F65">
        <w:rPr>
          <w:rFonts w:ascii="Times New Roman" w:hAnsi="Times New Roman" w:cs="Times New Roman"/>
          <w:sz w:val="24"/>
          <w:szCs w:val="24"/>
          <w:lang w:val="en-US"/>
        </w:rPr>
        <w:t xml:space="preserve">the </w:t>
      </w:r>
      <w:r w:rsidR="00A97F32">
        <w:rPr>
          <w:rFonts w:ascii="Times New Roman" w:hAnsi="Times New Roman" w:cs="Times New Roman"/>
          <w:sz w:val="24"/>
          <w:szCs w:val="24"/>
          <w:lang w:val="en-US"/>
        </w:rPr>
        <w:t>remaining 90% of loci</w:t>
      </w:r>
      <w:r w:rsidR="00A82F67">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more slowly</w:t>
      </w:r>
      <w:r w:rsidRPr="00E65540">
        <w:rPr>
          <w:rFonts w:ascii="Times New Roman" w:hAnsi="Times New Roman" w:cs="Times New Roman"/>
          <w:sz w:val="24"/>
          <w:szCs w:val="24"/>
          <w:lang w:val="en-US"/>
        </w:rPr>
        <w:t xml:space="preserve"> due to the hitchhiking effect</w:t>
      </w:r>
      <w:r w:rsidR="00A97F32">
        <w:rPr>
          <w:rFonts w:ascii="Times New Roman" w:hAnsi="Times New Roman" w:cs="Times New Roman"/>
          <w:sz w:val="24"/>
          <w:szCs w:val="24"/>
          <w:lang w:val="en-US"/>
        </w:rPr>
        <w:t>, i.e., genetic linkage with the beneficial alleles</w:t>
      </w:r>
      <w:r w:rsidRPr="00E65540">
        <w:rPr>
          <w:rFonts w:ascii="Times New Roman" w:hAnsi="Times New Roman" w:cs="Times New Roman"/>
          <w:sz w:val="24"/>
          <w:szCs w:val="24"/>
          <w:lang w:val="en-US"/>
        </w:rPr>
        <w:t xml:space="preserve">. Among </w:t>
      </w:r>
      <w:r w:rsidR="00461F65">
        <w:rPr>
          <w:rFonts w:ascii="Times New Roman" w:hAnsi="Times New Roman" w:cs="Times New Roman"/>
          <w:sz w:val="24"/>
          <w:szCs w:val="24"/>
          <w:lang w:val="en-US"/>
        </w:rPr>
        <w:t>deleterious</w:t>
      </w:r>
      <w:r w:rsidR="00461F65"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alleles</w:t>
      </w:r>
      <w:r w:rsidRPr="00E65540">
        <w:rPr>
          <w:rFonts w:ascii="Times New Roman" w:hAnsi="Times New Roman" w:cs="Times New Roman"/>
          <w:sz w:val="24"/>
          <w:szCs w:val="24"/>
          <w:lang w:val="en-US"/>
        </w:rPr>
        <w:t xml:space="preserve">, one </w:t>
      </w:r>
      <w:r w:rsidR="00461F65">
        <w:rPr>
          <w:rFonts w:ascii="Times New Roman" w:hAnsi="Times New Roman" w:cs="Times New Roman"/>
          <w:sz w:val="24"/>
          <w:szCs w:val="24"/>
          <w:lang w:val="en-US"/>
        </w:rPr>
        <w:t xml:space="preserve">is set to be the </w:t>
      </w:r>
      <w:r w:rsidRPr="00E65540">
        <w:rPr>
          <w:rFonts w:ascii="Times New Roman" w:hAnsi="Times New Roman" w:cs="Times New Roman"/>
          <w:sz w:val="24"/>
          <w:szCs w:val="24"/>
          <w:lang w:val="en-US"/>
        </w:rPr>
        <w:t>primary mutation</w:t>
      </w:r>
      <w:r w:rsidR="00461F65">
        <w:rPr>
          <w:rFonts w:ascii="Times New Roman" w:hAnsi="Times New Roman" w:cs="Times New Roman"/>
          <w:sz w:val="24"/>
          <w:szCs w:val="24"/>
          <w:lang w:val="en-US"/>
        </w:rPr>
        <w:t xml:space="preserve"> of fitness valley</w:t>
      </w:r>
      <w:r w:rsidRPr="00E65540">
        <w:rPr>
          <w:rFonts w:ascii="Times New Roman" w:hAnsi="Times New Roman" w:cs="Times New Roman"/>
          <w:sz w:val="24"/>
          <w:szCs w:val="24"/>
          <w:lang w:val="en-US"/>
        </w:rPr>
        <w:t xml:space="preserve"> and 10 </w:t>
      </w:r>
      <w:r w:rsidR="00461F65">
        <w:rPr>
          <w:rFonts w:ascii="Times New Roman" w:hAnsi="Times New Roman" w:cs="Times New Roman"/>
          <w:sz w:val="24"/>
          <w:szCs w:val="24"/>
          <w:lang w:val="en-US"/>
        </w:rPr>
        <w:t xml:space="preserve">are set to be compensatory </w:t>
      </w:r>
      <w:r w:rsidRPr="00E65540">
        <w:rPr>
          <w:rFonts w:ascii="Times New Roman" w:hAnsi="Times New Roman" w:cs="Times New Roman"/>
          <w:sz w:val="24"/>
          <w:szCs w:val="24"/>
          <w:lang w:val="en-US"/>
        </w:rPr>
        <w:t xml:space="preserve">mutations </w:t>
      </w:r>
      <w:r w:rsidR="00461F65">
        <w:rPr>
          <w:rFonts w:ascii="Times New Roman" w:hAnsi="Times New Roman" w:cs="Times New Roman"/>
          <w:sz w:val="24"/>
          <w:szCs w:val="24"/>
          <w:lang w:val="en-US"/>
        </w:rPr>
        <w:t xml:space="preserve">with the degrees of compensation ranging from </w:t>
      </w:r>
      <w:ins w:id="61" w:author="Author" w:date="2026-04-06T19:52:00Z">
        <w:r w:rsidR="00A30012">
          <w:rPr>
            <w:rFonts w:ascii="Times New Roman" w:hAnsi="Times New Roman" w:cs="Times New Roman"/>
            <w:sz w:val="24"/>
            <w:szCs w:val="24"/>
            <w:lang w:val="en-US"/>
          </w:rPr>
          <w:t>8</w:t>
        </w:r>
      </w:ins>
      <w:ins w:id="62" w:author="Author" w:date="2026-04-06T19:35:00Z">
        <w:r w:rsidR="00B7138F">
          <w:rPr>
            <w:rFonts w:ascii="Times New Roman" w:hAnsi="Times New Roman" w:cs="Times New Roman"/>
            <w:sz w:val="24"/>
            <w:szCs w:val="24"/>
            <w:lang w:val="en-US"/>
          </w:rPr>
          <w:t>0</w:t>
        </w:r>
      </w:ins>
      <w:del w:id="63" w:author="Author"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 xml:space="preserve"> to </w:t>
      </w:r>
      <w:ins w:id="64" w:author="Author" w:date="2026-04-06T19:53:00Z">
        <w:r w:rsidR="00A30012">
          <w:rPr>
            <w:rFonts w:ascii="Times New Roman" w:hAnsi="Times New Roman" w:cs="Times New Roman"/>
            <w:sz w:val="24"/>
            <w:szCs w:val="24"/>
            <w:lang w:val="en-US"/>
          </w:rPr>
          <w:t>8</w:t>
        </w:r>
      </w:ins>
      <w:ins w:id="65" w:author="Author" w:date="2026-04-06T19:35:00Z">
        <w:r w:rsidR="00B7138F">
          <w:rPr>
            <w:rFonts w:ascii="Times New Roman" w:hAnsi="Times New Roman" w:cs="Times New Roman"/>
            <w:sz w:val="24"/>
            <w:szCs w:val="24"/>
            <w:lang w:val="en-US"/>
          </w:rPr>
          <w:t>00</w:t>
        </w:r>
      </w:ins>
      <w:del w:id="66" w:author="Author"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These</w:t>
      </w:r>
      <w:r w:rsidR="00461F65">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mutations are </w:t>
      </w:r>
      <w:r w:rsidR="00461F65">
        <w:rPr>
          <w:rFonts w:ascii="Times New Roman" w:hAnsi="Times New Roman" w:cs="Times New Roman"/>
          <w:sz w:val="24"/>
          <w:szCs w:val="24"/>
          <w:lang w:val="en-US"/>
        </w:rPr>
        <w:t>deleterious</w:t>
      </w:r>
      <w:r w:rsidR="00A82F67">
        <w:rPr>
          <w:rFonts w:ascii="Times New Roman" w:hAnsi="Times New Roman" w:cs="Times New Roman"/>
          <w:sz w:val="24"/>
          <w:szCs w:val="24"/>
          <w:lang w:val="en-US"/>
        </w:rPr>
        <w:t xml:space="preserve"> separately</w:t>
      </w:r>
      <w:r w:rsidRPr="00E65540">
        <w:rPr>
          <w:rFonts w:ascii="Times New Roman" w:hAnsi="Times New Roman" w:cs="Times New Roman"/>
          <w:sz w:val="24"/>
          <w:szCs w:val="24"/>
          <w:lang w:val="en-US"/>
        </w:rPr>
        <w:t xml:space="preserve">, but the combination of the primary </w:t>
      </w:r>
      <w:r w:rsidR="00A82F67">
        <w:rPr>
          <w:rFonts w:ascii="Times New Roman" w:hAnsi="Times New Roman" w:cs="Times New Roman"/>
          <w:sz w:val="24"/>
          <w:szCs w:val="24"/>
          <w:lang w:val="en-US"/>
        </w:rPr>
        <w:t>allele with the</w:t>
      </w:r>
      <w:r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compensatory</w:t>
      </w:r>
      <w:r w:rsidR="00A82F67">
        <w:rPr>
          <w:rFonts w:ascii="Times New Roman" w:hAnsi="Times New Roman" w:cs="Times New Roman"/>
          <w:sz w:val="24"/>
          <w:szCs w:val="24"/>
          <w:lang w:val="en-US"/>
        </w:rPr>
        <w:t xml:space="preserve"> </w:t>
      </w:r>
      <w:del w:id="67" w:author="Author" w:date="2026-04-06T19:37:00Z">
        <w:r w:rsidR="00A82F67" w:rsidDel="00B7138F">
          <w:rPr>
            <w:rFonts w:ascii="Times New Roman" w:hAnsi="Times New Roman" w:cs="Times New Roman"/>
            <w:sz w:val="24"/>
            <w:szCs w:val="24"/>
            <w:lang w:val="en-US"/>
          </w:rPr>
          <w:delText>alelles</w:delText>
        </w:r>
      </w:del>
      <w:ins w:id="68" w:author="Author" w:date="2026-04-06T19:37:00Z">
        <w:r w:rsidR="00B7138F">
          <w:rPr>
            <w:rFonts w:ascii="Times New Roman" w:hAnsi="Times New Roman" w:cs="Times New Roman"/>
            <w:sz w:val="24"/>
            <w:szCs w:val="24"/>
            <w:lang w:val="en-US"/>
          </w:rPr>
          <w:t>alleles</w:t>
        </w:r>
      </w:ins>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is </w:t>
      </w:r>
      <w:r w:rsidR="00A82F67" w:rsidRPr="00E65540">
        <w:rPr>
          <w:rFonts w:ascii="Times New Roman" w:hAnsi="Times New Roman" w:cs="Times New Roman"/>
          <w:sz w:val="24"/>
          <w:szCs w:val="24"/>
          <w:lang w:val="en-US"/>
        </w:rPr>
        <w:t>selecti</w:t>
      </w:r>
      <w:r w:rsidR="00A82F67">
        <w:rPr>
          <w:rFonts w:ascii="Times New Roman" w:hAnsi="Times New Roman" w:cs="Times New Roman"/>
          <w:sz w:val="24"/>
          <w:szCs w:val="24"/>
          <w:lang w:val="en-US"/>
        </w:rPr>
        <w:t xml:space="preserve">vely </w:t>
      </w:r>
      <w:r w:rsidR="00A82F67" w:rsidRPr="00E65540">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advantageous. </w:t>
      </w:r>
      <w:r w:rsidR="00A82F67">
        <w:rPr>
          <w:rFonts w:ascii="Times New Roman" w:hAnsi="Times New Roman" w:cs="Times New Roman"/>
          <w:sz w:val="24"/>
          <w:szCs w:val="24"/>
          <w:lang w:val="en-US"/>
        </w:rPr>
        <w:t xml:space="preserve">Sooner or later, </w:t>
      </w:r>
      <w:r w:rsidR="007F5365">
        <w:rPr>
          <w:rFonts w:ascii="Times New Roman" w:hAnsi="Times New Roman" w:cs="Times New Roman"/>
          <w:sz w:val="24"/>
          <w:szCs w:val="24"/>
          <w:lang w:val="en-US"/>
        </w:rPr>
        <w:t xml:space="preserve">deleterious </w:t>
      </w:r>
      <w:r w:rsidR="00A82F67">
        <w:rPr>
          <w:rFonts w:ascii="Times New Roman" w:hAnsi="Times New Roman" w:cs="Times New Roman"/>
          <w:sz w:val="24"/>
          <w:szCs w:val="24"/>
          <w:lang w:val="en-US"/>
        </w:rPr>
        <w:t xml:space="preserve">primary mutation </w:t>
      </w:r>
      <w:r w:rsidR="007F5365">
        <w:rPr>
          <w:rFonts w:ascii="Times New Roman" w:hAnsi="Times New Roman" w:cs="Times New Roman"/>
          <w:sz w:val="24"/>
          <w:szCs w:val="24"/>
          <w:lang w:val="en-US"/>
        </w:rPr>
        <w:t>becomes abundant</w:t>
      </w:r>
      <w:r w:rsidR="00A82F67">
        <w:rPr>
          <w:rFonts w:ascii="Times New Roman" w:hAnsi="Times New Roman" w:cs="Times New Roman"/>
          <w:sz w:val="24"/>
          <w:szCs w:val="24"/>
          <w:lang w:val="en-US"/>
        </w:rPr>
        <w:t xml:space="preserve"> in a population due to </w:t>
      </w:r>
      <w:r w:rsidR="007F5365">
        <w:rPr>
          <w:rFonts w:ascii="Times New Roman" w:hAnsi="Times New Roman" w:cs="Times New Roman"/>
          <w:sz w:val="24"/>
          <w:szCs w:val="24"/>
          <w:lang w:val="en-US"/>
        </w:rPr>
        <w:t xml:space="preserve">the </w:t>
      </w:r>
      <w:r w:rsidR="00A82F67">
        <w:rPr>
          <w:rFonts w:ascii="Times New Roman" w:hAnsi="Times New Roman" w:cs="Times New Roman"/>
          <w:sz w:val="24"/>
          <w:szCs w:val="24"/>
          <w:lang w:val="en-US"/>
        </w:rPr>
        <w:t xml:space="preserve">hitchhiking effect. Then compensatory alleles become advantageous, and start rapid accumulation, </w:t>
      </w:r>
      <w:r w:rsidRPr="00E65540">
        <w:rPr>
          <w:rFonts w:ascii="Times New Roman" w:hAnsi="Times New Roman" w:cs="Times New Roman"/>
          <w:sz w:val="24"/>
          <w:szCs w:val="24"/>
          <w:lang w:val="en-US"/>
        </w:rPr>
        <w:t>lead</w:t>
      </w:r>
      <w:r w:rsidR="007F5365">
        <w:rPr>
          <w:rFonts w:ascii="Times New Roman" w:hAnsi="Times New Roman" w:cs="Times New Roman"/>
          <w:sz w:val="24"/>
          <w:szCs w:val="24"/>
          <w:lang w:val="en-US"/>
        </w:rPr>
        <w:t>ing</w:t>
      </w:r>
      <w:r w:rsidRPr="00E65540">
        <w:rPr>
          <w:rFonts w:ascii="Times New Roman" w:hAnsi="Times New Roman" w:cs="Times New Roman"/>
          <w:sz w:val="24"/>
          <w:szCs w:val="24"/>
          <w:lang w:val="en-US"/>
        </w:rPr>
        <w:t xml:space="preserve"> to a jump in the curve</w:t>
      </w:r>
      <w:r w:rsidR="00A82F67">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Fig</w:t>
      </w:r>
      <w:r w:rsidR="00A82F67">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w:t>
      </w:r>
      <w:r w:rsidR="007F5365">
        <w:rPr>
          <w:rFonts w:ascii="Times New Roman" w:hAnsi="Times New Roman" w:cs="Times New Roman"/>
          <w:sz w:val="24"/>
          <w:szCs w:val="24"/>
          <w:lang w:val="en-US"/>
        </w:rPr>
        <w:t xml:space="preserve">. </w:t>
      </w:r>
      <w:r w:rsidR="006019E7">
        <w:rPr>
          <w:rFonts w:ascii="Times New Roman" w:hAnsi="Times New Roman" w:cs="Times New Roman"/>
          <w:sz w:val="24"/>
          <w:szCs w:val="24"/>
          <w:lang w:val="en-US"/>
        </w:rPr>
        <w:t xml:space="preserve">This marks </w:t>
      </w:r>
      <w:r w:rsidR="009A1A23">
        <w:rPr>
          <w:rFonts w:ascii="Times New Roman" w:hAnsi="Times New Roman" w:cs="Times New Roman"/>
          <w:sz w:val="24"/>
          <w:szCs w:val="24"/>
          <w:lang w:val="en-US"/>
        </w:rPr>
        <w:t xml:space="preserve">passing the fitness valley and </w:t>
      </w:r>
      <w:r w:rsidR="006019E7">
        <w:rPr>
          <w:rFonts w:ascii="Times New Roman" w:hAnsi="Times New Roman" w:cs="Times New Roman"/>
          <w:sz w:val="24"/>
          <w:szCs w:val="24"/>
          <w:lang w:val="en-US"/>
        </w:rPr>
        <w:t>the emergence of a new group of virus variants</w:t>
      </w:r>
      <w:r w:rsidR="009A1A23">
        <w:rPr>
          <w:rFonts w:ascii="Times New Roman" w:hAnsi="Times New Roman" w:cs="Times New Roman"/>
          <w:sz w:val="24"/>
          <w:szCs w:val="24"/>
          <w:lang w:val="en-US"/>
        </w:rPr>
        <w:t xml:space="preserve"> on the end of fitness </w:t>
      </w:r>
      <w:del w:id="69" w:author="Author" w:date="2026-04-06T19:37:00Z">
        <w:r w:rsidR="009A1A23" w:rsidDel="00B7138F">
          <w:rPr>
            <w:rFonts w:ascii="Times New Roman" w:hAnsi="Times New Roman" w:cs="Times New Roman"/>
            <w:sz w:val="24"/>
            <w:szCs w:val="24"/>
            <w:lang w:val="en-US"/>
          </w:rPr>
          <w:delText>valle</w:delText>
        </w:r>
      </w:del>
      <w:ins w:id="70" w:author="Author" w:date="2026-04-06T19:37:00Z">
        <w:r w:rsidR="00B7138F">
          <w:rPr>
            <w:rFonts w:ascii="Times New Roman" w:hAnsi="Times New Roman" w:cs="Times New Roman"/>
            <w:sz w:val="24"/>
            <w:szCs w:val="24"/>
            <w:lang w:val="en-US"/>
          </w:rPr>
          <w:t>valley</w:t>
        </w:r>
      </w:ins>
      <w:r w:rsidR="006019E7">
        <w:rPr>
          <w:rFonts w:ascii="Times New Roman" w:hAnsi="Times New Roman" w:cs="Times New Roman"/>
          <w:sz w:val="24"/>
          <w:szCs w:val="24"/>
          <w:lang w:val="en-US"/>
        </w:rPr>
        <w:t>.</w:t>
      </w:r>
    </w:p>
    <w:p w14:paraId="0CB2B425" w14:textId="26CAD4C5" w:rsidR="002C4707" w:rsidRPr="00FC4B93" w:rsidRDefault="002C4707" w:rsidP="00742F5B">
      <w:pPr>
        <w:spacing w:after="0" w:line="360" w:lineRule="auto"/>
        <w:jc w:val="both"/>
        <w:rPr>
          <w:rFonts w:ascii="Times New Roman" w:eastAsia="Times New Roman" w:hAnsi="Times New Roman" w:cs="Times New Roman"/>
          <w:sz w:val="24"/>
          <w:szCs w:val="24"/>
          <w:lang w:val="ru-RU"/>
        </w:rPr>
      </w:pPr>
      <w:commentRangeStart w:id="71"/>
      <w:commentRangeStart w:id="72"/>
      <w:r>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commentRangeEnd w:id="71"/>
      <w:r w:rsidR="004D7072">
        <w:rPr>
          <w:rStyle w:val="CommentReference"/>
        </w:rPr>
        <w:commentReference w:id="71"/>
      </w:r>
      <w:commentRangeEnd w:id="72"/>
      <w:r w:rsidR="009E1523">
        <w:rPr>
          <w:rStyle w:val="CommentReference"/>
        </w:rPr>
        <w:commentReference w:id="72"/>
      </w:r>
    </w:p>
    <w:p w14:paraId="4E5144E9" w14:textId="55116245" w:rsidR="000018A6" w:rsidRDefault="000018A6" w:rsidP="00742F5B">
      <w:pPr>
        <w:spacing w:after="0" w:line="360" w:lineRule="auto"/>
        <w:jc w:val="both"/>
        <w:rPr>
          <w:rFonts w:ascii="Times New Roman" w:eastAsia="Times New Roman" w:hAnsi="Times New Roman" w:cs="Times New Roman"/>
          <w:sz w:val="20"/>
          <w:szCs w:val="20"/>
        </w:rPr>
      </w:pPr>
      <w:commentRangeStart w:id="73"/>
      <w:commentRangeStart w:id="74"/>
      <w:r>
        <w:rPr>
          <w:rFonts w:ascii="Times New Roman" w:eastAsia="Times New Roman" w:hAnsi="Times New Roman" w:cs="Times New Roman"/>
          <w:sz w:val="20"/>
          <w:szCs w:val="20"/>
        </w:rPr>
        <w:t xml:space="preserve">Figure </w:t>
      </w:r>
      <w:r w:rsidR="000237D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0018A6">
        <w:rPr>
          <w:rFonts w:ascii="Times New Roman" w:eastAsia="Times New Roman" w:hAnsi="Times New Roman" w:cs="Times New Roman"/>
          <w:b/>
          <w:sz w:val="20"/>
          <w:szCs w:val="20"/>
        </w:rPr>
        <w:t xml:space="preserve"> </w:t>
      </w:r>
      <w:commentRangeEnd w:id="73"/>
      <w:r w:rsidR="003A5E2B">
        <w:rPr>
          <w:rStyle w:val="CommentReference"/>
        </w:rPr>
        <w:commentReference w:id="73"/>
      </w:r>
      <w:commentRangeEnd w:id="74"/>
      <w:r w:rsidR="00CF36DD">
        <w:rPr>
          <w:rStyle w:val="CommentReference"/>
        </w:rPr>
        <w:commentReference w:id="74"/>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w:t>
      </w:r>
      <w:ins w:id="75" w:author="Author" w:date="2026-04-28T13:27:00Z">
        <w:r w:rsidR="00CB7C57">
          <w:rPr>
            <w:rFonts w:ascii="Times New Roman" w:eastAsia="Times New Roman" w:hAnsi="Times New Roman" w:cs="Times New Roman"/>
            <w:b/>
            <w:sz w:val="20"/>
            <w:szCs w:val="20"/>
          </w:rPr>
          <w:t xml:space="preserve"> </w:t>
        </w:r>
      </w:ins>
      <w:del w:id="76" w:author="Author" w:date="2026-04-20T16:09:00Z">
        <w:r w:rsidR="000237D1" w:rsidDel="00047A8A">
          <w:rPr>
            <w:rFonts w:ascii="Times New Roman" w:eastAsia="Times New Roman" w:hAnsi="Times New Roman" w:cs="Times New Roman"/>
            <w:b/>
            <w:sz w:val="20"/>
            <w:szCs w:val="20"/>
          </w:rPr>
          <w:delText xml:space="preserve"> </w:delText>
        </w:r>
      </w:del>
      <w:ins w:id="77" w:author="Author" w:date="2026-04-28T13:27:00Z">
        <w:r w:rsidR="00CB7C57">
          <w:rPr>
            <w:rFonts w:ascii="Times New Roman" w:eastAsia="Times New Roman" w:hAnsi="Times New Roman" w:cs="Times New Roman"/>
            <w:b/>
            <w:sz w:val="20"/>
            <w:szCs w:val="20"/>
          </w:rPr>
          <w:t>six</w:t>
        </w:r>
      </w:ins>
      <w:ins w:id="78" w:author="Author" w:date="2026-04-20T16:09:00Z">
        <w:del w:id="79" w:author="Author" w:date="2026-04-28T13:27:00Z">
          <w:r w:rsidR="00047A8A" w:rsidDel="00CB7C57">
            <w:rPr>
              <w:rFonts w:ascii="Times New Roman" w:eastAsia="Times New Roman" w:hAnsi="Times New Roman" w:cs="Times New Roman"/>
              <w:b/>
              <w:sz w:val="20"/>
              <w:szCs w:val="20"/>
            </w:rPr>
            <w:delText>6</w:delText>
          </w:r>
        </w:del>
        <w:r w:rsidR="00047A8A">
          <w:rPr>
            <w:rFonts w:ascii="Times New Roman" w:eastAsia="Times New Roman" w:hAnsi="Times New Roman" w:cs="Times New Roman"/>
            <w:b/>
            <w:sz w:val="20"/>
            <w:szCs w:val="20"/>
          </w:rPr>
          <w:t xml:space="preserve"> simu</w:t>
        </w:r>
      </w:ins>
      <w:ins w:id="80" w:author="Author" w:date="2026-04-20T16:10:00Z">
        <w:r w:rsidR="00047A8A">
          <w:rPr>
            <w:rFonts w:ascii="Times New Roman" w:eastAsia="Times New Roman" w:hAnsi="Times New Roman" w:cs="Times New Roman"/>
            <w:b/>
            <w:sz w:val="20"/>
            <w:szCs w:val="20"/>
          </w:rPr>
          <w:t>lated populations, initial state is monomorphous</w:t>
        </w:r>
      </w:ins>
      <w:del w:id="81" w:author="Author" w:date="2026-04-20T16:09:00Z">
        <w:r w:rsidR="000237D1" w:rsidDel="00047A8A">
          <w:rPr>
            <w:rFonts w:ascii="Times New Roman" w:eastAsia="Times New Roman" w:hAnsi="Times New Roman" w:cs="Times New Roman"/>
            <w:b/>
            <w:sz w:val="20"/>
            <w:szCs w:val="20"/>
          </w:rPr>
          <w:delText>initially</w:delText>
        </w:r>
        <w:r w:rsidR="00114B32" w:rsidDel="00047A8A">
          <w:rPr>
            <w:rFonts w:ascii="Times New Roman" w:eastAsia="Times New Roman" w:hAnsi="Times New Roman" w:cs="Times New Roman"/>
            <w:b/>
            <w:sz w:val="20"/>
            <w:szCs w:val="20"/>
          </w:rPr>
          <w:delText>-</w:delText>
        </w:r>
        <w:r w:rsidR="000237D1" w:rsidDel="00047A8A">
          <w:rPr>
            <w:rFonts w:ascii="Times New Roman" w:eastAsia="Times New Roman" w:hAnsi="Times New Roman" w:cs="Times New Roman"/>
            <w:b/>
            <w:sz w:val="20"/>
            <w:szCs w:val="20"/>
          </w:rPr>
          <w:delText>monomorphous population</w:delText>
        </w:r>
        <w:r w:rsidR="00114B32" w:rsidDel="00047A8A">
          <w:rPr>
            <w:rFonts w:ascii="Times New Roman" w:eastAsia="Times New Roman" w:hAnsi="Times New Roman" w:cs="Times New Roman"/>
            <w:b/>
            <w:sz w:val="20"/>
            <w:szCs w:val="20"/>
          </w:rPr>
          <w:delText>s</w:delText>
        </w:r>
      </w:del>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w:t>
      </w:r>
      <w:del w:id="82" w:author="Author" w:date="2026-04-28T13:28:00Z">
        <w:r w:rsidDel="00CB7C57">
          <w:rPr>
            <w:rFonts w:ascii="Times New Roman" w:eastAsia="Times New Roman" w:hAnsi="Times New Roman" w:cs="Times New Roman"/>
            <w:sz w:val="20"/>
            <w:szCs w:val="20"/>
          </w:rPr>
          <w:delText xml:space="preserve">given </w:delText>
        </w:r>
      </w:del>
      <w:r>
        <w:rPr>
          <w:rFonts w:ascii="Times New Roman" w:eastAsia="Times New Roman" w:hAnsi="Times New Roman" w:cs="Times New Roman"/>
          <w:sz w:val="20"/>
          <w:szCs w:val="20"/>
        </w:rPr>
        <w:t xml:space="preserve">number of differences </w:t>
      </w:r>
      <w:del w:id="83" w:author="Author" w:date="2026-04-28T13:28:00Z">
        <w:r w:rsidDel="00CB7C57">
          <w:rPr>
            <w:rFonts w:ascii="Times New Roman" w:eastAsia="Times New Roman" w:hAnsi="Times New Roman" w:cs="Times New Roman"/>
            <w:sz w:val="20"/>
            <w:szCs w:val="20"/>
          </w:rPr>
          <w:delText xml:space="preserve">(X–axis) </w:delText>
        </w:r>
      </w:del>
      <w:r>
        <w:rPr>
          <w:rFonts w:ascii="Times New Roman" w:eastAsia="Times New Roman" w:hAnsi="Times New Roman" w:cs="Times New Roman"/>
          <w:sz w:val="20"/>
          <w:szCs w:val="20"/>
        </w:rPr>
        <w:t>from the initial sequence</w:t>
      </w:r>
      <w:ins w:id="84" w:author="Author" w:date="2026-04-28T13:28:00Z">
        <w:r w:rsidR="00CB7C57">
          <w:rPr>
            <w:rFonts w:ascii="Times New Roman" w:eastAsia="Times New Roman" w:hAnsi="Times New Roman" w:cs="Times New Roman"/>
            <w:sz w:val="20"/>
            <w:szCs w:val="20"/>
          </w:rPr>
          <w:t xml:space="preserve"> shown in </w:t>
        </w:r>
        <w:r w:rsidR="00CB7C57">
          <w:rPr>
            <w:rFonts w:ascii="Times New Roman" w:eastAsia="Times New Roman" w:hAnsi="Times New Roman" w:cs="Times New Roman"/>
            <w:sz w:val="20"/>
            <w:szCs w:val="20"/>
          </w:rPr>
          <w:t>X–axis</w:t>
        </w:r>
      </w:ins>
      <w:r>
        <w:rPr>
          <w:rFonts w:ascii="Times New Roman" w:eastAsia="Times New Roman" w:hAnsi="Times New Roman" w:cs="Times New Roman"/>
          <w:sz w:val="20"/>
          <w:szCs w:val="20"/>
        </w:rPr>
        <w:t>.</w:t>
      </w:r>
      <w:ins w:id="85" w:author="Author" w:date="2026-04-13T20:41:00Z">
        <w:r w:rsidR="001F2438" w:rsidRPr="001F2438">
          <w:rPr>
            <w:rFonts w:ascii="Times New Roman" w:eastAsia="Times New Roman" w:hAnsi="Times New Roman" w:cs="Times New Roman"/>
            <w:sz w:val="20"/>
            <w:szCs w:val="20"/>
          </w:rPr>
          <w:t xml:space="preserve"> </w:t>
        </w:r>
        <w:r w:rsidR="001F2438">
          <w:rPr>
            <w:rFonts w:ascii="Times New Roman" w:eastAsia="Times New Roman" w:hAnsi="Times New Roman" w:cs="Times New Roman"/>
            <w:sz w:val="20"/>
            <w:szCs w:val="20"/>
          </w:rPr>
          <w:t>Red lines at ​​​​6 and 22  divide the two groups of sequences numbered by Roman numerals</w:t>
        </w:r>
      </w:ins>
      <w:r>
        <w:rPr>
          <w:rFonts w:ascii="Times New Roman" w:eastAsia="Times New Roman" w:hAnsi="Times New Roman" w:cs="Times New Roman"/>
          <w:sz w:val="20"/>
          <w:szCs w:val="20"/>
        </w:rPr>
        <w:t xml:space="preserve"> Simulation parameters</w:t>
      </w:r>
      <w:r w:rsidR="004144AC">
        <w:rPr>
          <w:rFonts w:ascii="Times New Roman" w:eastAsia="Times New Roman" w:hAnsi="Times New Roman" w:cs="Times New Roman"/>
          <w:color w:val="000000"/>
          <w:sz w:val="20"/>
          <w:szCs w:val="20"/>
        </w:rPr>
        <w:t xml:space="preserve"> are the same as in Figure #</w:t>
      </w:r>
      <w:ins w:id="86" w:author="Author" w:date="2026-04-28T13:27:00Z">
        <w:r w:rsidR="00CB7C57">
          <w:rPr>
            <w:rFonts w:ascii="Times New Roman" w:eastAsia="Times New Roman" w:hAnsi="Times New Roman" w:cs="Times New Roman"/>
            <w:color w:val="000000"/>
            <w:sz w:val="20"/>
            <w:szCs w:val="20"/>
          </w:rPr>
          <w:t xml:space="preserve">. </w:t>
        </w:r>
      </w:ins>
      <w:del w:id="87" w:author="Author" w:date="2026-04-28T13:27:00Z">
        <w:r w:rsidR="006019E7" w:rsidDel="00CB7C57">
          <w:rPr>
            <w:rFonts w:ascii="Times New Roman" w:eastAsia="Times New Roman" w:hAnsi="Times New Roman" w:cs="Times New Roman"/>
            <w:color w:val="000000"/>
            <w:sz w:val="20"/>
            <w:szCs w:val="20"/>
          </w:rPr>
          <w:delText>, but</w:delText>
        </w:r>
      </w:del>
      <w:r w:rsidR="006019E7">
        <w:rPr>
          <w:rFonts w:ascii="Times New Roman" w:eastAsia="Times New Roman" w:hAnsi="Times New Roman" w:cs="Times New Roman"/>
          <w:color w:val="000000"/>
          <w:sz w:val="20"/>
          <w:szCs w:val="20"/>
        </w:rPr>
        <w:t xml:space="preserve"> </w:t>
      </w:r>
      <w:ins w:id="88" w:author="Author" w:date="2026-04-28T13:27:00Z">
        <w:r w:rsidR="00CB7C57">
          <w:rPr>
            <w:rFonts w:ascii="Times New Roman" w:eastAsia="Times New Roman" w:hAnsi="Times New Roman" w:cs="Times New Roman"/>
            <w:color w:val="000000"/>
            <w:sz w:val="20"/>
            <w:szCs w:val="20"/>
          </w:rPr>
          <w:t>Six</w:t>
        </w:r>
      </w:ins>
      <w:del w:id="89" w:author="Author" w:date="2026-04-28T13:27:00Z">
        <w:r w:rsidR="006019E7" w:rsidDel="00CB7C57">
          <w:rPr>
            <w:rFonts w:ascii="Times New Roman" w:eastAsia="Times New Roman" w:hAnsi="Times New Roman" w:cs="Times New Roman"/>
            <w:color w:val="000000"/>
            <w:sz w:val="20"/>
            <w:szCs w:val="20"/>
          </w:rPr>
          <w:delText>6</w:delText>
        </w:r>
      </w:del>
      <w:r w:rsidR="006019E7">
        <w:rPr>
          <w:rFonts w:ascii="Times New Roman" w:eastAsia="Times New Roman" w:hAnsi="Times New Roman" w:cs="Times New Roman"/>
          <w:color w:val="000000"/>
          <w:sz w:val="20"/>
          <w:szCs w:val="20"/>
        </w:rPr>
        <w:t xml:space="preserve"> Monte Carlo runs </w:t>
      </w:r>
      <w:ins w:id="90" w:author="Author" w:date="2026-04-13T17:28:00Z">
        <w:r w:rsidR="002A5C35">
          <w:rPr>
            <w:rFonts w:ascii="Times New Roman" w:eastAsia="Times New Roman" w:hAnsi="Times New Roman" w:cs="Times New Roman"/>
            <w:color w:val="000000"/>
            <w:sz w:val="20"/>
            <w:szCs w:val="20"/>
          </w:rPr>
          <w:t>and each 10</w:t>
        </w:r>
        <w:r w:rsidR="002A5C35">
          <w:rPr>
            <w:rFonts w:ascii="Times New Roman" w:eastAsia="Times New Roman" w:hAnsi="Times New Roman" w:cs="Times New Roman"/>
            <w:color w:val="000000"/>
            <w:sz w:val="20"/>
            <w:szCs w:val="20"/>
            <w:vertAlign w:val="superscript"/>
          </w:rPr>
          <w:t>th</w:t>
        </w:r>
        <w:r w:rsidR="002A5C35">
          <w:rPr>
            <w:rFonts w:ascii="Times New Roman" w:eastAsia="Times New Roman" w:hAnsi="Times New Roman" w:cs="Times New Roman"/>
            <w:color w:val="000000"/>
            <w:sz w:val="20"/>
            <w:szCs w:val="20"/>
          </w:rPr>
          <w:t xml:space="preserve"> timepoint till t = 150 </w:t>
        </w:r>
      </w:ins>
      <w:r w:rsidR="006019E7">
        <w:rPr>
          <w:rFonts w:ascii="Times New Roman" w:eastAsia="Times New Roman" w:hAnsi="Times New Roman" w:cs="Times New Roman"/>
          <w:color w:val="000000"/>
          <w:sz w:val="20"/>
          <w:szCs w:val="20"/>
        </w:rPr>
        <w:t>are used</w:t>
      </w:r>
      <w:ins w:id="91" w:author="Author" w:date="2026-04-28T13:28:00Z">
        <w:r w:rsidR="00CB7C57">
          <w:rPr>
            <w:rFonts w:ascii="Times New Roman" w:eastAsia="Times New Roman" w:hAnsi="Times New Roman" w:cs="Times New Roman"/>
            <w:color w:val="000000"/>
            <w:sz w:val="20"/>
            <w:szCs w:val="20"/>
          </w:rPr>
          <w:t xml:space="preserve"> for sampling</w:t>
        </w:r>
      </w:ins>
      <w:r w:rsidR="006019E7">
        <w:rPr>
          <w:rFonts w:ascii="Times New Roman" w:eastAsia="Times New Roman" w:hAnsi="Times New Roman" w:cs="Times New Roman"/>
          <w:color w:val="000000"/>
          <w:sz w:val="20"/>
          <w:szCs w:val="20"/>
        </w:rPr>
        <w:t>.</w:t>
      </w:r>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2C1006C7"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a result of</w:t>
      </w:r>
      <w:r w:rsidR="009A1A23">
        <w:rPr>
          <w:rFonts w:ascii="Times New Roman" w:eastAsia="Times New Roman" w:hAnsi="Times New Roman" w:cs="Times New Roman"/>
          <w:sz w:val="24"/>
          <w:szCs w:val="24"/>
        </w:rPr>
        <w:t xml:space="preserve"> virus passing the fitness valley</w:t>
      </w:r>
      <w:r>
        <w:rPr>
          <w:rFonts w:ascii="Times New Roman" w:eastAsia="Times New Roman" w:hAnsi="Times New Roman" w:cs="Times New Roman"/>
          <w:sz w:val="24"/>
          <w:szCs w:val="24"/>
        </w:rPr>
        <w:t xml:space="preserve">, the mutational spectrum averaged over 6 populations at 150 generational steps had two maxima (Fig. **). </w:t>
      </w:r>
      <w:r w:rsidR="00C93F5D">
        <w:rPr>
          <w:rFonts w:ascii="Times New Roman" w:eastAsia="Times New Roman" w:hAnsi="Times New Roman" w:cs="Times New Roman"/>
          <w:sz w:val="24"/>
          <w:szCs w:val="24"/>
        </w:rPr>
        <w:t>The</w:t>
      </w:r>
      <w:r w:rsidR="009A1A23">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equences</w:t>
      </w:r>
      <w:r w:rsidR="00C93F5D">
        <w:rPr>
          <w:rFonts w:ascii="Times New Roman" w:eastAsia="Times New Roman" w:hAnsi="Times New Roman" w:cs="Times New Roman"/>
          <w:sz w:val="24"/>
          <w:szCs w:val="24"/>
        </w:rPr>
        <w:t xml:space="preserve"> were divided between the two peaks</w:t>
      </w:r>
      <w:r>
        <w:rPr>
          <w:rFonts w:ascii="Times New Roman" w:eastAsia="Times New Roman" w:hAnsi="Times New Roman" w:cs="Times New Roman"/>
          <w:sz w:val="24"/>
          <w:szCs w:val="24"/>
        </w:rPr>
        <w:t xml:space="preserve"> </w:t>
      </w:r>
      <w:r w:rsidR="000018A6">
        <w:rPr>
          <w:rFonts w:ascii="Times New Roman" w:eastAsia="Times New Roman" w:hAnsi="Times New Roman" w:cs="Times New Roman"/>
          <w:sz w:val="24"/>
          <w:szCs w:val="24"/>
        </w:rPr>
        <w:t>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 xml:space="preserve">new </w:t>
      </w:r>
      <w:r w:rsidR="009A1A2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Pr>
          <w:rFonts w:ascii="Times New Roman" w:eastAsia="Times New Roman" w:hAnsi="Times New Roman" w:cs="Times New Roman"/>
          <w:sz w:val="24"/>
          <w:szCs w:val="24"/>
        </w:rPr>
        <w:t>e</w:t>
      </w:r>
      <w:r w:rsidR="003A5E2B">
        <w:rPr>
          <w:rFonts w:ascii="Times New Roman" w:eastAsia="Times New Roman" w:hAnsi="Times New Roman" w:cs="Times New Roman"/>
          <w:sz w:val="24"/>
          <w:szCs w:val="24"/>
        </w:rPr>
        <w:t>tition</w:t>
      </w:r>
      <w:r w:rsidR="009A1A23">
        <w:rPr>
          <w:rFonts w:ascii="Times New Roman" w:eastAsia="Times New Roman" w:hAnsi="Times New Roman" w:cs="Times New Roman"/>
          <w:sz w:val="24"/>
          <w:szCs w:val="24"/>
        </w:rPr>
        <w:t xml:space="preserve">. The resulting samples were </w:t>
      </w:r>
      <w:r w:rsidR="003A5E2B">
        <w:rPr>
          <w:rFonts w:ascii="Times New Roman" w:eastAsia="Times New Roman" w:hAnsi="Times New Roman" w:cs="Times New Roman"/>
          <w:sz w:val="24"/>
          <w:szCs w:val="24"/>
        </w:rPr>
        <w:t>used for the</w:t>
      </w:r>
      <w:r w:rsidR="009A1A23">
        <w:rPr>
          <w:rFonts w:ascii="Times New Roman" w:eastAsia="Times New Roman" w:hAnsi="Times New Roman" w:cs="Times New Roman"/>
          <w:sz w:val="24"/>
          <w:szCs w:val="24"/>
        </w:rPr>
        <w:t xml:space="preserve"> epistasis </w:t>
      </w:r>
      <w:r w:rsidR="003A5E2B">
        <w:rPr>
          <w:rFonts w:ascii="Times New Roman" w:eastAsia="Times New Roman" w:hAnsi="Times New Roman" w:cs="Times New Roman"/>
          <w:sz w:val="24"/>
          <w:szCs w:val="24"/>
        </w:rPr>
        <w:t xml:space="preserve"> detection </w:t>
      </w:r>
      <w:r w:rsidR="009A1A23">
        <w:rPr>
          <w:rFonts w:ascii="Times New Roman" w:eastAsia="Times New Roman" w:hAnsi="Times New Roman" w:cs="Times New Roman"/>
          <w:sz w:val="24"/>
          <w:szCs w:val="24"/>
        </w:rPr>
        <w:t>method described above.</w:t>
      </w:r>
    </w:p>
    <w:p w14:paraId="0637C8D4" w14:textId="0C685247"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 ***)</w:t>
      </w:r>
      <w:r w:rsidR="00C93F5D">
        <w:rPr>
          <w:rFonts w:ascii="Times New Roman" w:eastAsia="Times New Roman" w:hAnsi="Times New Roman" w:cs="Times New Roman"/>
          <w:sz w:val="24"/>
          <w:szCs w:val="24"/>
        </w:rPr>
        <w:t>,</w:t>
      </w:r>
      <w:r w:rsidR="00DC293B">
        <w:rPr>
          <w:rFonts w:ascii="Times New Roman" w:eastAsia="Times New Roman" w:hAnsi="Times New Roman" w:cs="Times New Roman"/>
          <w:sz w:val="24"/>
          <w:szCs w:val="24"/>
        </w:rPr>
        <w:t xml:space="preserve"> as a function </w:t>
      </w:r>
      <w:r w:rsidR="00C93F5D">
        <w:rPr>
          <w:rFonts w:ascii="Times New Roman" w:eastAsia="Times New Roman" w:hAnsi="Times New Roman" w:cs="Times New Roman"/>
          <w:sz w:val="24"/>
          <w:szCs w:val="24"/>
        </w:rPr>
        <w:t xml:space="preserve">of </w:t>
      </w:r>
      <w:r w:rsidR="003A5E2B">
        <w:rPr>
          <w:rFonts w:ascii="Times New Roman" w:eastAsia="Times New Roman" w:hAnsi="Times New Roman" w:cs="Times New Roman"/>
          <w:sz w:val="24"/>
          <w:szCs w:val="24"/>
        </w:rPr>
        <w:t xml:space="preserve">numbers of sequences </w:t>
      </w:r>
      <w:r w:rsidR="00C93F5D">
        <w:rPr>
          <w:rFonts w:ascii="Times New Roman" w:eastAsia="Times New Roman" w:hAnsi="Times New Roman" w:cs="Times New Roman"/>
          <w:sz w:val="24"/>
          <w:szCs w:val="24"/>
        </w:rPr>
        <w:t xml:space="preserve">sampled </w:t>
      </w:r>
      <w:r w:rsidR="003A5E2B">
        <w:rPr>
          <w:rFonts w:ascii="Times New Roman" w:eastAsia="Times New Roman" w:hAnsi="Times New Roman" w:cs="Times New Roman"/>
          <w:sz w:val="24"/>
          <w:szCs w:val="24"/>
        </w:rPr>
        <w:t>from peak 1 and 2</w:t>
      </w:r>
      <w:r w:rsidR="00C93F5D">
        <w:rPr>
          <w:rFonts w:ascii="Times New Roman" w:eastAsia="Times New Roman" w:hAnsi="Times New Roman" w:cs="Times New Roman"/>
          <w:sz w:val="24"/>
          <w:szCs w:val="24"/>
        </w:rPr>
        <w:t>, normalized to the sequence number of each peak</w:t>
      </w:r>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w:t>
      </w:r>
      <w:r w:rsidR="00C93F5D" w:rsidRPr="00FC4B93">
        <w:rPr>
          <w:rFonts w:ascii="Times New Roman" w:eastAsia="Times New Roman" w:hAnsi="Times New Roman" w:cs="Times New Roman"/>
          <w:sz w:val="24"/>
          <w:szCs w:val="24"/>
        </w:rPr>
        <w:t>positive</w:t>
      </w:r>
      <w:r w:rsidR="00C93F5D">
        <w:rPr>
          <w:rFonts w:ascii="Times New Roman" w:eastAsia="Times New Roman" w:hAnsi="Times New Roman" w:cs="Times New Roman"/>
          <w:sz w:val="24"/>
          <w:szCs w:val="24"/>
        </w:rPr>
        <w:t xml:space="preserve"> interactions remained</w:t>
      </w:r>
      <w:r w:rsidR="00DC293B" w:rsidRPr="00FC4B93">
        <w:rPr>
          <w:rFonts w:ascii="Times New Roman" w:eastAsia="Times New Roman" w:hAnsi="Times New Roman" w:cs="Times New Roman"/>
          <w:sz w:val="24"/>
          <w:szCs w:val="24"/>
        </w:rPr>
        <w:t xml:space="preserve">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w:t>
      </w:r>
      <w:r w:rsidR="00C93F5D">
        <w:rPr>
          <w:rFonts w:ascii="Times New Roman" w:eastAsia="Times New Roman" w:hAnsi="Times New Roman" w:cs="Times New Roman"/>
          <w:sz w:val="24"/>
          <w:szCs w:val="24"/>
        </w:rPr>
        <w:t xml:space="preserve">was </w:t>
      </w:r>
      <w:r w:rsidR="00DC293B">
        <w:rPr>
          <w:rFonts w:ascii="Times New Roman" w:eastAsia="Times New Roman" w:hAnsi="Times New Roman" w:cs="Times New Roman"/>
          <w:sz w:val="24"/>
          <w:szCs w:val="24"/>
        </w:rPr>
        <w:t xml:space="preserve">given by false </w:t>
      </w:r>
      <w:r w:rsidR="00FE28DE">
        <w:rPr>
          <w:rFonts w:ascii="Times New Roman" w:eastAsia="Times New Roman" w:hAnsi="Times New Roman" w:cs="Times New Roman"/>
          <w:sz w:val="24"/>
          <w:szCs w:val="24"/>
        </w:rPr>
        <w:t>negative</w:t>
      </w:r>
      <w:r w:rsidR="00C93F5D">
        <w:rPr>
          <w:rFonts w:ascii="Times New Roman" w:eastAsia="Times New Roman" w:hAnsi="Times New Roman" w:cs="Times New Roman"/>
          <w:sz w:val="24"/>
          <w:szCs w:val="24"/>
        </w:rPr>
        <w:t xml:space="preserve">s only </w:t>
      </w:r>
      <w:r w:rsidR="00DC293B">
        <w:rPr>
          <w:rFonts w:ascii="Times New Roman" w:eastAsia="Times New Roman" w:hAnsi="Times New Roman" w:cs="Times New Roman"/>
          <w:sz w:val="24"/>
          <w:szCs w:val="24"/>
        </w:rPr>
        <w:t>.</w:t>
      </w:r>
      <w:r w:rsidR="00DC293B" w:rsidRPr="00FC4B93">
        <w:rPr>
          <w:rFonts w:ascii="Times New Roman" w:eastAsia="Times New Roman" w:hAnsi="Times New Roman" w:cs="Times New Roman"/>
          <w:sz w:val="24"/>
          <w:szCs w:val="24"/>
        </w:rPr>
        <w:t xml:space="preserve"> </w:t>
      </w:r>
      <w:r w:rsidR="00FE28DE">
        <w:rPr>
          <w:rFonts w:ascii="Times New Roman" w:eastAsia="Times New Roman" w:hAnsi="Times New Roman" w:cs="Times New Roman"/>
          <w:sz w:val="24"/>
          <w:szCs w:val="24"/>
        </w:rPr>
        <w:t xml:space="preserve">Therefore this method is highly accurate, but only in the conservative direction. </w:t>
      </w:r>
      <w:r w:rsidR="000D6E6E">
        <w:rPr>
          <w:rFonts w:ascii="Times New Roman" w:eastAsia="Times New Roman" w:hAnsi="Times New Roman" w:cs="Times New Roman"/>
          <w:sz w:val="24"/>
          <w:szCs w:val="24"/>
        </w:rPr>
        <w:t xml:space="preserve">Our </w:t>
      </w:r>
      <w:r w:rsidR="00FE28DE">
        <w:rPr>
          <w:rFonts w:ascii="Times New Roman" w:eastAsia="Times New Roman" w:hAnsi="Times New Roman" w:cs="Times New Roman"/>
          <w:sz w:val="24"/>
          <w:szCs w:val="24"/>
        </w:rPr>
        <w:t xml:space="preserve">results suggest </w:t>
      </w:r>
      <w:r w:rsidR="000D6E6E">
        <w:rPr>
          <w:rFonts w:ascii="Times New Roman" w:eastAsia="Times New Roman" w:hAnsi="Times New Roman" w:cs="Times New Roman"/>
          <w:sz w:val="24"/>
          <w:szCs w:val="24"/>
        </w:rPr>
        <w:t>the</w:t>
      </w:r>
      <w:r w:rsidR="00FE28DE">
        <w:rPr>
          <w:rFonts w:ascii="Times New Roman" w:eastAsia="Times New Roman" w:hAnsi="Times New Roman" w:cs="Times New Roman"/>
          <w:sz w:val="24"/>
          <w:szCs w:val="24"/>
        </w:rPr>
        <w:t xml:space="preserve"> need to take either equal sampling from </w:t>
      </w:r>
      <w:r w:rsidR="000D6E6E">
        <w:rPr>
          <w:rFonts w:ascii="Times New Roman" w:eastAsia="Times New Roman" w:hAnsi="Times New Roman" w:cs="Times New Roman"/>
          <w:sz w:val="24"/>
          <w:szCs w:val="24"/>
        </w:rPr>
        <w:t xml:space="preserve">the two </w:t>
      </w:r>
      <w:r w:rsidR="00FE28DE">
        <w:rPr>
          <w:rFonts w:ascii="Times New Roman" w:eastAsia="Times New Roman" w:hAnsi="Times New Roman" w:cs="Times New Roman"/>
          <w:sz w:val="24"/>
          <w:szCs w:val="24"/>
        </w:rPr>
        <w:t xml:space="preserve">peaks or somewhat smaller sampling from </w:t>
      </w:r>
      <w:r w:rsidR="000D6E6E">
        <w:rPr>
          <w:rFonts w:ascii="Times New Roman" w:eastAsia="Times New Roman" w:hAnsi="Times New Roman" w:cs="Times New Roman"/>
          <w:sz w:val="24"/>
          <w:szCs w:val="24"/>
        </w:rPr>
        <w:t xml:space="preserve">the </w:t>
      </w:r>
      <w:r w:rsidR="00FE28DE">
        <w:rPr>
          <w:rFonts w:ascii="Times New Roman" w:eastAsia="Times New Roman" w:hAnsi="Times New Roman" w:cs="Times New Roman"/>
          <w:sz w:val="24"/>
          <w:szCs w:val="24"/>
        </w:rPr>
        <w:t>earlier peak</w:t>
      </w:r>
      <w:r w:rsidR="000D6E6E">
        <w:rPr>
          <w:rFonts w:ascii="Times New Roman" w:eastAsia="Times New Roman" w:hAnsi="Times New Roman" w:cs="Times New Roman"/>
          <w:sz w:val="24"/>
          <w:szCs w:val="24"/>
        </w:rPr>
        <w:t xml:space="preserve"> (Peak I)</w:t>
      </w:r>
      <w:r w:rsidR="00FE28DE">
        <w:rPr>
          <w:rFonts w:ascii="Times New Roman" w:eastAsia="Times New Roman" w:hAnsi="Times New Roman" w:cs="Times New Roman"/>
          <w:sz w:val="24"/>
          <w:szCs w:val="24"/>
        </w:rPr>
        <w:t xml:space="preserve">, </w:t>
      </w:r>
      <w:r w:rsidR="000D6E6E">
        <w:rPr>
          <w:rFonts w:ascii="Times New Roman" w:eastAsia="Times New Roman" w:hAnsi="Times New Roman" w:cs="Times New Roman"/>
          <w:sz w:val="24"/>
          <w:szCs w:val="24"/>
        </w:rPr>
        <w:t xml:space="preserve">as long as </w:t>
      </w:r>
      <w:r w:rsidR="00FE28DE">
        <w:rPr>
          <w:rFonts w:ascii="Times New Roman" w:eastAsia="Times New Roman" w:hAnsi="Times New Roman" w:cs="Times New Roman"/>
          <w:sz w:val="24"/>
          <w:szCs w:val="24"/>
        </w:rPr>
        <w:t>they are approximately equal in size</w:t>
      </w:r>
      <w:r w:rsidR="000D6E6E">
        <w:rPr>
          <w:rFonts w:ascii="Times New Roman" w:eastAsia="Times New Roman" w:hAnsi="Times New Roman" w:cs="Times New Roman"/>
          <w:sz w:val="24"/>
          <w:szCs w:val="24"/>
        </w:rPr>
        <w:t>, as in our example</w:t>
      </w:r>
      <w:r w:rsidR="00FE28DE">
        <w:rPr>
          <w:rFonts w:ascii="Times New Roman" w:eastAsia="Times New Roman" w:hAnsi="Times New Roman" w:cs="Times New Roman"/>
          <w:sz w:val="24"/>
          <w:szCs w:val="24"/>
        </w:rPr>
        <w:t>.</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commentRangeStart w:id="92"/>
      <w:commentRangeStart w:id="93"/>
      <w:r>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commentRangeEnd w:id="92"/>
      <w:r w:rsidR="004D7072">
        <w:rPr>
          <w:rStyle w:val="CommentReference"/>
        </w:rPr>
        <w:commentReference w:id="92"/>
      </w:r>
      <w:commentRangeEnd w:id="93"/>
      <w:r w:rsidR="009E1523">
        <w:rPr>
          <w:rStyle w:val="CommentReference"/>
        </w:rPr>
        <w:commentReference w:id="93"/>
      </w:r>
    </w:p>
    <w:p w14:paraId="7C3C4D97" w14:textId="17EB6782" w:rsidR="005620C4" w:rsidRDefault="005620C4">
      <w:pPr>
        <w:spacing w:after="0" w:line="360" w:lineRule="auto"/>
        <w:jc w:val="both"/>
        <w:rPr>
          <w:rFonts w:ascii="Times New Roman" w:eastAsia="Times New Roman" w:hAnsi="Times New Roman" w:cs="Times New Roman"/>
          <w:sz w:val="20"/>
          <w:szCs w:val="20"/>
        </w:rPr>
      </w:pPr>
      <w:commentRangeStart w:id="94"/>
      <w:commentRangeStart w:id="95"/>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commentRangeEnd w:id="94"/>
      <w:r w:rsidR="00DC293B">
        <w:rPr>
          <w:rStyle w:val="CommentReference"/>
        </w:rPr>
        <w:commentReference w:id="94"/>
      </w:r>
      <w:commentRangeEnd w:id="95"/>
      <w:r w:rsidR="00CF36DD">
        <w:rPr>
          <w:rStyle w:val="CommentReference"/>
        </w:rPr>
        <w:commentReference w:id="95"/>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w:t>
      </w:r>
      <w:ins w:id="96" w:author="Author" w:date="2026-04-28T13:29:00Z">
        <w:r w:rsidR="00CB7C57">
          <w:rPr>
            <w:rFonts w:ascii="Times New Roman" w:eastAsia="Times New Roman" w:hAnsi="Times New Roman" w:cs="Times New Roman"/>
            <w:b/>
            <w:sz w:val="20"/>
            <w:szCs w:val="20"/>
          </w:rPr>
          <w:t>six</w:t>
        </w:r>
      </w:ins>
      <w:ins w:id="97" w:author="Author" w:date="2026-04-20T16:11:00Z">
        <w:del w:id="98" w:author="Author" w:date="2026-04-28T13:29:00Z">
          <w:r w:rsidR="00047A8A" w:rsidDel="00CB7C57">
            <w:rPr>
              <w:rFonts w:ascii="Times New Roman" w:eastAsia="Times New Roman" w:hAnsi="Times New Roman" w:cs="Times New Roman"/>
              <w:b/>
              <w:sz w:val="20"/>
              <w:szCs w:val="20"/>
            </w:rPr>
            <w:delText>6</w:delText>
          </w:r>
        </w:del>
        <w:r w:rsidR="00047A8A">
          <w:rPr>
            <w:rFonts w:ascii="Times New Roman" w:eastAsia="Times New Roman" w:hAnsi="Times New Roman" w:cs="Times New Roman"/>
            <w:b/>
            <w:sz w:val="20"/>
            <w:szCs w:val="20"/>
          </w:rPr>
          <w:t xml:space="preserve"> simulated populations, initial state is monomorphous</w:t>
        </w:r>
        <w:r w:rsidR="00047A8A" w:rsidDel="00047A8A">
          <w:rPr>
            <w:rFonts w:ascii="Times New Roman" w:eastAsia="Times New Roman" w:hAnsi="Times New Roman" w:cs="Times New Roman"/>
            <w:b/>
            <w:sz w:val="20"/>
            <w:szCs w:val="20"/>
          </w:rPr>
          <w:t xml:space="preserve"> </w:t>
        </w:r>
      </w:ins>
      <w:del w:id="99" w:author="Author" w:date="2026-04-20T16:11:00Z">
        <w:r w:rsidR="00A863A5" w:rsidDel="00047A8A">
          <w:rPr>
            <w:rFonts w:ascii="Times New Roman" w:eastAsia="Times New Roman" w:hAnsi="Times New Roman" w:cs="Times New Roman"/>
            <w:b/>
            <w:sz w:val="20"/>
            <w:szCs w:val="20"/>
          </w:rPr>
          <w:delText>simulated Test 2 (initial monomorphic population</w:delText>
        </w:r>
      </w:del>
      <w:ins w:id="100" w:author="Author" w:date="2026-04-20T16:11:00Z">
        <w:r w:rsidR="00047A8A">
          <w:rPr>
            <w:rFonts w:ascii="Times New Roman" w:eastAsia="Times New Roman" w:hAnsi="Times New Roman" w:cs="Times New Roman"/>
            <w:b/>
            <w:sz w:val="20"/>
            <w:szCs w:val="20"/>
          </w:rPr>
          <w:t>=</w:t>
        </w:r>
      </w:ins>
      <w:del w:id="101" w:author="Author" w:date="2026-04-20T16:11:00Z">
        <w:r w:rsidR="00A863A5" w:rsidDel="00047A8A">
          <w:rPr>
            <w:rFonts w:ascii="Times New Roman" w:eastAsia="Times New Roman" w:hAnsi="Times New Roman" w:cs="Times New Roman"/>
            <w:b/>
            <w:sz w:val="20"/>
            <w:szCs w:val="20"/>
          </w:rPr>
          <w:delText>)</w:delText>
        </w:r>
      </w:del>
      <w:r w:rsidR="00A863A5">
        <w:rPr>
          <w:rFonts w:ascii="Times New Roman" w:eastAsia="Times New Roman" w:hAnsi="Times New Roman" w:cs="Times New Roman"/>
          <w:b/>
          <w:sz w:val="20"/>
          <w:szCs w:val="20"/>
        </w:rPr>
        <w:t xml:space="preserve">. </w:t>
      </w:r>
      <w:r w:rsidR="00DC293B" w:rsidRPr="00B7138F">
        <w:rPr>
          <w:rFonts w:ascii="Times New Roman" w:eastAsia="Times New Roman" w:hAnsi="Times New Roman" w:cs="Times New Roman"/>
          <w:sz w:val="20"/>
          <w:szCs w:val="20"/>
        </w:rPr>
        <w:t>Axes X and Y show the numbers of sequences sampled from</w:t>
      </w:r>
      <w:ins w:id="102" w:author="Author" w:date="2026-04-28T13:29:00Z">
        <w:r w:rsidR="00CB7C57">
          <w:rPr>
            <w:rFonts w:ascii="Times New Roman" w:eastAsia="Times New Roman" w:hAnsi="Times New Roman" w:cs="Times New Roman"/>
            <w:sz w:val="20"/>
            <w:szCs w:val="20"/>
          </w:rPr>
          <w:t xml:space="preserve"> parts</w:t>
        </w:r>
      </w:ins>
      <w:r w:rsidR="00DC293B" w:rsidRPr="00B7138F">
        <w:rPr>
          <w:rFonts w:ascii="Times New Roman" w:eastAsia="Times New Roman" w:hAnsi="Times New Roman" w:cs="Times New Roman"/>
          <w:sz w:val="20"/>
          <w:szCs w:val="20"/>
        </w:rPr>
        <w:t xml:space="preserve"> </w:t>
      </w:r>
      <w:del w:id="103" w:author="Author" w:date="2026-04-28T13:29:00Z">
        <w:r w:rsidR="00DC293B" w:rsidRPr="00B7138F" w:rsidDel="00CB7C57">
          <w:rPr>
            <w:rFonts w:ascii="Times New Roman" w:eastAsia="Times New Roman" w:hAnsi="Times New Roman" w:cs="Times New Roman"/>
            <w:sz w:val="20"/>
            <w:szCs w:val="20"/>
          </w:rPr>
          <w:delText xml:space="preserve">Peak </w:delText>
        </w:r>
      </w:del>
      <w:ins w:id="104" w:author="Author" w:date="2026-04-28T13:29:00Z">
        <w:r w:rsidR="00CB7C57">
          <w:rPr>
            <w:rFonts w:ascii="Times New Roman" w:eastAsia="Times New Roman" w:hAnsi="Times New Roman" w:cs="Times New Roman"/>
            <w:sz w:val="20"/>
            <w:szCs w:val="20"/>
          </w:rPr>
          <w:t>I</w:t>
        </w:r>
      </w:ins>
      <w:del w:id="105" w:author="Author" w:date="2026-04-28T13:29:00Z">
        <w:r w:rsidR="00DC293B" w:rsidRPr="00B7138F" w:rsidDel="00CB7C57">
          <w:rPr>
            <w:rFonts w:ascii="Times New Roman" w:eastAsia="Times New Roman" w:hAnsi="Times New Roman" w:cs="Times New Roman"/>
            <w:sz w:val="20"/>
            <w:szCs w:val="20"/>
          </w:rPr>
          <w:delText>1</w:delText>
        </w:r>
      </w:del>
      <w:r w:rsidR="00DC293B" w:rsidRPr="00B7138F">
        <w:rPr>
          <w:rFonts w:ascii="Times New Roman" w:eastAsia="Times New Roman" w:hAnsi="Times New Roman" w:cs="Times New Roman"/>
          <w:sz w:val="20"/>
          <w:szCs w:val="20"/>
        </w:rPr>
        <w:t xml:space="preserve"> and </w:t>
      </w:r>
      <w:del w:id="106" w:author="Author" w:date="2026-04-28T13:29:00Z">
        <w:r w:rsidR="00DC293B" w:rsidRPr="00B7138F" w:rsidDel="00CB7C57">
          <w:rPr>
            <w:rFonts w:ascii="Times New Roman" w:eastAsia="Times New Roman" w:hAnsi="Times New Roman" w:cs="Times New Roman"/>
            <w:sz w:val="20"/>
            <w:szCs w:val="20"/>
          </w:rPr>
          <w:delText xml:space="preserve">Peak </w:delText>
        </w:r>
      </w:del>
      <w:ins w:id="107" w:author="Author" w:date="2026-04-28T13:29:00Z">
        <w:r w:rsidR="00CB7C57">
          <w:rPr>
            <w:rFonts w:ascii="Times New Roman" w:eastAsia="Times New Roman" w:hAnsi="Times New Roman" w:cs="Times New Roman"/>
            <w:sz w:val="20"/>
            <w:szCs w:val="20"/>
          </w:rPr>
          <w:t>II</w:t>
        </w:r>
      </w:ins>
      <w:del w:id="108" w:author="Author" w:date="2026-04-28T13:29:00Z">
        <w:r w:rsidR="00DC293B" w:rsidRPr="00B7138F" w:rsidDel="00CB7C57">
          <w:rPr>
            <w:rFonts w:ascii="Times New Roman" w:eastAsia="Times New Roman" w:hAnsi="Times New Roman" w:cs="Times New Roman"/>
            <w:sz w:val="20"/>
            <w:szCs w:val="20"/>
          </w:rPr>
          <w:delText>2</w:delText>
        </w:r>
      </w:del>
      <w:r w:rsidR="00DC293B" w:rsidRPr="00B7138F">
        <w:rPr>
          <w:rFonts w:ascii="Times New Roman" w:eastAsia="Times New Roman" w:hAnsi="Times New Roman" w:cs="Times New Roman"/>
          <w:sz w:val="20"/>
          <w:szCs w:val="20"/>
        </w:rPr>
        <w:t xml:space="preserve"> </w:t>
      </w:r>
      <w:ins w:id="109" w:author="Author" w:date="2026-04-28T13:30:00Z">
        <w:r w:rsidR="00CB7C57">
          <w:rPr>
            <w:rFonts w:ascii="Times New Roman" w:eastAsia="Times New Roman" w:hAnsi="Times New Roman" w:cs="Times New Roman"/>
            <w:sz w:val="20"/>
            <w:szCs w:val="20"/>
          </w:rPr>
          <w:t>of</w:t>
        </w:r>
      </w:ins>
      <w:ins w:id="110" w:author="Author" w:date="2026-04-28T13:31:00Z">
        <w:r w:rsidR="00380A3A">
          <w:rPr>
            <w:rFonts w:ascii="Times New Roman" w:eastAsia="Times New Roman" w:hAnsi="Times New Roman" w:cs="Times New Roman"/>
            <w:sz w:val="20"/>
            <w:szCs w:val="20"/>
          </w:rPr>
          <w:t xml:space="preserve"> the</w:t>
        </w:r>
      </w:ins>
      <w:ins w:id="111" w:author="Author" w:date="2026-04-28T13:30:00Z">
        <w:r w:rsidR="00CB7C57">
          <w:rPr>
            <w:rFonts w:ascii="Times New Roman" w:eastAsia="Times New Roman" w:hAnsi="Times New Roman" w:cs="Times New Roman"/>
            <w:sz w:val="20"/>
            <w:szCs w:val="20"/>
          </w:rPr>
          <w:t xml:space="preserve"> </w:t>
        </w:r>
      </w:ins>
      <w:ins w:id="112" w:author="Author" w:date="2026-04-28T13:31:00Z">
        <w:r w:rsidR="00380A3A">
          <w:rPr>
            <w:rFonts w:ascii="Times New Roman" w:eastAsia="Times New Roman" w:hAnsi="Times New Roman" w:cs="Times New Roman"/>
            <w:sz w:val="20"/>
            <w:szCs w:val="20"/>
          </w:rPr>
          <w:t xml:space="preserve">dataset </w:t>
        </w:r>
      </w:ins>
      <w:r w:rsidR="00DC293B" w:rsidRPr="00B7138F">
        <w:rPr>
          <w:rFonts w:ascii="Times New Roman" w:eastAsia="Times New Roman" w:hAnsi="Times New Roman" w:cs="Times New Roman"/>
          <w:sz w:val="20"/>
          <w:szCs w:val="20"/>
        </w:rPr>
        <w:t xml:space="preserve">in Fig. **, respectively, relative to </w:t>
      </w:r>
      <w:r w:rsidR="000D6E6E">
        <w:rPr>
          <w:rFonts w:ascii="Times New Roman" w:eastAsia="Times New Roman" w:hAnsi="Times New Roman" w:cs="Times New Roman"/>
          <w:sz w:val="20"/>
          <w:szCs w:val="20"/>
        </w:rPr>
        <w:t xml:space="preserve">the </w:t>
      </w:r>
      <w:del w:id="113" w:author="Author" w:date="2026-04-28T13:31:00Z">
        <w:r w:rsidR="00DC293B" w:rsidRPr="00B7138F" w:rsidDel="00380A3A">
          <w:rPr>
            <w:rFonts w:ascii="Times New Roman" w:eastAsia="Times New Roman" w:hAnsi="Times New Roman" w:cs="Times New Roman"/>
            <w:sz w:val="20"/>
            <w:szCs w:val="20"/>
          </w:rPr>
          <w:delText>size of each peak</w:delText>
        </w:r>
      </w:del>
      <w:ins w:id="114" w:author="Author" w:date="2026-04-28T13:31:00Z">
        <w:r w:rsidR="00380A3A">
          <w:rPr>
            <w:rFonts w:ascii="Times New Roman" w:eastAsia="Times New Roman" w:hAnsi="Times New Roman" w:cs="Times New Roman"/>
            <w:sz w:val="20"/>
            <w:szCs w:val="20"/>
          </w:rPr>
          <w:t>total number of sequences in each part</w:t>
        </w:r>
      </w:ins>
      <w:r w:rsidR="000D6E6E">
        <w:rPr>
          <w:rFonts w:ascii="Times New Roman" w:eastAsia="Times New Roman" w:hAnsi="Times New Roman" w:cs="Times New Roman"/>
          <w:sz w:val="20"/>
          <w:szCs w:val="20"/>
        </w:rPr>
        <w:t>.</w:t>
      </w:r>
      <w:del w:id="115" w:author="Author" w:date="2026-04-28T13:31:00Z">
        <w:r w:rsidRPr="000D6E6E" w:rsidDel="00380A3A">
          <w:rPr>
            <w:rFonts w:ascii="Times New Roman" w:eastAsia="Times New Roman" w:hAnsi="Times New Roman" w:cs="Times New Roman"/>
            <w:sz w:val="20"/>
            <w:szCs w:val="20"/>
          </w:rPr>
          <w:delText>.</w:delText>
        </w:r>
      </w:del>
      <w:r w:rsidRPr="000D6E6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Numbers in </w:t>
      </w:r>
      <w:r w:rsidR="000D6E6E">
        <w:rPr>
          <w:rFonts w:ascii="Times New Roman" w:eastAsia="Times New Roman" w:hAnsi="Times New Roman" w:cs="Times New Roman"/>
          <w:sz w:val="20"/>
          <w:szCs w:val="20"/>
        </w:rPr>
        <w:t xml:space="preserve">cells </w:t>
      </w:r>
      <w:r>
        <w:rPr>
          <w:rFonts w:ascii="Times New Roman" w:eastAsia="Times New Roman" w:hAnsi="Times New Roman" w:cs="Times New Roman"/>
          <w:sz w:val="20"/>
          <w:szCs w:val="20"/>
        </w:rPr>
        <w:t xml:space="preserve">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w:t>
      </w:r>
      <w:del w:id="116" w:author="Author" w:date="2026-04-28T13:30:00Z">
        <w:r w:rsidR="00DC293B" w:rsidDel="00CB7C57">
          <w:rPr>
            <w:rFonts w:ascii="Times New Roman" w:eastAsia="Times New Roman" w:hAnsi="Times New Roman" w:cs="Times New Roman"/>
            <w:sz w:val="20"/>
            <w:szCs w:val="20"/>
          </w:rPr>
          <w:delText xml:space="preserve">At all cells, </w:delText>
        </w:r>
      </w:del>
      <w:ins w:id="117" w:author="Author" w:date="2026-04-28T13:30:00Z">
        <w:r w:rsidR="00CB7C57">
          <w:rPr>
            <w:rFonts w:ascii="Times New Roman" w:eastAsia="Times New Roman" w:hAnsi="Times New Roman" w:cs="Times New Roman"/>
            <w:sz w:val="20"/>
            <w:szCs w:val="20"/>
          </w:rPr>
          <w:t>T</w:t>
        </w:r>
      </w:ins>
      <w:del w:id="118" w:author="Author" w:date="2026-04-28T13:30:00Z">
        <w:r w:rsidR="00DC293B" w:rsidDel="00CB7C57">
          <w:rPr>
            <w:rFonts w:ascii="Times New Roman" w:eastAsia="Times New Roman" w:hAnsi="Times New Roman" w:cs="Times New Roman"/>
            <w:sz w:val="20"/>
            <w:szCs w:val="20"/>
          </w:rPr>
          <w:delText>t</w:delText>
        </w:r>
      </w:del>
      <w:r w:rsidR="00DC293B">
        <w:rPr>
          <w:rFonts w:ascii="Times New Roman" w:eastAsia="Times New Roman" w:hAnsi="Times New Roman" w:cs="Times New Roman"/>
          <w:sz w:val="20"/>
          <w:szCs w:val="20"/>
        </w:rPr>
        <w:t>he number of false</w:t>
      </w:r>
      <w:ins w:id="119" w:author="Author" w:date="2026-04-28T13:30:00Z">
        <w:r w:rsidR="00CB7C57">
          <w:rPr>
            <w:rFonts w:ascii="Times New Roman" w:eastAsia="Times New Roman" w:hAnsi="Times New Roman" w:cs="Times New Roman"/>
            <w:sz w:val="20"/>
            <w:szCs w:val="20"/>
          </w:rPr>
          <w:t>–</w:t>
        </w:r>
      </w:ins>
      <w:del w:id="120" w:author="Author" w:date="2026-04-28T13:30:00Z">
        <w:r w:rsidR="00DC293B" w:rsidDel="00CB7C57">
          <w:rPr>
            <w:rFonts w:ascii="Times New Roman" w:eastAsia="Times New Roman" w:hAnsi="Times New Roman" w:cs="Times New Roman"/>
            <w:sz w:val="20"/>
            <w:szCs w:val="20"/>
          </w:rPr>
          <w:delText xml:space="preserve"> </w:delText>
        </w:r>
      </w:del>
      <w:r w:rsidR="00DC293B">
        <w:rPr>
          <w:rFonts w:ascii="Times New Roman" w:eastAsia="Times New Roman" w:hAnsi="Times New Roman" w:cs="Times New Roman"/>
          <w:sz w:val="20"/>
          <w:szCs w:val="20"/>
        </w:rPr>
        <w:t xml:space="preserve">positives is </w:t>
      </w:r>
      <w:ins w:id="121" w:author="Author" w:date="2026-04-28T13:30:00Z">
        <w:r w:rsidR="00CB7C57">
          <w:rPr>
            <w:rFonts w:ascii="Times New Roman" w:eastAsia="Times New Roman" w:hAnsi="Times New Roman" w:cs="Times New Roman"/>
            <w:sz w:val="20"/>
            <w:szCs w:val="20"/>
          </w:rPr>
          <w:t xml:space="preserve">always </w:t>
        </w:r>
      </w:ins>
      <w:r w:rsidR="00DC293B">
        <w:rPr>
          <w:rFonts w:ascii="Times New Roman" w:eastAsia="Times New Roman" w:hAnsi="Times New Roman" w:cs="Times New Roman"/>
          <w:sz w:val="20"/>
          <w:szCs w:val="20"/>
        </w:rPr>
        <w:t xml:space="preserve">zero. </w:t>
      </w:r>
      <w:r w:rsidR="000D6E6E" w:rsidRPr="000D6E6E">
        <w:rPr>
          <w:rFonts w:ascii="Times New Roman" w:eastAsia="Times New Roman" w:hAnsi="Times New Roman" w:cs="Times New Roman"/>
          <w:sz w:val="20"/>
          <w:szCs w:val="20"/>
        </w:rPr>
        <w:t>Parameters are as in Figure</w:t>
      </w:r>
      <w:ins w:id="122" w:author="Author" w:date="2026-04-28T13:30:00Z">
        <w:r w:rsidR="00CB7C57">
          <w:rPr>
            <w:rFonts w:ascii="Times New Roman" w:eastAsia="Times New Roman" w:hAnsi="Times New Roman" w:cs="Times New Roman"/>
            <w:sz w:val="20"/>
            <w:szCs w:val="20"/>
          </w:rPr>
          <w:t xml:space="preserve"> </w:t>
        </w:r>
      </w:ins>
      <w:r w:rsidR="000D6E6E">
        <w:rPr>
          <w:rFonts w:ascii="Times New Roman" w:eastAsia="Times New Roman" w:hAnsi="Times New Roman" w:cs="Times New Roman"/>
          <w:sz w:val="20"/>
          <w:szCs w:val="20"/>
        </w:rPr>
        <w:t>#.</w:t>
      </w:r>
    </w:p>
    <w:p w14:paraId="7C68B505" w14:textId="77777777" w:rsidR="00DC293B" w:rsidRPr="00FC4B93" w:rsidRDefault="00DC293B" w:rsidP="00B7138F">
      <w:pPr>
        <w:spacing w:after="0" w:line="360" w:lineRule="auto"/>
        <w:jc w:val="both"/>
        <w:rPr>
          <w:rFonts w:ascii="Times New Roman" w:eastAsia="Times New Roman" w:hAnsi="Times New Roman" w:cs="Times New Roman"/>
          <w:sz w:val="20"/>
          <w:szCs w:val="20"/>
        </w:rPr>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lastRenderedPageBreak/>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600F986A"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w:t>
      </w:r>
      <w:ins w:id="123" w:author="Author" w:date="2026-04-13T20:42:00Z">
        <w:r w:rsidR="001F2438">
          <w:rPr>
            <w:rFonts w:ascii="Times New Roman" w:eastAsia="Times New Roman" w:hAnsi="Times New Roman" w:cs="Times New Roman"/>
            <w:sz w:val="20"/>
            <w:szCs w:val="20"/>
          </w:rPr>
          <w:t>,</w:t>
        </w:r>
      </w:ins>
      <w:ins w:id="124" w:author="Author" w:date="2026-04-28T13:32:00Z">
        <w:r w:rsidR="00380A3A">
          <w:rPr>
            <w:rFonts w:ascii="Times New Roman" w:eastAsia="Times New Roman" w:hAnsi="Times New Roman" w:cs="Times New Roman"/>
            <w:sz w:val="20"/>
            <w:szCs w:val="20"/>
          </w:rPr>
          <w:t xml:space="preserve"> </w:t>
        </w:r>
      </w:ins>
      <w:del w:id="125" w:author="Author" w:date="2026-04-13T20:42:00Z">
        <w:r w:rsidDel="001F2438">
          <w:rPr>
            <w:rFonts w:ascii="Times New Roman" w:eastAsia="Times New Roman" w:hAnsi="Times New Roman" w:cs="Times New Roman"/>
            <w:sz w:val="20"/>
            <w:szCs w:val="20"/>
          </w:rPr>
          <w:delText xml:space="preserve"> and </w:delText>
        </w:r>
      </w:del>
      <w:ins w:id="126" w:author="Author" w:date="2026-04-13T20:40:00Z">
        <w:r w:rsidR="001F2438">
          <w:rPr>
            <w:rFonts w:ascii="Times New Roman" w:eastAsia="Times New Roman" w:hAnsi="Times New Roman" w:cs="Times New Roman"/>
            <w:sz w:val="20"/>
            <w:szCs w:val="20"/>
          </w:rPr>
          <w:t>4</w:t>
        </w:r>
      </w:ins>
      <w:del w:id="127" w:author="Author" w:date="2026-04-13T20:40:00Z">
        <w:r w:rsidDel="001F2438">
          <w:rPr>
            <w:rFonts w:ascii="Times New Roman" w:eastAsia="Times New Roman" w:hAnsi="Times New Roman" w:cs="Times New Roman"/>
            <w:sz w:val="20"/>
            <w:szCs w:val="20"/>
          </w:rPr>
          <w:delText>5</w:delText>
        </w:r>
      </w:del>
      <w:ins w:id="128" w:author="Author" w:date="2026-04-20T19:00:00Z">
        <w:r w:rsidR="00D44B7B">
          <w:rPr>
            <w:rFonts w:ascii="Times New Roman" w:eastAsia="Times New Roman" w:hAnsi="Times New Roman" w:cs="Times New Roman"/>
            <w:sz w:val="20"/>
            <w:szCs w:val="20"/>
          </w:rPr>
          <w:t>4</w:t>
        </w:r>
      </w:ins>
      <w:r>
        <w:rPr>
          <w:rFonts w:ascii="Times New Roman" w:eastAsia="Times New Roman" w:hAnsi="Times New Roman" w:cs="Times New Roman"/>
          <w:sz w:val="20"/>
          <w:szCs w:val="20"/>
        </w:rPr>
        <w:t>0</w:t>
      </w:r>
      <w:ins w:id="129" w:author="Author" w:date="2026-04-13T20:40:00Z">
        <w:r w:rsidR="001F2438">
          <w:rPr>
            <w:rFonts w:ascii="Times New Roman" w:eastAsia="Times New Roman" w:hAnsi="Times New Roman" w:cs="Times New Roman"/>
            <w:sz w:val="20"/>
            <w:szCs w:val="20"/>
          </w:rPr>
          <w:t xml:space="preserve"> and 60</w:t>
        </w:r>
      </w:ins>
      <w:r>
        <w:rPr>
          <w:rFonts w:ascii="Times New Roman" w:eastAsia="Times New Roman" w:hAnsi="Times New Roman" w:cs="Times New Roman"/>
          <w:sz w:val="20"/>
          <w:szCs w:val="20"/>
        </w:rPr>
        <w:t xml:space="preserve">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36AE20DB"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6A1168D9"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130"/>
      <w:r>
        <w:rPr>
          <w:rFonts w:ascii="Times New Roman" w:eastAsia="Times New Roman" w:hAnsi="Times New Roman" w:cs="Times New Roman"/>
          <w:b/>
          <w:color w:val="000000"/>
          <w:sz w:val="20"/>
          <w:szCs w:val="20"/>
        </w:rPr>
        <w:t xml:space="preserve">Figure 3. </w:t>
      </w:r>
      <w:commentRangeEnd w:id="130"/>
      <w:r w:rsidR="00317F3D">
        <w:rPr>
          <w:rStyle w:val="CommentReference"/>
        </w:rPr>
        <w:commentReference w:id="130"/>
      </w:r>
      <w:r>
        <w:rPr>
          <w:rFonts w:ascii="Times New Roman" w:eastAsia="Times New Roman" w:hAnsi="Times New Roman" w:cs="Times New Roman"/>
          <w:b/>
          <w:color w:val="000000"/>
          <w:sz w:val="20"/>
          <w:szCs w:val="20"/>
        </w:rPr>
        <w:t>Epistatic interactions for SARS-CoV-2 genome predicted for Dataset 1 for sequence groups I and II</w:t>
      </w:r>
      <w:ins w:id="131" w:author="Author" w:date="2026-04-28T13:33:00Z">
        <w:r w:rsidR="00380A3A">
          <w:rPr>
            <w:rFonts w:ascii="Times New Roman" w:eastAsia="Times New Roman" w:hAnsi="Times New Roman" w:cs="Times New Roman"/>
            <w:b/>
            <w:color w:val="000000"/>
            <w:sz w:val="20"/>
            <w:szCs w:val="20"/>
          </w:rPr>
          <w:t xml:space="preserve"> (Fig. **)</w:t>
        </w:r>
      </w:ins>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w:t>
      </w:r>
      <w:del w:id="132" w:author="Author" w:date="2026-04-14T01:35:00Z">
        <w:r w:rsidDel="004D29BD">
          <w:rPr>
            <w:rFonts w:ascii="Times New Roman" w:eastAsia="Times New Roman" w:hAnsi="Times New Roman" w:cs="Times New Roman"/>
            <w:color w:val="000000"/>
            <w:sz w:val="20"/>
            <w:szCs w:val="20"/>
          </w:rPr>
          <w:delText xml:space="preserve">Central panel: the number of </w:delText>
        </w:r>
        <w:r w:rsidR="004E6C9D" w:rsidDel="004D29BD">
          <w:rPr>
            <w:rFonts w:ascii="Times New Roman" w:eastAsia="Times New Roman" w:hAnsi="Times New Roman" w:cs="Times New Roman"/>
            <w:color w:val="000000"/>
            <w:sz w:val="20"/>
            <w:szCs w:val="20"/>
          </w:rPr>
          <w:delText>epistatic links</w:delText>
        </w:r>
        <w:r w:rsidDel="004D29BD">
          <w:rPr>
            <w:rFonts w:ascii="Times New Roman" w:eastAsia="Times New Roman" w:hAnsi="Times New Roman" w:cs="Times New Roman"/>
            <w:color w:val="000000"/>
            <w:sz w:val="20"/>
            <w:szCs w:val="20"/>
          </w:rPr>
          <w:delText xml:space="preserve"> shown by colormap on the right. X-axis and Y-axis: number of sequences sampled from group I and II in Fig. 2, respectively. A-D: </w:delText>
        </w:r>
      </w:del>
      <w:del w:id="133" w:author="Author" w:date="2026-04-28T13:34:00Z">
        <w:r w:rsidDel="00380A3A">
          <w:rPr>
            <w:rFonts w:ascii="Times New Roman" w:eastAsia="Times New Roman" w:hAnsi="Times New Roman" w:cs="Times New Roman"/>
            <w:color w:val="000000"/>
            <w:sz w:val="20"/>
            <w:szCs w:val="20"/>
          </w:rPr>
          <w:delText xml:space="preserve">Circular diagram of connections corresponding to sampling sizes </w:delText>
        </w:r>
      </w:del>
      <w:ins w:id="134" w:author="Author" w:date="2026-04-28T13:34:00Z">
        <w:r w:rsidR="00380A3A">
          <w:rPr>
            <w:rFonts w:ascii="Times New Roman" w:eastAsia="Times New Roman" w:hAnsi="Times New Roman" w:cs="Times New Roman"/>
            <w:color w:val="000000"/>
            <w:sz w:val="20"/>
            <w:szCs w:val="20"/>
          </w:rPr>
          <w:t>To obtain the circular diagram</w:t>
        </w:r>
      </w:ins>
      <w:ins w:id="135" w:author="Author" w:date="2026-04-28T13:35:00Z">
        <w:r w:rsidR="00380A3A">
          <w:rPr>
            <w:rFonts w:ascii="Times New Roman" w:eastAsia="Times New Roman" w:hAnsi="Times New Roman" w:cs="Times New Roman"/>
            <w:color w:val="000000"/>
            <w:sz w:val="20"/>
            <w:szCs w:val="20"/>
          </w:rPr>
          <w:t xml:space="preserve"> using </w:t>
        </w:r>
        <w:r w:rsidR="00380A3A">
          <w:rPr>
            <w:rFonts w:ascii="Times New Roman" w:eastAsia="Times New Roman" w:hAnsi="Times New Roman" w:cs="Times New Roman"/>
            <w:color w:val="000000"/>
            <w:sz w:val="20"/>
            <w:szCs w:val="20"/>
          </w:rPr>
          <w:t>software Circos</w:t>
        </w:r>
      </w:ins>
      <w:ins w:id="136" w:author="Author" w:date="2026-04-28T13:36:00Z">
        <w:r w:rsidR="00380A3A">
          <w:rPr>
            <w:rFonts w:ascii="Times New Roman" w:eastAsia="Times New Roman" w:hAnsi="Times New Roman" w:cs="Times New Roman"/>
            <w:color w:val="000000"/>
            <w:sz w:val="20"/>
            <w:szCs w:val="20"/>
          </w:rPr>
          <w:t xml:space="preserve"> </w:t>
        </w:r>
        <w:r w:rsidR="00380A3A" w:rsidRPr="00894E42">
          <w:rPr>
            <w:rFonts w:ascii="Times New Roman" w:eastAsia="Times New Roman" w:hAnsi="Times New Roman" w:cs="Times New Roman"/>
            <w:color w:val="000000"/>
            <w:sz w:val="20"/>
            <w:szCs w:val="20"/>
            <w:highlight w:val="yellow"/>
            <w:rPrChange w:id="137" w:author="Author" w:date="2026-04-28T13:36:00Z">
              <w:rPr>
                <w:rFonts w:ascii="Times New Roman" w:eastAsia="Times New Roman" w:hAnsi="Times New Roman" w:cs="Times New Roman"/>
                <w:color w:val="000000"/>
                <w:sz w:val="20"/>
                <w:szCs w:val="20"/>
              </w:rPr>
            </w:rPrChange>
          </w:rPr>
          <w:t>[ref]</w:t>
        </w:r>
      </w:ins>
      <w:ins w:id="138" w:author="Author" w:date="2026-04-28T13:34:00Z">
        <w:r w:rsidR="00380A3A" w:rsidRPr="00894E42">
          <w:rPr>
            <w:rFonts w:ascii="Times New Roman" w:eastAsia="Times New Roman" w:hAnsi="Times New Roman" w:cs="Times New Roman"/>
            <w:color w:val="000000"/>
            <w:sz w:val="20"/>
            <w:szCs w:val="20"/>
            <w:highlight w:val="yellow"/>
            <w:rPrChange w:id="139" w:author="Author" w:date="2026-04-28T13:36:00Z">
              <w:rPr>
                <w:rFonts w:ascii="Times New Roman" w:eastAsia="Times New Roman" w:hAnsi="Times New Roman" w:cs="Times New Roman"/>
                <w:color w:val="000000"/>
                <w:sz w:val="20"/>
                <w:szCs w:val="20"/>
              </w:rPr>
            </w:rPrChange>
          </w:rPr>
          <w:t>,</w:t>
        </w:r>
        <w:r w:rsidR="00380A3A">
          <w:rPr>
            <w:rFonts w:ascii="Times New Roman" w:eastAsia="Times New Roman" w:hAnsi="Times New Roman" w:cs="Times New Roman"/>
            <w:color w:val="000000"/>
            <w:sz w:val="20"/>
            <w:szCs w:val="20"/>
          </w:rPr>
          <w:t xml:space="preserve"> </w:t>
        </w:r>
      </w:ins>
      <w:ins w:id="140" w:author="Author" w:date="2026-04-14T01:35:00Z">
        <w:del w:id="141" w:author="Author" w:date="2026-04-28T13:34:00Z">
          <w:r w:rsidR="004D29BD" w:rsidDel="00380A3A">
            <w:rPr>
              <w:rFonts w:ascii="Times New Roman" w:eastAsia="Times New Roman" w:hAnsi="Times New Roman" w:cs="Times New Roman"/>
              <w:color w:val="000000"/>
              <w:sz w:val="20"/>
              <w:szCs w:val="20"/>
            </w:rPr>
            <w:delText xml:space="preserve">are </w:delText>
          </w:r>
        </w:del>
      </w:ins>
      <w:ins w:id="142" w:author="Author" w:date="2026-04-14T01:36:00Z">
        <w:del w:id="143" w:author="Author" w:date="2026-04-28T13:34:00Z">
          <w:r w:rsidR="004D29BD" w:rsidDel="00380A3A">
            <w:rPr>
              <w:rFonts w:ascii="Times New Roman" w:eastAsia="Times New Roman" w:hAnsi="Times New Roman" w:cs="Times New Roman"/>
              <w:color w:val="000000"/>
              <w:sz w:val="20"/>
              <w:szCs w:val="20"/>
            </w:rPr>
            <w:delText>ten times to</w:delText>
          </w:r>
        </w:del>
      </w:ins>
      <w:ins w:id="144" w:author="Author" w:date="2026-04-14T01:37:00Z">
        <w:del w:id="145" w:author="Author" w:date="2026-04-28T13:34:00Z">
          <w:r w:rsidR="004D29BD" w:rsidDel="00380A3A">
            <w:rPr>
              <w:rFonts w:ascii="Times New Roman" w:eastAsia="Times New Roman" w:hAnsi="Times New Roman" w:cs="Times New Roman"/>
              <w:color w:val="000000"/>
              <w:sz w:val="20"/>
              <w:szCs w:val="20"/>
            </w:rPr>
            <w:delText>tal number of sequences each</w:delText>
          </w:r>
        </w:del>
      </w:ins>
      <w:ins w:id="146" w:author="Author" w:date="2026-04-28T13:34:00Z">
        <w:r w:rsidR="00380A3A">
          <w:rPr>
            <w:rFonts w:ascii="Times New Roman" w:eastAsia="Times New Roman" w:hAnsi="Times New Roman" w:cs="Times New Roman"/>
            <w:color w:val="000000"/>
            <w:sz w:val="20"/>
            <w:szCs w:val="20"/>
          </w:rPr>
          <w:t xml:space="preserve">each group </w:t>
        </w:r>
      </w:ins>
      <w:ins w:id="147" w:author="Author" w:date="2026-04-28T13:35:00Z">
        <w:r w:rsidR="00380A3A">
          <w:rPr>
            <w:rFonts w:ascii="Times New Roman" w:eastAsia="Times New Roman" w:hAnsi="Times New Roman" w:cs="Times New Roman"/>
            <w:color w:val="000000"/>
            <w:sz w:val="20"/>
            <w:szCs w:val="20"/>
          </w:rPr>
          <w:t>w</w:t>
        </w:r>
      </w:ins>
      <w:ins w:id="148" w:author="Author" w:date="2026-04-28T13:34:00Z">
        <w:r w:rsidR="00380A3A">
          <w:rPr>
            <w:rFonts w:ascii="Times New Roman" w:eastAsia="Times New Roman" w:hAnsi="Times New Roman" w:cs="Times New Roman"/>
            <w:color w:val="000000"/>
            <w:sz w:val="20"/>
            <w:szCs w:val="20"/>
          </w:rPr>
          <w:t xml:space="preserve">as </w:t>
        </w:r>
      </w:ins>
      <w:ins w:id="149" w:author="Author" w:date="2026-04-28T13:35:00Z">
        <w:r w:rsidR="00380A3A">
          <w:rPr>
            <w:rFonts w:ascii="Times New Roman" w:eastAsia="Times New Roman" w:hAnsi="Times New Roman" w:cs="Times New Roman"/>
            <w:color w:val="000000"/>
            <w:sz w:val="20"/>
            <w:szCs w:val="20"/>
          </w:rPr>
          <w:t>oversampled 10 times with replacement</w:t>
        </w:r>
      </w:ins>
      <w:ins w:id="150" w:author="Author" w:date="2026-04-14T01:37:00Z">
        <w:r w:rsidR="004D29BD">
          <w:rPr>
            <w:rFonts w:ascii="Times New Roman" w:eastAsia="Times New Roman" w:hAnsi="Times New Roman" w:cs="Times New Roman"/>
            <w:color w:val="000000"/>
            <w:sz w:val="20"/>
            <w:szCs w:val="20"/>
          </w:rPr>
          <w:t>.</w:t>
        </w:r>
      </w:ins>
      <w:ins w:id="151" w:author="Author" w:date="2026-04-28T13:33:00Z">
        <w:r w:rsidR="00380A3A">
          <w:rPr>
            <w:rFonts w:ascii="Times New Roman" w:eastAsia="Times New Roman" w:hAnsi="Times New Roman" w:cs="Times New Roman"/>
            <w:color w:val="000000"/>
            <w:sz w:val="20"/>
            <w:szCs w:val="20"/>
          </w:rPr>
          <w:t xml:space="preserve"> </w:t>
        </w:r>
      </w:ins>
      <w:del w:id="152" w:author="Author" w:date="2026-04-14T01:35:00Z">
        <w:r w:rsidDel="004D29BD">
          <w:rPr>
            <w:rFonts w:ascii="Times New Roman" w:eastAsia="Times New Roman" w:hAnsi="Times New Roman" w:cs="Times New Roman"/>
            <w:color w:val="000000"/>
            <w:sz w:val="20"/>
            <w:szCs w:val="20"/>
          </w:rPr>
          <w:delText xml:space="preserve">shown in the central diagram by corresponding points </w:delText>
        </w:r>
      </w:del>
      <w:ins w:id="153" w:author="Author" w:date="2026-04-14T01:37:00Z">
        <w:del w:id="154" w:author="Author" w:date="2026-04-28T13:35:00Z">
          <w:r w:rsidR="004D29BD" w:rsidDel="00380A3A">
            <w:rPr>
              <w:rFonts w:ascii="Times New Roman" w:eastAsia="Times New Roman" w:hAnsi="Times New Roman" w:cs="Times New Roman"/>
              <w:color w:val="000000"/>
              <w:sz w:val="20"/>
              <w:szCs w:val="20"/>
            </w:rPr>
            <w:delText>D</w:delText>
          </w:r>
        </w:del>
      </w:ins>
      <w:del w:id="155" w:author="Author" w:date="2026-04-28T13:35:00Z">
        <w:r w:rsidDel="00380A3A">
          <w:rPr>
            <w:rFonts w:ascii="Times New Roman" w:eastAsia="Times New Roman" w:hAnsi="Times New Roman" w:cs="Times New Roman"/>
            <w:color w:val="000000"/>
            <w:sz w:val="20"/>
            <w:szCs w:val="20"/>
          </w:rPr>
          <w:delText>drawn by software Circos</w:delText>
        </w:r>
      </w:del>
      <w:ins w:id="156" w:author="Author" w:date="2026-04-14T01:37:00Z">
        <w:del w:id="157" w:author="Author" w:date="2026-04-28T13:35:00Z">
          <w:r w:rsidR="004D29BD" w:rsidDel="00380A3A">
            <w:rPr>
              <w:rFonts w:ascii="Times New Roman" w:eastAsia="Times New Roman" w:hAnsi="Times New Roman" w:cs="Times New Roman"/>
              <w:color w:val="000000"/>
              <w:sz w:val="20"/>
              <w:szCs w:val="20"/>
            </w:rPr>
            <w:delText xml:space="preserve"> (add citation)</w:delText>
          </w:r>
        </w:del>
      </w:ins>
      <w:del w:id="158" w:author="Author" w:date="2026-04-28T13:35:00Z">
        <w:r w:rsidDel="00380A3A">
          <w:rPr>
            <w:rFonts w:ascii="Times New Roman" w:eastAsia="Times New Roman" w:hAnsi="Times New Roman" w:cs="Times New Roman"/>
            <w:color w:val="000000"/>
            <w:sz w:val="20"/>
            <w:szCs w:val="20"/>
          </w:rPr>
          <w:delText xml:space="preserve">. </w:delText>
        </w:r>
      </w:del>
      <w:r>
        <w:rPr>
          <w:rFonts w:ascii="Times New Roman" w:eastAsia="Times New Roman" w:hAnsi="Times New Roman" w:cs="Times New Roman"/>
          <w:color w:val="000000"/>
          <w:sz w:val="20"/>
          <w:szCs w:val="20"/>
        </w:rPr>
        <w:t xml:space="preserve">The </w:t>
      </w:r>
      <w:del w:id="159" w:author="Author" w:date="2026-04-28T13:36:00Z">
        <w:r w:rsidDel="00894E42">
          <w:rPr>
            <w:rFonts w:ascii="Times New Roman" w:eastAsia="Times New Roman" w:hAnsi="Times New Roman" w:cs="Times New Roman"/>
            <w:color w:val="000000"/>
            <w:sz w:val="20"/>
            <w:szCs w:val="20"/>
          </w:rPr>
          <w:delText xml:space="preserve">list of </w:delText>
        </w:r>
      </w:del>
      <w:r>
        <w:rPr>
          <w:rFonts w:ascii="Times New Roman" w:eastAsia="Times New Roman" w:hAnsi="Times New Roman" w:cs="Times New Roman"/>
          <w:color w:val="000000"/>
          <w:sz w:val="20"/>
          <w:szCs w:val="20"/>
        </w:rPr>
        <w:t xml:space="preserve">interacting pairs </w:t>
      </w:r>
      <w:del w:id="160" w:author="Author" w:date="2026-04-28T13:36:00Z">
        <w:r w:rsidDel="00894E42">
          <w:rPr>
            <w:rFonts w:ascii="Times New Roman" w:eastAsia="Times New Roman" w:hAnsi="Times New Roman" w:cs="Times New Roman"/>
            <w:color w:val="000000"/>
            <w:sz w:val="20"/>
            <w:szCs w:val="20"/>
          </w:rPr>
          <w:delText xml:space="preserve">see in </w:delText>
        </w:r>
        <w:r w:rsidDel="00894E42">
          <w:rPr>
            <w:rFonts w:ascii="Times New Roman" w:eastAsia="Times New Roman" w:hAnsi="Times New Roman" w:cs="Times New Roman"/>
            <w:i/>
            <w:color w:val="000000"/>
            <w:sz w:val="20"/>
            <w:szCs w:val="20"/>
          </w:rPr>
          <w:delText>Supplementary Text S1</w:delText>
        </w:r>
        <w:r w:rsidDel="00894E42">
          <w:rPr>
            <w:rFonts w:ascii="Times New Roman" w:eastAsia="Times New Roman" w:hAnsi="Times New Roman" w:cs="Times New Roman"/>
            <w:color w:val="000000"/>
            <w:sz w:val="20"/>
            <w:szCs w:val="20"/>
          </w:rPr>
          <w:delText>.</w:delText>
        </w:r>
      </w:del>
      <w:ins w:id="161" w:author="Author" w:date="2026-04-28T13:36:00Z">
        <w:r w:rsidR="00894E42">
          <w:rPr>
            <w:rFonts w:ascii="Times New Roman" w:eastAsia="Times New Roman" w:hAnsi="Times New Roman" w:cs="Times New Roman"/>
            <w:color w:val="000000"/>
            <w:sz w:val="20"/>
            <w:szCs w:val="20"/>
          </w:rPr>
          <w:t>are shown.</w:t>
        </w:r>
      </w:ins>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479BA69A"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r w:rsidR="009F2839">
        <w:rPr>
          <w:rFonts w:ascii="Times New Roman" w:eastAsia="Times New Roman" w:hAnsi="Times New Roman" w:cs="Times New Roman"/>
          <w:sz w:val="24"/>
          <w:szCs w:val="24"/>
        </w:rPr>
        <w:t xml:space="preserve">epistastic interactions </w:t>
      </w:r>
      <w:r>
        <w:rPr>
          <w:rFonts w:ascii="Times New Roman" w:eastAsia="Times New Roman" w:hAnsi="Times New Roman" w:cs="Times New Roman"/>
          <w:sz w:val="24"/>
          <w:szCs w:val="24"/>
        </w:rPr>
        <w:t>found in Figs. 3 and 4 are the strongest 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29B3F1BC" w:rsidR="0087149A" w:rsidRDefault="0076272C">
      <w:pPr>
        <w:spacing w:after="0" w:line="360" w:lineRule="auto"/>
        <w:ind w:firstLine="709"/>
        <w:jc w:val="both"/>
        <w:rPr>
          <w:ins w:id="162" w:author="Author" w:date="2026-04-27T21:44:00Z"/>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In Dataset 2, the same procedure was repeated for 12,000 sequences from NCBI Virus database labeled </w:t>
      </w:r>
      <w:r w:rsidR="0078018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B.1 </w:t>
      </w:r>
      <w:r w:rsidR="0078018E">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B.1.1.7 (Alpha), </w:t>
      </w:r>
      <w:r w:rsidR="0078018E">
        <w:rPr>
          <w:rFonts w:ascii="Times New Roman" w:eastAsia="Times New Roman" w:hAnsi="Times New Roman" w:cs="Times New Roman"/>
          <w:sz w:val="24"/>
          <w:szCs w:val="24"/>
        </w:rPr>
        <w:t>6000</w:t>
      </w:r>
      <w:r>
        <w:rPr>
          <w:rFonts w:ascii="Times New Roman" w:eastAsia="Times New Roman" w:hAnsi="Times New Roman" w:cs="Times New Roman"/>
          <w:sz w:val="24"/>
          <w:szCs w:val="24"/>
        </w:rPr>
        <w:t xml:space="preserve"> for each</w:t>
      </w:r>
      <w:r w:rsidR="0078018E">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rPr>
        <w:t xml:space="preserve">. </w:t>
      </w:r>
      <w:r w:rsidR="0078018E">
        <w:rPr>
          <w:rFonts w:ascii="Times New Roman" w:eastAsia="Times New Roman" w:hAnsi="Times New Roman" w:cs="Times New Roman"/>
          <w:sz w:val="24"/>
          <w:szCs w:val="24"/>
        </w:rPr>
        <w:t>Geography</w:t>
      </w:r>
      <w:r w:rsidR="003141A2">
        <w:rPr>
          <w:rFonts w:ascii="Times New Roman" w:eastAsia="Times New Roman" w:hAnsi="Times New Roman" w:cs="Times New Roman"/>
          <w:sz w:val="24"/>
          <w:szCs w:val="24"/>
        </w:rPr>
        <w:t xml:space="preserve"> and sampling time </w:t>
      </w:r>
      <w:r w:rsidR="0078018E">
        <w:rPr>
          <w:rFonts w:ascii="Times New Roman" w:eastAsia="Times New Roman" w:hAnsi="Times New Roman" w:cs="Times New Roman"/>
          <w:sz w:val="24"/>
          <w:szCs w:val="24"/>
        </w:rPr>
        <w:t xml:space="preserve">was ignored. </w:t>
      </w:r>
      <w:r>
        <w:rPr>
          <w:rFonts w:ascii="Times New Roman" w:eastAsia="Times New Roman" w:hAnsi="Times New Roman" w:cs="Times New Roman"/>
          <w:sz w:val="24"/>
          <w:szCs w:val="24"/>
        </w:rPr>
        <w:t xml:space="preserve">In Dataset 3,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 and 3</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76654D35" w14:textId="140444FE" w:rsidR="000B7AE2" w:rsidRDefault="008045FD" w:rsidP="0044739E">
      <w:pPr>
        <w:spacing w:after="0" w:line="360" w:lineRule="auto"/>
        <w:ind w:firstLine="709"/>
        <w:jc w:val="both"/>
        <w:rPr>
          <w:ins w:id="163" w:author="Author" w:date="2026-04-27T23:22:00Z"/>
          <w:rFonts w:ascii="Times New Roman" w:eastAsia="Times New Roman" w:hAnsi="Times New Roman" w:cs="Times New Roman"/>
          <w:b/>
          <w:sz w:val="24"/>
          <w:szCs w:val="24"/>
        </w:rPr>
      </w:pPr>
      <w:ins w:id="164" w:author="Author" w:date="2026-04-27T21:45:00Z">
        <w:r>
          <w:rPr>
            <w:rFonts w:ascii="Times New Roman" w:eastAsia="Times New Roman" w:hAnsi="Times New Roman" w:cs="Times New Roman"/>
            <w:b/>
            <w:sz w:val="24"/>
            <w:szCs w:val="24"/>
          </w:rPr>
          <w:t xml:space="preserve">Biological </w:t>
        </w:r>
        <w:del w:id="165" w:author="Author" w:date="2026-04-28T13:37:00Z">
          <w:r w:rsidDel="00894E42">
            <w:rPr>
              <w:rFonts w:ascii="Times New Roman" w:eastAsia="Times New Roman" w:hAnsi="Times New Roman" w:cs="Times New Roman"/>
              <w:b/>
              <w:sz w:val="24"/>
              <w:szCs w:val="24"/>
            </w:rPr>
            <w:delText xml:space="preserve">meaning </w:delText>
          </w:r>
        </w:del>
      </w:ins>
      <w:ins w:id="166" w:author="Author" w:date="2026-04-27T21:46:00Z">
        <w:del w:id="167" w:author="Author" w:date="2026-04-28T13:37:00Z">
          <w:r w:rsidDel="00894E42">
            <w:rPr>
              <w:rFonts w:ascii="Times New Roman" w:eastAsia="Times New Roman" w:hAnsi="Times New Roman" w:cs="Times New Roman"/>
              <w:b/>
              <w:sz w:val="24"/>
              <w:szCs w:val="24"/>
            </w:rPr>
            <w:delText>under</w:delText>
          </w:r>
        </w:del>
      </w:ins>
      <w:ins w:id="168" w:author="Author" w:date="2026-04-27T21:45:00Z">
        <w:del w:id="169" w:author="Author" w:date="2026-04-28T13:37:00Z">
          <w:r w:rsidDel="00894E42">
            <w:rPr>
              <w:rFonts w:ascii="Times New Roman" w:eastAsia="Times New Roman" w:hAnsi="Times New Roman" w:cs="Times New Roman"/>
              <w:b/>
              <w:sz w:val="24"/>
              <w:szCs w:val="24"/>
            </w:rPr>
            <w:delText xml:space="preserve"> found</w:delText>
          </w:r>
        </w:del>
      </w:ins>
      <w:ins w:id="170" w:author="Author" w:date="2026-04-28T13:37:00Z">
        <w:r w:rsidR="00894E42">
          <w:rPr>
            <w:rFonts w:ascii="Times New Roman" w:eastAsia="Times New Roman" w:hAnsi="Times New Roman" w:cs="Times New Roman"/>
            <w:b/>
            <w:sz w:val="24"/>
            <w:szCs w:val="24"/>
          </w:rPr>
          <w:t>function of the predicted</w:t>
        </w:r>
      </w:ins>
      <w:ins w:id="171" w:author="Author" w:date="2026-04-27T21:45:00Z">
        <w:r>
          <w:rPr>
            <w:rFonts w:ascii="Times New Roman" w:eastAsia="Times New Roman" w:hAnsi="Times New Roman" w:cs="Times New Roman"/>
            <w:b/>
            <w:sz w:val="24"/>
            <w:szCs w:val="24"/>
          </w:rPr>
          <w:t xml:space="preserve"> </w:t>
        </w:r>
      </w:ins>
      <w:ins w:id="172" w:author="Author" w:date="2026-04-27T21:46:00Z">
        <w:r>
          <w:rPr>
            <w:rFonts w:ascii="Times New Roman" w:eastAsia="Times New Roman" w:hAnsi="Times New Roman" w:cs="Times New Roman"/>
            <w:b/>
            <w:sz w:val="24"/>
            <w:szCs w:val="24"/>
          </w:rPr>
          <w:t>interacti</w:t>
        </w:r>
        <w:del w:id="173" w:author="Author" w:date="2026-04-28T13:37:00Z">
          <w:r w:rsidDel="00894E42">
            <w:rPr>
              <w:rFonts w:ascii="Times New Roman" w:eastAsia="Times New Roman" w:hAnsi="Times New Roman" w:cs="Times New Roman"/>
              <w:b/>
              <w:sz w:val="24"/>
              <w:szCs w:val="24"/>
            </w:rPr>
            <w:delText xml:space="preserve">ng </w:delText>
          </w:r>
        </w:del>
      </w:ins>
      <w:ins w:id="174" w:author="Author" w:date="2026-04-27T21:45:00Z">
        <w:del w:id="175" w:author="Author" w:date="2026-04-28T13:37:00Z">
          <w:r w:rsidDel="00894E42">
            <w:rPr>
              <w:rFonts w:ascii="Times New Roman" w:eastAsia="Times New Roman" w:hAnsi="Times New Roman" w:cs="Times New Roman"/>
              <w:b/>
              <w:sz w:val="24"/>
              <w:szCs w:val="24"/>
            </w:rPr>
            <w:delText>mutations</w:delText>
          </w:r>
        </w:del>
      </w:ins>
      <w:ins w:id="176" w:author="Author" w:date="2026-04-28T13:38:00Z">
        <w:r w:rsidR="00894E42">
          <w:rPr>
            <w:rFonts w:ascii="Times New Roman" w:eastAsia="Times New Roman" w:hAnsi="Times New Roman" w:cs="Times New Roman"/>
            <w:b/>
            <w:sz w:val="24"/>
            <w:szCs w:val="24"/>
          </w:rPr>
          <w:t>ng sites</w:t>
        </w:r>
      </w:ins>
    </w:p>
    <w:p w14:paraId="1CFFC131" w14:textId="601FCDAF" w:rsidR="0044739E" w:rsidRDefault="0044739E" w:rsidP="0044739E">
      <w:pPr>
        <w:spacing w:after="0" w:line="360" w:lineRule="auto"/>
        <w:ind w:firstLine="709"/>
        <w:jc w:val="both"/>
        <w:rPr>
          <w:ins w:id="177" w:author="Author" w:date="2026-04-28T00:11:00Z"/>
          <w:rFonts w:ascii="Times New Roman" w:eastAsia="Times New Roman" w:hAnsi="Times New Roman" w:cs="Times New Roman"/>
          <w:sz w:val="24"/>
          <w:szCs w:val="24"/>
          <w:lang w:val="ru-RU"/>
        </w:rPr>
      </w:pPr>
      <w:ins w:id="178" w:author="Author" w:date="2026-04-27T23:23:00Z">
        <w:r>
          <w:rPr>
            <w:rFonts w:ascii="Times New Roman" w:eastAsia="Times New Roman" w:hAnsi="Times New Roman" w:cs="Times New Roman"/>
            <w:sz w:val="24"/>
            <w:szCs w:val="24"/>
            <w:lang w:val="ru-RU"/>
          </w:rPr>
          <w:t>Мутации</w:t>
        </w:r>
        <w:r w:rsidRPr="0044739E">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E</w:t>
        </w:r>
        <w:r w:rsidRPr="00894E42">
          <w:rPr>
            <w:rFonts w:ascii="Times New Roman" w:eastAsia="Times New Roman" w:hAnsi="Times New Roman" w:cs="Times New Roman"/>
            <w:sz w:val="24"/>
            <w:szCs w:val="24"/>
            <w:lang w:val="ru-RU"/>
            <w:rPrChange w:id="179" w:author="Author" w:date="2026-04-27T23:23:00Z">
              <w:rPr>
                <w:rFonts w:ascii="Times New Roman" w:eastAsia="Times New Roman" w:hAnsi="Times New Roman" w:cs="Times New Roman"/>
                <w:sz w:val="24"/>
                <w:szCs w:val="24"/>
                <w:lang w:val="en-US"/>
              </w:rPr>
            </w:rPrChange>
          </w:rPr>
          <w:t>484</w:t>
        </w:r>
        <w:r>
          <w:rPr>
            <w:rFonts w:ascii="Times New Roman" w:eastAsia="Times New Roman" w:hAnsi="Times New Roman" w:cs="Times New Roman"/>
            <w:sz w:val="24"/>
            <w:szCs w:val="24"/>
            <w:lang w:val="en-US"/>
          </w:rPr>
          <w:t>K</w:t>
        </w:r>
        <w:r w:rsidRPr="00894E42">
          <w:rPr>
            <w:rFonts w:ascii="Times New Roman" w:eastAsia="Times New Roman" w:hAnsi="Times New Roman" w:cs="Times New Roman"/>
            <w:sz w:val="24"/>
            <w:szCs w:val="24"/>
            <w:lang w:val="ru-RU"/>
            <w:rPrChange w:id="180" w:author="Author" w:date="2026-04-27T23:23: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 xml:space="preserve">и </w:t>
        </w:r>
        <w:r>
          <w:rPr>
            <w:rFonts w:ascii="Times New Roman" w:eastAsia="Times New Roman" w:hAnsi="Times New Roman" w:cs="Times New Roman"/>
            <w:sz w:val="24"/>
            <w:szCs w:val="24"/>
            <w:lang w:val="en-US"/>
          </w:rPr>
          <w:t>N</w:t>
        </w:r>
        <w:r w:rsidRPr="00894E42">
          <w:rPr>
            <w:rFonts w:ascii="Times New Roman" w:eastAsia="Times New Roman" w:hAnsi="Times New Roman" w:cs="Times New Roman"/>
            <w:sz w:val="24"/>
            <w:szCs w:val="24"/>
            <w:lang w:val="ru-RU"/>
            <w:rPrChange w:id="181" w:author="Author" w:date="2026-04-27T23:23:00Z">
              <w:rPr>
                <w:rFonts w:ascii="Times New Roman" w:eastAsia="Times New Roman" w:hAnsi="Times New Roman" w:cs="Times New Roman"/>
                <w:sz w:val="24"/>
                <w:szCs w:val="24"/>
                <w:lang w:val="en-US"/>
              </w:rPr>
            </w:rPrChange>
          </w:rPr>
          <w:t>501</w:t>
        </w:r>
        <w:r>
          <w:rPr>
            <w:rFonts w:ascii="Times New Roman" w:eastAsia="Times New Roman" w:hAnsi="Times New Roman" w:cs="Times New Roman"/>
            <w:sz w:val="24"/>
            <w:szCs w:val="24"/>
            <w:lang w:val="en-US"/>
          </w:rPr>
          <w:t>Y</w:t>
        </w:r>
        <w:r w:rsidRPr="00894E42">
          <w:rPr>
            <w:rFonts w:ascii="Times New Roman" w:eastAsia="Times New Roman" w:hAnsi="Times New Roman" w:cs="Times New Roman"/>
            <w:sz w:val="24"/>
            <w:szCs w:val="24"/>
            <w:lang w:val="ru-RU"/>
            <w:rPrChange w:id="182" w:author="Author" w:date="2026-04-27T23:23:00Z">
              <w:rPr>
                <w:rFonts w:ascii="Times New Roman" w:eastAsia="Times New Roman" w:hAnsi="Times New Roman" w:cs="Times New Roman"/>
                <w:sz w:val="24"/>
                <w:szCs w:val="24"/>
                <w:lang w:val="en-US"/>
              </w:rPr>
            </w:rPrChange>
          </w:rPr>
          <w:t xml:space="preserve"> </w:t>
        </w:r>
      </w:ins>
      <w:ins w:id="183" w:author="Author" w:date="2026-04-27T23:27:00Z">
        <w:r>
          <w:rPr>
            <w:rFonts w:ascii="Times New Roman" w:eastAsia="Times New Roman" w:hAnsi="Times New Roman" w:cs="Times New Roman"/>
            <w:sz w:val="24"/>
            <w:szCs w:val="24"/>
            <w:lang w:val="ru-RU"/>
          </w:rPr>
          <w:t xml:space="preserve">хорощо </w:t>
        </w:r>
      </w:ins>
      <w:ins w:id="184" w:author="Author" w:date="2026-04-27T23:23:00Z">
        <w:r>
          <w:rPr>
            <w:rFonts w:ascii="Times New Roman" w:eastAsia="Times New Roman" w:hAnsi="Times New Roman" w:cs="Times New Roman"/>
            <w:sz w:val="24"/>
            <w:szCs w:val="24"/>
            <w:lang w:val="ru-RU"/>
          </w:rPr>
          <w:t>изветсны</w:t>
        </w:r>
      </w:ins>
      <w:ins w:id="185" w:author="Author" w:date="2026-04-27T23:27:00Z">
        <w:r>
          <w:rPr>
            <w:rFonts w:ascii="Times New Roman" w:eastAsia="Times New Roman" w:hAnsi="Times New Roman" w:cs="Times New Roman"/>
            <w:sz w:val="24"/>
            <w:szCs w:val="24"/>
            <w:lang w:val="ru-RU"/>
          </w:rPr>
          <w:t xml:space="preserve">е мутации </w:t>
        </w:r>
        <w:r>
          <w:rPr>
            <w:rFonts w:ascii="Times New Roman" w:eastAsia="Times New Roman" w:hAnsi="Times New Roman" w:cs="Times New Roman"/>
            <w:sz w:val="24"/>
            <w:szCs w:val="24"/>
            <w:lang w:val="en-US"/>
          </w:rPr>
          <w:t>RBD</w:t>
        </w:r>
        <w:r w:rsidRPr="00894E42">
          <w:rPr>
            <w:rFonts w:ascii="Times New Roman" w:eastAsia="Times New Roman" w:hAnsi="Times New Roman" w:cs="Times New Roman"/>
            <w:sz w:val="24"/>
            <w:szCs w:val="24"/>
            <w:lang w:val="ru-RU"/>
            <w:rPrChange w:id="186" w:author="Author" w:date="2026-04-27T23:27: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коронавируса, перв</w:t>
        </w:r>
      </w:ins>
      <w:ins w:id="187" w:author="Author" w:date="2026-04-27T23:28:00Z">
        <w:r>
          <w:rPr>
            <w:rFonts w:ascii="Times New Roman" w:eastAsia="Times New Roman" w:hAnsi="Times New Roman" w:cs="Times New Roman"/>
            <w:sz w:val="24"/>
            <w:szCs w:val="24"/>
            <w:lang w:val="ru-RU"/>
          </w:rPr>
          <w:t>ая ответственна за антигенный побег и способна умен</w:t>
        </w:r>
      </w:ins>
      <w:ins w:id="188" w:author="Author" w:date="2026-04-27T23:29:00Z">
        <w:r>
          <w:rPr>
            <w:rFonts w:ascii="Times New Roman" w:eastAsia="Times New Roman" w:hAnsi="Times New Roman" w:cs="Times New Roman"/>
            <w:sz w:val="24"/>
            <w:szCs w:val="24"/>
            <w:lang w:val="ru-RU"/>
          </w:rPr>
          <w:t xml:space="preserve">ьшать </w:t>
        </w:r>
      </w:ins>
      <w:ins w:id="189" w:author="Author" w:date="2026-04-27T23:33:00Z">
        <w:r w:rsidR="00B50B5F">
          <w:rPr>
            <w:rFonts w:ascii="Times New Roman" w:eastAsia="Times New Roman" w:hAnsi="Times New Roman" w:cs="Times New Roman"/>
            <w:sz w:val="24"/>
            <w:szCs w:val="24"/>
            <w:lang w:val="ru-RU"/>
          </w:rPr>
          <w:t xml:space="preserve">аффинность </w:t>
        </w:r>
      </w:ins>
      <w:ins w:id="190" w:author="Author" w:date="2026-04-27T23:34:00Z">
        <w:r w:rsidR="00B50B5F">
          <w:rPr>
            <w:rFonts w:ascii="Times New Roman" w:eastAsia="Times New Roman" w:hAnsi="Times New Roman" w:cs="Times New Roman"/>
            <w:sz w:val="24"/>
            <w:szCs w:val="24"/>
            <w:lang w:val="ru-RU"/>
          </w:rPr>
          <w:t>выработанных</w:t>
        </w:r>
      </w:ins>
      <w:ins w:id="191" w:author="Author" w:date="2026-04-27T23:33:00Z">
        <w:r w:rsidR="00B50B5F">
          <w:rPr>
            <w:rFonts w:ascii="Times New Roman" w:eastAsia="Times New Roman" w:hAnsi="Times New Roman" w:cs="Times New Roman"/>
            <w:sz w:val="24"/>
            <w:szCs w:val="24"/>
            <w:lang w:val="ru-RU"/>
          </w:rPr>
          <w:t xml:space="preserve"> на </w:t>
        </w:r>
      </w:ins>
      <w:ins w:id="192" w:author="Author" w:date="2026-04-27T23:34:00Z">
        <w:r w:rsidR="00B50B5F">
          <w:rPr>
            <w:rFonts w:ascii="Times New Roman" w:eastAsia="Times New Roman" w:hAnsi="Times New Roman" w:cs="Times New Roman"/>
            <w:sz w:val="24"/>
            <w:szCs w:val="24"/>
            <w:lang w:val="ru-RU"/>
          </w:rPr>
          <w:t xml:space="preserve">более ранние штаммы </w:t>
        </w:r>
      </w:ins>
      <w:ins w:id="193" w:author="Author" w:date="2026-04-27T23:29:00Z">
        <w:r>
          <w:rPr>
            <w:rFonts w:ascii="Times New Roman" w:eastAsia="Times New Roman" w:hAnsi="Times New Roman" w:cs="Times New Roman"/>
            <w:sz w:val="24"/>
            <w:szCs w:val="24"/>
            <w:lang w:val="ru-RU"/>
          </w:rPr>
          <w:t>антител</w:t>
        </w:r>
      </w:ins>
      <w:ins w:id="194" w:author="Author" w:date="2026-04-27T23:34:00Z">
        <w:r w:rsidR="00B50B5F">
          <w:rPr>
            <w:rFonts w:ascii="Times New Roman" w:eastAsia="Times New Roman" w:hAnsi="Times New Roman" w:cs="Times New Roman"/>
            <w:sz w:val="24"/>
            <w:szCs w:val="24"/>
            <w:lang w:val="ru-RU"/>
          </w:rPr>
          <w:t xml:space="preserve"> в десятки раз</w:t>
        </w:r>
      </w:ins>
      <w:ins w:id="195" w:author="Author" w:date="2026-04-27T23:29:00Z">
        <w:r>
          <w:rPr>
            <w:rFonts w:ascii="Times New Roman" w:eastAsia="Times New Roman" w:hAnsi="Times New Roman" w:cs="Times New Roman"/>
            <w:sz w:val="24"/>
            <w:szCs w:val="24"/>
            <w:lang w:val="ru-RU"/>
          </w:rPr>
          <w:t xml:space="preserve">, вторая же улучшает связывание </w:t>
        </w:r>
      </w:ins>
      <w:ins w:id="196" w:author="Author" w:date="2026-04-27T23:30:00Z">
        <w:r>
          <w:rPr>
            <w:rFonts w:ascii="Times New Roman" w:eastAsia="Times New Roman" w:hAnsi="Times New Roman" w:cs="Times New Roman"/>
            <w:sz w:val="24"/>
            <w:szCs w:val="24"/>
            <w:lang w:val="ru-RU"/>
          </w:rPr>
          <w:t xml:space="preserve">коронавируса с человеческим рецептором </w:t>
        </w:r>
        <w:r>
          <w:rPr>
            <w:rFonts w:ascii="Times New Roman" w:eastAsia="Times New Roman" w:hAnsi="Times New Roman" w:cs="Times New Roman"/>
            <w:sz w:val="24"/>
            <w:szCs w:val="24"/>
            <w:lang w:val="en-US"/>
          </w:rPr>
          <w:t>ACE</w:t>
        </w:r>
        <w:r w:rsidRPr="00894E42">
          <w:rPr>
            <w:rFonts w:ascii="Times New Roman" w:eastAsia="Times New Roman" w:hAnsi="Times New Roman" w:cs="Times New Roman"/>
            <w:sz w:val="24"/>
            <w:szCs w:val="24"/>
            <w:lang w:val="ru-RU"/>
            <w:rPrChange w:id="197" w:author="Author" w:date="2026-04-27T23:30:00Z">
              <w:rPr>
                <w:rFonts w:ascii="Times New Roman" w:eastAsia="Times New Roman" w:hAnsi="Times New Roman" w:cs="Times New Roman"/>
                <w:sz w:val="24"/>
                <w:szCs w:val="24"/>
                <w:lang w:val="en-US"/>
              </w:rPr>
            </w:rPrChange>
          </w:rPr>
          <w:t>2</w:t>
        </w:r>
      </w:ins>
      <w:ins w:id="198" w:author="Author" w:date="2026-04-27T23:31:00Z">
        <w:r w:rsidRPr="00894E42">
          <w:rPr>
            <w:rFonts w:ascii="Times New Roman" w:eastAsia="Times New Roman" w:hAnsi="Times New Roman" w:cs="Times New Roman"/>
            <w:sz w:val="24"/>
            <w:szCs w:val="24"/>
            <w:lang w:val="ru-RU"/>
            <w:rPrChange w:id="199" w:author="Author" w:date="2026-04-27T23:31: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 xml:space="preserve">и увеличивает репликацию вируса в </w:t>
        </w:r>
      </w:ins>
      <w:ins w:id="200" w:author="Author" w:date="2026-04-27T23:32:00Z">
        <w:r>
          <w:rPr>
            <w:rFonts w:ascii="Times New Roman" w:eastAsia="Times New Roman" w:hAnsi="Times New Roman" w:cs="Times New Roman"/>
            <w:sz w:val="24"/>
            <w:szCs w:val="24"/>
            <w:lang w:val="ru-RU"/>
          </w:rPr>
          <w:t xml:space="preserve">клетках </w:t>
        </w:r>
      </w:ins>
      <w:ins w:id="201" w:author="Author" w:date="2026-04-27T23:31:00Z">
        <w:r>
          <w:rPr>
            <w:rFonts w:ascii="Times New Roman" w:eastAsia="Times New Roman" w:hAnsi="Times New Roman" w:cs="Times New Roman"/>
            <w:sz w:val="24"/>
            <w:szCs w:val="24"/>
            <w:lang w:val="ru-RU"/>
          </w:rPr>
          <w:t>вер</w:t>
        </w:r>
      </w:ins>
      <w:ins w:id="202" w:author="Author" w:date="2026-04-27T23:32:00Z">
        <w:r>
          <w:rPr>
            <w:rFonts w:ascii="Times New Roman" w:eastAsia="Times New Roman" w:hAnsi="Times New Roman" w:cs="Times New Roman"/>
            <w:sz w:val="24"/>
            <w:szCs w:val="24"/>
            <w:lang w:val="ru-RU"/>
          </w:rPr>
          <w:t>хних дыхательных путей.</w:t>
        </w:r>
      </w:ins>
      <w:ins w:id="203" w:author="Author" w:date="2026-04-27T23:53:00Z">
        <w:r w:rsidR="00741951">
          <w:rPr>
            <w:rFonts w:ascii="Times New Roman" w:eastAsia="Times New Roman" w:hAnsi="Times New Roman" w:cs="Times New Roman"/>
            <w:sz w:val="24"/>
            <w:szCs w:val="24"/>
            <w:lang w:val="ru-RU"/>
          </w:rPr>
          <w:t>(</w:t>
        </w:r>
      </w:ins>
      <w:ins w:id="204" w:author="Author" w:date="2026-04-27T23:54:00Z">
        <w:r w:rsidR="00F23ADF" w:rsidRPr="00894E42">
          <w:rPr>
            <w:lang w:val="ru-RU"/>
            <w:rPrChange w:id="205" w:author="Author" w:date="2026-04-27T23:54:00Z">
              <w:rPr/>
            </w:rPrChange>
          </w:rPr>
          <w:t xml:space="preserve"> </w:t>
        </w:r>
        <w:r w:rsidR="00F23ADF" w:rsidRPr="00F23ADF">
          <w:rPr>
            <w:rFonts w:ascii="Times New Roman" w:eastAsia="Times New Roman" w:hAnsi="Times New Roman" w:cs="Times New Roman"/>
            <w:sz w:val="24"/>
            <w:szCs w:val="24"/>
            <w:lang w:val="ru-RU"/>
          </w:rPr>
          <w:t>https://doi.org/10.1038/s41576-021-00408-x</w:t>
        </w:r>
      </w:ins>
      <w:ins w:id="206" w:author="Author" w:date="2026-04-27T23:53:00Z">
        <w:r w:rsidR="00741951">
          <w:rPr>
            <w:rFonts w:ascii="Times New Roman" w:eastAsia="Times New Roman" w:hAnsi="Times New Roman" w:cs="Times New Roman"/>
            <w:sz w:val="24"/>
            <w:szCs w:val="24"/>
            <w:lang w:val="ru-RU"/>
          </w:rPr>
          <w:t>)</w:t>
        </w:r>
      </w:ins>
      <w:ins w:id="207" w:author="Author" w:date="2026-04-27T23:45:00Z">
        <w:r w:rsidR="00741951">
          <w:rPr>
            <w:rFonts w:ascii="Times New Roman" w:eastAsia="Times New Roman" w:hAnsi="Times New Roman" w:cs="Times New Roman"/>
            <w:sz w:val="24"/>
            <w:szCs w:val="24"/>
            <w:lang w:val="ru-RU"/>
          </w:rPr>
          <w:t xml:space="preserve"> </w:t>
        </w:r>
        <w:r w:rsidR="00741951">
          <w:rPr>
            <w:rFonts w:ascii="Times New Roman" w:eastAsia="Times New Roman" w:hAnsi="Times New Roman" w:cs="Times New Roman"/>
            <w:sz w:val="24"/>
            <w:szCs w:val="24"/>
            <w:lang w:val="en-US"/>
          </w:rPr>
          <w:t>P</w:t>
        </w:r>
        <w:r w:rsidR="00741951" w:rsidRPr="00894E42">
          <w:rPr>
            <w:rFonts w:ascii="Times New Roman" w:eastAsia="Times New Roman" w:hAnsi="Times New Roman" w:cs="Times New Roman"/>
            <w:sz w:val="24"/>
            <w:szCs w:val="24"/>
            <w:lang w:val="ru-RU"/>
            <w:rPrChange w:id="208" w:author="Author" w:date="2026-04-27T23:46:00Z">
              <w:rPr>
                <w:rFonts w:ascii="Times New Roman" w:eastAsia="Times New Roman" w:hAnsi="Times New Roman" w:cs="Times New Roman"/>
                <w:sz w:val="24"/>
                <w:szCs w:val="24"/>
                <w:lang w:val="en-US"/>
              </w:rPr>
            </w:rPrChange>
          </w:rPr>
          <w:t>681</w:t>
        </w:r>
        <w:r w:rsidR="00741951">
          <w:rPr>
            <w:rFonts w:ascii="Times New Roman" w:eastAsia="Times New Roman" w:hAnsi="Times New Roman" w:cs="Times New Roman"/>
            <w:sz w:val="24"/>
            <w:szCs w:val="24"/>
            <w:lang w:val="en-US"/>
          </w:rPr>
          <w:t>H</w:t>
        </w:r>
        <w:r w:rsidR="00741951" w:rsidRPr="00894E42">
          <w:rPr>
            <w:rFonts w:ascii="Times New Roman" w:eastAsia="Times New Roman" w:hAnsi="Times New Roman" w:cs="Times New Roman"/>
            <w:sz w:val="24"/>
            <w:szCs w:val="24"/>
            <w:lang w:val="ru-RU"/>
            <w:rPrChange w:id="209" w:author="Author" w:date="2026-04-27T23:46:00Z">
              <w:rPr>
                <w:rFonts w:ascii="Times New Roman" w:eastAsia="Times New Roman" w:hAnsi="Times New Roman" w:cs="Times New Roman"/>
                <w:sz w:val="24"/>
                <w:szCs w:val="24"/>
                <w:lang w:val="en-US"/>
              </w:rPr>
            </w:rPrChange>
          </w:rPr>
          <w:t xml:space="preserve"> </w:t>
        </w:r>
        <w:r w:rsidR="00741951">
          <w:rPr>
            <w:rFonts w:ascii="Times New Roman" w:eastAsia="Times New Roman" w:hAnsi="Times New Roman" w:cs="Times New Roman"/>
            <w:sz w:val="24"/>
            <w:szCs w:val="24"/>
            <w:lang w:val="ru-RU"/>
          </w:rPr>
          <w:t>и</w:t>
        </w:r>
        <w:r w:rsidR="00741951" w:rsidRPr="00741951">
          <w:rPr>
            <w:rFonts w:ascii="Times New Roman" w:eastAsia="Times New Roman" w:hAnsi="Times New Roman" w:cs="Times New Roman"/>
            <w:sz w:val="24"/>
            <w:szCs w:val="24"/>
            <w:lang w:val="ru-RU"/>
          </w:rPr>
          <w:t xml:space="preserve"> </w:t>
        </w:r>
        <w:r w:rsidR="00741951">
          <w:rPr>
            <w:rFonts w:ascii="Times New Roman" w:eastAsia="Times New Roman" w:hAnsi="Times New Roman" w:cs="Times New Roman"/>
            <w:sz w:val="24"/>
            <w:szCs w:val="24"/>
            <w:lang w:val="en-US"/>
          </w:rPr>
          <w:t>P</w:t>
        </w:r>
        <w:r w:rsidR="00741951" w:rsidRPr="00894E42">
          <w:rPr>
            <w:rFonts w:ascii="Times New Roman" w:eastAsia="Times New Roman" w:hAnsi="Times New Roman" w:cs="Times New Roman"/>
            <w:sz w:val="24"/>
            <w:szCs w:val="24"/>
            <w:lang w:val="ru-RU"/>
            <w:rPrChange w:id="210" w:author="Author" w:date="2026-04-27T23:46:00Z">
              <w:rPr>
                <w:rFonts w:ascii="Times New Roman" w:eastAsia="Times New Roman" w:hAnsi="Times New Roman" w:cs="Times New Roman"/>
                <w:sz w:val="24"/>
                <w:szCs w:val="24"/>
                <w:lang w:val="en-US"/>
              </w:rPr>
            </w:rPrChange>
          </w:rPr>
          <w:t>681</w:t>
        </w:r>
        <w:r w:rsidR="00741951">
          <w:rPr>
            <w:rFonts w:ascii="Times New Roman" w:eastAsia="Times New Roman" w:hAnsi="Times New Roman" w:cs="Times New Roman"/>
            <w:sz w:val="24"/>
            <w:szCs w:val="24"/>
            <w:lang w:val="en-US"/>
          </w:rPr>
          <w:t>R</w:t>
        </w:r>
        <w:r w:rsidR="00741951" w:rsidRPr="00894E42">
          <w:rPr>
            <w:rFonts w:ascii="Times New Roman" w:eastAsia="Times New Roman" w:hAnsi="Times New Roman" w:cs="Times New Roman"/>
            <w:sz w:val="24"/>
            <w:szCs w:val="24"/>
            <w:lang w:val="ru-RU"/>
            <w:rPrChange w:id="211" w:author="Author" w:date="2026-04-27T23:46:00Z">
              <w:rPr>
                <w:rFonts w:ascii="Times New Roman" w:eastAsia="Times New Roman" w:hAnsi="Times New Roman" w:cs="Times New Roman"/>
                <w:sz w:val="24"/>
                <w:szCs w:val="24"/>
                <w:lang w:val="en-US"/>
              </w:rPr>
            </w:rPrChange>
          </w:rPr>
          <w:t xml:space="preserve"> </w:t>
        </w:r>
        <w:r w:rsidR="00741951">
          <w:rPr>
            <w:rFonts w:ascii="Times New Roman" w:eastAsia="Times New Roman" w:hAnsi="Times New Roman" w:cs="Times New Roman"/>
            <w:sz w:val="24"/>
            <w:szCs w:val="24"/>
            <w:lang w:val="ru-RU"/>
          </w:rPr>
          <w:t>чаще</w:t>
        </w:r>
        <w:r w:rsidR="00741951" w:rsidRPr="00741951">
          <w:rPr>
            <w:rFonts w:ascii="Times New Roman" w:eastAsia="Times New Roman" w:hAnsi="Times New Roman" w:cs="Times New Roman"/>
            <w:sz w:val="24"/>
            <w:szCs w:val="24"/>
            <w:lang w:val="ru-RU"/>
          </w:rPr>
          <w:t xml:space="preserve"> </w:t>
        </w:r>
        <w:r w:rsidR="00741951">
          <w:rPr>
            <w:rFonts w:ascii="Times New Roman" w:eastAsia="Times New Roman" w:hAnsi="Times New Roman" w:cs="Times New Roman"/>
            <w:sz w:val="24"/>
            <w:szCs w:val="24"/>
            <w:lang w:val="ru-RU"/>
          </w:rPr>
          <w:t>всего</w:t>
        </w:r>
        <w:r w:rsidR="00741951" w:rsidRPr="00741951">
          <w:rPr>
            <w:rFonts w:ascii="Times New Roman" w:eastAsia="Times New Roman" w:hAnsi="Times New Roman" w:cs="Times New Roman"/>
            <w:sz w:val="24"/>
            <w:szCs w:val="24"/>
            <w:lang w:val="ru-RU"/>
          </w:rPr>
          <w:t xml:space="preserve"> </w:t>
        </w:r>
      </w:ins>
      <w:ins w:id="212" w:author="Author" w:date="2026-04-27T23:46:00Z">
        <w:r w:rsidR="00741951">
          <w:rPr>
            <w:rFonts w:ascii="Times New Roman" w:eastAsia="Times New Roman" w:hAnsi="Times New Roman" w:cs="Times New Roman"/>
            <w:sz w:val="24"/>
            <w:szCs w:val="24"/>
            <w:lang w:val="ru-RU"/>
          </w:rPr>
          <w:t>находимые в вариантах альфа и дельта</w:t>
        </w:r>
      </w:ins>
      <w:ins w:id="213" w:author="Author" w:date="2026-04-27T23:47:00Z">
        <w:r w:rsidR="00741951">
          <w:rPr>
            <w:rFonts w:ascii="Times New Roman" w:eastAsia="Times New Roman" w:hAnsi="Times New Roman" w:cs="Times New Roman"/>
            <w:sz w:val="24"/>
            <w:szCs w:val="24"/>
            <w:lang w:val="ru-RU"/>
          </w:rPr>
          <w:t xml:space="preserve"> </w:t>
        </w:r>
      </w:ins>
      <w:ins w:id="214" w:author="Author" w:date="2026-04-27T23:46:00Z">
        <w:r w:rsidR="00741951">
          <w:rPr>
            <w:rFonts w:ascii="Times New Roman" w:eastAsia="Times New Roman" w:hAnsi="Times New Roman" w:cs="Times New Roman"/>
            <w:sz w:val="24"/>
            <w:szCs w:val="24"/>
            <w:lang w:val="ru-RU"/>
          </w:rPr>
          <w:t>соответственно</w:t>
        </w:r>
      </w:ins>
      <w:ins w:id="215" w:author="Author" w:date="2026-04-27T23:47:00Z">
        <w:r w:rsidR="00741951">
          <w:rPr>
            <w:rFonts w:ascii="Times New Roman" w:eastAsia="Times New Roman" w:hAnsi="Times New Roman" w:cs="Times New Roman"/>
            <w:sz w:val="24"/>
            <w:szCs w:val="24"/>
            <w:lang w:val="ru-RU"/>
          </w:rPr>
          <w:t xml:space="preserve">, находясь в районе </w:t>
        </w:r>
        <w:r w:rsidR="00741951" w:rsidRPr="00741951">
          <w:rPr>
            <w:rFonts w:ascii="Times New Roman" w:eastAsia="Times New Roman" w:hAnsi="Times New Roman" w:cs="Times New Roman"/>
            <w:sz w:val="24"/>
            <w:szCs w:val="24"/>
            <w:lang w:val="ru-RU"/>
          </w:rPr>
          <w:t>furin cleavage</w:t>
        </w:r>
      </w:ins>
      <w:ins w:id="216" w:author="Author" w:date="2026-04-27T23:46:00Z">
        <w:r w:rsidR="00741951">
          <w:rPr>
            <w:rFonts w:ascii="Times New Roman" w:eastAsia="Times New Roman" w:hAnsi="Times New Roman" w:cs="Times New Roman"/>
            <w:sz w:val="24"/>
            <w:szCs w:val="24"/>
            <w:lang w:val="ru-RU"/>
          </w:rPr>
          <w:t xml:space="preserve"> </w:t>
        </w:r>
      </w:ins>
      <w:ins w:id="217" w:author="Author" w:date="2026-04-27T23:48:00Z">
        <w:r w:rsidR="00741951">
          <w:rPr>
            <w:rFonts w:ascii="Times New Roman" w:eastAsia="Times New Roman" w:hAnsi="Times New Roman" w:cs="Times New Roman"/>
            <w:sz w:val="24"/>
            <w:szCs w:val="24"/>
            <w:lang w:val="ru-RU"/>
          </w:rPr>
          <w:t>и за счёт смены заряда АК на более полож</w:t>
        </w:r>
      </w:ins>
      <w:ins w:id="218" w:author="Author" w:date="2026-04-27T23:49:00Z">
        <w:r w:rsidR="00741951">
          <w:rPr>
            <w:rFonts w:ascii="Times New Roman" w:eastAsia="Times New Roman" w:hAnsi="Times New Roman" w:cs="Times New Roman"/>
            <w:sz w:val="24"/>
            <w:szCs w:val="24"/>
            <w:lang w:val="ru-RU"/>
          </w:rPr>
          <w:t xml:space="preserve">ительный </w:t>
        </w:r>
      </w:ins>
      <w:ins w:id="219" w:author="Author" w:date="2026-04-27T23:46:00Z">
        <w:r w:rsidR="00741951">
          <w:rPr>
            <w:rFonts w:ascii="Times New Roman" w:eastAsia="Times New Roman" w:hAnsi="Times New Roman" w:cs="Times New Roman"/>
            <w:sz w:val="24"/>
            <w:szCs w:val="24"/>
            <w:lang w:val="ru-RU"/>
          </w:rPr>
          <w:t xml:space="preserve">скорее всего </w:t>
        </w:r>
      </w:ins>
      <w:ins w:id="220" w:author="Author" w:date="2026-04-27T23:49:00Z">
        <w:r w:rsidR="00741951">
          <w:rPr>
            <w:rFonts w:ascii="Times New Roman" w:eastAsia="Times New Roman" w:hAnsi="Times New Roman" w:cs="Times New Roman"/>
            <w:sz w:val="24"/>
            <w:szCs w:val="24"/>
            <w:lang w:val="ru-RU"/>
          </w:rPr>
          <w:t xml:space="preserve">влияют на </w:t>
        </w:r>
        <w:r w:rsidR="00741951">
          <w:rPr>
            <w:rFonts w:ascii="Times New Roman" w:eastAsia="Times New Roman" w:hAnsi="Times New Roman" w:cs="Times New Roman"/>
            <w:sz w:val="24"/>
            <w:szCs w:val="24"/>
            <w:lang w:val="en-US"/>
          </w:rPr>
          <w:t>tropism</w:t>
        </w:r>
        <w:r w:rsidR="00741951" w:rsidRPr="00894E42">
          <w:rPr>
            <w:rFonts w:ascii="Times New Roman" w:eastAsia="Times New Roman" w:hAnsi="Times New Roman" w:cs="Times New Roman"/>
            <w:sz w:val="24"/>
            <w:szCs w:val="24"/>
            <w:lang w:val="ru-RU"/>
            <w:rPrChange w:id="221" w:author="Author" w:date="2026-04-27T23:49:00Z">
              <w:rPr>
                <w:rFonts w:ascii="Times New Roman" w:eastAsia="Times New Roman" w:hAnsi="Times New Roman" w:cs="Times New Roman"/>
                <w:sz w:val="24"/>
                <w:szCs w:val="24"/>
                <w:lang w:val="en-US"/>
              </w:rPr>
            </w:rPrChange>
          </w:rPr>
          <w:t xml:space="preserve"> </w:t>
        </w:r>
        <w:r w:rsidR="00741951">
          <w:rPr>
            <w:rFonts w:ascii="Times New Roman" w:eastAsia="Times New Roman" w:hAnsi="Times New Roman" w:cs="Times New Roman"/>
            <w:sz w:val="24"/>
            <w:szCs w:val="24"/>
            <w:lang w:val="ru-RU"/>
          </w:rPr>
          <w:t xml:space="preserve">посредством увеличения </w:t>
        </w:r>
      </w:ins>
      <w:ins w:id="222" w:author="Author" w:date="2026-04-27T23:50:00Z">
        <w:r w:rsidR="00741951" w:rsidRPr="00741951">
          <w:rPr>
            <w:rFonts w:ascii="Times New Roman" w:eastAsia="Times New Roman" w:hAnsi="Times New Roman" w:cs="Times New Roman"/>
            <w:sz w:val="24"/>
            <w:szCs w:val="24"/>
            <w:lang w:val="ru-RU"/>
          </w:rPr>
          <w:t>S1/S2 cleavage</w:t>
        </w:r>
      </w:ins>
      <w:ins w:id="223" w:author="Author" w:date="2026-04-27T23:51:00Z">
        <w:r w:rsidR="00741951">
          <w:rPr>
            <w:rFonts w:ascii="Times New Roman" w:eastAsia="Times New Roman" w:hAnsi="Times New Roman" w:cs="Times New Roman"/>
            <w:sz w:val="24"/>
            <w:szCs w:val="24"/>
            <w:lang w:val="ru-RU"/>
          </w:rPr>
          <w:t xml:space="preserve"> </w:t>
        </w:r>
      </w:ins>
      <w:ins w:id="224" w:author="Author" w:date="2026-04-27T23:50:00Z">
        <w:r w:rsidR="00741951" w:rsidRPr="00741951">
          <w:rPr>
            <w:rFonts w:ascii="Times New Roman" w:eastAsia="Times New Roman" w:hAnsi="Times New Roman" w:cs="Times New Roman"/>
            <w:sz w:val="24"/>
            <w:szCs w:val="24"/>
            <w:lang w:val="ru-RU"/>
          </w:rPr>
          <w:t>in human airway epithelial cells</w:t>
        </w:r>
      </w:ins>
      <w:ins w:id="225" w:author="Author" w:date="2026-04-27T23:51:00Z">
        <w:r w:rsidR="00741951">
          <w:rPr>
            <w:rFonts w:ascii="Times New Roman" w:eastAsia="Times New Roman" w:hAnsi="Times New Roman" w:cs="Times New Roman"/>
            <w:sz w:val="24"/>
            <w:szCs w:val="24"/>
            <w:lang w:val="ru-RU"/>
          </w:rPr>
          <w:t>(</w:t>
        </w:r>
      </w:ins>
      <w:ins w:id="226" w:author="Author" w:date="2026-04-27T23:52:00Z">
        <w:r w:rsidR="00741951">
          <w:t>Johnson</w:t>
        </w:r>
        <w:r w:rsidR="00741951" w:rsidRPr="00894E42">
          <w:rPr>
            <w:lang w:val="ru-RU"/>
            <w:rPrChange w:id="227" w:author="Author" w:date="2026-04-27T23:52:00Z">
              <w:rPr/>
            </w:rPrChange>
          </w:rPr>
          <w:t xml:space="preserve">, </w:t>
        </w:r>
        <w:r w:rsidR="00741951">
          <w:t>B</w:t>
        </w:r>
        <w:r w:rsidR="00741951" w:rsidRPr="00894E42">
          <w:rPr>
            <w:lang w:val="ru-RU"/>
            <w:rPrChange w:id="228" w:author="Author" w:date="2026-04-27T23:52:00Z">
              <w:rPr/>
            </w:rPrChange>
          </w:rPr>
          <w:t xml:space="preserve">. </w:t>
        </w:r>
        <w:r w:rsidR="00741951">
          <w:t>A</w:t>
        </w:r>
        <w:r w:rsidR="00741951" w:rsidRPr="00894E42">
          <w:rPr>
            <w:lang w:val="ru-RU"/>
            <w:rPrChange w:id="229" w:author="Author" w:date="2026-04-27T23:52:00Z">
              <w:rPr/>
            </w:rPrChange>
          </w:rPr>
          <w:t xml:space="preserve">. </w:t>
        </w:r>
        <w:r w:rsidR="00741951">
          <w:t>et al</w:t>
        </w:r>
        <w:r w:rsidR="00741951" w:rsidRPr="00894E42">
          <w:rPr>
            <w:lang w:val="ru-RU"/>
            <w:rPrChange w:id="230" w:author="Author" w:date="2026-04-27T23:52:00Z">
              <w:rPr/>
            </w:rPrChange>
          </w:rPr>
          <w:t xml:space="preserve">. </w:t>
        </w:r>
        <w:r w:rsidR="00741951">
          <w:t>Loss of furin cleavage site attenuates SARS-CoV-2 pathogenesis. Nature 591, 293–299 (2021).</w:t>
        </w:r>
      </w:ins>
      <w:ins w:id="231" w:author="Author" w:date="2026-04-27T23:51:00Z">
        <w:r w:rsidR="00741951" w:rsidRPr="00894E42">
          <w:rPr>
            <w:rFonts w:ascii="Times New Roman" w:eastAsia="Times New Roman" w:hAnsi="Times New Roman" w:cs="Times New Roman"/>
            <w:sz w:val="24"/>
            <w:szCs w:val="24"/>
            <w:lang w:val="en-US"/>
            <w:rPrChange w:id="232" w:author="Author" w:date="2026-04-27T23:52:00Z">
              <w:rPr>
                <w:rFonts w:ascii="Times New Roman" w:eastAsia="Times New Roman" w:hAnsi="Times New Roman" w:cs="Times New Roman"/>
                <w:sz w:val="24"/>
                <w:szCs w:val="24"/>
                <w:lang w:val="ru-RU"/>
              </w:rPr>
            </w:rPrChange>
          </w:rPr>
          <w:t>)</w:t>
        </w:r>
      </w:ins>
      <w:ins w:id="233" w:author="Author" w:date="2026-04-27T23:55:00Z">
        <w:r w:rsidR="00F23ADF">
          <w:rPr>
            <w:rFonts w:ascii="Times New Roman" w:eastAsia="Times New Roman" w:hAnsi="Times New Roman" w:cs="Times New Roman"/>
            <w:sz w:val="24"/>
            <w:szCs w:val="24"/>
            <w:lang w:val="en-US"/>
          </w:rPr>
          <w:t>. D</w:t>
        </w:r>
        <w:r w:rsidR="00F23ADF" w:rsidRPr="00894E42">
          <w:rPr>
            <w:rFonts w:ascii="Times New Roman" w:eastAsia="Times New Roman" w:hAnsi="Times New Roman" w:cs="Times New Roman"/>
            <w:sz w:val="24"/>
            <w:szCs w:val="24"/>
            <w:lang w:val="ru-RU"/>
            <w:rPrChange w:id="234" w:author="Author" w:date="2026-04-28T00:08:00Z">
              <w:rPr>
                <w:rFonts w:ascii="Times New Roman" w:eastAsia="Times New Roman" w:hAnsi="Times New Roman" w:cs="Times New Roman"/>
                <w:sz w:val="24"/>
                <w:szCs w:val="24"/>
                <w:lang w:val="en-US"/>
              </w:rPr>
            </w:rPrChange>
          </w:rPr>
          <w:t>138</w:t>
        </w:r>
        <w:r w:rsidR="00F23ADF">
          <w:rPr>
            <w:rFonts w:ascii="Times New Roman" w:eastAsia="Times New Roman" w:hAnsi="Times New Roman" w:cs="Times New Roman"/>
            <w:sz w:val="24"/>
            <w:szCs w:val="24"/>
            <w:lang w:val="en-US"/>
          </w:rPr>
          <w:t>Y</w:t>
        </w:r>
        <w:r w:rsidR="00F23ADF" w:rsidRPr="00894E42">
          <w:rPr>
            <w:rFonts w:ascii="Times New Roman" w:eastAsia="Times New Roman" w:hAnsi="Times New Roman" w:cs="Times New Roman"/>
            <w:sz w:val="24"/>
            <w:szCs w:val="24"/>
            <w:lang w:val="ru-RU"/>
            <w:rPrChange w:id="235" w:author="Author" w:date="2026-04-28T00:08:00Z">
              <w:rPr>
                <w:rFonts w:ascii="Times New Roman" w:eastAsia="Times New Roman" w:hAnsi="Times New Roman" w:cs="Times New Roman"/>
                <w:sz w:val="24"/>
                <w:szCs w:val="24"/>
                <w:lang w:val="en-US"/>
              </w:rPr>
            </w:rPrChange>
          </w:rPr>
          <w:t xml:space="preserve"> </w:t>
        </w:r>
        <w:r w:rsidR="00F23ADF">
          <w:rPr>
            <w:rFonts w:ascii="Times New Roman" w:eastAsia="Times New Roman" w:hAnsi="Times New Roman" w:cs="Times New Roman"/>
            <w:sz w:val="24"/>
            <w:szCs w:val="24"/>
            <w:lang w:val="ru-RU"/>
          </w:rPr>
          <w:t>изучена</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чуть</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меньше</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однако</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предполагается</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что</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она</w:t>
        </w:r>
        <w:r w:rsidR="00F23ADF" w:rsidRPr="008D4B0D">
          <w:rPr>
            <w:rFonts w:ascii="Times New Roman" w:eastAsia="Times New Roman" w:hAnsi="Times New Roman" w:cs="Times New Roman"/>
            <w:sz w:val="24"/>
            <w:szCs w:val="24"/>
            <w:lang w:val="ru-RU"/>
          </w:rPr>
          <w:t xml:space="preserve"> </w:t>
        </w:r>
      </w:ins>
      <w:ins w:id="236" w:author="Author" w:date="2026-04-28T00:08:00Z">
        <w:r w:rsidR="008D4B0D">
          <w:rPr>
            <w:rFonts w:ascii="Times New Roman" w:eastAsia="Times New Roman" w:hAnsi="Times New Roman" w:cs="Times New Roman"/>
            <w:sz w:val="24"/>
            <w:szCs w:val="24"/>
            <w:lang w:val="ru-RU"/>
          </w:rPr>
          <w:t>влияет на вторичную структуру б</w:t>
        </w:r>
      </w:ins>
      <w:ins w:id="237" w:author="Author" w:date="2026-04-28T00:09:00Z">
        <w:r w:rsidR="008D4B0D">
          <w:rPr>
            <w:rFonts w:ascii="Times New Roman" w:eastAsia="Times New Roman" w:hAnsi="Times New Roman" w:cs="Times New Roman"/>
            <w:sz w:val="24"/>
            <w:szCs w:val="24"/>
            <w:lang w:val="ru-RU"/>
          </w:rPr>
          <w:t>елка и снижает эффективность связывания антител</w:t>
        </w:r>
      </w:ins>
      <w:ins w:id="238" w:author="Author" w:date="2026-04-28T00:11:00Z">
        <w:r w:rsidR="008D4B0D" w:rsidRPr="00894E42">
          <w:rPr>
            <w:rFonts w:ascii="Times New Roman" w:eastAsia="Times New Roman" w:hAnsi="Times New Roman" w:cs="Times New Roman"/>
            <w:sz w:val="24"/>
            <w:szCs w:val="24"/>
            <w:lang w:val="ru-RU"/>
            <w:rPrChange w:id="239" w:author="Author" w:date="2026-04-28T00:11:00Z">
              <w:rPr>
                <w:rFonts w:ascii="Times New Roman" w:eastAsia="Times New Roman" w:hAnsi="Times New Roman" w:cs="Times New Roman"/>
                <w:sz w:val="24"/>
                <w:szCs w:val="24"/>
                <w:lang w:val="en-US"/>
              </w:rPr>
            </w:rPrChange>
          </w:rPr>
          <w:t xml:space="preserve"> (</w:t>
        </w:r>
        <w:r w:rsidR="008D4B0D">
          <w:rPr>
            <w:rFonts w:ascii="Times New Roman" w:eastAsia="Times New Roman" w:hAnsi="Times New Roman" w:cs="Times New Roman"/>
            <w:sz w:val="24"/>
            <w:szCs w:val="24"/>
            <w:lang w:val="ru-RU"/>
          </w:rPr>
          <w:fldChar w:fldCharType="begin"/>
        </w:r>
        <w:r w:rsidR="008D4B0D">
          <w:rPr>
            <w:rFonts w:ascii="Times New Roman" w:eastAsia="Times New Roman" w:hAnsi="Times New Roman" w:cs="Times New Roman"/>
            <w:sz w:val="24"/>
            <w:szCs w:val="24"/>
            <w:lang w:val="ru-RU"/>
          </w:rPr>
          <w:instrText xml:space="preserve"> HYPERLINK "</w:instrText>
        </w:r>
        <w:r w:rsidR="008D4B0D" w:rsidRPr="008D4B0D">
          <w:rPr>
            <w:rFonts w:ascii="Times New Roman" w:eastAsia="Times New Roman" w:hAnsi="Times New Roman" w:cs="Times New Roman"/>
            <w:sz w:val="24"/>
            <w:szCs w:val="24"/>
            <w:lang w:val="ru-RU"/>
          </w:rPr>
          <w:instrText>https://www.frontiersin.org/journals/microbiology/articles/10.3389/fmicb.2022.763169/full#B70</w:instrText>
        </w:r>
        <w:r w:rsidR="008D4B0D">
          <w:rPr>
            <w:rFonts w:ascii="Times New Roman" w:eastAsia="Times New Roman" w:hAnsi="Times New Roman" w:cs="Times New Roman"/>
            <w:sz w:val="24"/>
            <w:szCs w:val="24"/>
            <w:lang w:val="ru-RU"/>
          </w:rPr>
          <w:instrText xml:space="preserve">" </w:instrText>
        </w:r>
        <w:r w:rsidR="008D4B0D">
          <w:rPr>
            <w:rFonts w:ascii="Times New Roman" w:eastAsia="Times New Roman" w:hAnsi="Times New Roman" w:cs="Times New Roman"/>
            <w:sz w:val="24"/>
            <w:szCs w:val="24"/>
            <w:lang w:val="ru-RU"/>
          </w:rPr>
          <w:fldChar w:fldCharType="separate"/>
        </w:r>
        <w:r w:rsidR="008D4B0D" w:rsidRPr="00D34B94">
          <w:rPr>
            <w:rStyle w:val="Hyperlink"/>
            <w:rFonts w:ascii="Times New Roman" w:eastAsia="Times New Roman" w:hAnsi="Times New Roman" w:cs="Times New Roman"/>
            <w:sz w:val="24"/>
            <w:szCs w:val="24"/>
            <w:lang w:val="ru-RU"/>
          </w:rPr>
          <w:t>https://www.frontiersin.org/journals/microbiology/articles/10.3389/fmicb.2022.763169/full#B70</w:t>
        </w:r>
        <w:r w:rsidR="008D4B0D">
          <w:rPr>
            <w:rFonts w:ascii="Times New Roman" w:eastAsia="Times New Roman" w:hAnsi="Times New Roman" w:cs="Times New Roman"/>
            <w:sz w:val="24"/>
            <w:szCs w:val="24"/>
            <w:lang w:val="ru-RU"/>
          </w:rPr>
          <w:fldChar w:fldCharType="end"/>
        </w:r>
        <w:r w:rsidR="008D4B0D" w:rsidRPr="00894E42">
          <w:rPr>
            <w:rFonts w:ascii="Times New Roman" w:eastAsia="Times New Roman" w:hAnsi="Times New Roman" w:cs="Times New Roman"/>
            <w:sz w:val="24"/>
            <w:szCs w:val="24"/>
            <w:lang w:val="ru-RU"/>
            <w:rPrChange w:id="240" w:author="Author" w:date="2026-04-28T00:11:00Z">
              <w:rPr>
                <w:rFonts w:ascii="Times New Roman" w:eastAsia="Times New Roman" w:hAnsi="Times New Roman" w:cs="Times New Roman"/>
                <w:sz w:val="24"/>
                <w:szCs w:val="24"/>
                <w:lang w:val="en-US"/>
              </w:rPr>
            </w:rPrChange>
          </w:rPr>
          <w:t>)</w:t>
        </w:r>
      </w:ins>
    </w:p>
    <w:p w14:paraId="69987951" w14:textId="44F321E0" w:rsidR="008045FD" w:rsidDel="00894E42" w:rsidRDefault="008D4B0D" w:rsidP="001201A7">
      <w:pPr>
        <w:spacing w:after="0" w:line="360" w:lineRule="auto"/>
        <w:ind w:firstLine="709"/>
        <w:jc w:val="both"/>
        <w:rPr>
          <w:del w:id="241" w:author="Author" w:date="2026-04-28T00:42:00Z"/>
          <w:rFonts w:ascii="Times New Roman" w:eastAsia="Times New Roman" w:hAnsi="Times New Roman" w:cs="Times New Roman"/>
          <w:sz w:val="24"/>
          <w:szCs w:val="24"/>
          <w:lang w:val="ru-RU"/>
        </w:rPr>
      </w:pPr>
      <w:ins w:id="242" w:author="Author" w:date="2026-04-28T00:12:00Z">
        <w:r>
          <w:rPr>
            <w:rFonts w:ascii="Times New Roman" w:eastAsia="Times New Roman" w:hAnsi="Times New Roman" w:cs="Times New Roman"/>
            <w:sz w:val="24"/>
            <w:szCs w:val="24"/>
            <w:lang w:val="ru-RU"/>
          </w:rPr>
          <w:t>Мутация</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R</w:t>
        </w:r>
        <w:r w:rsidRPr="00894E42">
          <w:rPr>
            <w:rFonts w:ascii="Times New Roman" w:eastAsia="Times New Roman" w:hAnsi="Times New Roman" w:cs="Times New Roman"/>
            <w:sz w:val="24"/>
            <w:szCs w:val="24"/>
            <w:lang w:val="ru-RU"/>
            <w:rPrChange w:id="243" w:author="Author" w:date="2026-04-28T00:24:00Z">
              <w:rPr>
                <w:rFonts w:ascii="Times New Roman" w:eastAsia="Times New Roman" w:hAnsi="Times New Roman" w:cs="Times New Roman"/>
                <w:sz w:val="24"/>
                <w:szCs w:val="24"/>
                <w:lang w:val="en-US"/>
              </w:rPr>
            </w:rPrChange>
          </w:rPr>
          <w:t>203</w:t>
        </w:r>
        <w:r>
          <w:rPr>
            <w:rFonts w:ascii="Times New Roman" w:eastAsia="Times New Roman" w:hAnsi="Times New Roman" w:cs="Times New Roman"/>
            <w:sz w:val="24"/>
            <w:szCs w:val="24"/>
            <w:lang w:val="en-US"/>
          </w:rPr>
          <w:t>K</w:t>
        </w:r>
        <w:r w:rsidRPr="00894E42">
          <w:rPr>
            <w:rFonts w:ascii="Times New Roman" w:eastAsia="Times New Roman" w:hAnsi="Times New Roman" w:cs="Times New Roman"/>
            <w:sz w:val="24"/>
            <w:szCs w:val="24"/>
            <w:lang w:val="ru-RU"/>
            <w:rPrChange w:id="244" w:author="Author" w:date="2026-04-28T00:24: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в</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N</w:t>
        </w:r>
        <w:r w:rsidRPr="00894E42">
          <w:rPr>
            <w:rFonts w:ascii="Times New Roman" w:eastAsia="Times New Roman" w:hAnsi="Times New Roman" w:cs="Times New Roman"/>
            <w:sz w:val="24"/>
            <w:szCs w:val="24"/>
            <w:lang w:val="ru-RU"/>
            <w:rPrChange w:id="245" w:author="Author" w:date="2026-04-28T00:24: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белке</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коронавируса</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согласно</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исследованиям</w:t>
        </w:r>
      </w:ins>
      <w:ins w:id="246" w:author="Author" w:date="2026-04-28T00:18:00Z">
        <w:r w:rsidRPr="00894E42">
          <w:rPr>
            <w:rFonts w:ascii="Times New Roman" w:eastAsia="Times New Roman" w:hAnsi="Times New Roman" w:cs="Times New Roman"/>
            <w:sz w:val="24"/>
            <w:szCs w:val="24"/>
            <w:lang w:val="ru-RU"/>
            <w:rPrChange w:id="247" w:author="Author" w:date="2026-04-28T00:24:00Z">
              <w:rPr>
                <w:rFonts w:ascii="Times New Roman" w:eastAsia="Times New Roman" w:hAnsi="Times New Roman" w:cs="Times New Roman"/>
                <w:sz w:val="24"/>
                <w:szCs w:val="24"/>
                <w:lang w:val="en-US"/>
              </w:rPr>
            </w:rPrChange>
          </w:rPr>
          <w:t xml:space="preserve"> </w:t>
        </w:r>
        <w:r w:rsidRPr="00894E42">
          <w:rPr>
            <w:rFonts w:ascii="Times New Roman" w:eastAsia="Times New Roman" w:hAnsi="Times New Roman" w:cs="Times New Roman"/>
            <w:sz w:val="24"/>
            <w:szCs w:val="24"/>
            <w:lang w:val="en-US"/>
            <w:rPrChange w:id="248" w:author="Author" w:date="2026-04-28T00:18:00Z">
              <w:rPr>
                <w:rFonts w:ascii="Times New Roman" w:eastAsia="Times New Roman" w:hAnsi="Times New Roman" w:cs="Times New Roman"/>
                <w:sz w:val="24"/>
                <w:szCs w:val="24"/>
                <w:lang w:val="ru-RU"/>
              </w:rPr>
            </w:rPrChange>
          </w:rPr>
          <w:t>increased</w:t>
        </w:r>
        <w:r w:rsidRPr="008E33A8">
          <w:rPr>
            <w:rFonts w:ascii="Times New Roman" w:eastAsia="Times New Roman" w:hAnsi="Times New Roman" w:cs="Times New Roman"/>
            <w:sz w:val="24"/>
            <w:szCs w:val="24"/>
            <w:lang w:val="ru-RU"/>
          </w:rPr>
          <w:t xml:space="preserve"> </w:t>
        </w:r>
        <w:r w:rsidRPr="00894E42">
          <w:rPr>
            <w:rFonts w:ascii="Times New Roman" w:eastAsia="Times New Roman" w:hAnsi="Times New Roman" w:cs="Times New Roman"/>
            <w:sz w:val="24"/>
            <w:szCs w:val="24"/>
            <w:lang w:val="en-US"/>
            <w:rPrChange w:id="249" w:author="Author" w:date="2026-04-28T00:18:00Z">
              <w:rPr>
                <w:rFonts w:ascii="Times New Roman" w:eastAsia="Times New Roman" w:hAnsi="Times New Roman" w:cs="Times New Roman"/>
                <w:sz w:val="24"/>
                <w:szCs w:val="24"/>
                <w:lang w:val="ru-RU"/>
              </w:rPr>
            </w:rPrChange>
          </w:rPr>
          <w:t>transmission</w:t>
        </w:r>
        <w:r w:rsidRPr="008E33A8">
          <w:rPr>
            <w:rFonts w:ascii="Times New Roman" w:eastAsia="Times New Roman" w:hAnsi="Times New Roman" w:cs="Times New Roman"/>
            <w:sz w:val="24"/>
            <w:szCs w:val="24"/>
            <w:lang w:val="ru-RU"/>
          </w:rPr>
          <w:t xml:space="preserve"> </w:t>
        </w:r>
        <w:r w:rsidRPr="00894E42">
          <w:rPr>
            <w:rFonts w:ascii="Times New Roman" w:eastAsia="Times New Roman" w:hAnsi="Times New Roman" w:cs="Times New Roman"/>
            <w:sz w:val="24"/>
            <w:szCs w:val="24"/>
            <w:lang w:val="en-US"/>
            <w:rPrChange w:id="250" w:author="Author" w:date="2026-04-28T00:18:00Z">
              <w:rPr>
                <w:rFonts w:ascii="Times New Roman" w:eastAsia="Times New Roman" w:hAnsi="Times New Roman" w:cs="Times New Roman"/>
                <w:sz w:val="24"/>
                <w:szCs w:val="24"/>
                <w:lang w:val="ru-RU"/>
              </w:rPr>
            </w:rPrChange>
          </w:rPr>
          <w:t>and</w:t>
        </w:r>
        <w:r w:rsidRPr="008E33A8">
          <w:rPr>
            <w:rFonts w:ascii="Times New Roman" w:eastAsia="Times New Roman" w:hAnsi="Times New Roman" w:cs="Times New Roman"/>
            <w:sz w:val="24"/>
            <w:szCs w:val="24"/>
            <w:lang w:val="ru-RU"/>
          </w:rPr>
          <w:t xml:space="preserve"> </w:t>
        </w:r>
        <w:r w:rsidRPr="00894E42">
          <w:rPr>
            <w:rFonts w:ascii="Times New Roman" w:eastAsia="Times New Roman" w:hAnsi="Times New Roman" w:cs="Times New Roman"/>
            <w:sz w:val="24"/>
            <w:szCs w:val="24"/>
            <w:lang w:val="en-US"/>
            <w:rPrChange w:id="251" w:author="Author" w:date="2026-04-28T00:18:00Z">
              <w:rPr>
                <w:rFonts w:ascii="Times New Roman" w:eastAsia="Times New Roman" w:hAnsi="Times New Roman" w:cs="Times New Roman"/>
                <w:sz w:val="24"/>
                <w:szCs w:val="24"/>
                <w:lang w:val="ru-RU"/>
              </w:rPr>
            </w:rPrChange>
          </w:rPr>
          <w:t>virulence</w:t>
        </w:r>
        <w:r w:rsidRPr="00894E42">
          <w:rPr>
            <w:rFonts w:ascii="Times New Roman" w:eastAsia="Times New Roman" w:hAnsi="Times New Roman" w:cs="Times New Roman"/>
            <w:sz w:val="24"/>
            <w:szCs w:val="24"/>
            <w:lang w:val="ru-RU"/>
            <w:rPrChange w:id="252" w:author="Author" w:date="2026-04-28T00:24: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en-US"/>
          </w:rPr>
          <w:t>of</w:t>
        </w:r>
        <w:r w:rsidRPr="00894E42">
          <w:rPr>
            <w:rFonts w:ascii="Times New Roman" w:eastAsia="Times New Roman" w:hAnsi="Times New Roman" w:cs="Times New Roman"/>
            <w:sz w:val="24"/>
            <w:szCs w:val="24"/>
            <w:lang w:val="ru-RU"/>
            <w:rPrChange w:id="253" w:author="Author" w:date="2026-04-28T00:24: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en-US"/>
          </w:rPr>
          <w:t>SARS</w:t>
        </w:r>
        <w:r w:rsidRPr="00894E42">
          <w:rPr>
            <w:rFonts w:ascii="Times New Roman" w:eastAsia="Times New Roman" w:hAnsi="Times New Roman" w:cs="Times New Roman"/>
            <w:sz w:val="24"/>
            <w:szCs w:val="24"/>
            <w:lang w:val="ru-RU"/>
            <w:rPrChange w:id="254" w:author="Author" w:date="2026-04-28T00:24:00Z">
              <w:rPr>
                <w:rFonts w:ascii="Times New Roman" w:eastAsia="Times New Roman" w:hAnsi="Times New Roman" w:cs="Times New Roman"/>
                <w:sz w:val="24"/>
                <w:szCs w:val="24"/>
                <w:lang w:val="en-US"/>
              </w:rPr>
            </w:rPrChange>
          </w:rPr>
          <w:t>-</w:t>
        </w:r>
        <w:r>
          <w:rPr>
            <w:rFonts w:ascii="Times New Roman" w:eastAsia="Times New Roman" w:hAnsi="Times New Roman" w:cs="Times New Roman"/>
            <w:sz w:val="24"/>
            <w:szCs w:val="24"/>
            <w:lang w:val="en-US"/>
          </w:rPr>
          <w:t>COV</w:t>
        </w:r>
        <w:r w:rsidRPr="00894E42">
          <w:rPr>
            <w:rFonts w:ascii="Times New Roman" w:eastAsia="Times New Roman" w:hAnsi="Times New Roman" w:cs="Times New Roman"/>
            <w:sz w:val="24"/>
            <w:szCs w:val="24"/>
            <w:lang w:val="ru-RU"/>
            <w:rPrChange w:id="255" w:author="Author" w:date="2026-04-28T00:24:00Z">
              <w:rPr>
                <w:rFonts w:ascii="Times New Roman" w:eastAsia="Times New Roman" w:hAnsi="Times New Roman" w:cs="Times New Roman"/>
                <w:sz w:val="24"/>
                <w:szCs w:val="24"/>
                <w:lang w:val="en-US"/>
              </w:rPr>
            </w:rPrChange>
          </w:rPr>
          <w:t xml:space="preserve">-2 </w:t>
        </w:r>
        <w:r w:rsidR="008E33A8" w:rsidRPr="00894E42">
          <w:rPr>
            <w:rFonts w:ascii="Times New Roman" w:eastAsia="Times New Roman" w:hAnsi="Times New Roman" w:cs="Times New Roman"/>
            <w:sz w:val="24"/>
            <w:szCs w:val="24"/>
            <w:lang w:val="ru-RU"/>
            <w:rPrChange w:id="256" w:author="Author" w:date="2026-04-28T00:24:00Z">
              <w:rPr>
                <w:rFonts w:ascii="Times New Roman" w:eastAsia="Times New Roman" w:hAnsi="Times New Roman" w:cs="Times New Roman"/>
                <w:sz w:val="24"/>
                <w:szCs w:val="24"/>
                <w:lang w:val="en-US"/>
              </w:rPr>
            </w:rPrChange>
          </w:rPr>
          <w:t>(</w:t>
        </w:r>
      </w:ins>
      <w:ins w:id="257" w:author="Author" w:date="2026-04-28T00:19:00Z">
        <w:r w:rsidR="008E33A8" w:rsidRPr="008E33A8">
          <w:rPr>
            <w:rFonts w:ascii="Times New Roman" w:eastAsia="Times New Roman" w:hAnsi="Times New Roman" w:cs="Times New Roman"/>
            <w:sz w:val="24"/>
            <w:szCs w:val="24"/>
            <w:lang w:val="ru-RU"/>
          </w:rPr>
          <w:t>10.1016/</w:t>
        </w:r>
        <w:r w:rsidR="008E33A8" w:rsidRPr="00894E42">
          <w:rPr>
            <w:rFonts w:ascii="Times New Roman" w:eastAsia="Times New Roman" w:hAnsi="Times New Roman" w:cs="Times New Roman"/>
            <w:sz w:val="24"/>
            <w:szCs w:val="24"/>
            <w:lang w:val="en-US"/>
            <w:rPrChange w:id="258" w:author="Author" w:date="2026-04-28T00:23:00Z">
              <w:rPr>
                <w:rFonts w:ascii="Times New Roman" w:eastAsia="Times New Roman" w:hAnsi="Times New Roman" w:cs="Times New Roman"/>
                <w:sz w:val="24"/>
                <w:szCs w:val="24"/>
                <w:lang w:val="ru-RU"/>
              </w:rPr>
            </w:rPrChange>
          </w:rPr>
          <w:t>j</w:t>
        </w:r>
        <w:r w:rsidR="008E33A8" w:rsidRPr="008E33A8">
          <w:rPr>
            <w:rFonts w:ascii="Times New Roman" w:eastAsia="Times New Roman" w:hAnsi="Times New Roman" w:cs="Times New Roman"/>
            <w:sz w:val="24"/>
            <w:szCs w:val="24"/>
            <w:lang w:val="ru-RU"/>
          </w:rPr>
          <w:t>.</w:t>
        </w:r>
        <w:r w:rsidR="008E33A8" w:rsidRPr="00894E42">
          <w:rPr>
            <w:rFonts w:ascii="Times New Roman" w:eastAsia="Times New Roman" w:hAnsi="Times New Roman" w:cs="Times New Roman"/>
            <w:sz w:val="24"/>
            <w:szCs w:val="24"/>
            <w:lang w:val="en-US"/>
            <w:rPrChange w:id="259" w:author="Author" w:date="2026-04-28T00:23:00Z">
              <w:rPr>
                <w:rFonts w:ascii="Times New Roman" w:eastAsia="Times New Roman" w:hAnsi="Times New Roman" w:cs="Times New Roman"/>
                <w:sz w:val="24"/>
                <w:szCs w:val="24"/>
                <w:lang w:val="ru-RU"/>
              </w:rPr>
            </w:rPrChange>
          </w:rPr>
          <w:t>chom</w:t>
        </w:r>
        <w:r w:rsidR="008E33A8" w:rsidRPr="008E33A8">
          <w:rPr>
            <w:rFonts w:ascii="Times New Roman" w:eastAsia="Times New Roman" w:hAnsi="Times New Roman" w:cs="Times New Roman"/>
            <w:sz w:val="24"/>
            <w:szCs w:val="24"/>
            <w:lang w:val="ru-RU"/>
          </w:rPr>
          <w:t>.2021.11.005</w:t>
        </w:r>
      </w:ins>
      <w:ins w:id="260" w:author="Author" w:date="2026-04-28T00:18:00Z">
        <w:r w:rsidR="008E33A8" w:rsidRPr="00894E42">
          <w:rPr>
            <w:rFonts w:ascii="Times New Roman" w:eastAsia="Times New Roman" w:hAnsi="Times New Roman" w:cs="Times New Roman"/>
            <w:sz w:val="24"/>
            <w:szCs w:val="24"/>
            <w:lang w:val="ru-RU"/>
            <w:rPrChange w:id="261" w:author="Author" w:date="2026-04-28T00:24:00Z">
              <w:rPr>
                <w:rFonts w:ascii="Times New Roman" w:eastAsia="Times New Roman" w:hAnsi="Times New Roman" w:cs="Times New Roman"/>
                <w:sz w:val="24"/>
                <w:szCs w:val="24"/>
                <w:lang w:val="en-US"/>
              </w:rPr>
            </w:rPrChange>
          </w:rPr>
          <w:t>)</w:t>
        </w:r>
      </w:ins>
      <w:ins w:id="262" w:author="Author" w:date="2026-04-28T00:19:00Z">
        <w:r w:rsidR="008E33A8" w:rsidRPr="00894E42">
          <w:rPr>
            <w:rFonts w:ascii="Times New Roman" w:eastAsia="Times New Roman" w:hAnsi="Times New Roman" w:cs="Times New Roman"/>
            <w:sz w:val="24"/>
            <w:szCs w:val="24"/>
            <w:lang w:val="ru-RU"/>
            <w:rPrChange w:id="263" w:author="Author" w:date="2026-04-28T00:24:00Z">
              <w:rPr>
                <w:rFonts w:ascii="Times New Roman" w:eastAsia="Times New Roman" w:hAnsi="Times New Roman" w:cs="Times New Roman"/>
                <w:sz w:val="24"/>
                <w:szCs w:val="24"/>
                <w:lang w:val="en-US"/>
              </w:rPr>
            </w:rPrChange>
          </w:rPr>
          <w:t xml:space="preserve">, </w:t>
        </w:r>
        <w:r w:rsidR="008E33A8">
          <w:rPr>
            <w:rFonts w:ascii="Times New Roman" w:eastAsia="Times New Roman" w:hAnsi="Times New Roman" w:cs="Times New Roman"/>
            <w:sz w:val="24"/>
            <w:szCs w:val="24"/>
            <w:lang w:val="ru-RU"/>
          </w:rPr>
          <w:t>а</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мутация</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en-US"/>
          </w:rPr>
          <w:t>R</w:t>
        </w:r>
        <w:r w:rsidR="008E33A8" w:rsidRPr="00894E42">
          <w:rPr>
            <w:rFonts w:ascii="Times New Roman" w:eastAsia="Times New Roman" w:hAnsi="Times New Roman" w:cs="Times New Roman"/>
            <w:sz w:val="24"/>
            <w:szCs w:val="24"/>
            <w:lang w:val="ru-RU"/>
            <w:rPrChange w:id="264" w:author="Author" w:date="2026-04-28T00:24:00Z">
              <w:rPr>
                <w:rFonts w:ascii="Times New Roman" w:eastAsia="Times New Roman" w:hAnsi="Times New Roman" w:cs="Times New Roman"/>
                <w:sz w:val="24"/>
                <w:szCs w:val="24"/>
                <w:lang w:val="en-US"/>
              </w:rPr>
            </w:rPrChange>
          </w:rPr>
          <w:t>203</w:t>
        </w:r>
        <w:r w:rsidR="008E33A8">
          <w:rPr>
            <w:rFonts w:ascii="Times New Roman" w:eastAsia="Times New Roman" w:hAnsi="Times New Roman" w:cs="Times New Roman"/>
            <w:sz w:val="24"/>
            <w:szCs w:val="24"/>
            <w:lang w:val="en-US"/>
          </w:rPr>
          <w:t>M</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создающая</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новую</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рамку</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считывания</w:t>
        </w:r>
      </w:ins>
      <w:ins w:id="265" w:author="Author" w:date="2026-04-28T00:20:00Z">
        <w:r w:rsidR="008E33A8" w:rsidRPr="00894E42">
          <w:rPr>
            <w:rFonts w:ascii="Times New Roman" w:eastAsia="Times New Roman" w:hAnsi="Times New Roman" w:cs="Times New Roman"/>
            <w:sz w:val="24"/>
            <w:szCs w:val="24"/>
            <w:lang w:val="ru-RU"/>
            <w:rPrChange w:id="266" w:author="Author" w:date="2026-04-28T00:24:00Z">
              <w:rPr>
                <w:rFonts w:ascii="Times New Roman" w:eastAsia="Times New Roman" w:hAnsi="Times New Roman" w:cs="Times New Roman"/>
                <w:sz w:val="24"/>
                <w:szCs w:val="24"/>
                <w:lang w:val="en-US"/>
              </w:rPr>
            </w:rPrChange>
          </w:rPr>
          <w:t xml:space="preserve"> </w:t>
        </w:r>
        <w:r w:rsidR="008E33A8">
          <w:rPr>
            <w:rFonts w:ascii="Times New Roman" w:eastAsia="Times New Roman" w:hAnsi="Times New Roman" w:cs="Times New Roman"/>
            <w:sz w:val="24"/>
            <w:szCs w:val="24"/>
            <w:lang w:val="en-US"/>
          </w:rPr>
          <w:t>reported</w:t>
        </w:r>
        <w:r w:rsidR="008E33A8" w:rsidRPr="00894E42">
          <w:rPr>
            <w:rFonts w:ascii="Times New Roman" w:eastAsia="Times New Roman" w:hAnsi="Times New Roman" w:cs="Times New Roman"/>
            <w:sz w:val="24"/>
            <w:szCs w:val="24"/>
            <w:lang w:val="ru-RU"/>
            <w:rPrChange w:id="267" w:author="Author" w:date="2026-04-28T00:24:00Z">
              <w:rPr>
                <w:rFonts w:ascii="Times New Roman" w:eastAsia="Times New Roman" w:hAnsi="Times New Roman" w:cs="Times New Roman"/>
                <w:sz w:val="24"/>
                <w:szCs w:val="24"/>
                <w:lang w:val="en-US"/>
              </w:rPr>
            </w:rPrChange>
          </w:rPr>
          <w:t xml:space="preserve"> </w:t>
        </w:r>
        <w:r w:rsidR="008E33A8">
          <w:rPr>
            <w:rFonts w:ascii="Times New Roman" w:eastAsia="Times New Roman" w:hAnsi="Times New Roman" w:cs="Times New Roman"/>
            <w:sz w:val="24"/>
            <w:szCs w:val="24"/>
            <w:lang w:val="en-US"/>
          </w:rPr>
          <w:t>to</w:t>
        </w:r>
        <w:r w:rsidR="008E33A8" w:rsidRPr="00894E42">
          <w:rPr>
            <w:rFonts w:ascii="Times New Roman" w:eastAsia="Times New Roman" w:hAnsi="Times New Roman" w:cs="Times New Roman"/>
            <w:sz w:val="24"/>
            <w:szCs w:val="24"/>
            <w:lang w:val="ru-RU"/>
            <w:rPrChange w:id="268" w:author="Author" w:date="2026-04-28T00:24:00Z">
              <w:rPr>
                <w:rFonts w:ascii="Times New Roman" w:eastAsia="Times New Roman" w:hAnsi="Times New Roman" w:cs="Times New Roman"/>
                <w:sz w:val="24"/>
                <w:szCs w:val="24"/>
                <w:lang w:val="en-US"/>
              </w:rPr>
            </w:rPrChange>
          </w:rPr>
          <w:t xml:space="preserve"> </w:t>
        </w:r>
      </w:ins>
      <w:ins w:id="269" w:author="Author" w:date="2026-04-28T00:24:00Z">
        <w:r w:rsidR="008E33A8">
          <w:rPr>
            <w:rFonts w:ascii="Times New Roman" w:eastAsia="Times New Roman" w:hAnsi="Times New Roman" w:cs="Times New Roman"/>
            <w:sz w:val="24"/>
            <w:szCs w:val="24"/>
            <w:lang w:val="en-US"/>
          </w:rPr>
          <w:t>increase</w:t>
        </w:r>
        <w:r w:rsidR="008E33A8" w:rsidRPr="00894E42">
          <w:rPr>
            <w:rFonts w:ascii="Times New Roman" w:eastAsia="Times New Roman" w:hAnsi="Times New Roman" w:cs="Times New Roman"/>
            <w:sz w:val="24"/>
            <w:szCs w:val="24"/>
            <w:lang w:val="ru-RU"/>
            <w:rPrChange w:id="270" w:author="Author" w:date="2026-04-28T00:24:00Z">
              <w:rPr>
                <w:rFonts w:ascii="Times New Roman" w:eastAsia="Times New Roman" w:hAnsi="Times New Roman" w:cs="Times New Roman"/>
                <w:sz w:val="24"/>
                <w:szCs w:val="24"/>
                <w:lang w:val="en-US"/>
              </w:rPr>
            </w:rPrChange>
          </w:rPr>
          <w:t xml:space="preserve"> </w:t>
        </w:r>
      </w:ins>
      <w:ins w:id="271" w:author="Author" w:date="2026-04-28T00:23:00Z">
        <w:r w:rsidR="008E33A8" w:rsidRPr="00894E42">
          <w:rPr>
            <w:rFonts w:ascii="Times New Roman" w:eastAsia="Times New Roman" w:hAnsi="Times New Roman" w:cs="Times New Roman"/>
            <w:sz w:val="24"/>
            <w:szCs w:val="24"/>
            <w:lang w:val="en-US"/>
            <w:rPrChange w:id="272" w:author="Author" w:date="2026-04-28T00:23:00Z">
              <w:rPr>
                <w:rFonts w:ascii="Times New Roman" w:eastAsia="Times New Roman" w:hAnsi="Times New Roman" w:cs="Times New Roman"/>
                <w:sz w:val="24"/>
                <w:szCs w:val="24"/>
                <w:lang w:val="ru-RU"/>
              </w:rPr>
            </w:rPrChange>
          </w:rPr>
          <w:t>suppressive</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73" w:author="Author" w:date="2026-04-28T00:23:00Z">
              <w:rPr>
                <w:rFonts w:ascii="Times New Roman" w:eastAsia="Times New Roman" w:hAnsi="Times New Roman" w:cs="Times New Roman"/>
                <w:sz w:val="24"/>
                <w:szCs w:val="24"/>
                <w:lang w:val="ru-RU"/>
              </w:rPr>
            </w:rPrChange>
          </w:rPr>
          <w:t>activity</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74" w:author="Author" w:date="2026-04-28T00:23:00Z">
              <w:rPr>
                <w:rFonts w:ascii="Times New Roman" w:eastAsia="Times New Roman" w:hAnsi="Times New Roman" w:cs="Times New Roman"/>
                <w:sz w:val="24"/>
                <w:szCs w:val="24"/>
                <w:lang w:val="ru-RU"/>
              </w:rPr>
            </w:rPrChange>
          </w:rPr>
          <w:t>of</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75" w:author="Author" w:date="2026-04-28T00:23:00Z">
              <w:rPr>
                <w:rFonts w:ascii="Times New Roman" w:eastAsia="Times New Roman" w:hAnsi="Times New Roman" w:cs="Times New Roman"/>
                <w:sz w:val="24"/>
                <w:szCs w:val="24"/>
                <w:lang w:val="ru-RU"/>
              </w:rPr>
            </w:rPrChange>
          </w:rPr>
          <w:t>the</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76" w:author="Author" w:date="2026-04-28T00:23:00Z">
              <w:rPr>
                <w:rFonts w:ascii="Times New Roman" w:eastAsia="Times New Roman" w:hAnsi="Times New Roman" w:cs="Times New Roman"/>
                <w:sz w:val="24"/>
                <w:szCs w:val="24"/>
                <w:lang w:val="ru-RU"/>
              </w:rPr>
            </w:rPrChange>
          </w:rPr>
          <w:t>N</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77" w:author="Author" w:date="2026-04-28T00:23:00Z">
              <w:rPr>
                <w:rFonts w:ascii="Times New Roman" w:eastAsia="Times New Roman" w:hAnsi="Times New Roman" w:cs="Times New Roman"/>
                <w:sz w:val="24"/>
                <w:szCs w:val="24"/>
                <w:lang w:val="ru-RU"/>
              </w:rPr>
            </w:rPrChange>
          </w:rPr>
          <w:t>protein</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78" w:author="Author" w:date="2026-04-28T00:23:00Z">
              <w:rPr>
                <w:rFonts w:ascii="Times New Roman" w:eastAsia="Times New Roman" w:hAnsi="Times New Roman" w:cs="Times New Roman"/>
                <w:sz w:val="24"/>
                <w:szCs w:val="24"/>
                <w:lang w:val="ru-RU"/>
              </w:rPr>
            </w:rPrChange>
          </w:rPr>
          <w:t>on</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79" w:author="Author" w:date="2026-04-28T00:23:00Z">
              <w:rPr>
                <w:rFonts w:ascii="Times New Roman" w:eastAsia="Times New Roman" w:hAnsi="Times New Roman" w:cs="Times New Roman"/>
                <w:sz w:val="24"/>
                <w:szCs w:val="24"/>
                <w:lang w:val="ru-RU"/>
              </w:rPr>
            </w:rPrChange>
          </w:rPr>
          <w:t>RIG</w:t>
        </w:r>
        <w:r w:rsidR="008E33A8" w:rsidRPr="008E33A8">
          <w:rPr>
            <w:rFonts w:ascii="Times New Roman" w:eastAsia="Times New Roman" w:hAnsi="Times New Roman" w:cs="Times New Roman"/>
            <w:sz w:val="24"/>
            <w:szCs w:val="24"/>
            <w:lang w:val="ru-RU"/>
          </w:rPr>
          <w:t>-</w:t>
        </w:r>
        <w:r w:rsidR="008E33A8" w:rsidRPr="00894E42">
          <w:rPr>
            <w:rFonts w:ascii="Times New Roman" w:eastAsia="Times New Roman" w:hAnsi="Times New Roman" w:cs="Times New Roman"/>
            <w:sz w:val="24"/>
            <w:szCs w:val="24"/>
            <w:lang w:val="en-US"/>
            <w:rPrChange w:id="280" w:author="Author" w:date="2026-04-28T00:23:00Z">
              <w:rPr>
                <w:rFonts w:ascii="Times New Roman" w:eastAsia="Times New Roman" w:hAnsi="Times New Roman" w:cs="Times New Roman"/>
                <w:sz w:val="24"/>
                <w:szCs w:val="24"/>
                <w:lang w:val="ru-RU"/>
              </w:rPr>
            </w:rPrChange>
          </w:rPr>
          <w:t>I</w:t>
        </w:r>
        <w:r w:rsidR="008E33A8" w:rsidRPr="008E33A8">
          <w:rPr>
            <w:rFonts w:ascii="Times New Roman" w:eastAsia="Times New Roman" w:hAnsi="Times New Roman" w:cs="Times New Roman"/>
            <w:sz w:val="24"/>
            <w:szCs w:val="24"/>
            <w:lang w:val="ru-RU"/>
          </w:rPr>
          <w:t>-</w:t>
        </w:r>
        <w:r w:rsidR="008E33A8" w:rsidRPr="00894E42">
          <w:rPr>
            <w:rFonts w:ascii="Times New Roman" w:eastAsia="Times New Roman" w:hAnsi="Times New Roman" w:cs="Times New Roman"/>
            <w:sz w:val="24"/>
            <w:szCs w:val="24"/>
            <w:lang w:val="en-US"/>
            <w:rPrChange w:id="281" w:author="Author" w:date="2026-04-28T00:23:00Z">
              <w:rPr>
                <w:rFonts w:ascii="Times New Roman" w:eastAsia="Times New Roman" w:hAnsi="Times New Roman" w:cs="Times New Roman"/>
                <w:sz w:val="24"/>
                <w:szCs w:val="24"/>
                <w:lang w:val="ru-RU"/>
              </w:rPr>
            </w:rPrChange>
          </w:rPr>
          <w:t>mediated</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82" w:author="Author" w:date="2026-04-28T00:23:00Z">
              <w:rPr>
                <w:rFonts w:ascii="Times New Roman" w:eastAsia="Times New Roman" w:hAnsi="Times New Roman" w:cs="Times New Roman"/>
                <w:sz w:val="24"/>
                <w:szCs w:val="24"/>
                <w:lang w:val="ru-RU"/>
              </w:rPr>
            </w:rPrChange>
          </w:rPr>
          <w:t>interferon</w:t>
        </w:r>
        <w:r w:rsidR="008E33A8" w:rsidRPr="008E33A8">
          <w:rPr>
            <w:rFonts w:ascii="Times New Roman" w:eastAsia="Times New Roman" w:hAnsi="Times New Roman" w:cs="Times New Roman"/>
            <w:sz w:val="24"/>
            <w:szCs w:val="24"/>
            <w:lang w:val="ru-RU"/>
          </w:rPr>
          <w:t xml:space="preserve"> </w:t>
        </w:r>
        <w:r w:rsidR="008E33A8" w:rsidRPr="00894E42">
          <w:rPr>
            <w:rFonts w:ascii="Times New Roman" w:eastAsia="Times New Roman" w:hAnsi="Times New Roman" w:cs="Times New Roman"/>
            <w:sz w:val="24"/>
            <w:szCs w:val="24"/>
            <w:lang w:val="en-US"/>
            <w:rPrChange w:id="283" w:author="Author" w:date="2026-04-28T00:23:00Z">
              <w:rPr>
                <w:rFonts w:ascii="Times New Roman" w:eastAsia="Times New Roman" w:hAnsi="Times New Roman" w:cs="Times New Roman"/>
                <w:sz w:val="24"/>
                <w:szCs w:val="24"/>
                <w:lang w:val="ru-RU"/>
              </w:rPr>
            </w:rPrChange>
          </w:rPr>
          <w:t>induction</w:t>
        </w:r>
        <w:r w:rsidR="008E33A8" w:rsidRPr="008E33A8">
          <w:rPr>
            <w:rFonts w:ascii="Times New Roman" w:eastAsia="Times New Roman" w:hAnsi="Times New Roman" w:cs="Times New Roman"/>
            <w:sz w:val="24"/>
            <w:szCs w:val="24"/>
            <w:lang w:val="ru-RU"/>
          </w:rPr>
          <w:t xml:space="preserve">, </w:t>
        </w:r>
      </w:ins>
      <w:ins w:id="284" w:author="Author" w:date="2026-04-28T00:24:00Z">
        <w:r w:rsidR="008E33A8">
          <w:rPr>
            <w:rFonts w:ascii="Times New Roman" w:eastAsia="Times New Roman" w:hAnsi="Times New Roman" w:cs="Times New Roman"/>
            <w:sz w:val="24"/>
            <w:szCs w:val="24"/>
            <w:lang w:val="ru-RU"/>
          </w:rPr>
          <w:t>тем</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 xml:space="preserve">самым увеличивая </w:t>
        </w:r>
      </w:ins>
      <w:ins w:id="285" w:author="Author" w:date="2026-04-28T00:25:00Z">
        <w:r w:rsidR="008E33A8">
          <w:rPr>
            <w:rFonts w:ascii="Times New Roman" w:eastAsia="Times New Roman" w:hAnsi="Times New Roman" w:cs="Times New Roman"/>
            <w:sz w:val="24"/>
            <w:szCs w:val="24"/>
            <w:lang w:val="en-US"/>
          </w:rPr>
          <w:t>infectivity</w:t>
        </w:r>
        <w:r w:rsidR="008E33A8" w:rsidRPr="00894E42">
          <w:rPr>
            <w:rFonts w:ascii="Times New Roman" w:eastAsia="Times New Roman" w:hAnsi="Times New Roman" w:cs="Times New Roman"/>
            <w:sz w:val="24"/>
            <w:szCs w:val="24"/>
            <w:lang w:val="ru-RU"/>
            <w:rPrChange w:id="286" w:author="Author" w:date="2026-04-28T00:25:00Z">
              <w:rPr>
                <w:rFonts w:ascii="Times New Roman" w:eastAsia="Times New Roman" w:hAnsi="Times New Roman" w:cs="Times New Roman"/>
                <w:sz w:val="24"/>
                <w:szCs w:val="24"/>
                <w:lang w:val="en-US"/>
              </w:rPr>
            </w:rPrChange>
          </w:rPr>
          <w:t xml:space="preserve"> </w:t>
        </w:r>
      </w:ins>
      <w:ins w:id="287" w:author="Author" w:date="2026-04-28T00:24:00Z">
        <w:r w:rsidR="008E33A8">
          <w:rPr>
            <w:rFonts w:ascii="Times New Roman" w:eastAsia="Times New Roman" w:hAnsi="Times New Roman" w:cs="Times New Roman"/>
            <w:sz w:val="24"/>
            <w:szCs w:val="24"/>
            <w:lang w:val="ru-RU"/>
          </w:rPr>
          <w:t>вируса (</w:t>
        </w:r>
      </w:ins>
      <w:ins w:id="288" w:author="Author" w:date="2026-04-28T00:25:00Z">
        <w:r w:rsidR="008E33A8" w:rsidRPr="008E33A8">
          <w:rPr>
            <w:rFonts w:ascii="Times New Roman" w:eastAsia="Times New Roman" w:hAnsi="Times New Roman" w:cs="Times New Roman"/>
            <w:sz w:val="24"/>
            <w:szCs w:val="24"/>
            <w:lang w:val="ru-RU"/>
          </w:rPr>
          <w:t>10.1371/journal.ppat.1012886</w:t>
        </w:r>
      </w:ins>
      <w:ins w:id="289" w:author="Author" w:date="2026-04-28T00:24:00Z">
        <w:r w:rsidR="008E33A8">
          <w:rPr>
            <w:rFonts w:ascii="Times New Roman" w:eastAsia="Times New Roman" w:hAnsi="Times New Roman" w:cs="Times New Roman"/>
            <w:sz w:val="24"/>
            <w:szCs w:val="24"/>
            <w:lang w:val="ru-RU"/>
          </w:rPr>
          <w:t>)</w:t>
        </w:r>
      </w:ins>
      <w:ins w:id="290" w:author="Author" w:date="2026-04-28T00:25:00Z">
        <w:r w:rsidR="008E33A8" w:rsidRPr="00894E42">
          <w:rPr>
            <w:rFonts w:ascii="Times New Roman" w:eastAsia="Times New Roman" w:hAnsi="Times New Roman" w:cs="Times New Roman"/>
            <w:sz w:val="24"/>
            <w:szCs w:val="24"/>
            <w:lang w:val="ru-RU"/>
            <w:rPrChange w:id="291" w:author="Author" w:date="2026-04-28T00:25:00Z">
              <w:rPr>
                <w:rFonts w:ascii="Times New Roman" w:eastAsia="Times New Roman" w:hAnsi="Times New Roman" w:cs="Times New Roman"/>
                <w:sz w:val="24"/>
                <w:szCs w:val="24"/>
                <w:lang w:val="en-US"/>
              </w:rPr>
            </w:rPrChange>
          </w:rPr>
          <w:t xml:space="preserve">. </w:t>
        </w:r>
        <w:r w:rsidR="008E33A8">
          <w:rPr>
            <w:rFonts w:ascii="Times New Roman" w:eastAsia="Times New Roman" w:hAnsi="Times New Roman" w:cs="Times New Roman"/>
            <w:sz w:val="24"/>
            <w:szCs w:val="24"/>
            <w:lang w:val="ru-RU"/>
          </w:rPr>
          <w:t>Мутации</w:t>
        </w:r>
        <w:r w:rsidR="008E33A8" w:rsidRPr="003B2B34">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в</w:t>
        </w:r>
        <w:r w:rsidR="008E33A8" w:rsidRPr="003B2B34">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en-US"/>
          </w:rPr>
          <w:t>ORF</w:t>
        </w:r>
        <w:r w:rsidR="008E33A8" w:rsidRPr="00894E42">
          <w:rPr>
            <w:rFonts w:ascii="Times New Roman" w:eastAsia="Times New Roman" w:hAnsi="Times New Roman" w:cs="Times New Roman"/>
            <w:sz w:val="24"/>
            <w:szCs w:val="24"/>
            <w:lang w:val="ru-RU"/>
            <w:rPrChange w:id="292" w:author="Author" w:date="2026-04-28T00:35:00Z">
              <w:rPr>
                <w:rFonts w:ascii="Times New Roman" w:eastAsia="Times New Roman" w:hAnsi="Times New Roman" w:cs="Times New Roman"/>
                <w:sz w:val="24"/>
                <w:szCs w:val="24"/>
                <w:lang w:val="en-US"/>
              </w:rPr>
            </w:rPrChange>
          </w:rPr>
          <w:t>7</w:t>
        </w:r>
        <w:r w:rsidR="008E33A8">
          <w:rPr>
            <w:rFonts w:ascii="Times New Roman" w:eastAsia="Times New Roman" w:hAnsi="Times New Roman" w:cs="Times New Roman"/>
            <w:sz w:val="24"/>
            <w:szCs w:val="24"/>
            <w:lang w:val="en-US"/>
          </w:rPr>
          <w:t>a</w:t>
        </w:r>
        <w:r w:rsidR="008E33A8" w:rsidRPr="003B2B34">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мало</w:t>
        </w:r>
        <w:r w:rsidR="008E33A8" w:rsidRPr="003B2B34">
          <w:rPr>
            <w:rFonts w:ascii="Times New Roman" w:eastAsia="Times New Roman" w:hAnsi="Times New Roman" w:cs="Times New Roman"/>
            <w:sz w:val="24"/>
            <w:szCs w:val="24"/>
            <w:lang w:val="ru-RU"/>
          </w:rPr>
          <w:t xml:space="preserve"> </w:t>
        </w:r>
      </w:ins>
      <w:ins w:id="293" w:author="Author" w:date="2026-04-28T00:26:00Z">
        <w:r w:rsidR="008E33A8">
          <w:rPr>
            <w:rFonts w:ascii="Times New Roman" w:eastAsia="Times New Roman" w:hAnsi="Times New Roman" w:cs="Times New Roman"/>
            <w:sz w:val="24"/>
            <w:szCs w:val="24"/>
            <w:lang w:val="ru-RU"/>
          </w:rPr>
          <w:t>изучены</w:t>
        </w:r>
      </w:ins>
      <w:ins w:id="294" w:author="Author" w:date="2026-04-28T00:37:00Z">
        <w:r w:rsidR="003B2B34">
          <w:rPr>
            <w:rFonts w:ascii="Times New Roman" w:eastAsia="Times New Roman" w:hAnsi="Times New Roman" w:cs="Times New Roman"/>
            <w:sz w:val="24"/>
            <w:szCs w:val="24"/>
            <w:lang w:val="ru-RU"/>
          </w:rPr>
          <w:t>. С</w:t>
        </w:r>
      </w:ins>
      <w:ins w:id="295" w:author="Author" w:date="2026-04-28T00:26:00Z">
        <w:r w:rsidR="008E33A8">
          <w:rPr>
            <w:rFonts w:ascii="Times New Roman" w:eastAsia="Times New Roman" w:hAnsi="Times New Roman" w:cs="Times New Roman"/>
            <w:sz w:val="24"/>
            <w:szCs w:val="24"/>
            <w:lang w:val="ru-RU"/>
          </w:rPr>
          <w:t xml:space="preserve">огласно имеющимся данным </w:t>
        </w:r>
      </w:ins>
      <w:ins w:id="296" w:author="Author" w:date="2026-04-28T00:35:00Z">
        <w:r w:rsidR="003B2B34">
          <w:rPr>
            <w:rFonts w:ascii="Times New Roman" w:eastAsia="Times New Roman" w:hAnsi="Times New Roman" w:cs="Times New Roman"/>
            <w:sz w:val="24"/>
            <w:szCs w:val="24"/>
            <w:lang w:val="en-US"/>
          </w:rPr>
          <w:t>V</w:t>
        </w:r>
        <w:r w:rsidR="003B2B34" w:rsidRPr="00894E42">
          <w:rPr>
            <w:rFonts w:ascii="Times New Roman" w:eastAsia="Times New Roman" w:hAnsi="Times New Roman" w:cs="Times New Roman"/>
            <w:sz w:val="24"/>
            <w:szCs w:val="24"/>
            <w:lang w:val="ru-RU"/>
            <w:rPrChange w:id="297" w:author="Author" w:date="2026-04-28T00:35:00Z">
              <w:rPr>
                <w:rFonts w:ascii="Times New Roman" w:eastAsia="Times New Roman" w:hAnsi="Times New Roman" w:cs="Times New Roman"/>
                <w:sz w:val="24"/>
                <w:szCs w:val="24"/>
                <w:lang w:val="en-US"/>
              </w:rPr>
            </w:rPrChange>
          </w:rPr>
          <w:t>82</w:t>
        </w:r>
        <w:r w:rsidR="003B2B34">
          <w:rPr>
            <w:rFonts w:ascii="Times New Roman" w:eastAsia="Times New Roman" w:hAnsi="Times New Roman" w:cs="Times New Roman"/>
            <w:sz w:val="24"/>
            <w:szCs w:val="24"/>
            <w:lang w:val="en-US"/>
          </w:rPr>
          <w:t>A</w:t>
        </w:r>
        <w:r w:rsidR="003B2B34" w:rsidRPr="00894E42">
          <w:rPr>
            <w:rFonts w:ascii="Times New Roman" w:eastAsia="Times New Roman" w:hAnsi="Times New Roman" w:cs="Times New Roman"/>
            <w:sz w:val="24"/>
            <w:szCs w:val="24"/>
            <w:lang w:val="ru-RU"/>
            <w:rPrChange w:id="298" w:author="Author" w:date="2026-04-28T00:35:00Z">
              <w:rPr>
                <w:rFonts w:ascii="Times New Roman" w:eastAsia="Times New Roman" w:hAnsi="Times New Roman" w:cs="Times New Roman"/>
                <w:sz w:val="24"/>
                <w:szCs w:val="24"/>
                <w:lang w:val="en-US"/>
              </w:rPr>
            </w:rPrChange>
          </w:rPr>
          <w:t xml:space="preserve"> </w:t>
        </w:r>
        <w:r w:rsidR="003B2B34">
          <w:rPr>
            <w:rFonts w:ascii="Times New Roman" w:eastAsia="Times New Roman" w:hAnsi="Times New Roman" w:cs="Times New Roman"/>
            <w:sz w:val="24"/>
            <w:szCs w:val="24"/>
            <w:lang w:val="ru-RU"/>
          </w:rPr>
          <w:t xml:space="preserve">и </w:t>
        </w:r>
        <w:r w:rsidR="003B2B34">
          <w:rPr>
            <w:rFonts w:ascii="Times New Roman" w:eastAsia="Times New Roman" w:hAnsi="Times New Roman" w:cs="Times New Roman"/>
            <w:sz w:val="24"/>
            <w:szCs w:val="24"/>
            <w:lang w:val="en-US"/>
          </w:rPr>
          <w:t>T</w:t>
        </w:r>
        <w:r w:rsidR="003B2B34" w:rsidRPr="00894E42">
          <w:rPr>
            <w:rFonts w:ascii="Times New Roman" w:eastAsia="Times New Roman" w:hAnsi="Times New Roman" w:cs="Times New Roman"/>
            <w:sz w:val="24"/>
            <w:szCs w:val="24"/>
            <w:lang w:val="ru-RU"/>
            <w:rPrChange w:id="299" w:author="Author" w:date="2026-04-28T00:35:00Z">
              <w:rPr>
                <w:rFonts w:ascii="Times New Roman" w:eastAsia="Times New Roman" w:hAnsi="Times New Roman" w:cs="Times New Roman"/>
                <w:sz w:val="24"/>
                <w:szCs w:val="24"/>
                <w:lang w:val="en-US"/>
              </w:rPr>
            </w:rPrChange>
          </w:rPr>
          <w:t>120</w:t>
        </w:r>
        <w:r w:rsidR="003B2B34">
          <w:rPr>
            <w:rFonts w:ascii="Times New Roman" w:eastAsia="Times New Roman" w:hAnsi="Times New Roman" w:cs="Times New Roman"/>
            <w:sz w:val="24"/>
            <w:szCs w:val="24"/>
            <w:lang w:val="en-US"/>
          </w:rPr>
          <w:t>I</w:t>
        </w:r>
        <w:r w:rsidR="003B2B34" w:rsidRPr="00894E42">
          <w:rPr>
            <w:rFonts w:ascii="Times New Roman" w:eastAsia="Times New Roman" w:hAnsi="Times New Roman" w:cs="Times New Roman"/>
            <w:sz w:val="24"/>
            <w:szCs w:val="24"/>
            <w:lang w:val="ru-RU"/>
            <w:rPrChange w:id="300" w:author="Author" w:date="2026-04-28T00:35:00Z">
              <w:rPr>
                <w:rFonts w:ascii="Times New Roman" w:eastAsia="Times New Roman" w:hAnsi="Times New Roman" w:cs="Times New Roman"/>
                <w:sz w:val="24"/>
                <w:szCs w:val="24"/>
                <w:lang w:val="en-US"/>
              </w:rPr>
            </w:rPrChange>
          </w:rPr>
          <w:t xml:space="preserve"> </w:t>
        </w:r>
        <w:r w:rsidR="003B2B34">
          <w:rPr>
            <w:rFonts w:ascii="Times New Roman" w:eastAsia="Times New Roman" w:hAnsi="Times New Roman" w:cs="Times New Roman"/>
            <w:sz w:val="24"/>
            <w:szCs w:val="24"/>
            <w:lang w:val="ru-RU"/>
          </w:rPr>
          <w:t>чаще всего встречаются в дельта варианте коронавируса</w:t>
        </w:r>
      </w:ins>
      <w:ins w:id="301" w:author="Author" w:date="2026-04-28T00:36:00Z">
        <w:r w:rsidR="003B2B34">
          <w:rPr>
            <w:rFonts w:ascii="Times New Roman" w:eastAsia="Times New Roman" w:hAnsi="Times New Roman" w:cs="Times New Roman"/>
            <w:sz w:val="24"/>
            <w:szCs w:val="24"/>
            <w:lang w:val="ru-RU"/>
          </w:rPr>
          <w:t xml:space="preserve">, они расположены </w:t>
        </w:r>
        <w:r w:rsidR="003B2B34" w:rsidRPr="003B2B34">
          <w:rPr>
            <w:rFonts w:ascii="Times New Roman" w:eastAsia="Times New Roman" w:hAnsi="Times New Roman" w:cs="Times New Roman" w:hint="eastAsia"/>
            <w:sz w:val="24"/>
            <w:szCs w:val="24"/>
            <w:lang w:val="ru-RU"/>
          </w:rPr>
          <w:t>di‐lysine motif of ORF7a</w:t>
        </w:r>
        <w:r w:rsidR="003B2B34">
          <w:rPr>
            <w:rFonts w:ascii="Times New Roman" w:eastAsia="Times New Roman" w:hAnsi="Times New Roman" w:cs="Times New Roman"/>
            <w:sz w:val="24"/>
            <w:szCs w:val="24"/>
            <w:lang w:val="ru-RU"/>
          </w:rPr>
          <w:t xml:space="preserve">, который важен для </w:t>
        </w:r>
      </w:ins>
      <w:ins w:id="302" w:author="Author" w:date="2026-04-28T00:37:00Z">
        <w:r w:rsidR="003B2B34" w:rsidRPr="003B2B34">
          <w:rPr>
            <w:rFonts w:ascii="Times New Roman" w:eastAsia="Times New Roman" w:hAnsi="Times New Roman" w:cs="Times New Roman"/>
            <w:sz w:val="24"/>
            <w:szCs w:val="24"/>
            <w:lang w:val="ru-RU"/>
          </w:rPr>
          <w:t>endoplasmic reticulum localization of proteins</w:t>
        </w:r>
        <w:r w:rsidR="003B2B34">
          <w:rPr>
            <w:rFonts w:ascii="Times New Roman" w:eastAsia="Times New Roman" w:hAnsi="Times New Roman" w:cs="Times New Roman"/>
            <w:sz w:val="24"/>
            <w:szCs w:val="24"/>
            <w:lang w:val="ru-RU"/>
          </w:rPr>
          <w:t>(</w:t>
        </w:r>
        <w:r w:rsidR="003B2B34" w:rsidRPr="003B2B34">
          <w:rPr>
            <w:rFonts w:ascii="Times New Roman" w:eastAsia="Times New Roman" w:hAnsi="Times New Roman" w:cs="Times New Roman"/>
            <w:sz w:val="24"/>
            <w:szCs w:val="24"/>
            <w:lang w:val="ru-RU"/>
          </w:rPr>
          <w:t>10.1002/jmv.27964</w:t>
        </w:r>
        <w:r w:rsidR="003B2B34">
          <w:rPr>
            <w:rFonts w:ascii="Times New Roman" w:eastAsia="Times New Roman" w:hAnsi="Times New Roman" w:cs="Times New Roman"/>
            <w:sz w:val="24"/>
            <w:szCs w:val="24"/>
            <w:lang w:val="ru-RU"/>
          </w:rPr>
          <w:t xml:space="preserve">). </w:t>
        </w:r>
      </w:ins>
      <w:ins w:id="303" w:author="Author" w:date="2026-04-28T00:38:00Z">
        <w:r w:rsidR="003B2B34">
          <w:rPr>
            <w:rFonts w:ascii="Times New Roman" w:eastAsia="Times New Roman" w:hAnsi="Times New Roman" w:cs="Times New Roman"/>
            <w:sz w:val="24"/>
            <w:szCs w:val="24"/>
            <w:lang w:val="ru-RU"/>
          </w:rPr>
          <w:t>Данных</w:t>
        </w:r>
        <w:r w:rsidR="003B2B34" w:rsidRPr="003B2B34">
          <w:rPr>
            <w:rFonts w:ascii="Times New Roman" w:eastAsia="Times New Roman" w:hAnsi="Times New Roman" w:cs="Times New Roman"/>
            <w:sz w:val="24"/>
            <w:szCs w:val="24"/>
            <w:lang w:val="ru-RU"/>
          </w:rPr>
          <w:t xml:space="preserve"> </w:t>
        </w:r>
        <w:r w:rsidR="003B2B34">
          <w:rPr>
            <w:rFonts w:ascii="Times New Roman" w:eastAsia="Times New Roman" w:hAnsi="Times New Roman" w:cs="Times New Roman"/>
            <w:sz w:val="24"/>
            <w:szCs w:val="24"/>
            <w:lang w:val="ru-RU"/>
          </w:rPr>
          <w:t>по</w:t>
        </w:r>
        <w:r w:rsidR="003B2B34" w:rsidRPr="003B2B34">
          <w:rPr>
            <w:rFonts w:ascii="Times New Roman" w:eastAsia="Times New Roman" w:hAnsi="Times New Roman" w:cs="Times New Roman"/>
            <w:sz w:val="24"/>
            <w:szCs w:val="24"/>
            <w:lang w:val="ru-RU"/>
          </w:rPr>
          <w:t xml:space="preserve"> </w:t>
        </w:r>
        <w:r w:rsidR="003B2B34">
          <w:rPr>
            <w:rFonts w:ascii="Times New Roman" w:eastAsia="Times New Roman" w:hAnsi="Times New Roman" w:cs="Times New Roman"/>
            <w:sz w:val="24"/>
            <w:szCs w:val="24"/>
            <w:lang w:val="ru-RU"/>
          </w:rPr>
          <w:t>мутациям</w:t>
        </w:r>
        <w:r w:rsidR="003B2B34" w:rsidRPr="003B2B34">
          <w:rPr>
            <w:rFonts w:ascii="Times New Roman" w:eastAsia="Times New Roman" w:hAnsi="Times New Roman" w:cs="Times New Roman"/>
            <w:sz w:val="24"/>
            <w:szCs w:val="24"/>
            <w:lang w:val="ru-RU"/>
          </w:rPr>
          <w:t xml:space="preserve"> </w:t>
        </w:r>
        <w:r w:rsidR="003B2B34">
          <w:rPr>
            <w:rFonts w:ascii="Times New Roman" w:eastAsia="Times New Roman" w:hAnsi="Times New Roman" w:cs="Times New Roman"/>
            <w:sz w:val="24"/>
            <w:szCs w:val="24"/>
          </w:rPr>
          <w:t>ORF</w:t>
        </w:r>
        <w:r w:rsidR="003B2B34" w:rsidRPr="00894E42">
          <w:rPr>
            <w:rFonts w:ascii="Times New Roman" w:eastAsia="Times New Roman" w:hAnsi="Times New Roman" w:cs="Times New Roman"/>
            <w:sz w:val="24"/>
            <w:szCs w:val="24"/>
            <w:lang w:val="ru-RU"/>
            <w:rPrChange w:id="304" w:author="Author" w:date="2026-04-28T00:38:00Z">
              <w:rPr>
                <w:rFonts w:ascii="Times New Roman" w:eastAsia="Times New Roman" w:hAnsi="Times New Roman" w:cs="Times New Roman"/>
                <w:sz w:val="24"/>
                <w:szCs w:val="24"/>
              </w:rPr>
            </w:rPrChange>
          </w:rPr>
          <w:t>1</w:t>
        </w:r>
        <w:r w:rsidR="003B2B34">
          <w:rPr>
            <w:rFonts w:ascii="Times New Roman" w:eastAsia="Times New Roman" w:hAnsi="Times New Roman" w:cs="Times New Roman"/>
            <w:sz w:val="24"/>
            <w:szCs w:val="24"/>
          </w:rPr>
          <w:t>ab</w:t>
        </w:r>
        <w:r w:rsidR="003B2B34" w:rsidRPr="00894E42">
          <w:rPr>
            <w:rFonts w:ascii="Times New Roman" w:eastAsia="Times New Roman" w:hAnsi="Times New Roman" w:cs="Times New Roman"/>
            <w:sz w:val="24"/>
            <w:szCs w:val="24"/>
            <w:lang w:val="ru-RU"/>
            <w:rPrChange w:id="305" w:author="Author" w:date="2026-04-28T00:38:00Z">
              <w:rPr>
                <w:rFonts w:ascii="Times New Roman" w:eastAsia="Times New Roman" w:hAnsi="Times New Roman" w:cs="Times New Roman"/>
                <w:sz w:val="24"/>
                <w:szCs w:val="24"/>
              </w:rPr>
            </w:rPrChange>
          </w:rPr>
          <w:t xml:space="preserve"> </w:t>
        </w:r>
        <w:r w:rsidR="003B2B34">
          <w:rPr>
            <w:rFonts w:ascii="Times New Roman" w:eastAsia="Times New Roman" w:hAnsi="Times New Roman" w:cs="Times New Roman"/>
            <w:sz w:val="24"/>
            <w:szCs w:val="24"/>
          </w:rPr>
          <w:t>Q</w:t>
        </w:r>
        <w:r w:rsidR="003B2B34" w:rsidRPr="00894E42">
          <w:rPr>
            <w:rFonts w:ascii="Times New Roman" w:eastAsia="Times New Roman" w:hAnsi="Times New Roman" w:cs="Times New Roman"/>
            <w:sz w:val="24"/>
            <w:szCs w:val="24"/>
            <w:lang w:val="ru-RU"/>
            <w:rPrChange w:id="306" w:author="Author" w:date="2026-04-28T00:38:00Z">
              <w:rPr>
                <w:rFonts w:ascii="Times New Roman" w:eastAsia="Times New Roman" w:hAnsi="Times New Roman" w:cs="Times New Roman"/>
                <w:sz w:val="24"/>
                <w:szCs w:val="24"/>
              </w:rPr>
            </w:rPrChange>
          </w:rPr>
          <w:t>7036</w:t>
        </w:r>
        <w:r w:rsidR="003B2B34">
          <w:rPr>
            <w:rFonts w:ascii="Times New Roman" w:eastAsia="Times New Roman" w:hAnsi="Times New Roman" w:cs="Times New Roman"/>
            <w:sz w:val="24"/>
            <w:szCs w:val="24"/>
          </w:rPr>
          <w:t>H</w:t>
        </w:r>
        <w:r w:rsidR="003B2B34">
          <w:rPr>
            <w:rFonts w:ascii="Times New Roman" w:eastAsia="Times New Roman" w:hAnsi="Times New Roman" w:cs="Times New Roman"/>
            <w:sz w:val="24"/>
            <w:szCs w:val="24"/>
            <w:lang w:val="ru-RU"/>
          </w:rPr>
          <w:t xml:space="preserve"> и </w:t>
        </w:r>
        <w:r w:rsidR="003B2B34">
          <w:rPr>
            <w:rFonts w:ascii="Times New Roman" w:eastAsia="Times New Roman" w:hAnsi="Times New Roman" w:cs="Times New Roman"/>
            <w:sz w:val="24"/>
            <w:szCs w:val="24"/>
          </w:rPr>
          <w:t>ORF</w:t>
        </w:r>
        <w:r w:rsidR="003B2B34" w:rsidRPr="00894E42">
          <w:rPr>
            <w:rFonts w:ascii="Times New Roman" w:eastAsia="Times New Roman" w:hAnsi="Times New Roman" w:cs="Times New Roman"/>
            <w:sz w:val="24"/>
            <w:szCs w:val="24"/>
            <w:lang w:val="ru-RU"/>
            <w:rPrChange w:id="307" w:author="Author" w:date="2026-04-28T00:38:00Z">
              <w:rPr>
                <w:rFonts w:ascii="Times New Roman" w:eastAsia="Times New Roman" w:hAnsi="Times New Roman" w:cs="Times New Roman"/>
                <w:sz w:val="24"/>
                <w:szCs w:val="24"/>
              </w:rPr>
            </w:rPrChange>
          </w:rPr>
          <w:t>7</w:t>
        </w:r>
        <w:r w:rsidR="003B2B34">
          <w:rPr>
            <w:rFonts w:ascii="Times New Roman" w:eastAsia="Times New Roman" w:hAnsi="Times New Roman" w:cs="Times New Roman"/>
            <w:sz w:val="24"/>
            <w:szCs w:val="24"/>
          </w:rPr>
          <w:t>a</w:t>
        </w:r>
        <w:r w:rsidR="003B2B34" w:rsidRPr="00894E42">
          <w:rPr>
            <w:rFonts w:ascii="Times New Roman" w:eastAsia="Times New Roman" w:hAnsi="Times New Roman" w:cs="Times New Roman"/>
            <w:sz w:val="24"/>
            <w:szCs w:val="24"/>
            <w:lang w:val="ru-RU"/>
            <w:rPrChange w:id="308" w:author="Author" w:date="2026-04-28T00:38:00Z">
              <w:rPr>
                <w:rFonts w:ascii="Times New Roman" w:eastAsia="Times New Roman" w:hAnsi="Times New Roman" w:cs="Times New Roman"/>
                <w:sz w:val="24"/>
                <w:szCs w:val="24"/>
              </w:rPr>
            </w:rPrChange>
          </w:rPr>
          <w:t xml:space="preserve"> </w:t>
        </w:r>
        <w:r w:rsidR="003B2B34">
          <w:rPr>
            <w:rFonts w:ascii="Times New Roman" w:eastAsia="Times New Roman" w:hAnsi="Times New Roman" w:cs="Times New Roman"/>
            <w:sz w:val="24"/>
            <w:szCs w:val="24"/>
          </w:rPr>
          <w:t>V</w:t>
        </w:r>
        <w:r w:rsidR="003B2B34" w:rsidRPr="00894E42">
          <w:rPr>
            <w:rFonts w:ascii="Times New Roman" w:eastAsia="Times New Roman" w:hAnsi="Times New Roman" w:cs="Times New Roman"/>
            <w:sz w:val="24"/>
            <w:szCs w:val="24"/>
            <w:lang w:val="ru-RU"/>
            <w:rPrChange w:id="309" w:author="Author" w:date="2026-04-28T00:38:00Z">
              <w:rPr>
                <w:rFonts w:ascii="Times New Roman" w:eastAsia="Times New Roman" w:hAnsi="Times New Roman" w:cs="Times New Roman"/>
                <w:sz w:val="24"/>
                <w:szCs w:val="24"/>
              </w:rPr>
            </w:rPrChange>
          </w:rPr>
          <w:t>71</w:t>
        </w:r>
        <w:r w:rsidR="003B2B34">
          <w:rPr>
            <w:rFonts w:ascii="Times New Roman" w:eastAsia="Times New Roman" w:hAnsi="Times New Roman" w:cs="Times New Roman"/>
            <w:sz w:val="24"/>
            <w:szCs w:val="24"/>
          </w:rPr>
          <w:t>I</w:t>
        </w:r>
        <w:r w:rsidR="003B2B34">
          <w:rPr>
            <w:rFonts w:ascii="Times New Roman" w:eastAsia="Times New Roman" w:hAnsi="Times New Roman" w:cs="Times New Roman"/>
            <w:sz w:val="24"/>
            <w:szCs w:val="24"/>
            <w:lang w:val="ru-RU"/>
          </w:rPr>
          <w:t xml:space="preserve"> не достаточно для однозначного опр</w:t>
        </w:r>
      </w:ins>
      <w:ins w:id="310" w:author="Author" w:date="2026-04-28T00:39:00Z">
        <w:r w:rsidR="003B2B34">
          <w:rPr>
            <w:rFonts w:ascii="Times New Roman" w:eastAsia="Times New Roman" w:hAnsi="Times New Roman" w:cs="Times New Roman"/>
            <w:sz w:val="24"/>
            <w:szCs w:val="24"/>
            <w:lang w:val="ru-RU"/>
          </w:rPr>
          <w:t xml:space="preserve">еделения их функций однако </w:t>
        </w:r>
        <w:r w:rsidR="001201A7">
          <w:rPr>
            <w:rFonts w:ascii="Times New Roman" w:eastAsia="Times New Roman" w:hAnsi="Times New Roman" w:cs="Times New Roman"/>
            <w:sz w:val="24"/>
            <w:szCs w:val="24"/>
            <w:lang w:val="ru-RU"/>
          </w:rPr>
          <w:t xml:space="preserve">их расположение в неструктурных белках вируса может </w:t>
        </w:r>
      </w:ins>
      <w:ins w:id="311" w:author="Author" w:date="2026-04-28T00:40:00Z">
        <w:r w:rsidR="001201A7">
          <w:rPr>
            <w:rFonts w:ascii="Times New Roman" w:eastAsia="Times New Roman" w:hAnsi="Times New Roman" w:cs="Times New Roman"/>
            <w:sz w:val="24"/>
            <w:szCs w:val="24"/>
            <w:lang w:val="ru-RU"/>
          </w:rPr>
          <w:t>намекать на их взаимодей</w:t>
        </w:r>
      </w:ins>
      <w:ins w:id="312" w:author="Author" w:date="2026-04-28T00:41:00Z">
        <w:r w:rsidR="001201A7">
          <w:rPr>
            <w:rFonts w:ascii="Times New Roman" w:eastAsia="Times New Roman" w:hAnsi="Times New Roman" w:cs="Times New Roman"/>
            <w:sz w:val="24"/>
            <w:szCs w:val="24"/>
            <w:lang w:val="ru-RU"/>
          </w:rPr>
          <w:t>с</w:t>
        </w:r>
      </w:ins>
      <w:ins w:id="313" w:author="Author" w:date="2026-04-28T00:40:00Z">
        <w:r w:rsidR="001201A7">
          <w:rPr>
            <w:rFonts w:ascii="Times New Roman" w:eastAsia="Times New Roman" w:hAnsi="Times New Roman" w:cs="Times New Roman"/>
            <w:sz w:val="24"/>
            <w:szCs w:val="24"/>
            <w:lang w:val="ru-RU"/>
          </w:rPr>
          <w:t>т</w:t>
        </w:r>
      </w:ins>
      <w:ins w:id="314" w:author="Author" w:date="2026-04-28T00:41:00Z">
        <w:r w:rsidR="001201A7">
          <w:rPr>
            <w:rFonts w:ascii="Times New Roman" w:eastAsia="Times New Roman" w:hAnsi="Times New Roman" w:cs="Times New Roman"/>
            <w:sz w:val="24"/>
            <w:szCs w:val="24"/>
            <w:lang w:val="ru-RU"/>
          </w:rPr>
          <w:t>вие</w:t>
        </w:r>
      </w:ins>
      <w:ins w:id="315" w:author="Author" w:date="2026-04-28T00:40:00Z">
        <w:r w:rsidR="001201A7">
          <w:rPr>
            <w:rFonts w:ascii="Times New Roman" w:eastAsia="Times New Roman" w:hAnsi="Times New Roman" w:cs="Times New Roman"/>
            <w:sz w:val="24"/>
            <w:szCs w:val="24"/>
            <w:lang w:val="ru-RU"/>
          </w:rPr>
          <w:t xml:space="preserve"> с</w:t>
        </w:r>
      </w:ins>
      <w:ins w:id="316" w:author="Author" w:date="2026-04-28T00:41:00Z">
        <w:r w:rsidR="001201A7">
          <w:rPr>
            <w:rFonts w:ascii="Times New Roman" w:eastAsia="Times New Roman" w:hAnsi="Times New Roman" w:cs="Times New Roman"/>
            <w:sz w:val="24"/>
            <w:szCs w:val="24"/>
            <w:lang w:val="ru-RU"/>
          </w:rPr>
          <w:t xml:space="preserve"> </w:t>
        </w:r>
        <w:r w:rsidR="001201A7">
          <w:rPr>
            <w:rFonts w:ascii="Times New Roman" w:eastAsia="Times New Roman" w:hAnsi="Times New Roman" w:cs="Times New Roman"/>
            <w:sz w:val="24"/>
            <w:szCs w:val="24"/>
            <w:lang w:val="en-US"/>
          </w:rPr>
          <w:t>host</w:t>
        </w:r>
        <w:r w:rsidR="001201A7" w:rsidRPr="00894E42">
          <w:rPr>
            <w:rFonts w:ascii="Times New Roman" w:eastAsia="Times New Roman" w:hAnsi="Times New Roman" w:cs="Times New Roman"/>
            <w:sz w:val="24"/>
            <w:szCs w:val="24"/>
            <w:lang w:val="ru-RU"/>
            <w:rPrChange w:id="317" w:author="Author" w:date="2026-04-28T00:41:00Z">
              <w:rPr>
                <w:rFonts w:ascii="Times New Roman" w:eastAsia="Times New Roman" w:hAnsi="Times New Roman" w:cs="Times New Roman"/>
                <w:sz w:val="24"/>
                <w:szCs w:val="24"/>
                <w:lang w:val="en-US"/>
              </w:rPr>
            </w:rPrChange>
          </w:rPr>
          <w:t xml:space="preserve"> </w:t>
        </w:r>
        <w:r w:rsidR="001201A7">
          <w:rPr>
            <w:rFonts w:ascii="Times New Roman" w:eastAsia="Times New Roman" w:hAnsi="Times New Roman" w:cs="Times New Roman"/>
            <w:sz w:val="24"/>
            <w:szCs w:val="24"/>
            <w:lang w:val="en-US"/>
          </w:rPr>
          <w:t>immune</w:t>
        </w:r>
        <w:r w:rsidR="001201A7" w:rsidRPr="00894E42">
          <w:rPr>
            <w:rFonts w:ascii="Times New Roman" w:eastAsia="Times New Roman" w:hAnsi="Times New Roman" w:cs="Times New Roman"/>
            <w:sz w:val="24"/>
            <w:szCs w:val="24"/>
            <w:lang w:val="ru-RU"/>
            <w:rPrChange w:id="318" w:author="Author" w:date="2026-04-28T00:41:00Z">
              <w:rPr>
                <w:rFonts w:ascii="Times New Roman" w:eastAsia="Times New Roman" w:hAnsi="Times New Roman" w:cs="Times New Roman"/>
                <w:sz w:val="24"/>
                <w:szCs w:val="24"/>
                <w:lang w:val="en-US"/>
              </w:rPr>
            </w:rPrChange>
          </w:rPr>
          <w:t xml:space="preserve"> </w:t>
        </w:r>
        <w:r w:rsidR="001201A7">
          <w:rPr>
            <w:rFonts w:ascii="Times New Roman" w:eastAsia="Times New Roman" w:hAnsi="Times New Roman" w:cs="Times New Roman"/>
            <w:sz w:val="24"/>
            <w:szCs w:val="24"/>
            <w:lang w:val="en-US"/>
          </w:rPr>
          <w:t>system</w:t>
        </w:r>
        <w:r w:rsidR="001201A7" w:rsidRPr="00894E42">
          <w:rPr>
            <w:rFonts w:ascii="Times New Roman" w:eastAsia="Times New Roman" w:hAnsi="Times New Roman" w:cs="Times New Roman"/>
            <w:sz w:val="24"/>
            <w:szCs w:val="24"/>
            <w:lang w:val="ru-RU"/>
            <w:rPrChange w:id="319" w:author="Author" w:date="2026-04-28T00:41:00Z">
              <w:rPr>
                <w:rFonts w:ascii="Times New Roman" w:eastAsia="Times New Roman" w:hAnsi="Times New Roman" w:cs="Times New Roman"/>
                <w:sz w:val="24"/>
                <w:szCs w:val="24"/>
                <w:lang w:val="en-US"/>
              </w:rPr>
            </w:rPrChange>
          </w:rPr>
          <w:t>.</w:t>
        </w:r>
      </w:ins>
      <w:ins w:id="320" w:author="Author" w:date="2026-04-28T00:40:00Z">
        <w:r w:rsidR="001201A7">
          <w:rPr>
            <w:rFonts w:ascii="Times New Roman" w:eastAsia="Times New Roman" w:hAnsi="Times New Roman" w:cs="Times New Roman"/>
            <w:sz w:val="24"/>
            <w:szCs w:val="24"/>
            <w:lang w:val="ru-RU"/>
          </w:rPr>
          <w:t xml:space="preserve"> </w:t>
        </w:r>
      </w:ins>
    </w:p>
    <w:p w14:paraId="3E6767C4" w14:textId="77777777" w:rsidR="00894E42" w:rsidRDefault="00894E42" w:rsidP="001201A7">
      <w:pPr>
        <w:spacing w:after="0" w:line="360" w:lineRule="auto"/>
        <w:ind w:firstLine="709"/>
        <w:jc w:val="both"/>
        <w:rPr>
          <w:ins w:id="321" w:author="Author" w:date="2026-04-28T13:39:00Z"/>
          <w:rFonts w:ascii="Times New Roman" w:eastAsia="Times New Roman" w:hAnsi="Times New Roman" w:cs="Times New Roman"/>
          <w:sz w:val="24"/>
          <w:szCs w:val="24"/>
          <w:lang w:val="ru-RU"/>
        </w:rPr>
      </w:pPr>
    </w:p>
    <w:p w14:paraId="0C9E196A" w14:textId="75F593E8" w:rsidR="00F97495" w:rsidRDefault="001201A7" w:rsidP="001201A7">
      <w:pPr>
        <w:spacing w:after="0" w:line="360" w:lineRule="auto"/>
        <w:ind w:firstLine="709"/>
        <w:jc w:val="both"/>
        <w:rPr>
          <w:ins w:id="322" w:author="Author" w:date="2026-04-28T13:45:00Z"/>
          <w:rFonts w:ascii="Times New Roman" w:eastAsia="Times New Roman" w:hAnsi="Times New Roman" w:cs="Times New Roman"/>
          <w:sz w:val="24"/>
          <w:szCs w:val="24"/>
          <w:lang w:val="en-US"/>
        </w:rPr>
      </w:pPr>
      <w:ins w:id="323" w:author="Author" w:date="2026-04-28T00:45:00Z">
        <w:r w:rsidRPr="001201A7">
          <w:rPr>
            <w:rFonts w:ascii="Times New Roman" w:eastAsia="Times New Roman" w:hAnsi="Times New Roman" w:cs="Times New Roman"/>
            <w:sz w:val="24"/>
            <w:szCs w:val="24"/>
            <w:lang w:val="en-US"/>
          </w:rPr>
          <w:t xml:space="preserve">Mutations E484K and N501Y are well-known mutations of the </w:t>
        </w:r>
        <w:del w:id="324" w:author="Author" w:date="2026-04-28T13:44:00Z">
          <w:r w:rsidRPr="00FA0267" w:rsidDel="00F97495">
            <w:rPr>
              <w:rFonts w:ascii="Times New Roman" w:eastAsia="Times New Roman" w:hAnsi="Times New Roman" w:cs="Times New Roman"/>
              <w:sz w:val="24"/>
              <w:szCs w:val="24"/>
              <w:highlight w:val="yellow"/>
              <w:lang w:val="en-US"/>
              <w:rPrChange w:id="325" w:author="Author" w:date="2026-04-28T13:40:00Z">
                <w:rPr>
                  <w:rFonts w:ascii="Times New Roman" w:eastAsia="Times New Roman" w:hAnsi="Times New Roman" w:cs="Times New Roman"/>
                  <w:sz w:val="24"/>
                  <w:szCs w:val="24"/>
                  <w:lang w:val="en-US"/>
                </w:rPr>
              </w:rPrChange>
            </w:rPr>
            <w:delText>RBD</w:delText>
          </w:r>
        </w:del>
      </w:ins>
      <w:ins w:id="326" w:author="Author" w:date="2026-04-28T13:44:00Z">
        <w:r w:rsidR="00F97495">
          <w:rPr>
            <w:rFonts w:ascii="Times New Roman" w:eastAsia="Times New Roman" w:hAnsi="Times New Roman" w:cs="Times New Roman"/>
            <w:sz w:val="24"/>
            <w:szCs w:val="24"/>
            <w:lang w:val="en-US"/>
          </w:rPr>
          <w:t>receptor-binding domain</w:t>
        </w:r>
      </w:ins>
      <w:ins w:id="327" w:author="Author" w:date="2026-04-28T00:45:00Z">
        <w:r w:rsidRPr="001201A7">
          <w:rPr>
            <w:rFonts w:ascii="Times New Roman" w:eastAsia="Times New Roman" w:hAnsi="Times New Roman" w:cs="Times New Roman"/>
            <w:sz w:val="24"/>
            <w:szCs w:val="24"/>
            <w:lang w:val="en-US"/>
          </w:rPr>
          <w:t xml:space="preserve"> of </w:t>
        </w:r>
      </w:ins>
      <w:ins w:id="328" w:author="Author" w:date="2026-04-28T13:40:00Z">
        <w:r w:rsidR="005E3E8C">
          <w:rPr>
            <w:rFonts w:ascii="Times New Roman" w:eastAsia="Times New Roman" w:hAnsi="Times New Roman" w:cs="Times New Roman"/>
            <w:sz w:val="24"/>
            <w:szCs w:val="24"/>
            <w:lang w:val="en-US"/>
          </w:rPr>
          <w:t xml:space="preserve">the </w:t>
        </w:r>
      </w:ins>
      <w:ins w:id="329" w:author="Author" w:date="2026-04-28T00:45:00Z">
        <w:r w:rsidRPr="001201A7">
          <w:rPr>
            <w:rFonts w:ascii="Times New Roman" w:eastAsia="Times New Roman" w:hAnsi="Times New Roman" w:cs="Times New Roman"/>
            <w:sz w:val="24"/>
            <w:szCs w:val="24"/>
            <w:lang w:val="en-US"/>
          </w:rPr>
          <w:t>coronavirus</w:t>
        </w:r>
      </w:ins>
      <w:ins w:id="330" w:author="Author" w:date="2026-04-28T13:53:00Z">
        <w:r w:rsidR="005F15B1">
          <w:rPr>
            <w:rFonts w:ascii="Times New Roman" w:eastAsia="Times New Roman" w:hAnsi="Times New Roman" w:cs="Times New Roman"/>
            <w:sz w:val="24"/>
            <w:szCs w:val="24"/>
            <w:lang w:val="en-US"/>
          </w:rPr>
          <w:t xml:space="preserve"> in Spike</w:t>
        </w:r>
      </w:ins>
      <w:ins w:id="331" w:author="Author" w:date="2026-04-28T00:45:00Z">
        <w:r w:rsidRPr="001201A7">
          <w:rPr>
            <w:rFonts w:ascii="Times New Roman" w:eastAsia="Times New Roman" w:hAnsi="Times New Roman" w:cs="Times New Roman"/>
            <w:sz w:val="24"/>
            <w:szCs w:val="24"/>
            <w:lang w:val="en-US"/>
          </w:rPr>
          <w:t xml:space="preserve">. The first is responsible for </w:t>
        </w:r>
      </w:ins>
      <w:ins w:id="332" w:author="Author" w:date="2026-04-28T13:44:00Z">
        <w:r w:rsidR="00F97495">
          <w:rPr>
            <w:rFonts w:ascii="Times New Roman" w:eastAsia="Times New Roman" w:hAnsi="Times New Roman" w:cs="Times New Roman"/>
            <w:sz w:val="24"/>
            <w:szCs w:val="24"/>
            <w:lang w:val="en-US"/>
          </w:rPr>
          <w:t xml:space="preserve">the viral  </w:t>
        </w:r>
      </w:ins>
      <w:ins w:id="333" w:author="Author" w:date="2026-04-28T00:45:00Z">
        <w:del w:id="334" w:author="Author" w:date="2026-04-28T13:44:00Z">
          <w:r w:rsidRPr="001201A7" w:rsidDel="00F97495">
            <w:rPr>
              <w:rFonts w:ascii="Times New Roman" w:eastAsia="Times New Roman" w:hAnsi="Times New Roman" w:cs="Times New Roman"/>
              <w:sz w:val="24"/>
              <w:szCs w:val="24"/>
              <w:lang w:val="en-US"/>
            </w:rPr>
            <w:delText xml:space="preserve">antigenic </w:delText>
          </w:r>
        </w:del>
        <w:r w:rsidRPr="001201A7">
          <w:rPr>
            <w:rFonts w:ascii="Times New Roman" w:eastAsia="Times New Roman" w:hAnsi="Times New Roman" w:cs="Times New Roman"/>
            <w:sz w:val="24"/>
            <w:szCs w:val="24"/>
            <w:lang w:val="en-US"/>
          </w:rPr>
          <w:t>escape</w:t>
        </w:r>
      </w:ins>
      <w:ins w:id="335" w:author="Author" w:date="2026-04-28T13:44:00Z">
        <w:r w:rsidR="00F97495">
          <w:rPr>
            <w:rFonts w:ascii="Times New Roman" w:eastAsia="Times New Roman" w:hAnsi="Times New Roman" w:cs="Times New Roman"/>
            <w:sz w:val="24"/>
            <w:szCs w:val="24"/>
            <w:lang w:val="en-US"/>
          </w:rPr>
          <w:t xml:space="preserve"> from the immune response </w:t>
        </w:r>
      </w:ins>
      <w:ins w:id="336" w:author="Author" w:date="2026-04-28T00:45:00Z">
        <w:r w:rsidRPr="001201A7">
          <w:rPr>
            <w:rFonts w:ascii="Times New Roman" w:eastAsia="Times New Roman" w:hAnsi="Times New Roman" w:cs="Times New Roman"/>
            <w:sz w:val="24"/>
            <w:szCs w:val="24"/>
            <w:lang w:val="en-US"/>
          </w:rPr>
          <w:t xml:space="preserve"> and </w:t>
        </w:r>
      </w:ins>
      <w:ins w:id="337" w:author="Author" w:date="2026-04-28T13:41:00Z">
        <w:r w:rsidR="005E3E8C">
          <w:rPr>
            <w:rFonts w:ascii="Times New Roman" w:eastAsia="Times New Roman" w:hAnsi="Times New Roman" w:cs="Times New Roman"/>
            <w:sz w:val="24"/>
            <w:szCs w:val="24"/>
            <w:lang w:val="en-US"/>
          </w:rPr>
          <w:t xml:space="preserve">is </w:t>
        </w:r>
      </w:ins>
      <w:ins w:id="338" w:author="Author" w:date="2026-04-28T00:45:00Z">
        <w:del w:id="339" w:author="Author" w:date="2026-04-28T13:40:00Z">
          <w:r w:rsidRPr="001201A7" w:rsidDel="005E3E8C">
            <w:rPr>
              <w:rFonts w:ascii="Times New Roman" w:eastAsia="Times New Roman" w:hAnsi="Times New Roman" w:cs="Times New Roman"/>
              <w:sz w:val="24"/>
              <w:szCs w:val="24"/>
              <w:lang w:val="en-US"/>
            </w:rPr>
            <w:delText xml:space="preserve">is </w:delText>
          </w:r>
        </w:del>
        <w:r w:rsidRPr="001201A7">
          <w:rPr>
            <w:rFonts w:ascii="Times New Roman" w:eastAsia="Times New Roman" w:hAnsi="Times New Roman" w:cs="Times New Roman"/>
            <w:sz w:val="24"/>
            <w:szCs w:val="24"/>
            <w:lang w:val="en-US"/>
          </w:rPr>
          <w:t xml:space="preserve">capable of reducing the affinity of antibodies produced to earlier strains by </w:t>
        </w:r>
        <w:del w:id="340" w:author="Author" w:date="2026-04-28T13:42:00Z">
          <w:r w:rsidRPr="001201A7" w:rsidDel="00F97495">
            <w:rPr>
              <w:rFonts w:ascii="Times New Roman" w:eastAsia="Times New Roman" w:hAnsi="Times New Roman" w:cs="Times New Roman"/>
              <w:sz w:val="24"/>
              <w:szCs w:val="24"/>
              <w:lang w:val="en-US"/>
            </w:rPr>
            <w:delText>tens of times</w:delText>
          </w:r>
        </w:del>
      </w:ins>
      <w:ins w:id="341" w:author="Author" w:date="2026-04-28T13:42:00Z">
        <w:r w:rsidR="00F97495">
          <w:rPr>
            <w:rFonts w:ascii="Times New Roman" w:eastAsia="Times New Roman" w:hAnsi="Times New Roman" w:cs="Times New Roman"/>
            <w:sz w:val="24"/>
            <w:szCs w:val="24"/>
            <w:lang w:val="en-US"/>
          </w:rPr>
          <w:t xml:space="preserve">1-2 orders of magnitude </w:t>
        </w:r>
      </w:ins>
      <w:ins w:id="342" w:author="Author" w:date="2026-04-28T00:45:00Z">
        <w:r w:rsidRPr="001201A7">
          <w:rPr>
            <w:rFonts w:ascii="Times New Roman" w:eastAsia="Times New Roman" w:hAnsi="Times New Roman" w:cs="Times New Roman"/>
            <w:sz w:val="24"/>
            <w:szCs w:val="24"/>
            <w:lang w:val="en-US"/>
          </w:rPr>
          <w:t>, while the second improves the binding of coronavirus to the human ACE2 receptor</w:t>
        </w:r>
      </w:ins>
      <w:ins w:id="343" w:author="Author" w:date="2026-04-28T13:42:00Z">
        <w:r w:rsidR="00F97495">
          <w:rPr>
            <w:rFonts w:ascii="Times New Roman" w:eastAsia="Times New Roman" w:hAnsi="Times New Roman" w:cs="Times New Roman"/>
            <w:sz w:val="24"/>
            <w:szCs w:val="24"/>
            <w:lang w:val="en-US"/>
          </w:rPr>
          <w:t xml:space="preserve"> on cell surface</w:t>
        </w:r>
      </w:ins>
      <w:ins w:id="344" w:author="Author" w:date="2026-04-28T00:45:00Z">
        <w:r w:rsidRPr="001201A7">
          <w:rPr>
            <w:rFonts w:ascii="Times New Roman" w:eastAsia="Times New Roman" w:hAnsi="Times New Roman" w:cs="Times New Roman"/>
            <w:sz w:val="24"/>
            <w:szCs w:val="24"/>
            <w:lang w:val="en-US"/>
          </w:rPr>
          <w:t xml:space="preserve"> </w:t>
        </w:r>
        <w:r w:rsidRPr="001201A7">
          <w:rPr>
            <w:rFonts w:ascii="Times New Roman" w:eastAsia="Times New Roman" w:hAnsi="Times New Roman" w:cs="Times New Roman"/>
            <w:sz w:val="24"/>
            <w:szCs w:val="24"/>
            <w:lang w:val="en-US"/>
          </w:rPr>
          <w:lastRenderedPageBreak/>
          <w:t xml:space="preserve">and increases viral replication in upper respiratory tract cells. </w:t>
        </w:r>
        <w:r w:rsidRPr="00FA0267">
          <w:rPr>
            <w:rFonts w:ascii="Times New Roman" w:eastAsia="Times New Roman" w:hAnsi="Times New Roman" w:cs="Times New Roman"/>
            <w:sz w:val="24"/>
            <w:szCs w:val="24"/>
            <w:highlight w:val="yellow"/>
            <w:lang w:val="en-US"/>
            <w:rPrChange w:id="345" w:author="Author" w:date="2026-04-28T13:45:00Z">
              <w:rPr>
                <w:rFonts w:ascii="Times New Roman" w:eastAsia="Times New Roman" w:hAnsi="Times New Roman" w:cs="Times New Roman"/>
                <w:sz w:val="24"/>
                <w:szCs w:val="24"/>
                <w:lang w:val="en-US"/>
              </w:rPr>
            </w:rPrChange>
          </w:rPr>
          <w:t>(https://doi.org/10.1038/s41576-021-00408-x)</w:t>
        </w:r>
        <w:r w:rsidRPr="001201A7">
          <w:rPr>
            <w:rFonts w:ascii="Times New Roman" w:eastAsia="Times New Roman" w:hAnsi="Times New Roman" w:cs="Times New Roman"/>
            <w:sz w:val="24"/>
            <w:szCs w:val="24"/>
            <w:lang w:val="en-US"/>
          </w:rPr>
          <w:t xml:space="preserve"> </w:t>
        </w:r>
      </w:ins>
    </w:p>
    <w:p w14:paraId="39A6BF13" w14:textId="083B208F" w:rsidR="005F15B1" w:rsidRDefault="00F97495" w:rsidP="00FA0267">
      <w:pPr>
        <w:spacing w:after="0" w:line="360" w:lineRule="auto"/>
        <w:ind w:firstLine="720"/>
        <w:jc w:val="both"/>
        <w:rPr>
          <w:ins w:id="346" w:author="Author" w:date="2026-04-28T13:51:00Z"/>
          <w:rFonts w:ascii="Times New Roman" w:eastAsia="Times New Roman" w:hAnsi="Times New Roman" w:cs="Times New Roman"/>
          <w:sz w:val="24"/>
          <w:szCs w:val="24"/>
          <w:lang w:val="en-US"/>
        </w:rPr>
      </w:pPr>
      <w:ins w:id="347" w:author="Author" w:date="2026-04-28T13:45:00Z">
        <w:r w:rsidRPr="001201A7">
          <w:rPr>
            <w:rFonts w:ascii="Times New Roman" w:eastAsia="Times New Roman" w:hAnsi="Times New Roman" w:cs="Times New Roman"/>
            <w:sz w:val="24"/>
            <w:szCs w:val="24"/>
            <w:lang w:val="en-US"/>
          </w:rPr>
          <w:t>Mutations</w:t>
        </w:r>
        <w:r w:rsidRPr="001201A7">
          <w:rPr>
            <w:rFonts w:ascii="Times New Roman" w:eastAsia="Times New Roman" w:hAnsi="Times New Roman" w:cs="Times New Roman"/>
            <w:sz w:val="24"/>
            <w:szCs w:val="24"/>
            <w:lang w:val="en-US"/>
          </w:rPr>
          <w:t xml:space="preserve"> </w:t>
        </w:r>
      </w:ins>
      <w:ins w:id="348" w:author="Author" w:date="2026-04-28T00:45:00Z">
        <w:r w:rsidR="001201A7" w:rsidRPr="001201A7">
          <w:rPr>
            <w:rFonts w:ascii="Times New Roman" w:eastAsia="Times New Roman" w:hAnsi="Times New Roman" w:cs="Times New Roman"/>
            <w:sz w:val="24"/>
            <w:szCs w:val="24"/>
            <w:lang w:val="en-US"/>
          </w:rPr>
          <w:t xml:space="preserve">P681H and P681R, most often found in </w:t>
        </w:r>
      </w:ins>
      <w:ins w:id="349" w:author="Author" w:date="2026-04-28T13:45:00Z">
        <w:r>
          <w:rPr>
            <w:rFonts w:ascii="Times New Roman" w:eastAsia="Times New Roman" w:hAnsi="Times New Roman" w:cs="Times New Roman"/>
            <w:sz w:val="24"/>
            <w:szCs w:val="24"/>
            <w:lang w:val="en-US"/>
          </w:rPr>
          <w:t>A</w:t>
        </w:r>
      </w:ins>
      <w:ins w:id="350" w:author="Author" w:date="2026-04-28T00:45:00Z">
        <w:del w:id="351" w:author="Author" w:date="2026-04-28T13:45:00Z">
          <w:r w:rsidR="001201A7" w:rsidRPr="001201A7" w:rsidDel="00F97495">
            <w:rPr>
              <w:rFonts w:ascii="Times New Roman" w:eastAsia="Times New Roman" w:hAnsi="Times New Roman" w:cs="Times New Roman"/>
              <w:sz w:val="24"/>
              <w:szCs w:val="24"/>
              <w:lang w:val="en-US"/>
            </w:rPr>
            <w:delText>a</w:delText>
          </w:r>
        </w:del>
        <w:r w:rsidR="001201A7" w:rsidRPr="001201A7">
          <w:rPr>
            <w:rFonts w:ascii="Times New Roman" w:eastAsia="Times New Roman" w:hAnsi="Times New Roman" w:cs="Times New Roman"/>
            <w:sz w:val="24"/>
            <w:szCs w:val="24"/>
            <w:lang w:val="en-US"/>
          </w:rPr>
          <w:t xml:space="preserve">lpha </w:t>
        </w:r>
      </w:ins>
      <w:ins w:id="352" w:author="Author" w:date="2026-04-28T13:46:00Z">
        <w:r>
          <w:rPr>
            <w:rFonts w:ascii="Times New Roman" w:eastAsia="Times New Roman" w:hAnsi="Times New Roman" w:cs="Times New Roman"/>
            <w:sz w:val="24"/>
            <w:szCs w:val="24"/>
            <w:lang w:val="en-US"/>
          </w:rPr>
          <w:t xml:space="preserve">(B.1.1.7) </w:t>
        </w:r>
      </w:ins>
      <w:ins w:id="353" w:author="Author" w:date="2026-04-28T00:45:00Z">
        <w:r w:rsidR="001201A7" w:rsidRPr="001201A7">
          <w:rPr>
            <w:rFonts w:ascii="Times New Roman" w:eastAsia="Times New Roman" w:hAnsi="Times New Roman" w:cs="Times New Roman"/>
            <w:sz w:val="24"/>
            <w:szCs w:val="24"/>
            <w:lang w:val="en-US"/>
          </w:rPr>
          <w:t xml:space="preserve">and </w:t>
        </w:r>
      </w:ins>
      <w:ins w:id="354" w:author="Author" w:date="2026-04-28T13:45:00Z">
        <w:r>
          <w:rPr>
            <w:rFonts w:ascii="Times New Roman" w:eastAsia="Times New Roman" w:hAnsi="Times New Roman" w:cs="Times New Roman"/>
            <w:sz w:val="24"/>
            <w:szCs w:val="24"/>
            <w:lang w:val="en-US"/>
          </w:rPr>
          <w:t>D</w:t>
        </w:r>
      </w:ins>
      <w:ins w:id="355" w:author="Author" w:date="2026-04-28T00:45:00Z">
        <w:del w:id="356" w:author="Author" w:date="2026-04-28T13:45:00Z">
          <w:r w:rsidR="001201A7" w:rsidRPr="001201A7" w:rsidDel="00F97495">
            <w:rPr>
              <w:rFonts w:ascii="Times New Roman" w:eastAsia="Times New Roman" w:hAnsi="Times New Roman" w:cs="Times New Roman"/>
              <w:sz w:val="24"/>
              <w:szCs w:val="24"/>
              <w:lang w:val="en-US"/>
            </w:rPr>
            <w:delText>d</w:delText>
          </w:r>
        </w:del>
        <w:r w:rsidR="001201A7" w:rsidRPr="001201A7">
          <w:rPr>
            <w:rFonts w:ascii="Times New Roman" w:eastAsia="Times New Roman" w:hAnsi="Times New Roman" w:cs="Times New Roman"/>
            <w:sz w:val="24"/>
            <w:szCs w:val="24"/>
            <w:lang w:val="en-US"/>
          </w:rPr>
          <w:t>elta</w:t>
        </w:r>
      </w:ins>
      <w:ins w:id="357" w:author="Author" w:date="2026-04-28T13:46:00Z">
        <w:r>
          <w:rPr>
            <w:rFonts w:ascii="Times New Roman" w:eastAsia="Times New Roman" w:hAnsi="Times New Roman" w:cs="Times New Roman"/>
            <w:sz w:val="24"/>
            <w:szCs w:val="24"/>
            <w:lang w:val="en-US"/>
          </w:rPr>
          <w:t xml:space="preserve"> (??)</w:t>
        </w:r>
      </w:ins>
      <w:ins w:id="358" w:author="Author" w:date="2026-04-28T00:45:00Z">
        <w:r w:rsidR="001201A7" w:rsidRPr="001201A7">
          <w:rPr>
            <w:rFonts w:ascii="Times New Roman" w:eastAsia="Times New Roman" w:hAnsi="Times New Roman" w:cs="Times New Roman"/>
            <w:sz w:val="24"/>
            <w:szCs w:val="24"/>
            <w:lang w:val="en-US"/>
          </w:rPr>
          <w:t xml:space="preserve"> variants</w:t>
        </w:r>
      </w:ins>
      <w:ins w:id="359" w:author="Author" w:date="2026-04-28T13:45:00Z">
        <w:r>
          <w:rPr>
            <w:rFonts w:ascii="Times New Roman" w:eastAsia="Times New Roman" w:hAnsi="Times New Roman" w:cs="Times New Roman"/>
            <w:sz w:val="24"/>
            <w:szCs w:val="24"/>
            <w:lang w:val="en-US"/>
          </w:rPr>
          <w:t xml:space="preserve"> of the vir</w:t>
        </w:r>
      </w:ins>
      <w:ins w:id="360" w:author="Author" w:date="2026-04-28T13:46:00Z">
        <w:r>
          <w:rPr>
            <w:rFonts w:ascii="Times New Roman" w:eastAsia="Times New Roman" w:hAnsi="Times New Roman" w:cs="Times New Roman"/>
            <w:sz w:val="24"/>
            <w:szCs w:val="24"/>
            <w:lang w:val="en-US"/>
          </w:rPr>
          <w:t>us</w:t>
        </w:r>
      </w:ins>
      <w:ins w:id="361" w:author="Author" w:date="2026-04-28T00:45:00Z">
        <w:r w:rsidR="001201A7" w:rsidRPr="001201A7">
          <w:rPr>
            <w:rFonts w:ascii="Times New Roman" w:eastAsia="Times New Roman" w:hAnsi="Times New Roman" w:cs="Times New Roman"/>
            <w:sz w:val="24"/>
            <w:szCs w:val="24"/>
            <w:lang w:val="en-US"/>
          </w:rPr>
          <w:t>, respectively, are located in the furin cleavage region</w:t>
        </w:r>
      </w:ins>
      <w:ins w:id="362" w:author="Author" w:date="2026-04-28T13:53:00Z">
        <w:r w:rsidR="005F15B1">
          <w:rPr>
            <w:rFonts w:ascii="Times New Roman" w:eastAsia="Times New Roman" w:hAnsi="Times New Roman" w:cs="Times New Roman"/>
            <w:sz w:val="24"/>
            <w:szCs w:val="24"/>
            <w:lang w:val="en-US"/>
          </w:rPr>
          <w:t xml:space="preserve"> of Spike</w:t>
        </w:r>
      </w:ins>
      <w:ins w:id="363" w:author="Author" w:date="2026-04-28T13:48:00Z">
        <w:r w:rsidR="007014E0">
          <w:rPr>
            <w:rFonts w:ascii="Times New Roman" w:eastAsia="Times New Roman" w:hAnsi="Times New Roman" w:cs="Times New Roman"/>
            <w:sz w:val="24"/>
            <w:szCs w:val="24"/>
            <w:lang w:val="en-US"/>
          </w:rPr>
          <w:t>.</w:t>
        </w:r>
      </w:ins>
      <w:ins w:id="364" w:author="Author" w:date="2026-04-28T00:45:00Z">
        <w:r w:rsidR="001201A7" w:rsidRPr="001201A7">
          <w:rPr>
            <w:rFonts w:ascii="Times New Roman" w:eastAsia="Times New Roman" w:hAnsi="Times New Roman" w:cs="Times New Roman"/>
            <w:sz w:val="24"/>
            <w:szCs w:val="24"/>
            <w:lang w:val="en-US"/>
          </w:rPr>
          <w:t xml:space="preserve"> </w:t>
        </w:r>
        <w:del w:id="365" w:author="Author" w:date="2026-04-28T13:48:00Z">
          <w:r w:rsidR="001201A7" w:rsidRPr="001201A7" w:rsidDel="007014E0">
            <w:rPr>
              <w:rFonts w:ascii="Times New Roman" w:eastAsia="Times New Roman" w:hAnsi="Times New Roman" w:cs="Times New Roman"/>
              <w:sz w:val="24"/>
              <w:szCs w:val="24"/>
              <w:lang w:val="en-US"/>
            </w:rPr>
            <w:delText>and, due to</w:delText>
          </w:r>
        </w:del>
      </w:ins>
      <w:ins w:id="366" w:author="Author" w:date="2026-04-28T13:48:00Z">
        <w:r w:rsidR="007014E0">
          <w:rPr>
            <w:rFonts w:ascii="Times New Roman" w:eastAsia="Times New Roman" w:hAnsi="Times New Roman" w:cs="Times New Roman"/>
            <w:sz w:val="24"/>
            <w:szCs w:val="24"/>
            <w:lang w:val="en-US"/>
          </w:rPr>
          <w:t>They both confer</w:t>
        </w:r>
      </w:ins>
      <w:ins w:id="367" w:author="Author" w:date="2026-04-28T00:45:00Z">
        <w:r w:rsidR="001201A7" w:rsidRPr="001201A7">
          <w:rPr>
            <w:rFonts w:ascii="Times New Roman" w:eastAsia="Times New Roman" w:hAnsi="Times New Roman" w:cs="Times New Roman"/>
            <w:sz w:val="24"/>
            <w:szCs w:val="24"/>
            <w:lang w:val="en-US"/>
          </w:rPr>
          <w:t xml:space="preserve"> a change in the </w:t>
        </w:r>
        <w:del w:id="368" w:author="Author" w:date="2026-04-28T13:48:00Z">
          <w:r w:rsidR="001201A7" w:rsidRPr="001201A7" w:rsidDel="007014E0">
            <w:rPr>
              <w:rFonts w:ascii="Times New Roman" w:eastAsia="Times New Roman" w:hAnsi="Times New Roman" w:cs="Times New Roman"/>
              <w:sz w:val="24"/>
              <w:szCs w:val="24"/>
              <w:lang w:val="en-US"/>
            </w:rPr>
            <w:delText xml:space="preserve">charge of </w:delText>
          </w:r>
        </w:del>
        <w:r w:rsidR="001201A7" w:rsidRPr="001201A7">
          <w:rPr>
            <w:rFonts w:ascii="Times New Roman" w:eastAsia="Times New Roman" w:hAnsi="Times New Roman" w:cs="Times New Roman"/>
            <w:sz w:val="24"/>
            <w:szCs w:val="24"/>
            <w:lang w:val="en-US"/>
          </w:rPr>
          <w:t xml:space="preserve">amino acids </w:t>
        </w:r>
      </w:ins>
      <w:ins w:id="369" w:author="Author" w:date="2026-04-28T13:47:00Z">
        <w:r w:rsidR="007014E0">
          <w:rPr>
            <w:rFonts w:ascii="Times New Roman" w:eastAsia="Times New Roman" w:hAnsi="Times New Roman" w:cs="Times New Roman"/>
            <w:sz w:val="24"/>
            <w:szCs w:val="24"/>
            <w:lang w:val="en-US"/>
          </w:rPr>
          <w:t>from nonpola</w:t>
        </w:r>
      </w:ins>
      <w:ins w:id="370" w:author="Author" w:date="2026-04-28T13:48:00Z">
        <w:r w:rsidR="007014E0">
          <w:rPr>
            <w:rFonts w:ascii="Times New Roman" w:eastAsia="Times New Roman" w:hAnsi="Times New Roman" w:cs="Times New Roman"/>
            <w:sz w:val="24"/>
            <w:szCs w:val="24"/>
            <w:lang w:val="en-US"/>
          </w:rPr>
          <w:t xml:space="preserve">r hydrophobic </w:t>
        </w:r>
      </w:ins>
      <w:ins w:id="371" w:author="Author" w:date="2026-04-28T00:45:00Z">
        <w:r w:rsidR="001201A7" w:rsidRPr="001201A7">
          <w:rPr>
            <w:rFonts w:ascii="Times New Roman" w:eastAsia="Times New Roman" w:hAnsi="Times New Roman" w:cs="Times New Roman"/>
            <w:sz w:val="24"/>
            <w:szCs w:val="24"/>
            <w:lang w:val="en-US"/>
          </w:rPr>
          <w:t>to</w:t>
        </w:r>
      </w:ins>
      <w:ins w:id="372" w:author="Author" w:date="2026-04-28T13:48:00Z">
        <w:r w:rsidR="007014E0">
          <w:rPr>
            <w:rFonts w:ascii="Times New Roman" w:eastAsia="Times New Roman" w:hAnsi="Times New Roman" w:cs="Times New Roman"/>
            <w:sz w:val="24"/>
            <w:szCs w:val="24"/>
            <w:lang w:val="en-US"/>
          </w:rPr>
          <w:t xml:space="preserve"> </w:t>
        </w:r>
      </w:ins>
      <w:ins w:id="373" w:author="Author" w:date="2026-04-28T00:45:00Z">
        <w:del w:id="374" w:author="Author" w:date="2026-04-28T13:48:00Z">
          <w:r w:rsidR="001201A7" w:rsidRPr="001201A7" w:rsidDel="007014E0">
            <w:rPr>
              <w:rFonts w:ascii="Times New Roman" w:eastAsia="Times New Roman" w:hAnsi="Times New Roman" w:cs="Times New Roman"/>
              <w:sz w:val="24"/>
              <w:szCs w:val="24"/>
              <w:lang w:val="en-US"/>
            </w:rPr>
            <w:delText xml:space="preserve"> a more </w:delText>
          </w:r>
        </w:del>
        <w:r w:rsidR="001201A7" w:rsidRPr="001201A7">
          <w:rPr>
            <w:rFonts w:ascii="Times New Roman" w:eastAsia="Times New Roman" w:hAnsi="Times New Roman" w:cs="Times New Roman"/>
            <w:sz w:val="24"/>
            <w:szCs w:val="24"/>
            <w:lang w:val="en-US"/>
          </w:rPr>
          <w:t>positive</w:t>
        </w:r>
        <w:del w:id="375" w:author="Author" w:date="2026-04-28T13:49:00Z">
          <w:r w:rsidR="001201A7" w:rsidRPr="001201A7" w:rsidDel="007014E0">
            <w:rPr>
              <w:rFonts w:ascii="Times New Roman" w:eastAsia="Times New Roman" w:hAnsi="Times New Roman" w:cs="Times New Roman"/>
              <w:sz w:val="24"/>
              <w:szCs w:val="24"/>
              <w:lang w:val="en-US"/>
            </w:rPr>
            <w:delText xml:space="preserve"> one</w:delText>
          </w:r>
        </w:del>
      </w:ins>
      <w:ins w:id="376" w:author="Author" w:date="2026-04-28T13:49:00Z">
        <w:r w:rsidR="007014E0">
          <w:rPr>
            <w:rFonts w:ascii="Times New Roman" w:eastAsia="Times New Roman" w:hAnsi="Times New Roman" w:cs="Times New Roman"/>
            <w:sz w:val="24"/>
            <w:szCs w:val="24"/>
            <w:lang w:val="en-US"/>
          </w:rPr>
          <w:t xml:space="preserve">ly charge. </w:t>
        </w:r>
      </w:ins>
      <w:ins w:id="377" w:author="Author" w:date="2026-04-28T00:45:00Z">
        <w:del w:id="378" w:author="Author" w:date="2026-04-28T13:49:00Z">
          <w:r w:rsidR="001201A7" w:rsidRPr="001201A7" w:rsidDel="007014E0">
            <w:rPr>
              <w:rFonts w:ascii="Times New Roman" w:eastAsia="Times New Roman" w:hAnsi="Times New Roman" w:cs="Times New Roman"/>
              <w:sz w:val="24"/>
              <w:szCs w:val="24"/>
              <w:lang w:val="en-US"/>
            </w:rPr>
            <w:delText>, most likely</w:delText>
          </w:r>
        </w:del>
      </w:ins>
      <w:ins w:id="379" w:author="Author" w:date="2026-04-28T13:49:00Z">
        <w:r w:rsidR="007014E0">
          <w:rPr>
            <w:rFonts w:ascii="Times New Roman" w:eastAsia="Times New Roman" w:hAnsi="Times New Roman" w:cs="Times New Roman"/>
            <w:sz w:val="24"/>
            <w:szCs w:val="24"/>
            <w:lang w:val="en-US"/>
          </w:rPr>
          <w:t>They</w:t>
        </w:r>
      </w:ins>
      <w:ins w:id="380" w:author="Author" w:date="2026-04-28T00:45:00Z">
        <w:r w:rsidR="001201A7" w:rsidRPr="001201A7">
          <w:rPr>
            <w:rFonts w:ascii="Times New Roman" w:eastAsia="Times New Roman" w:hAnsi="Times New Roman" w:cs="Times New Roman"/>
            <w:sz w:val="24"/>
            <w:szCs w:val="24"/>
            <w:lang w:val="en-US"/>
          </w:rPr>
          <w:t xml:space="preserve"> affect tropism </w:t>
        </w:r>
      </w:ins>
      <w:ins w:id="381" w:author="Author" w:date="2026-04-28T13:49:00Z">
        <w:r w:rsidR="007014E0">
          <w:rPr>
            <w:rFonts w:ascii="Times New Roman" w:eastAsia="Times New Roman" w:hAnsi="Times New Roman" w:cs="Times New Roman"/>
            <w:sz w:val="24"/>
            <w:szCs w:val="24"/>
            <w:lang w:val="en-US"/>
          </w:rPr>
          <w:t>(</w:t>
        </w:r>
      </w:ins>
      <w:ins w:id="382" w:author="Author" w:date="2026-04-28T13:50:00Z">
        <w:r w:rsidR="007014E0">
          <w:rPr>
            <w:rFonts w:ascii="Times New Roman" w:eastAsia="Times New Roman" w:hAnsi="Times New Roman" w:cs="Times New Roman"/>
            <w:sz w:val="24"/>
            <w:szCs w:val="24"/>
            <w:lang w:val="en-US"/>
          </w:rPr>
          <w:t xml:space="preserve">repertoire of infectable cells) </w:t>
        </w:r>
      </w:ins>
      <w:ins w:id="383" w:author="Author" w:date="2026-04-28T00:45:00Z">
        <w:r w:rsidR="001201A7" w:rsidRPr="001201A7">
          <w:rPr>
            <w:rFonts w:ascii="Times New Roman" w:eastAsia="Times New Roman" w:hAnsi="Times New Roman" w:cs="Times New Roman"/>
            <w:sz w:val="24"/>
            <w:szCs w:val="24"/>
            <w:lang w:val="en-US"/>
          </w:rPr>
          <w:t xml:space="preserve">by increasing </w:t>
        </w:r>
      </w:ins>
      <w:ins w:id="384" w:author="Author" w:date="2026-04-28T13:50:00Z">
        <w:r w:rsidR="007014E0">
          <w:rPr>
            <w:rFonts w:ascii="Times New Roman" w:eastAsia="Times New Roman" w:hAnsi="Times New Roman" w:cs="Times New Roman"/>
            <w:sz w:val="24"/>
            <w:szCs w:val="24"/>
            <w:lang w:val="en-US"/>
          </w:rPr>
          <w:t xml:space="preserve">the </w:t>
        </w:r>
      </w:ins>
      <w:ins w:id="385" w:author="Author" w:date="2026-04-28T00:45:00Z">
        <w:del w:id="386" w:author="Author" w:date="2026-04-28T13:51:00Z">
          <w:r w:rsidR="001201A7" w:rsidRPr="001201A7" w:rsidDel="007014E0">
            <w:rPr>
              <w:rFonts w:ascii="Times New Roman" w:eastAsia="Times New Roman" w:hAnsi="Times New Roman" w:cs="Times New Roman"/>
              <w:sz w:val="24"/>
              <w:szCs w:val="24"/>
              <w:lang w:val="en-US"/>
            </w:rPr>
            <w:delText xml:space="preserve">S1/S2 </w:delText>
          </w:r>
        </w:del>
        <w:r w:rsidR="001201A7" w:rsidRPr="001201A7">
          <w:rPr>
            <w:rFonts w:ascii="Times New Roman" w:eastAsia="Times New Roman" w:hAnsi="Times New Roman" w:cs="Times New Roman"/>
            <w:sz w:val="24"/>
            <w:szCs w:val="24"/>
            <w:lang w:val="en-US"/>
          </w:rPr>
          <w:t>cleavage</w:t>
        </w:r>
      </w:ins>
      <w:ins w:id="387" w:author="Author" w:date="2026-04-28T13:51:00Z">
        <w:r w:rsidR="007014E0">
          <w:rPr>
            <w:rFonts w:ascii="Times New Roman" w:eastAsia="Times New Roman" w:hAnsi="Times New Roman" w:cs="Times New Roman"/>
            <w:sz w:val="24"/>
            <w:szCs w:val="24"/>
            <w:lang w:val="en-US"/>
          </w:rPr>
          <w:t xml:space="preserve"> of </w:t>
        </w:r>
        <w:r w:rsidR="007014E0" w:rsidRPr="001201A7">
          <w:rPr>
            <w:rFonts w:ascii="Times New Roman" w:eastAsia="Times New Roman" w:hAnsi="Times New Roman" w:cs="Times New Roman"/>
            <w:sz w:val="24"/>
            <w:szCs w:val="24"/>
            <w:lang w:val="en-US"/>
          </w:rPr>
          <w:t xml:space="preserve">S1/S2 </w:t>
        </w:r>
        <w:r w:rsidR="007014E0">
          <w:rPr>
            <w:rFonts w:ascii="Times New Roman" w:eastAsia="Times New Roman" w:hAnsi="Times New Roman" w:cs="Times New Roman"/>
            <w:sz w:val="24"/>
            <w:szCs w:val="24"/>
            <w:lang w:val="en-US"/>
          </w:rPr>
          <w:t>proteins</w:t>
        </w:r>
      </w:ins>
      <w:ins w:id="388" w:author="Author" w:date="2026-04-28T00:45:00Z">
        <w:r w:rsidR="001201A7" w:rsidRPr="001201A7">
          <w:rPr>
            <w:rFonts w:ascii="Times New Roman" w:eastAsia="Times New Roman" w:hAnsi="Times New Roman" w:cs="Times New Roman"/>
            <w:sz w:val="24"/>
            <w:szCs w:val="24"/>
            <w:lang w:val="en-US"/>
          </w:rPr>
          <w:t xml:space="preserve"> in human airway epithelial cells </w:t>
        </w:r>
        <w:r w:rsidR="001201A7" w:rsidRPr="00FA0267">
          <w:rPr>
            <w:rFonts w:ascii="Times New Roman" w:eastAsia="Times New Roman" w:hAnsi="Times New Roman" w:cs="Times New Roman"/>
            <w:sz w:val="24"/>
            <w:szCs w:val="24"/>
            <w:highlight w:val="yellow"/>
            <w:lang w:val="en-US"/>
            <w:rPrChange w:id="389" w:author="Author" w:date="2026-04-28T13:51:00Z">
              <w:rPr>
                <w:rFonts w:ascii="Times New Roman" w:eastAsia="Times New Roman" w:hAnsi="Times New Roman" w:cs="Times New Roman"/>
                <w:sz w:val="24"/>
                <w:szCs w:val="24"/>
                <w:lang w:val="en-US"/>
              </w:rPr>
            </w:rPrChange>
          </w:rPr>
          <w:t>(Johnson, B. A. et al. Loss of furin cleavage site attenuates SARS-CoV-2 pathogenesis. Nature 591, 293–299 (2021).</w:t>
        </w:r>
        <w:r w:rsidR="001201A7" w:rsidRPr="001201A7">
          <w:rPr>
            <w:rFonts w:ascii="Times New Roman" w:eastAsia="Times New Roman" w:hAnsi="Times New Roman" w:cs="Times New Roman"/>
            <w:sz w:val="24"/>
            <w:szCs w:val="24"/>
            <w:lang w:val="en-US"/>
          </w:rPr>
          <w:t xml:space="preserve"> </w:t>
        </w:r>
      </w:ins>
    </w:p>
    <w:p w14:paraId="6456A489" w14:textId="77777777" w:rsidR="00E54AC0" w:rsidRDefault="007014E0" w:rsidP="00FA0267">
      <w:pPr>
        <w:spacing w:after="0" w:line="360" w:lineRule="auto"/>
        <w:ind w:firstLine="720"/>
        <w:jc w:val="both"/>
        <w:rPr>
          <w:ins w:id="390" w:author="Author" w:date="2026-04-28T14:00:00Z"/>
          <w:rFonts w:ascii="Times New Roman" w:eastAsia="Times New Roman" w:hAnsi="Times New Roman" w:cs="Times New Roman"/>
          <w:sz w:val="24"/>
          <w:szCs w:val="24"/>
          <w:lang w:val="en-US"/>
        </w:rPr>
      </w:pPr>
      <w:ins w:id="391" w:author="Author" w:date="2026-04-28T13:51:00Z">
        <w:r w:rsidRPr="001201A7">
          <w:rPr>
            <w:rFonts w:ascii="Times New Roman" w:eastAsia="Times New Roman" w:hAnsi="Times New Roman" w:cs="Times New Roman"/>
            <w:sz w:val="24"/>
            <w:szCs w:val="24"/>
            <w:lang w:val="en-US"/>
          </w:rPr>
          <w:t>Mutation</w:t>
        </w:r>
        <w:r>
          <w:rPr>
            <w:rFonts w:ascii="Times New Roman" w:eastAsia="Times New Roman" w:hAnsi="Times New Roman" w:cs="Times New Roman"/>
            <w:sz w:val="24"/>
            <w:szCs w:val="24"/>
            <w:lang w:val="en-US"/>
          </w:rPr>
          <w:t xml:space="preserve"> </w:t>
        </w:r>
      </w:ins>
      <w:ins w:id="392" w:author="Author" w:date="2026-04-28T00:45:00Z">
        <w:r w:rsidR="001201A7" w:rsidRPr="001201A7">
          <w:rPr>
            <w:rFonts w:ascii="Times New Roman" w:eastAsia="Times New Roman" w:hAnsi="Times New Roman" w:cs="Times New Roman"/>
            <w:sz w:val="24"/>
            <w:szCs w:val="24"/>
            <w:lang w:val="en-US"/>
          </w:rPr>
          <w:t xml:space="preserve">D138Y </w:t>
        </w:r>
      </w:ins>
      <w:ins w:id="393" w:author="Author" w:date="2026-04-28T13:53:00Z">
        <w:r w:rsidR="005F15B1">
          <w:rPr>
            <w:rFonts w:ascii="Times New Roman" w:eastAsia="Times New Roman" w:hAnsi="Times New Roman" w:cs="Times New Roman"/>
            <w:sz w:val="24"/>
            <w:szCs w:val="24"/>
            <w:lang w:val="en-US"/>
          </w:rPr>
          <w:t xml:space="preserve">in Spike </w:t>
        </w:r>
      </w:ins>
      <w:ins w:id="394" w:author="Author" w:date="2026-04-28T00:45:00Z">
        <w:del w:id="395" w:author="Author" w:date="2026-04-28T13:51:00Z">
          <w:r w:rsidR="001201A7" w:rsidRPr="001201A7" w:rsidDel="005F15B1">
            <w:rPr>
              <w:rFonts w:ascii="Times New Roman" w:eastAsia="Times New Roman" w:hAnsi="Times New Roman" w:cs="Times New Roman"/>
              <w:sz w:val="24"/>
              <w:szCs w:val="24"/>
              <w:lang w:val="en-US"/>
            </w:rPr>
            <w:delText>has been</w:delText>
          </w:r>
        </w:del>
        <w:del w:id="396" w:author="Author" w:date="2026-04-28T13:55:00Z">
          <w:r w:rsidR="001201A7" w:rsidRPr="001201A7" w:rsidDel="005F15B1">
            <w:rPr>
              <w:rFonts w:ascii="Times New Roman" w:eastAsia="Times New Roman" w:hAnsi="Times New Roman" w:cs="Times New Roman"/>
              <w:sz w:val="24"/>
              <w:szCs w:val="24"/>
              <w:lang w:val="en-US"/>
            </w:rPr>
            <w:delText xml:space="preserve"> studied </w:delText>
          </w:r>
        </w:del>
        <w:del w:id="397" w:author="Author" w:date="2026-04-28T13:53:00Z">
          <w:r w:rsidR="001201A7" w:rsidRPr="001201A7" w:rsidDel="005F15B1">
            <w:rPr>
              <w:rFonts w:ascii="Times New Roman" w:eastAsia="Times New Roman" w:hAnsi="Times New Roman" w:cs="Times New Roman"/>
              <w:sz w:val="24"/>
              <w:szCs w:val="24"/>
              <w:lang w:val="en-US"/>
            </w:rPr>
            <w:delText xml:space="preserve">somewhat </w:delText>
          </w:r>
        </w:del>
        <w:del w:id="398" w:author="Author" w:date="2026-04-28T13:55:00Z">
          <w:r w:rsidR="001201A7" w:rsidRPr="001201A7" w:rsidDel="005F15B1">
            <w:rPr>
              <w:rFonts w:ascii="Times New Roman" w:eastAsia="Times New Roman" w:hAnsi="Times New Roman" w:cs="Times New Roman"/>
              <w:sz w:val="24"/>
              <w:szCs w:val="24"/>
              <w:lang w:val="en-US"/>
            </w:rPr>
            <w:delText>less, but it</w:delText>
          </w:r>
        </w:del>
        <w:r w:rsidR="001201A7" w:rsidRPr="001201A7">
          <w:rPr>
            <w:rFonts w:ascii="Times New Roman" w:eastAsia="Times New Roman" w:hAnsi="Times New Roman" w:cs="Times New Roman"/>
            <w:sz w:val="24"/>
            <w:szCs w:val="24"/>
            <w:lang w:val="en-US"/>
          </w:rPr>
          <w:t xml:space="preserve"> is believed to affect the protein's secondary structure </w:t>
        </w:r>
        <w:del w:id="399" w:author="Author" w:date="2026-04-28T13:54:00Z">
          <w:r w:rsidR="001201A7" w:rsidRPr="001201A7" w:rsidDel="005F15B1">
            <w:rPr>
              <w:rFonts w:ascii="Times New Roman" w:eastAsia="Times New Roman" w:hAnsi="Times New Roman" w:cs="Times New Roman"/>
              <w:sz w:val="24"/>
              <w:szCs w:val="24"/>
              <w:lang w:val="en-US"/>
            </w:rPr>
            <w:delText>and</w:delText>
          </w:r>
        </w:del>
      </w:ins>
      <w:ins w:id="400" w:author="Author" w:date="2026-04-28T13:54:00Z">
        <w:r w:rsidR="005F15B1">
          <w:rPr>
            <w:rFonts w:ascii="Times New Roman" w:eastAsia="Times New Roman" w:hAnsi="Times New Roman" w:cs="Times New Roman"/>
            <w:sz w:val="24"/>
            <w:szCs w:val="24"/>
            <w:lang w:val="en-US"/>
          </w:rPr>
          <w:t>thus</w:t>
        </w:r>
      </w:ins>
      <w:ins w:id="401" w:author="Author" w:date="2026-04-28T00:45:00Z">
        <w:r w:rsidR="001201A7" w:rsidRPr="001201A7">
          <w:rPr>
            <w:rFonts w:ascii="Times New Roman" w:eastAsia="Times New Roman" w:hAnsi="Times New Roman" w:cs="Times New Roman"/>
            <w:sz w:val="24"/>
            <w:szCs w:val="24"/>
            <w:lang w:val="en-US"/>
          </w:rPr>
          <w:t xml:space="preserve"> reduc</w:t>
        </w:r>
      </w:ins>
      <w:ins w:id="402" w:author="Author" w:date="2026-04-28T13:54:00Z">
        <w:r w:rsidR="005F15B1">
          <w:rPr>
            <w:rFonts w:ascii="Times New Roman" w:eastAsia="Times New Roman" w:hAnsi="Times New Roman" w:cs="Times New Roman"/>
            <w:sz w:val="24"/>
            <w:szCs w:val="24"/>
            <w:lang w:val="en-US"/>
          </w:rPr>
          <w:t>ing</w:t>
        </w:r>
      </w:ins>
      <w:ins w:id="403" w:author="Author" w:date="2026-04-28T00:45:00Z">
        <w:del w:id="404" w:author="Author" w:date="2026-04-28T13:54:00Z">
          <w:r w:rsidR="001201A7" w:rsidRPr="001201A7" w:rsidDel="005F15B1">
            <w:rPr>
              <w:rFonts w:ascii="Times New Roman" w:eastAsia="Times New Roman" w:hAnsi="Times New Roman" w:cs="Times New Roman"/>
              <w:sz w:val="24"/>
              <w:szCs w:val="24"/>
              <w:lang w:val="en-US"/>
            </w:rPr>
            <w:delText>e</w:delText>
          </w:r>
        </w:del>
        <w:r w:rsidR="001201A7" w:rsidRPr="001201A7">
          <w:rPr>
            <w:rFonts w:ascii="Times New Roman" w:eastAsia="Times New Roman" w:hAnsi="Times New Roman" w:cs="Times New Roman"/>
            <w:sz w:val="24"/>
            <w:szCs w:val="24"/>
            <w:lang w:val="en-US"/>
          </w:rPr>
          <w:t xml:space="preserve"> antibody </w:t>
        </w:r>
      </w:ins>
      <w:ins w:id="405" w:author="Author" w:date="2026-04-28T13:54:00Z">
        <w:r w:rsidR="005F15B1">
          <w:rPr>
            <w:rFonts w:ascii="Times New Roman" w:eastAsia="Times New Roman" w:hAnsi="Times New Roman" w:cs="Times New Roman"/>
            <w:sz w:val="24"/>
            <w:szCs w:val="24"/>
            <w:lang w:val="en-US"/>
          </w:rPr>
          <w:t>-</w:t>
        </w:r>
      </w:ins>
      <w:ins w:id="406" w:author="Author" w:date="2026-04-28T00:45:00Z">
        <w:r w:rsidR="001201A7" w:rsidRPr="001201A7">
          <w:rPr>
            <w:rFonts w:ascii="Times New Roman" w:eastAsia="Times New Roman" w:hAnsi="Times New Roman" w:cs="Times New Roman"/>
            <w:sz w:val="24"/>
            <w:szCs w:val="24"/>
            <w:lang w:val="en-US"/>
          </w:rPr>
          <w:t xml:space="preserve">binding efficiency </w:t>
        </w:r>
        <w:r w:rsidR="001201A7" w:rsidRPr="00FA0267">
          <w:rPr>
            <w:rFonts w:ascii="Times New Roman" w:eastAsia="Times New Roman" w:hAnsi="Times New Roman" w:cs="Times New Roman"/>
            <w:sz w:val="24"/>
            <w:szCs w:val="24"/>
            <w:highlight w:val="yellow"/>
            <w:lang w:val="en-US"/>
            <w:rPrChange w:id="407" w:author="Author" w:date="2026-04-28T13:55:00Z">
              <w:rPr>
                <w:rFonts w:ascii="Times New Roman" w:eastAsia="Times New Roman" w:hAnsi="Times New Roman" w:cs="Times New Roman"/>
                <w:sz w:val="24"/>
                <w:szCs w:val="24"/>
                <w:lang w:val="en-US"/>
              </w:rPr>
            </w:rPrChange>
          </w:rPr>
          <w:t>(</w:t>
        </w:r>
      </w:ins>
      <w:ins w:id="408" w:author="Author" w:date="2026-04-28T13:55:00Z">
        <w:r w:rsidR="005F15B1" w:rsidRPr="00FA0267">
          <w:rPr>
            <w:rFonts w:ascii="Times New Roman" w:eastAsia="Times New Roman" w:hAnsi="Times New Roman" w:cs="Times New Roman"/>
            <w:sz w:val="24"/>
            <w:szCs w:val="24"/>
            <w:highlight w:val="yellow"/>
            <w:lang w:val="en-US"/>
            <w:rPrChange w:id="409" w:author="Author" w:date="2026-04-28T13:55:00Z">
              <w:rPr>
                <w:rFonts w:ascii="Times New Roman" w:eastAsia="Times New Roman" w:hAnsi="Times New Roman" w:cs="Times New Roman"/>
                <w:sz w:val="24"/>
                <w:szCs w:val="24"/>
                <w:lang w:val="en-US"/>
              </w:rPr>
            </w:rPrChange>
          </w:rPr>
          <w:fldChar w:fldCharType="begin"/>
        </w:r>
        <w:r w:rsidR="005F15B1" w:rsidRPr="00FA0267">
          <w:rPr>
            <w:rFonts w:ascii="Times New Roman" w:eastAsia="Times New Roman" w:hAnsi="Times New Roman" w:cs="Times New Roman"/>
            <w:sz w:val="24"/>
            <w:szCs w:val="24"/>
            <w:highlight w:val="yellow"/>
            <w:lang w:val="en-US"/>
            <w:rPrChange w:id="410" w:author="Author" w:date="2026-04-28T13:55:00Z">
              <w:rPr>
                <w:rFonts w:ascii="Times New Roman" w:eastAsia="Times New Roman" w:hAnsi="Times New Roman" w:cs="Times New Roman"/>
                <w:sz w:val="24"/>
                <w:szCs w:val="24"/>
                <w:lang w:val="en-US"/>
              </w:rPr>
            </w:rPrChange>
          </w:rPr>
          <w:instrText xml:space="preserve"> HYPERLINK "</w:instrText>
        </w:r>
      </w:ins>
      <w:ins w:id="411" w:author="Author" w:date="2026-04-28T00:45:00Z">
        <w:r w:rsidR="005F15B1" w:rsidRPr="00FA0267">
          <w:rPr>
            <w:rFonts w:ascii="Times New Roman" w:eastAsia="Times New Roman" w:hAnsi="Times New Roman" w:cs="Times New Roman"/>
            <w:sz w:val="24"/>
            <w:szCs w:val="24"/>
            <w:highlight w:val="yellow"/>
            <w:lang w:val="en-US"/>
            <w:rPrChange w:id="412" w:author="Author" w:date="2026-04-28T13:55:00Z">
              <w:rPr>
                <w:rFonts w:ascii="Times New Roman" w:eastAsia="Times New Roman" w:hAnsi="Times New Roman" w:cs="Times New Roman"/>
                <w:sz w:val="24"/>
                <w:szCs w:val="24"/>
                <w:lang w:val="en-US"/>
              </w:rPr>
            </w:rPrChange>
          </w:rPr>
          <w:instrText>https://www.frontiersin.org/journals/microbiology/articles/10.3389/fmicb.2022.763169/full#B70</w:instrText>
        </w:r>
      </w:ins>
      <w:ins w:id="413" w:author="Author" w:date="2026-04-28T13:55:00Z">
        <w:r w:rsidR="005F15B1" w:rsidRPr="00FA0267">
          <w:rPr>
            <w:rFonts w:ascii="Times New Roman" w:eastAsia="Times New Roman" w:hAnsi="Times New Roman" w:cs="Times New Roman"/>
            <w:sz w:val="24"/>
            <w:szCs w:val="24"/>
            <w:highlight w:val="yellow"/>
            <w:lang w:val="en-US"/>
            <w:rPrChange w:id="414" w:author="Author" w:date="2026-04-28T13:55:00Z">
              <w:rPr>
                <w:rFonts w:ascii="Times New Roman" w:eastAsia="Times New Roman" w:hAnsi="Times New Roman" w:cs="Times New Roman"/>
                <w:sz w:val="24"/>
                <w:szCs w:val="24"/>
                <w:lang w:val="en-US"/>
              </w:rPr>
            </w:rPrChange>
          </w:rPr>
          <w:instrText xml:space="preserve">" </w:instrText>
        </w:r>
        <w:r w:rsidR="005F15B1" w:rsidRPr="00FA0267">
          <w:rPr>
            <w:rFonts w:ascii="Times New Roman" w:eastAsia="Times New Roman" w:hAnsi="Times New Roman" w:cs="Times New Roman"/>
            <w:sz w:val="24"/>
            <w:szCs w:val="24"/>
            <w:highlight w:val="yellow"/>
            <w:lang w:val="en-US"/>
            <w:rPrChange w:id="415" w:author="Author" w:date="2026-04-28T13:55:00Z">
              <w:rPr>
                <w:rFonts w:ascii="Times New Roman" w:eastAsia="Times New Roman" w:hAnsi="Times New Roman" w:cs="Times New Roman"/>
                <w:sz w:val="24"/>
                <w:szCs w:val="24"/>
                <w:lang w:val="en-US"/>
              </w:rPr>
            </w:rPrChange>
          </w:rPr>
          <w:fldChar w:fldCharType="separate"/>
        </w:r>
      </w:ins>
      <w:ins w:id="416" w:author="Author" w:date="2026-04-28T00:45:00Z">
        <w:r w:rsidR="005F15B1" w:rsidRPr="00FA0267">
          <w:rPr>
            <w:rStyle w:val="Hyperlink"/>
            <w:rFonts w:ascii="Times New Roman" w:eastAsia="Times New Roman" w:hAnsi="Times New Roman" w:cs="Times New Roman"/>
            <w:sz w:val="24"/>
            <w:szCs w:val="24"/>
            <w:highlight w:val="yellow"/>
            <w:lang w:val="en-US"/>
            <w:rPrChange w:id="417" w:author="Author" w:date="2026-04-28T13:55:00Z">
              <w:rPr>
                <w:rStyle w:val="Hyperlink"/>
                <w:rFonts w:ascii="Times New Roman" w:eastAsia="Times New Roman" w:hAnsi="Times New Roman" w:cs="Times New Roman"/>
                <w:sz w:val="24"/>
                <w:szCs w:val="24"/>
                <w:lang w:val="en-US"/>
              </w:rPr>
            </w:rPrChange>
          </w:rPr>
          <w:t>https://www.frontiersin.org/journals/microbiology/articles/10.3389/fmicb.2022.763169/full#B70</w:t>
        </w:r>
      </w:ins>
      <w:ins w:id="418" w:author="Author" w:date="2026-04-28T13:55:00Z">
        <w:r w:rsidR="005F15B1" w:rsidRPr="00FA0267">
          <w:rPr>
            <w:rFonts w:ascii="Times New Roman" w:eastAsia="Times New Roman" w:hAnsi="Times New Roman" w:cs="Times New Roman"/>
            <w:sz w:val="24"/>
            <w:szCs w:val="24"/>
            <w:highlight w:val="yellow"/>
            <w:lang w:val="en-US"/>
            <w:rPrChange w:id="419" w:author="Author" w:date="2026-04-28T13:55:00Z">
              <w:rPr>
                <w:rFonts w:ascii="Times New Roman" w:eastAsia="Times New Roman" w:hAnsi="Times New Roman" w:cs="Times New Roman"/>
                <w:sz w:val="24"/>
                <w:szCs w:val="24"/>
                <w:lang w:val="en-US"/>
              </w:rPr>
            </w:rPrChange>
          </w:rPr>
          <w:fldChar w:fldCharType="end"/>
        </w:r>
      </w:ins>
      <w:ins w:id="420" w:author="Author" w:date="2026-04-28T00:45:00Z">
        <w:r w:rsidR="001201A7" w:rsidRPr="00FA0267">
          <w:rPr>
            <w:rFonts w:ascii="Times New Roman" w:eastAsia="Times New Roman" w:hAnsi="Times New Roman" w:cs="Times New Roman"/>
            <w:sz w:val="24"/>
            <w:szCs w:val="24"/>
            <w:highlight w:val="yellow"/>
            <w:lang w:val="en-US"/>
            <w:rPrChange w:id="421" w:author="Author" w:date="2026-04-28T13:55:00Z">
              <w:rPr>
                <w:rFonts w:ascii="Times New Roman" w:eastAsia="Times New Roman" w:hAnsi="Times New Roman" w:cs="Times New Roman"/>
                <w:sz w:val="24"/>
                <w:szCs w:val="24"/>
                <w:lang w:val="en-US"/>
              </w:rPr>
            </w:rPrChange>
          </w:rPr>
          <w:t>)</w:t>
        </w:r>
      </w:ins>
      <w:ins w:id="422" w:author="Author" w:date="2026-04-28T13:55:00Z">
        <w:r w:rsidR="005F15B1" w:rsidRPr="00FA0267">
          <w:rPr>
            <w:rFonts w:ascii="Times New Roman" w:eastAsia="Times New Roman" w:hAnsi="Times New Roman" w:cs="Times New Roman"/>
            <w:sz w:val="24"/>
            <w:szCs w:val="24"/>
            <w:highlight w:val="yellow"/>
            <w:lang w:val="en-US"/>
            <w:rPrChange w:id="423" w:author="Author" w:date="2026-04-28T13:55:00Z">
              <w:rPr>
                <w:rFonts w:ascii="Times New Roman" w:eastAsia="Times New Roman" w:hAnsi="Times New Roman" w:cs="Times New Roman"/>
                <w:sz w:val="24"/>
                <w:szCs w:val="24"/>
                <w:lang w:val="en-US"/>
              </w:rPr>
            </w:rPrChange>
          </w:rPr>
          <w:t>.</w:t>
        </w:r>
        <w:r w:rsidR="005F15B1">
          <w:rPr>
            <w:rFonts w:ascii="Times New Roman" w:eastAsia="Times New Roman" w:hAnsi="Times New Roman" w:cs="Times New Roman"/>
            <w:sz w:val="24"/>
            <w:szCs w:val="24"/>
            <w:lang w:val="en-US"/>
          </w:rPr>
          <w:t xml:space="preserve"> </w:t>
        </w:r>
      </w:ins>
      <w:ins w:id="424" w:author="Author" w:date="2026-04-28T00:45:00Z">
        <w:r w:rsidR="001201A7" w:rsidRPr="001201A7">
          <w:rPr>
            <w:rFonts w:ascii="Times New Roman" w:eastAsia="Times New Roman" w:hAnsi="Times New Roman" w:cs="Times New Roman"/>
            <w:sz w:val="24"/>
            <w:szCs w:val="24"/>
            <w:lang w:val="en-US"/>
          </w:rPr>
          <w:t xml:space="preserve">The R203K mutation in the </w:t>
        </w:r>
        <w:del w:id="425" w:author="Author" w:date="2026-04-28T13:55:00Z">
          <w:r w:rsidR="001201A7" w:rsidRPr="001201A7" w:rsidDel="005F15B1">
            <w:rPr>
              <w:rFonts w:ascii="Times New Roman" w:eastAsia="Times New Roman" w:hAnsi="Times New Roman" w:cs="Times New Roman"/>
              <w:sz w:val="24"/>
              <w:szCs w:val="24"/>
              <w:lang w:val="en-US"/>
            </w:rPr>
            <w:delText xml:space="preserve">coronavirus </w:delText>
          </w:r>
        </w:del>
        <w:r w:rsidR="001201A7" w:rsidRPr="001201A7">
          <w:rPr>
            <w:rFonts w:ascii="Times New Roman" w:eastAsia="Times New Roman" w:hAnsi="Times New Roman" w:cs="Times New Roman"/>
            <w:sz w:val="24"/>
            <w:szCs w:val="24"/>
            <w:lang w:val="en-US"/>
          </w:rPr>
          <w:t xml:space="preserve">N protein </w:t>
        </w:r>
        <w:del w:id="426" w:author="Author" w:date="2026-04-28T13:55:00Z">
          <w:r w:rsidR="001201A7" w:rsidRPr="001201A7" w:rsidDel="005F15B1">
            <w:rPr>
              <w:rFonts w:ascii="Times New Roman" w:eastAsia="Times New Roman" w:hAnsi="Times New Roman" w:cs="Times New Roman"/>
              <w:sz w:val="24"/>
              <w:szCs w:val="24"/>
              <w:lang w:val="en-US"/>
            </w:rPr>
            <w:delText>has been</w:delText>
          </w:r>
        </w:del>
      </w:ins>
      <w:ins w:id="427" w:author="Author" w:date="2026-04-28T13:55:00Z">
        <w:r w:rsidR="005F15B1">
          <w:rPr>
            <w:rFonts w:ascii="Times New Roman" w:eastAsia="Times New Roman" w:hAnsi="Times New Roman" w:cs="Times New Roman"/>
            <w:sz w:val="24"/>
            <w:szCs w:val="24"/>
            <w:lang w:val="en-US"/>
          </w:rPr>
          <w:t>was</w:t>
        </w:r>
      </w:ins>
      <w:ins w:id="428" w:author="Author" w:date="2026-04-28T00:45:00Z">
        <w:r w:rsidR="001201A7" w:rsidRPr="001201A7">
          <w:rPr>
            <w:rFonts w:ascii="Times New Roman" w:eastAsia="Times New Roman" w:hAnsi="Times New Roman" w:cs="Times New Roman"/>
            <w:sz w:val="24"/>
            <w:szCs w:val="24"/>
            <w:lang w:val="en-US"/>
          </w:rPr>
          <w:t xml:space="preserve"> shown to increase transmission and virulence of SARS-COV-2 </w:t>
        </w:r>
        <w:del w:id="429" w:author="Author" w:date="2026-04-28T13:55:00Z">
          <w:r w:rsidR="001201A7" w:rsidRPr="00FA0267" w:rsidDel="005F15B1">
            <w:rPr>
              <w:rFonts w:ascii="Times New Roman" w:eastAsia="Times New Roman" w:hAnsi="Times New Roman" w:cs="Times New Roman"/>
              <w:sz w:val="24"/>
              <w:szCs w:val="24"/>
              <w:highlight w:val="yellow"/>
              <w:lang w:val="en-US"/>
              <w:rPrChange w:id="430" w:author="Author" w:date="2026-04-28T13:55:00Z">
                <w:rPr>
                  <w:rFonts w:ascii="Times New Roman" w:eastAsia="Times New Roman" w:hAnsi="Times New Roman" w:cs="Times New Roman"/>
                  <w:sz w:val="24"/>
                  <w:szCs w:val="24"/>
                  <w:lang w:val="en-US"/>
                </w:rPr>
              </w:rPrChange>
            </w:rPr>
            <w:delText xml:space="preserve">according to studies </w:delText>
          </w:r>
        </w:del>
        <w:r w:rsidR="001201A7" w:rsidRPr="00FA0267">
          <w:rPr>
            <w:rFonts w:ascii="Times New Roman" w:eastAsia="Times New Roman" w:hAnsi="Times New Roman" w:cs="Times New Roman"/>
            <w:sz w:val="24"/>
            <w:szCs w:val="24"/>
            <w:highlight w:val="yellow"/>
            <w:lang w:val="en-US"/>
            <w:rPrChange w:id="431" w:author="Author" w:date="2026-04-28T13:55:00Z">
              <w:rPr>
                <w:rFonts w:ascii="Times New Roman" w:eastAsia="Times New Roman" w:hAnsi="Times New Roman" w:cs="Times New Roman"/>
                <w:sz w:val="24"/>
                <w:szCs w:val="24"/>
                <w:lang w:val="en-US"/>
              </w:rPr>
            </w:rPrChange>
          </w:rPr>
          <w:t>(10.1016/j.chom.2021.11.005)</w:t>
        </w:r>
        <w:r w:rsidR="001201A7" w:rsidRPr="001201A7">
          <w:rPr>
            <w:rFonts w:ascii="Times New Roman" w:eastAsia="Times New Roman" w:hAnsi="Times New Roman" w:cs="Times New Roman"/>
            <w:sz w:val="24"/>
            <w:szCs w:val="24"/>
            <w:lang w:val="en-US"/>
          </w:rPr>
          <w:t xml:space="preserve">, while the R203M mutation, which creates a </w:t>
        </w:r>
      </w:ins>
      <w:ins w:id="432" w:author="Author" w:date="2026-04-28T13:56:00Z">
        <w:r w:rsidR="005F15B1">
          <w:rPr>
            <w:rFonts w:ascii="Times New Roman" w:eastAsia="Times New Roman" w:hAnsi="Times New Roman" w:cs="Times New Roman"/>
            <w:sz w:val="24"/>
            <w:szCs w:val="24"/>
            <w:lang w:val="en-US"/>
          </w:rPr>
          <w:t>start</w:t>
        </w:r>
        <w:r w:rsidR="00E54AC0">
          <w:rPr>
            <w:rFonts w:ascii="Times New Roman" w:eastAsia="Times New Roman" w:hAnsi="Times New Roman" w:cs="Times New Roman"/>
            <w:sz w:val="24"/>
            <w:szCs w:val="24"/>
            <w:lang w:val="en-US"/>
          </w:rPr>
          <w:t xml:space="preserve"> codon for a  </w:t>
        </w:r>
      </w:ins>
      <w:ins w:id="433" w:author="Author" w:date="2026-04-28T00:45:00Z">
        <w:r w:rsidR="001201A7" w:rsidRPr="001201A7">
          <w:rPr>
            <w:rFonts w:ascii="Times New Roman" w:eastAsia="Times New Roman" w:hAnsi="Times New Roman" w:cs="Times New Roman"/>
            <w:sz w:val="24"/>
            <w:szCs w:val="24"/>
            <w:lang w:val="en-US"/>
          </w:rPr>
          <w:t xml:space="preserve">new </w:t>
        </w:r>
      </w:ins>
      <w:ins w:id="434" w:author="Author" w:date="2026-04-28T13:57:00Z">
        <w:r w:rsidR="00E54AC0">
          <w:rPr>
            <w:rFonts w:ascii="Times New Roman" w:eastAsia="Times New Roman" w:hAnsi="Times New Roman" w:cs="Times New Roman"/>
            <w:sz w:val="24"/>
            <w:szCs w:val="24"/>
            <w:lang w:val="en-US"/>
          </w:rPr>
          <w:t xml:space="preserve">open </w:t>
        </w:r>
      </w:ins>
      <w:ins w:id="435" w:author="Author" w:date="2026-04-28T00:45:00Z">
        <w:r w:rsidR="001201A7" w:rsidRPr="001201A7">
          <w:rPr>
            <w:rFonts w:ascii="Times New Roman" w:eastAsia="Times New Roman" w:hAnsi="Times New Roman" w:cs="Times New Roman"/>
            <w:sz w:val="24"/>
            <w:szCs w:val="24"/>
            <w:lang w:val="en-US"/>
          </w:rPr>
          <w:t xml:space="preserve">reading frame, </w:t>
        </w:r>
        <w:del w:id="436" w:author="Author" w:date="2026-04-28T13:57:00Z">
          <w:r w:rsidR="001201A7" w:rsidRPr="001201A7" w:rsidDel="00E54AC0">
            <w:rPr>
              <w:rFonts w:ascii="Times New Roman" w:eastAsia="Times New Roman" w:hAnsi="Times New Roman" w:cs="Times New Roman"/>
              <w:sz w:val="24"/>
              <w:szCs w:val="24"/>
              <w:lang w:val="en-US"/>
            </w:rPr>
            <w:delText>has been</w:delText>
          </w:r>
        </w:del>
      </w:ins>
      <w:ins w:id="437" w:author="Author" w:date="2026-04-28T13:57:00Z">
        <w:r w:rsidR="00E54AC0">
          <w:rPr>
            <w:rFonts w:ascii="Times New Roman" w:eastAsia="Times New Roman" w:hAnsi="Times New Roman" w:cs="Times New Roman"/>
            <w:sz w:val="24"/>
            <w:szCs w:val="24"/>
            <w:lang w:val="en-US"/>
          </w:rPr>
          <w:t>was</w:t>
        </w:r>
      </w:ins>
      <w:ins w:id="438" w:author="Author" w:date="2026-04-28T00:45:00Z">
        <w:r w:rsidR="001201A7" w:rsidRPr="001201A7">
          <w:rPr>
            <w:rFonts w:ascii="Times New Roman" w:eastAsia="Times New Roman" w:hAnsi="Times New Roman" w:cs="Times New Roman"/>
            <w:sz w:val="24"/>
            <w:szCs w:val="24"/>
            <w:lang w:val="en-US"/>
          </w:rPr>
          <w:t xml:space="preserve"> reported to </w:t>
        </w:r>
        <w:del w:id="439" w:author="Author" w:date="2026-04-28T13:59:00Z">
          <w:r w:rsidR="001201A7" w:rsidRPr="001201A7" w:rsidDel="00E54AC0">
            <w:rPr>
              <w:rFonts w:ascii="Times New Roman" w:eastAsia="Times New Roman" w:hAnsi="Times New Roman" w:cs="Times New Roman"/>
              <w:sz w:val="24"/>
              <w:szCs w:val="24"/>
              <w:lang w:val="en-US"/>
            </w:rPr>
            <w:delText>increase the suppressive activity of the N protein on RIG-I-mediated</w:delText>
          </w:r>
        </w:del>
      </w:ins>
      <w:ins w:id="440" w:author="Author" w:date="2026-04-28T13:59:00Z">
        <w:r w:rsidR="00E54AC0">
          <w:rPr>
            <w:rFonts w:ascii="Times New Roman" w:eastAsia="Times New Roman" w:hAnsi="Times New Roman" w:cs="Times New Roman"/>
            <w:sz w:val="24"/>
            <w:szCs w:val="24"/>
            <w:lang w:val="en-US"/>
          </w:rPr>
          <w:t>suppress</w:t>
        </w:r>
      </w:ins>
      <w:ins w:id="441" w:author="Author" w:date="2026-04-28T00:45:00Z">
        <w:r w:rsidR="001201A7" w:rsidRPr="001201A7">
          <w:rPr>
            <w:rFonts w:ascii="Times New Roman" w:eastAsia="Times New Roman" w:hAnsi="Times New Roman" w:cs="Times New Roman"/>
            <w:sz w:val="24"/>
            <w:szCs w:val="24"/>
            <w:lang w:val="en-US"/>
          </w:rPr>
          <w:t xml:space="preserve"> interferon induction, thereby increasing </w:t>
        </w:r>
        <w:del w:id="442" w:author="Author" w:date="2026-04-28T13:59:00Z">
          <w:r w:rsidR="001201A7" w:rsidRPr="001201A7" w:rsidDel="00E54AC0">
            <w:rPr>
              <w:rFonts w:ascii="Times New Roman" w:eastAsia="Times New Roman" w:hAnsi="Times New Roman" w:cs="Times New Roman"/>
              <w:sz w:val="24"/>
              <w:szCs w:val="24"/>
              <w:lang w:val="en-US"/>
            </w:rPr>
            <w:delText xml:space="preserve">the </w:delText>
          </w:r>
        </w:del>
        <w:r w:rsidR="001201A7" w:rsidRPr="001201A7">
          <w:rPr>
            <w:rFonts w:ascii="Times New Roman" w:eastAsia="Times New Roman" w:hAnsi="Times New Roman" w:cs="Times New Roman"/>
            <w:sz w:val="24"/>
            <w:szCs w:val="24"/>
            <w:lang w:val="en-US"/>
          </w:rPr>
          <w:t>vir</w:t>
        </w:r>
        <w:del w:id="443" w:author="Author" w:date="2026-04-28T13:59:00Z">
          <w:r w:rsidR="001201A7" w:rsidRPr="001201A7" w:rsidDel="00E54AC0">
            <w:rPr>
              <w:rFonts w:ascii="Times New Roman" w:eastAsia="Times New Roman" w:hAnsi="Times New Roman" w:cs="Times New Roman"/>
              <w:sz w:val="24"/>
              <w:szCs w:val="24"/>
              <w:lang w:val="en-US"/>
            </w:rPr>
            <w:delText>us's</w:delText>
          </w:r>
        </w:del>
      </w:ins>
      <w:ins w:id="444" w:author="Author" w:date="2026-04-28T13:59:00Z">
        <w:r w:rsidR="00E54AC0">
          <w:rPr>
            <w:rFonts w:ascii="Times New Roman" w:eastAsia="Times New Roman" w:hAnsi="Times New Roman" w:cs="Times New Roman"/>
            <w:sz w:val="24"/>
            <w:szCs w:val="24"/>
            <w:lang w:val="en-US"/>
          </w:rPr>
          <w:t>al</w:t>
        </w:r>
      </w:ins>
      <w:ins w:id="445" w:author="Author" w:date="2026-04-28T00:45:00Z">
        <w:r w:rsidR="001201A7" w:rsidRPr="001201A7">
          <w:rPr>
            <w:rFonts w:ascii="Times New Roman" w:eastAsia="Times New Roman" w:hAnsi="Times New Roman" w:cs="Times New Roman"/>
            <w:sz w:val="24"/>
            <w:szCs w:val="24"/>
            <w:lang w:val="en-US"/>
          </w:rPr>
          <w:t xml:space="preserve"> infectivity </w:t>
        </w:r>
        <w:r w:rsidR="001201A7" w:rsidRPr="00FA0267">
          <w:rPr>
            <w:rFonts w:ascii="Times New Roman" w:eastAsia="Times New Roman" w:hAnsi="Times New Roman" w:cs="Times New Roman"/>
            <w:sz w:val="24"/>
            <w:szCs w:val="24"/>
            <w:highlight w:val="yellow"/>
            <w:lang w:val="en-US"/>
            <w:rPrChange w:id="446" w:author="Author" w:date="2026-04-28T13:59:00Z">
              <w:rPr>
                <w:rFonts w:ascii="Times New Roman" w:eastAsia="Times New Roman" w:hAnsi="Times New Roman" w:cs="Times New Roman"/>
                <w:sz w:val="24"/>
                <w:szCs w:val="24"/>
                <w:lang w:val="en-US"/>
              </w:rPr>
            </w:rPrChange>
          </w:rPr>
          <w:t>(10.1371/journal.ppat.1012886)</w:t>
        </w:r>
        <w:r w:rsidR="001201A7" w:rsidRPr="001201A7">
          <w:rPr>
            <w:rFonts w:ascii="Times New Roman" w:eastAsia="Times New Roman" w:hAnsi="Times New Roman" w:cs="Times New Roman"/>
            <w:sz w:val="24"/>
            <w:szCs w:val="24"/>
            <w:lang w:val="en-US"/>
          </w:rPr>
          <w:t xml:space="preserve">. </w:t>
        </w:r>
      </w:ins>
    </w:p>
    <w:p w14:paraId="13C8CA0D" w14:textId="0A2F9A5F" w:rsidR="001201A7" w:rsidRPr="00894E42" w:rsidRDefault="001201A7" w:rsidP="00FA0267">
      <w:pPr>
        <w:spacing w:after="0" w:line="360" w:lineRule="auto"/>
        <w:ind w:firstLine="720"/>
        <w:jc w:val="both"/>
        <w:rPr>
          <w:ins w:id="447" w:author="Author" w:date="2026-04-28T00:44:00Z"/>
          <w:rFonts w:ascii="Times New Roman" w:eastAsia="Times New Roman" w:hAnsi="Times New Roman" w:cs="Times New Roman"/>
          <w:sz w:val="24"/>
          <w:szCs w:val="24"/>
          <w:lang w:val="en-US"/>
          <w:rPrChange w:id="448" w:author="Author" w:date="2026-04-28T13:27:00Z">
            <w:rPr>
              <w:ins w:id="449" w:author="Author" w:date="2026-04-28T00:44:00Z"/>
              <w:rFonts w:ascii="Times New Roman" w:eastAsia="Times New Roman" w:hAnsi="Times New Roman" w:cs="Times New Roman"/>
              <w:sz w:val="24"/>
              <w:szCs w:val="24"/>
            </w:rPr>
          </w:rPrChange>
        </w:rPr>
        <w:pPrChange w:id="450" w:author="Author" w:date="2026-04-28T13:45:00Z">
          <w:pPr>
            <w:spacing w:after="0" w:line="360" w:lineRule="auto"/>
            <w:ind w:firstLine="709"/>
            <w:jc w:val="both"/>
          </w:pPr>
        </w:pPrChange>
      </w:pPr>
      <w:ins w:id="451" w:author="Author" w:date="2026-04-28T00:45:00Z">
        <w:del w:id="452" w:author="Author" w:date="2026-04-28T14:00:00Z">
          <w:r w:rsidRPr="001201A7" w:rsidDel="00E54AC0">
            <w:rPr>
              <w:rFonts w:ascii="Times New Roman" w:eastAsia="Times New Roman" w:hAnsi="Times New Roman" w:cs="Times New Roman"/>
              <w:sz w:val="24"/>
              <w:szCs w:val="24"/>
              <w:lang w:val="en-US"/>
            </w:rPr>
            <w:delText>M</w:delText>
          </w:r>
        </w:del>
      </w:ins>
      <w:ins w:id="453" w:author="Author" w:date="2026-04-28T14:00:00Z">
        <w:r w:rsidR="00E54AC0">
          <w:rPr>
            <w:rFonts w:ascii="Times New Roman" w:eastAsia="Times New Roman" w:hAnsi="Times New Roman" w:cs="Times New Roman"/>
            <w:sz w:val="24"/>
            <w:szCs w:val="24"/>
            <w:lang w:val="en-US"/>
          </w:rPr>
          <w:t>The m</w:t>
        </w:r>
      </w:ins>
      <w:ins w:id="454" w:author="Author" w:date="2026-04-28T00:45:00Z">
        <w:r w:rsidRPr="001201A7">
          <w:rPr>
            <w:rFonts w:ascii="Times New Roman" w:eastAsia="Times New Roman" w:hAnsi="Times New Roman" w:cs="Times New Roman"/>
            <w:sz w:val="24"/>
            <w:szCs w:val="24"/>
            <w:lang w:val="en-US"/>
          </w:rPr>
          <w:t>utations</w:t>
        </w:r>
      </w:ins>
      <w:ins w:id="455" w:author="Author" w:date="2026-04-28T14:00:00Z">
        <w:r w:rsidR="00E54AC0">
          <w:rPr>
            <w:rFonts w:ascii="Times New Roman" w:eastAsia="Times New Roman" w:hAnsi="Times New Roman" w:cs="Times New Roman"/>
            <w:sz w:val="24"/>
            <w:szCs w:val="24"/>
            <w:lang w:val="en-US"/>
          </w:rPr>
          <w:t xml:space="preserve"> predicted </w:t>
        </w:r>
      </w:ins>
      <w:ins w:id="456" w:author="Author" w:date="2026-04-28T00:45:00Z">
        <w:r w:rsidRPr="001201A7">
          <w:rPr>
            <w:rFonts w:ascii="Times New Roman" w:eastAsia="Times New Roman" w:hAnsi="Times New Roman" w:cs="Times New Roman"/>
            <w:sz w:val="24"/>
            <w:szCs w:val="24"/>
            <w:lang w:val="en-US"/>
          </w:rPr>
          <w:t xml:space="preserve"> in ORF7a are </w:t>
        </w:r>
        <w:del w:id="457" w:author="Author" w:date="2026-04-28T14:00:00Z">
          <w:r w:rsidRPr="001201A7" w:rsidDel="00E54AC0">
            <w:rPr>
              <w:rFonts w:ascii="Times New Roman" w:eastAsia="Times New Roman" w:hAnsi="Times New Roman" w:cs="Times New Roman"/>
              <w:sz w:val="24"/>
              <w:szCs w:val="24"/>
              <w:lang w:val="en-US"/>
            </w:rPr>
            <w:delText xml:space="preserve">poorly </w:delText>
          </w:r>
        </w:del>
        <w:r w:rsidRPr="001201A7">
          <w:rPr>
            <w:rFonts w:ascii="Times New Roman" w:eastAsia="Times New Roman" w:hAnsi="Times New Roman" w:cs="Times New Roman"/>
            <w:sz w:val="24"/>
            <w:szCs w:val="24"/>
            <w:lang w:val="en-US"/>
          </w:rPr>
          <w:t>studied</w:t>
        </w:r>
      </w:ins>
      <w:ins w:id="458" w:author="Author" w:date="2026-04-28T14:00:00Z">
        <w:r w:rsidR="00E54AC0">
          <w:rPr>
            <w:rFonts w:ascii="Times New Roman" w:eastAsia="Times New Roman" w:hAnsi="Times New Roman" w:cs="Times New Roman"/>
            <w:sz w:val="24"/>
            <w:szCs w:val="24"/>
            <w:lang w:val="en-US"/>
          </w:rPr>
          <w:t xml:space="preserve"> ins</w:t>
        </w:r>
      </w:ins>
      <w:ins w:id="459" w:author="Author" w:date="2026-04-28T14:01:00Z">
        <w:r w:rsidR="00E54AC0">
          <w:rPr>
            <w:rFonts w:ascii="Times New Roman" w:eastAsia="Times New Roman" w:hAnsi="Times New Roman" w:cs="Times New Roman"/>
            <w:sz w:val="24"/>
            <w:szCs w:val="24"/>
            <w:lang w:val="en-US"/>
          </w:rPr>
          <w:t>ufficiently</w:t>
        </w:r>
      </w:ins>
      <w:ins w:id="460" w:author="Author" w:date="2026-04-28T00:45:00Z">
        <w:r w:rsidRPr="001201A7">
          <w:rPr>
            <w:rFonts w:ascii="Times New Roman" w:eastAsia="Times New Roman" w:hAnsi="Times New Roman" w:cs="Times New Roman"/>
            <w:sz w:val="24"/>
            <w:szCs w:val="24"/>
            <w:lang w:val="en-US"/>
          </w:rPr>
          <w:t xml:space="preserve">. According to available data, V82A and T120I are most frequently found in </w:t>
        </w:r>
        <w:del w:id="461" w:author="Author" w:date="2026-04-28T14:01:00Z">
          <w:r w:rsidRPr="001201A7" w:rsidDel="00E54AC0">
            <w:rPr>
              <w:rFonts w:ascii="Times New Roman" w:eastAsia="Times New Roman" w:hAnsi="Times New Roman" w:cs="Times New Roman"/>
              <w:sz w:val="24"/>
              <w:szCs w:val="24"/>
              <w:lang w:val="en-US"/>
            </w:rPr>
            <w:delText xml:space="preserve">the delta </w:delText>
          </w:r>
        </w:del>
        <w:r w:rsidRPr="001201A7">
          <w:rPr>
            <w:rFonts w:ascii="Times New Roman" w:eastAsia="Times New Roman" w:hAnsi="Times New Roman" w:cs="Times New Roman"/>
            <w:sz w:val="24"/>
            <w:szCs w:val="24"/>
            <w:lang w:val="en-US"/>
          </w:rPr>
          <w:t>variant</w:t>
        </w:r>
      </w:ins>
      <w:ins w:id="462" w:author="Author" w:date="2026-04-28T14:01:00Z">
        <w:r w:rsidR="00E54AC0">
          <w:rPr>
            <w:rFonts w:ascii="Times New Roman" w:eastAsia="Times New Roman" w:hAnsi="Times New Roman" w:cs="Times New Roman"/>
            <w:sz w:val="24"/>
            <w:szCs w:val="24"/>
            <w:lang w:val="en-US"/>
          </w:rPr>
          <w:t xml:space="preserve"> Delta</w:t>
        </w:r>
      </w:ins>
      <w:ins w:id="463" w:author="Author" w:date="2026-04-28T00:45:00Z">
        <w:r w:rsidRPr="001201A7">
          <w:rPr>
            <w:rFonts w:ascii="Times New Roman" w:eastAsia="Times New Roman" w:hAnsi="Times New Roman" w:cs="Times New Roman"/>
            <w:sz w:val="24"/>
            <w:szCs w:val="24"/>
            <w:lang w:val="en-US"/>
          </w:rPr>
          <w:t xml:space="preserve"> of the coronavirus</w:t>
        </w:r>
      </w:ins>
      <w:ins w:id="464" w:author="Author" w:date="2026-04-28T14:01:00Z">
        <w:r w:rsidR="00E54AC0">
          <w:rPr>
            <w:rFonts w:ascii="Times New Roman" w:eastAsia="Times New Roman" w:hAnsi="Times New Roman" w:cs="Times New Roman"/>
            <w:sz w:val="24"/>
            <w:szCs w:val="24"/>
            <w:lang w:val="en-US"/>
          </w:rPr>
          <w:t>.  They</w:t>
        </w:r>
      </w:ins>
      <w:ins w:id="465" w:author="Author" w:date="2026-04-28T00:45:00Z">
        <w:r w:rsidRPr="001201A7">
          <w:rPr>
            <w:rFonts w:ascii="Times New Roman" w:eastAsia="Times New Roman" w:hAnsi="Times New Roman" w:cs="Times New Roman"/>
            <w:sz w:val="24"/>
            <w:szCs w:val="24"/>
            <w:lang w:val="en-US"/>
          </w:rPr>
          <w:t xml:space="preserve"> </w:t>
        </w:r>
        <w:del w:id="466" w:author="Author" w:date="2026-04-28T14:02:00Z">
          <w:r w:rsidRPr="001201A7" w:rsidDel="00E54AC0">
            <w:rPr>
              <w:rFonts w:ascii="Times New Roman" w:eastAsia="Times New Roman" w:hAnsi="Times New Roman" w:cs="Times New Roman"/>
              <w:sz w:val="24"/>
              <w:szCs w:val="24"/>
              <w:lang w:val="en-US"/>
            </w:rPr>
            <w:delText xml:space="preserve">and </w:delText>
          </w:r>
        </w:del>
        <w:r w:rsidRPr="001201A7">
          <w:rPr>
            <w:rFonts w:ascii="Times New Roman" w:eastAsia="Times New Roman" w:hAnsi="Times New Roman" w:cs="Times New Roman"/>
            <w:sz w:val="24"/>
            <w:szCs w:val="24"/>
            <w:lang w:val="en-US"/>
          </w:rPr>
          <w:t xml:space="preserve">are located within the di-lysine motif of ORF7a, which is important for </w:t>
        </w:r>
        <w:del w:id="467" w:author="Author" w:date="2026-04-28T14:02:00Z">
          <w:r w:rsidRPr="001201A7" w:rsidDel="00E54AC0">
            <w:rPr>
              <w:rFonts w:ascii="Times New Roman" w:eastAsia="Times New Roman" w:hAnsi="Times New Roman" w:cs="Times New Roman"/>
              <w:sz w:val="24"/>
              <w:szCs w:val="24"/>
              <w:lang w:val="en-US"/>
            </w:rPr>
            <w:delText xml:space="preserve">endoplasmic reticulum </w:delText>
          </w:r>
        </w:del>
      </w:ins>
      <w:ins w:id="468" w:author="Author" w:date="2026-04-28T14:03:00Z">
        <w:r w:rsidR="0067055A">
          <w:rPr>
            <w:rFonts w:ascii="Times New Roman" w:eastAsia="Times New Roman" w:hAnsi="Times New Roman" w:cs="Times New Roman"/>
            <w:sz w:val="24"/>
            <w:szCs w:val="24"/>
            <w:lang w:val="en-US"/>
          </w:rPr>
          <w:t xml:space="preserve">the </w:t>
        </w:r>
      </w:ins>
      <w:ins w:id="469" w:author="Author" w:date="2026-04-28T00:45:00Z">
        <w:r w:rsidRPr="001201A7">
          <w:rPr>
            <w:rFonts w:ascii="Times New Roman" w:eastAsia="Times New Roman" w:hAnsi="Times New Roman" w:cs="Times New Roman"/>
            <w:sz w:val="24"/>
            <w:szCs w:val="24"/>
            <w:lang w:val="en-US"/>
          </w:rPr>
          <w:t xml:space="preserve">localization of </w:t>
        </w:r>
      </w:ins>
      <w:ins w:id="470" w:author="Author" w:date="2026-04-28T14:03:00Z">
        <w:r w:rsidR="0067055A">
          <w:rPr>
            <w:rFonts w:ascii="Times New Roman" w:eastAsia="Times New Roman" w:hAnsi="Times New Roman" w:cs="Times New Roman"/>
            <w:sz w:val="24"/>
            <w:szCs w:val="24"/>
            <w:lang w:val="en-US"/>
          </w:rPr>
          <w:t xml:space="preserve">viral </w:t>
        </w:r>
      </w:ins>
      <w:ins w:id="471" w:author="Author" w:date="2026-04-28T00:45:00Z">
        <w:r w:rsidRPr="001201A7">
          <w:rPr>
            <w:rFonts w:ascii="Times New Roman" w:eastAsia="Times New Roman" w:hAnsi="Times New Roman" w:cs="Times New Roman"/>
            <w:sz w:val="24"/>
            <w:szCs w:val="24"/>
            <w:lang w:val="en-US"/>
          </w:rPr>
          <w:t>proteins</w:t>
        </w:r>
      </w:ins>
      <w:ins w:id="472" w:author="Author" w:date="2026-04-28T14:02:00Z">
        <w:r w:rsidR="00E54AC0">
          <w:rPr>
            <w:rFonts w:ascii="Times New Roman" w:eastAsia="Times New Roman" w:hAnsi="Times New Roman" w:cs="Times New Roman"/>
            <w:sz w:val="24"/>
            <w:szCs w:val="24"/>
            <w:lang w:val="en-US"/>
          </w:rPr>
          <w:t xml:space="preserve"> in </w:t>
        </w:r>
        <w:r w:rsidR="00E54AC0" w:rsidRPr="001201A7">
          <w:rPr>
            <w:rFonts w:ascii="Times New Roman" w:eastAsia="Times New Roman" w:hAnsi="Times New Roman" w:cs="Times New Roman"/>
            <w:sz w:val="24"/>
            <w:szCs w:val="24"/>
            <w:lang w:val="en-US"/>
          </w:rPr>
          <w:t>endoplasmic</w:t>
        </w:r>
        <w:r w:rsidR="00E54AC0">
          <w:rPr>
            <w:rFonts w:ascii="Times New Roman" w:eastAsia="Times New Roman" w:hAnsi="Times New Roman" w:cs="Times New Roman"/>
            <w:sz w:val="24"/>
            <w:szCs w:val="24"/>
            <w:lang w:val="en-US"/>
          </w:rPr>
          <w:t xml:space="preserve"> </w:t>
        </w:r>
        <w:r w:rsidR="00E54AC0" w:rsidRPr="001201A7">
          <w:rPr>
            <w:rFonts w:ascii="Times New Roman" w:eastAsia="Times New Roman" w:hAnsi="Times New Roman" w:cs="Times New Roman"/>
            <w:sz w:val="24"/>
            <w:szCs w:val="24"/>
            <w:lang w:val="en-US"/>
          </w:rPr>
          <w:t>reticulum</w:t>
        </w:r>
      </w:ins>
      <w:ins w:id="473" w:author="Author" w:date="2026-04-28T00:45:00Z">
        <w:r w:rsidRPr="001201A7">
          <w:rPr>
            <w:rFonts w:ascii="Times New Roman" w:eastAsia="Times New Roman" w:hAnsi="Times New Roman" w:cs="Times New Roman"/>
            <w:sz w:val="24"/>
            <w:szCs w:val="24"/>
            <w:lang w:val="en-US"/>
          </w:rPr>
          <w:t xml:space="preserve"> </w:t>
        </w:r>
        <w:r w:rsidRPr="00FA0267">
          <w:rPr>
            <w:rFonts w:ascii="Times New Roman" w:eastAsia="Times New Roman" w:hAnsi="Times New Roman" w:cs="Times New Roman"/>
            <w:sz w:val="24"/>
            <w:szCs w:val="24"/>
            <w:highlight w:val="yellow"/>
            <w:lang w:val="en-US"/>
            <w:rPrChange w:id="474" w:author="Author" w:date="2026-04-28T14:03:00Z">
              <w:rPr>
                <w:rFonts w:ascii="Times New Roman" w:eastAsia="Times New Roman" w:hAnsi="Times New Roman" w:cs="Times New Roman"/>
                <w:sz w:val="24"/>
                <w:szCs w:val="24"/>
                <w:lang w:val="en-US"/>
              </w:rPr>
            </w:rPrChange>
          </w:rPr>
          <w:t>(10.1002/jmv.27964).</w:t>
        </w:r>
        <w:r w:rsidRPr="001201A7">
          <w:rPr>
            <w:rFonts w:ascii="Times New Roman" w:eastAsia="Times New Roman" w:hAnsi="Times New Roman" w:cs="Times New Roman"/>
            <w:sz w:val="24"/>
            <w:szCs w:val="24"/>
            <w:lang w:val="en-US"/>
          </w:rPr>
          <w:t xml:space="preserve"> </w:t>
        </w:r>
      </w:ins>
      <w:ins w:id="475" w:author="Author" w:date="2026-04-28T14:05:00Z">
        <w:r w:rsidR="0067055A">
          <w:rPr>
            <w:rFonts w:ascii="Times New Roman" w:eastAsia="Times New Roman" w:hAnsi="Times New Roman" w:cs="Times New Roman"/>
            <w:sz w:val="24"/>
            <w:szCs w:val="24"/>
            <w:lang w:val="en-US"/>
          </w:rPr>
          <w:t>Existing d</w:t>
        </w:r>
      </w:ins>
      <w:ins w:id="476" w:author="Author" w:date="2026-04-28T00:45:00Z">
        <w:del w:id="477" w:author="Author" w:date="2026-04-28T14:05:00Z">
          <w:r w:rsidRPr="001201A7" w:rsidDel="0067055A">
            <w:rPr>
              <w:rFonts w:ascii="Times New Roman" w:eastAsia="Times New Roman" w:hAnsi="Times New Roman" w:cs="Times New Roman"/>
              <w:sz w:val="24"/>
              <w:szCs w:val="24"/>
              <w:lang w:val="en-US"/>
            </w:rPr>
            <w:delText>D</w:delText>
          </w:r>
        </w:del>
        <w:r w:rsidRPr="001201A7">
          <w:rPr>
            <w:rFonts w:ascii="Times New Roman" w:eastAsia="Times New Roman" w:hAnsi="Times New Roman" w:cs="Times New Roman"/>
            <w:sz w:val="24"/>
            <w:szCs w:val="24"/>
            <w:lang w:val="en-US"/>
          </w:rPr>
          <w:t xml:space="preserve">ata on </w:t>
        </w:r>
        <w:del w:id="478" w:author="Author" w:date="2026-04-28T14:04:00Z">
          <w:r w:rsidRPr="001201A7" w:rsidDel="0067055A">
            <w:rPr>
              <w:rFonts w:ascii="Times New Roman" w:eastAsia="Times New Roman" w:hAnsi="Times New Roman" w:cs="Times New Roman"/>
              <w:sz w:val="24"/>
              <w:szCs w:val="24"/>
              <w:lang w:val="en-US"/>
            </w:rPr>
            <w:delText>the</w:delText>
          </w:r>
        </w:del>
      </w:ins>
      <w:ins w:id="479" w:author="Author" w:date="2026-04-28T14:04:00Z">
        <w:r w:rsidR="0067055A">
          <w:rPr>
            <w:rFonts w:ascii="Times New Roman" w:eastAsia="Times New Roman" w:hAnsi="Times New Roman" w:cs="Times New Roman"/>
            <w:sz w:val="24"/>
            <w:szCs w:val="24"/>
            <w:lang w:val="en-US"/>
          </w:rPr>
          <w:t xml:space="preserve">mutation </w:t>
        </w:r>
        <w:r w:rsidR="0067055A" w:rsidRPr="001201A7">
          <w:rPr>
            <w:rFonts w:ascii="Times New Roman" w:eastAsia="Times New Roman" w:hAnsi="Times New Roman" w:cs="Times New Roman"/>
            <w:sz w:val="24"/>
            <w:szCs w:val="24"/>
            <w:lang w:val="en-US"/>
          </w:rPr>
          <w:t>Q7036H</w:t>
        </w:r>
        <w:r w:rsidR="0067055A">
          <w:rPr>
            <w:rFonts w:ascii="Times New Roman" w:eastAsia="Times New Roman" w:hAnsi="Times New Roman" w:cs="Times New Roman"/>
            <w:sz w:val="24"/>
            <w:szCs w:val="24"/>
            <w:lang w:val="en-US"/>
          </w:rPr>
          <w:t xml:space="preserve"> in protein</w:t>
        </w:r>
      </w:ins>
      <w:ins w:id="480" w:author="Author" w:date="2026-04-28T00:45:00Z">
        <w:r w:rsidRPr="001201A7">
          <w:rPr>
            <w:rFonts w:ascii="Times New Roman" w:eastAsia="Times New Roman" w:hAnsi="Times New Roman" w:cs="Times New Roman"/>
            <w:sz w:val="24"/>
            <w:szCs w:val="24"/>
            <w:lang w:val="en-US"/>
          </w:rPr>
          <w:t xml:space="preserve"> ORF1ab </w:t>
        </w:r>
        <w:del w:id="481" w:author="Author" w:date="2026-04-28T14:04:00Z">
          <w:r w:rsidRPr="001201A7" w:rsidDel="0067055A">
            <w:rPr>
              <w:rFonts w:ascii="Times New Roman" w:eastAsia="Times New Roman" w:hAnsi="Times New Roman" w:cs="Times New Roman"/>
              <w:sz w:val="24"/>
              <w:szCs w:val="24"/>
              <w:lang w:val="en-US"/>
            </w:rPr>
            <w:delText xml:space="preserve">Q7036H </w:delText>
          </w:r>
        </w:del>
        <w:r w:rsidRPr="001201A7">
          <w:rPr>
            <w:rFonts w:ascii="Times New Roman" w:eastAsia="Times New Roman" w:hAnsi="Times New Roman" w:cs="Times New Roman"/>
            <w:sz w:val="24"/>
            <w:szCs w:val="24"/>
            <w:lang w:val="en-US"/>
          </w:rPr>
          <w:t xml:space="preserve">and </w:t>
        </w:r>
      </w:ins>
      <w:ins w:id="482" w:author="Author" w:date="2026-04-28T14:05:00Z">
        <w:r w:rsidR="0067055A">
          <w:rPr>
            <w:rFonts w:ascii="Times New Roman" w:eastAsia="Times New Roman" w:hAnsi="Times New Roman" w:cs="Times New Roman"/>
            <w:sz w:val="24"/>
            <w:szCs w:val="24"/>
            <w:lang w:val="en-US"/>
          </w:rPr>
          <w:t>mutation</w:t>
        </w:r>
        <w:r w:rsidR="0067055A">
          <w:rPr>
            <w:rFonts w:ascii="Times New Roman" w:eastAsia="Times New Roman" w:hAnsi="Times New Roman" w:cs="Times New Roman"/>
            <w:sz w:val="24"/>
            <w:szCs w:val="24"/>
            <w:lang w:val="en-US"/>
          </w:rPr>
          <w:t xml:space="preserve"> </w:t>
        </w:r>
        <w:r w:rsidR="0067055A" w:rsidRPr="001201A7">
          <w:rPr>
            <w:rFonts w:ascii="Times New Roman" w:eastAsia="Times New Roman" w:hAnsi="Times New Roman" w:cs="Times New Roman"/>
            <w:sz w:val="24"/>
            <w:szCs w:val="24"/>
            <w:lang w:val="en-US"/>
          </w:rPr>
          <w:t xml:space="preserve">V71I </w:t>
        </w:r>
        <w:r w:rsidR="0067055A">
          <w:rPr>
            <w:rFonts w:ascii="Times New Roman" w:eastAsia="Times New Roman" w:hAnsi="Times New Roman" w:cs="Times New Roman"/>
            <w:sz w:val="24"/>
            <w:szCs w:val="24"/>
            <w:lang w:val="en-US"/>
          </w:rPr>
          <w:t xml:space="preserve">in </w:t>
        </w:r>
      </w:ins>
      <w:ins w:id="483" w:author="Author" w:date="2026-04-28T00:45:00Z">
        <w:r w:rsidRPr="001201A7">
          <w:rPr>
            <w:rFonts w:ascii="Times New Roman" w:eastAsia="Times New Roman" w:hAnsi="Times New Roman" w:cs="Times New Roman"/>
            <w:sz w:val="24"/>
            <w:szCs w:val="24"/>
            <w:lang w:val="en-US"/>
          </w:rPr>
          <w:t xml:space="preserve">ORF7a </w:t>
        </w:r>
        <w:del w:id="484" w:author="Author" w:date="2026-04-28T14:05:00Z">
          <w:r w:rsidRPr="001201A7" w:rsidDel="0067055A">
            <w:rPr>
              <w:rFonts w:ascii="Times New Roman" w:eastAsia="Times New Roman" w:hAnsi="Times New Roman" w:cs="Times New Roman"/>
              <w:sz w:val="24"/>
              <w:szCs w:val="24"/>
              <w:lang w:val="en-US"/>
            </w:rPr>
            <w:delText xml:space="preserve">V71I mutations are insufficient </w:delText>
          </w:r>
        </w:del>
      </w:ins>
      <w:ins w:id="485" w:author="Author" w:date="2026-04-28T14:05:00Z">
        <w:r w:rsidR="0067055A">
          <w:rPr>
            <w:rFonts w:ascii="Times New Roman" w:eastAsia="Times New Roman" w:hAnsi="Times New Roman" w:cs="Times New Roman"/>
            <w:sz w:val="24"/>
            <w:szCs w:val="24"/>
            <w:lang w:val="en-US"/>
          </w:rPr>
          <w:t xml:space="preserve">do not </w:t>
        </w:r>
      </w:ins>
      <w:ins w:id="486" w:author="Author" w:date="2026-04-28T14:06:00Z">
        <w:r w:rsidR="0067055A">
          <w:rPr>
            <w:rFonts w:ascii="Times New Roman" w:eastAsia="Times New Roman" w:hAnsi="Times New Roman" w:cs="Times New Roman"/>
            <w:sz w:val="24"/>
            <w:szCs w:val="24"/>
            <w:lang w:val="en-US"/>
          </w:rPr>
          <w:t xml:space="preserve">permit </w:t>
        </w:r>
      </w:ins>
      <w:ins w:id="487" w:author="Author" w:date="2026-04-28T00:45:00Z">
        <w:r w:rsidRPr="001201A7">
          <w:rPr>
            <w:rFonts w:ascii="Times New Roman" w:eastAsia="Times New Roman" w:hAnsi="Times New Roman" w:cs="Times New Roman"/>
            <w:sz w:val="24"/>
            <w:szCs w:val="24"/>
            <w:lang w:val="en-US"/>
          </w:rPr>
          <w:t xml:space="preserve">to </w:t>
        </w:r>
        <w:del w:id="488" w:author="Author" w:date="2026-04-28T14:06:00Z">
          <w:r w:rsidRPr="001201A7" w:rsidDel="0067055A">
            <w:rPr>
              <w:rFonts w:ascii="Times New Roman" w:eastAsia="Times New Roman" w:hAnsi="Times New Roman" w:cs="Times New Roman"/>
              <w:sz w:val="24"/>
              <w:szCs w:val="24"/>
              <w:lang w:val="en-US"/>
            </w:rPr>
            <w:delText xml:space="preserve">definitively </w:delText>
          </w:r>
        </w:del>
        <w:r w:rsidRPr="001201A7">
          <w:rPr>
            <w:rFonts w:ascii="Times New Roman" w:eastAsia="Times New Roman" w:hAnsi="Times New Roman" w:cs="Times New Roman"/>
            <w:sz w:val="24"/>
            <w:szCs w:val="24"/>
            <w:lang w:val="en-US"/>
          </w:rPr>
          <w:t>determine their functions</w:t>
        </w:r>
      </w:ins>
      <w:ins w:id="489" w:author="Author" w:date="2026-04-28T14:06:00Z">
        <w:r w:rsidR="0067055A">
          <w:rPr>
            <w:rFonts w:ascii="Times New Roman" w:eastAsia="Times New Roman" w:hAnsi="Times New Roman" w:cs="Times New Roman"/>
            <w:sz w:val="24"/>
            <w:szCs w:val="24"/>
            <w:lang w:val="en-US"/>
          </w:rPr>
          <w:t xml:space="preserve"> </w:t>
        </w:r>
        <w:r w:rsidR="0067055A" w:rsidRPr="001201A7">
          <w:rPr>
            <w:rFonts w:ascii="Times New Roman" w:eastAsia="Times New Roman" w:hAnsi="Times New Roman" w:cs="Times New Roman"/>
            <w:sz w:val="24"/>
            <w:szCs w:val="24"/>
            <w:lang w:val="en-US"/>
          </w:rPr>
          <w:t>definitively</w:t>
        </w:r>
      </w:ins>
      <w:ins w:id="490" w:author="Author" w:date="2026-04-28T00:45:00Z">
        <w:r w:rsidRPr="001201A7">
          <w:rPr>
            <w:rFonts w:ascii="Times New Roman" w:eastAsia="Times New Roman" w:hAnsi="Times New Roman" w:cs="Times New Roman"/>
            <w:sz w:val="24"/>
            <w:szCs w:val="24"/>
            <w:lang w:val="en-US"/>
          </w:rPr>
          <w:t xml:space="preserve">; however, their location within </w:t>
        </w:r>
        <w:del w:id="491" w:author="Author" w:date="2026-04-28T14:06:00Z">
          <w:r w:rsidRPr="001201A7" w:rsidDel="0067055A">
            <w:rPr>
              <w:rFonts w:ascii="Times New Roman" w:eastAsia="Times New Roman" w:hAnsi="Times New Roman" w:cs="Times New Roman"/>
              <w:sz w:val="24"/>
              <w:szCs w:val="24"/>
              <w:lang w:val="en-US"/>
            </w:rPr>
            <w:delText xml:space="preserve">the virus's </w:delText>
          </w:r>
        </w:del>
      </w:ins>
      <w:ins w:id="492" w:author="Author" w:date="2026-04-28T14:06:00Z">
        <w:r w:rsidR="0067055A">
          <w:rPr>
            <w:rFonts w:ascii="Times New Roman" w:eastAsia="Times New Roman" w:hAnsi="Times New Roman" w:cs="Times New Roman"/>
            <w:sz w:val="24"/>
            <w:szCs w:val="24"/>
            <w:lang w:val="en-US"/>
          </w:rPr>
          <w:t xml:space="preserve">viral </w:t>
        </w:r>
      </w:ins>
      <w:ins w:id="493" w:author="Author" w:date="2026-04-28T00:45:00Z">
        <w:r w:rsidRPr="001201A7">
          <w:rPr>
            <w:rFonts w:ascii="Times New Roman" w:eastAsia="Times New Roman" w:hAnsi="Times New Roman" w:cs="Times New Roman"/>
            <w:sz w:val="24"/>
            <w:szCs w:val="24"/>
            <w:lang w:val="en-US"/>
          </w:rPr>
          <w:t xml:space="preserve">non-structural proteins </w:t>
        </w:r>
        <w:del w:id="494" w:author="Author" w:date="2026-04-28T14:06:00Z">
          <w:r w:rsidRPr="001201A7" w:rsidDel="0067055A">
            <w:rPr>
              <w:rFonts w:ascii="Times New Roman" w:eastAsia="Times New Roman" w:hAnsi="Times New Roman" w:cs="Times New Roman"/>
              <w:sz w:val="24"/>
              <w:szCs w:val="24"/>
              <w:lang w:val="en-US"/>
            </w:rPr>
            <w:delText xml:space="preserve">may </w:delText>
          </w:r>
        </w:del>
        <w:r w:rsidRPr="001201A7">
          <w:rPr>
            <w:rFonts w:ascii="Times New Roman" w:eastAsia="Times New Roman" w:hAnsi="Times New Roman" w:cs="Times New Roman"/>
            <w:sz w:val="24"/>
            <w:szCs w:val="24"/>
            <w:lang w:val="en-US"/>
          </w:rPr>
          <w:t xml:space="preserve">hint at their interaction with the </w:t>
        </w:r>
        <w:del w:id="495" w:author="Author" w:date="2026-04-28T14:07:00Z">
          <w:r w:rsidRPr="001201A7" w:rsidDel="0067055A">
            <w:rPr>
              <w:rFonts w:ascii="Times New Roman" w:eastAsia="Times New Roman" w:hAnsi="Times New Roman" w:cs="Times New Roman"/>
              <w:sz w:val="24"/>
              <w:szCs w:val="24"/>
              <w:lang w:val="en-US"/>
            </w:rPr>
            <w:delText xml:space="preserve">host </w:delText>
          </w:r>
        </w:del>
        <w:r w:rsidRPr="001201A7">
          <w:rPr>
            <w:rFonts w:ascii="Times New Roman" w:eastAsia="Times New Roman" w:hAnsi="Times New Roman" w:cs="Times New Roman"/>
            <w:sz w:val="24"/>
            <w:szCs w:val="24"/>
            <w:lang w:val="en-US"/>
          </w:rPr>
          <w:t>immune system</w:t>
        </w:r>
      </w:ins>
      <w:ins w:id="496" w:author="Author" w:date="2026-04-28T14:07:00Z">
        <w:r w:rsidR="0067055A">
          <w:rPr>
            <w:rFonts w:ascii="Times New Roman" w:eastAsia="Times New Roman" w:hAnsi="Times New Roman" w:cs="Times New Roman"/>
            <w:sz w:val="24"/>
            <w:szCs w:val="24"/>
            <w:lang w:val="en-US"/>
          </w:rPr>
          <w:t xml:space="preserve"> o</w:t>
        </w:r>
      </w:ins>
      <w:ins w:id="497" w:author="Author" w:date="2026-04-28T00:45:00Z">
        <w:del w:id="498" w:author="Author" w:date="2026-04-28T14:07:00Z">
          <w:r w:rsidRPr="001201A7" w:rsidDel="0067055A">
            <w:rPr>
              <w:rFonts w:ascii="Times New Roman" w:eastAsia="Times New Roman" w:hAnsi="Times New Roman" w:cs="Times New Roman"/>
              <w:sz w:val="24"/>
              <w:szCs w:val="24"/>
              <w:lang w:val="en-US"/>
            </w:rPr>
            <w:delText>.</w:delText>
          </w:r>
        </w:del>
      </w:ins>
      <w:ins w:id="499" w:author="Author" w:date="2026-04-28T14:07:00Z">
        <w:r w:rsidR="0067055A">
          <w:rPr>
            <w:rFonts w:ascii="Times New Roman" w:eastAsia="Times New Roman" w:hAnsi="Times New Roman" w:cs="Times New Roman"/>
            <w:sz w:val="24"/>
            <w:szCs w:val="24"/>
            <w:lang w:val="en-US"/>
          </w:rPr>
          <w:t>f the host.</w:t>
        </w:r>
      </w:ins>
    </w:p>
    <w:p w14:paraId="215261D1" w14:textId="77777777" w:rsidR="003141A2" w:rsidRPr="00894E42" w:rsidRDefault="003141A2">
      <w:pPr>
        <w:spacing w:after="0" w:line="360" w:lineRule="auto"/>
        <w:ind w:firstLine="709"/>
        <w:jc w:val="both"/>
        <w:rPr>
          <w:rFonts w:ascii="Times New Roman" w:eastAsia="Times New Roman" w:hAnsi="Times New Roman" w:cs="Times New Roman"/>
          <w:sz w:val="24"/>
          <w:szCs w:val="24"/>
          <w:lang w:val="en-US"/>
          <w:rPrChange w:id="500" w:author="Author" w:date="2026-04-28T00:39:00Z">
            <w:rPr>
              <w:rFonts w:ascii="Times New Roman" w:eastAsia="Times New Roman" w:hAnsi="Times New Roman" w:cs="Times New Roman"/>
              <w:sz w:val="24"/>
              <w:szCs w:val="24"/>
            </w:rPr>
          </w:rPrChange>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For example, a primary mutation can help a virus to escape the immune response, adapt to a species or a tissue, or expand the </w:t>
      </w:r>
      <w:r>
        <w:rPr>
          <w:rFonts w:ascii="Times New Roman" w:eastAsia="Times New Roman" w:hAnsi="Times New Roman" w:cs="Times New Roman"/>
          <w:sz w:val="24"/>
          <w:szCs w:val="24"/>
        </w:rPr>
        <w:lastRenderedPageBreak/>
        <w:t>pH range in which it can replicate. Mutations conferring these benefits to a virus, but reducing its overall fitness, are followed by compensatory mutations that elevate its fitness above the initial level.</w:t>
      </w:r>
    </w:p>
    <w:p w14:paraId="4207E44B" w14:textId="59FC1CA1"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drawing>
          <wp:inline distT="0" distB="0" distL="0" distR="0" wp14:anchorId="698F8249" wp14:editId="499BBF00">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t</w:t>
      </w:r>
      <w:r w:rsidRPr="00F935B8">
        <w:rPr>
          <w:rFonts w:ascii="Times New Roman" w:eastAsia="Times New Roman" w:hAnsi="Times New Roman" w:cs="Times New Roman"/>
          <w:sz w:val="24"/>
          <w:szCs w:val="24"/>
        </w:rPr>
        <w:t>he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6D5EC80E" w:rsidR="0087149A" w:rsidRPr="00A37C63"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ins w:id="501" w:author="Author" w:date="2026-04-28T14:08:00Z">
        <w:r w:rsidR="00FA0267">
          <w:rPr>
            <w:rFonts w:ascii="Times New Roman" w:eastAsia="Times New Roman" w:hAnsi="Times New Roman" w:cs="Times New Roman"/>
            <w:sz w:val="20"/>
            <w:szCs w:val="20"/>
          </w:rPr>
          <w:t>.</w:t>
        </w:r>
      </w:ins>
      <w:ins w:id="502" w:author="Author" w:date="2026-04-27T21:39:00Z">
        <w:del w:id="503" w:author="Author" w:date="2026-04-28T14:08:00Z">
          <w:r w:rsidR="008045FD" w:rsidDel="00FA0267">
            <w:rPr>
              <w:rFonts w:ascii="Times New Roman" w:eastAsia="Times New Roman" w:hAnsi="Times New Roman" w:cs="Times New Roman"/>
              <w:sz w:val="20"/>
              <w:szCs w:val="20"/>
            </w:rPr>
            <w:delText>,</w:delText>
          </w:r>
        </w:del>
        <w:r w:rsidR="008045FD">
          <w:rPr>
            <w:rFonts w:ascii="Times New Roman" w:eastAsia="Times New Roman" w:hAnsi="Times New Roman" w:cs="Times New Roman"/>
            <w:sz w:val="20"/>
            <w:szCs w:val="20"/>
          </w:rPr>
          <w:t xml:space="preserve"> </w:t>
        </w:r>
      </w:ins>
      <w:ins w:id="504" w:author="Author" w:date="2026-04-28T14:08:00Z">
        <w:r w:rsidR="00FA0267">
          <w:rPr>
            <w:rFonts w:ascii="Times New Roman" w:eastAsia="Times New Roman" w:hAnsi="Times New Roman" w:cs="Times New Roman"/>
            <w:sz w:val="20"/>
            <w:szCs w:val="20"/>
          </w:rPr>
          <w:t xml:space="preserve">Blue stripes </w:t>
        </w:r>
      </w:ins>
      <w:ins w:id="505" w:author="Author" w:date="2026-04-27T21:40:00Z">
        <w:del w:id="506" w:author="Author" w:date="2026-04-28T14:08:00Z">
          <w:r w:rsidR="008045FD" w:rsidDel="00FA0267">
            <w:rPr>
              <w:rFonts w:ascii="Times New Roman" w:eastAsia="Times New Roman" w:hAnsi="Times New Roman" w:cs="Times New Roman"/>
              <w:sz w:val="20"/>
              <w:szCs w:val="20"/>
            </w:rPr>
            <w:delText xml:space="preserve">bands </w:delText>
          </w:r>
        </w:del>
        <w:r w:rsidR="008045FD">
          <w:rPr>
            <w:rFonts w:ascii="Times New Roman" w:eastAsia="Times New Roman" w:hAnsi="Times New Roman" w:cs="Times New Roman"/>
            <w:sz w:val="20"/>
            <w:szCs w:val="20"/>
          </w:rPr>
          <w:t xml:space="preserve">in panel C represent protein domains </w:t>
        </w:r>
        <w:del w:id="507" w:author="Author" w:date="2026-04-28T14:08:00Z">
          <w:r w:rsidR="008045FD" w:rsidDel="00FA0267">
            <w:rPr>
              <w:rFonts w:ascii="Times New Roman" w:eastAsia="Times New Roman" w:hAnsi="Times New Roman" w:cs="Times New Roman"/>
              <w:sz w:val="20"/>
              <w:szCs w:val="20"/>
            </w:rPr>
            <w:delText xml:space="preserve">which were </w:delText>
          </w:r>
        </w:del>
        <w:r w:rsidR="008045FD">
          <w:rPr>
            <w:rFonts w:ascii="Times New Roman" w:eastAsia="Times New Roman" w:hAnsi="Times New Roman" w:cs="Times New Roman"/>
            <w:sz w:val="20"/>
            <w:szCs w:val="20"/>
          </w:rPr>
          <w:t>reported to interact with each other i</w:t>
        </w:r>
      </w:ins>
      <w:ins w:id="508" w:author="Author" w:date="2026-04-27T21:41:00Z">
        <w:r w:rsidR="008045FD">
          <w:rPr>
            <w:rFonts w:ascii="Times New Roman" w:eastAsia="Times New Roman" w:hAnsi="Times New Roman" w:cs="Times New Roman"/>
            <w:sz w:val="20"/>
            <w:szCs w:val="20"/>
          </w:rPr>
          <w:t xml:space="preserve">n </w:t>
        </w:r>
      </w:ins>
      <w:ins w:id="509" w:author="Author" w:date="2026-04-28T14:09:00Z">
        <w:r w:rsidR="00FA0267">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FA0267">
          <w:rPr>
            <w:rFonts w:ascii="Times New Roman" w:eastAsia="Times New Roman" w:hAnsi="Times New Roman" w:cs="Times New Roman"/>
            <w:sz w:val="20"/>
            <w:szCs w:val="20"/>
          </w:rPr>
          <w:instrText xml:space="preserve"> ADDIN EN.CITE </w:instrText>
        </w:r>
        <w:r w:rsidR="00FA0267">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FA0267">
          <w:rPr>
            <w:rFonts w:ascii="Times New Roman" w:eastAsia="Times New Roman" w:hAnsi="Times New Roman" w:cs="Times New Roman"/>
            <w:sz w:val="20"/>
            <w:szCs w:val="20"/>
          </w:rPr>
          <w:instrText xml:space="preserve"> ADDIN EN.CITE.DATA </w:instrText>
        </w:r>
        <w:r w:rsidR="00FA0267">
          <w:rPr>
            <w:rFonts w:ascii="Times New Roman" w:eastAsia="Times New Roman" w:hAnsi="Times New Roman" w:cs="Times New Roman"/>
            <w:sz w:val="20"/>
            <w:szCs w:val="20"/>
          </w:rPr>
        </w:r>
        <w:r w:rsidR="00FA0267">
          <w:rPr>
            <w:rFonts w:ascii="Times New Roman" w:eastAsia="Times New Roman" w:hAnsi="Times New Roman" w:cs="Times New Roman"/>
            <w:sz w:val="20"/>
            <w:szCs w:val="20"/>
          </w:rPr>
          <w:fldChar w:fldCharType="end"/>
        </w:r>
        <w:r w:rsidR="00FA0267">
          <w:rPr>
            <w:rFonts w:ascii="Times New Roman" w:eastAsia="Times New Roman" w:hAnsi="Times New Roman" w:cs="Times New Roman"/>
            <w:sz w:val="20"/>
            <w:szCs w:val="20"/>
          </w:rPr>
        </w:r>
        <w:r w:rsidR="00FA0267">
          <w:rPr>
            <w:rFonts w:ascii="Times New Roman" w:eastAsia="Times New Roman" w:hAnsi="Times New Roman" w:cs="Times New Roman"/>
            <w:sz w:val="20"/>
            <w:szCs w:val="20"/>
          </w:rPr>
          <w:fldChar w:fldCharType="separate"/>
        </w:r>
        <w:r w:rsidR="00FA0267">
          <w:rPr>
            <w:rFonts w:ascii="Times New Roman" w:eastAsia="Times New Roman" w:hAnsi="Times New Roman" w:cs="Times New Roman"/>
            <w:noProof/>
            <w:sz w:val="20"/>
            <w:szCs w:val="20"/>
          </w:rPr>
          <w:t>[59]</w:t>
        </w:r>
        <w:r w:rsidR="00FA0267">
          <w:rPr>
            <w:rFonts w:ascii="Times New Roman" w:eastAsia="Times New Roman" w:hAnsi="Times New Roman" w:cs="Times New Roman"/>
            <w:sz w:val="20"/>
            <w:szCs w:val="20"/>
          </w:rPr>
          <w:fldChar w:fldCharType="end"/>
        </w:r>
        <w:r w:rsidR="00FA0267">
          <w:rPr>
            <w:rFonts w:ascii="Times New Roman" w:eastAsia="Times New Roman" w:hAnsi="Times New Roman" w:cs="Times New Roman"/>
            <w:sz w:val="20"/>
            <w:szCs w:val="20"/>
          </w:rPr>
          <w:t>.</w:t>
        </w:r>
      </w:ins>
      <w:ins w:id="510" w:author="Author" w:date="2026-04-27T21:41:00Z">
        <w:del w:id="511" w:author="Author" w:date="2026-04-28T14:09:00Z">
          <w:r w:rsidR="008045FD" w:rsidDel="00FA0267">
            <w:rPr>
              <w:rFonts w:ascii="Times New Roman" w:eastAsia="Times New Roman" w:hAnsi="Times New Roman" w:cs="Times New Roman"/>
              <w:sz w:val="20"/>
              <w:szCs w:val="20"/>
            </w:rPr>
            <w:delText>original study</w:delText>
          </w:r>
        </w:del>
      </w:ins>
      <w:del w:id="512" w:author="Author" w:date="2026-04-28T14:09:00Z">
        <w:r w:rsidDel="00FA0267">
          <w:rPr>
            <w:rFonts w:ascii="Times New Roman" w:eastAsia="Times New Roman" w:hAnsi="Times New Roman" w:cs="Times New Roman"/>
            <w:sz w:val="20"/>
            <w:szCs w:val="20"/>
          </w:rPr>
          <w:delText>.</w:delText>
        </w:r>
      </w:del>
      <w:ins w:id="513" w:author="Author" w:date="2026-04-27T21:39:00Z">
        <w:del w:id="514" w:author="Author" w:date="2026-04-28T14:09:00Z">
          <w:r w:rsidR="008045FD" w:rsidDel="00FA0267">
            <w:rPr>
              <w:rFonts w:ascii="Times New Roman" w:eastAsia="Times New Roman" w:hAnsi="Times New Roman" w:cs="Times New Roman"/>
              <w:sz w:val="20"/>
              <w:szCs w:val="20"/>
            </w:rPr>
            <w:delText xml:space="preserve"> </w:delText>
          </w:r>
        </w:del>
      </w:ins>
    </w:p>
    <w:p w14:paraId="2563A6C8" w14:textId="77777777" w:rsidR="0087149A" w:rsidRDefault="0087149A">
      <w:pPr>
        <w:rPr>
          <w:rFonts w:ascii="Times New Roman" w:eastAsia="Times New Roman" w:hAnsi="Times New Roman" w:cs="Times New Roman"/>
          <w:sz w:val="20"/>
          <w:szCs w:val="20"/>
        </w:rPr>
      </w:pPr>
    </w:p>
    <w:p w14:paraId="6D6C75C9" w14:textId="3844F6A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compared to epistasis and recombination</w:t>
      </w:r>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307B9776" w14:textId="10DA315A"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w:t>
      </w:r>
      <w:r w:rsidR="00A479C3">
        <w:rPr>
          <w:rFonts w:ascii="Times New Roman" w:eastAsia="Times New Roman" w:hAnsi="Times New Roman" w:cs="Times New Roman"/>
          <w:sz w:val="24"/>
          <w:szCs w:val="24"/>
        </w:rPr>
        <w:lastRenderedPageBreak/>
        <w:t xml:space="preserve">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5C).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7F1498">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5F62208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DF66F0F" w:rsidR="00192CCC"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9" w:history="1">
        <w:r w:rsidR="00626F04" w:rsidRPr="00626F04">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7F1498">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7F1498">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simulation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w:t>
      </w:r>
      <w:r>
        <w:rPr>
          <w:rFonts w:ascii="Times New Roman" w:eastAsia="Times New Roman" w:hAnsi="Times New Roman" w:cs="Times New Roman"/>
          <w:sz w:val="24"/>
          <w:szCs w:val="24"/>
        </w:rPr>
        <w:lastRenderedPageBreak/>
        <w:t xml:space="preserve">In Dataset 3,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7ED1EDF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D16338B"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732752E2"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r w:rsidR="001C746C">
        <w:rPr>
          <w:rFonts w:ascii="Times New Roman" w:eastAsia="Times New Roman" w:hAnsi="Times New Roman" w:cs="Times New Roman"/>
          <w:color w:val="000000"/>
          <w:sz w:val="24"/>
          <w:szCs w:val="24"/>
        </w:rPr>
        <w:t>on</w:t>
      </w:r>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A.A. Makashov and S.V. Lagunov for technical help and discussion. We are grateful to A. I. Pikhulya, D. A. Gorshkova, E. A. Vigovskaya, and E. I. Stroganova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20" w:history="1">
        <w:r w:rsidR="00626F04" w:rsidRPr="00626F04">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lastRenderedPageBreak/>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Carlborg, L. Jacobsson, P. Ahgren,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Zuk, E. Hechter, S. R. Sunyaev, E. S. Lander, The mystery of missing heritability: Genetic interactions create phantom heritability. </w:t>
      </w:r>
      <w:r>
        <w:rPr>
          <w:i/>
          <w:color w:val="000000"/>
        </w:rPr>
        <w:t>Proc Natl Acad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r>
        <w:rPr>
          <w:i/>
          <w:color w:val="000000"/>
        </w:rPr>
        <w:t>Theor Popul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Ballana, R. Badia, B. Clotet,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Regoes, R. Antia, The role of compensatory mutations in the emergence of drug resistance. </w:t>
      </w:r>
      <w:r>
        <w:rPr>
          <w:i/>
          <w:color w:val="000000"/>
        </w:rPr>
        <w:t>PLoS Comput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Piana, P. Carloni, U. Rothlisberger,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Nat Commun</w:t>
      </w:r>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J Virol</w:t>
      </w:r>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Rouzine, J. M. Coffin, Search for the mechanism of genetic variation in the pro gene of human immunodeficiency virus. </w:t>
      </w:r>
      <w:r>
        <w:rPr>
          <w:i/>
          <w:color w:val="000000"/>
        </w:rPr>
        <w:t>J Virol</w:t>
      </w:r>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Rouzine,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A. M. Carabelli</w:t>
      </w:r>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Tedla, R. A. Bull, Evolution of the SARS-CoV-2 omicron variants BA.1 to BA.5: Implications for immune escape and transmission. </w:t>
      </w:r>
      <w:r>
        <w:rPr>
          <w:i/>
          <w:color w:val="000000"/>
        </w:rPr>
        <w:t>Rev Med Virol</w:t>
      </w:r>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Cobey, D. B. Larremore, Y. H. Grad, M. Lipsitch,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Yewdell,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Rouzine, G. Rozhnova, Evolutionary implications of SARS-CoV-2 vaccination for the future design of vaccination strategies. </w:t>
      </w:r>
      <w:r>
        <w:rPr>
          <w:i/>
          <w:color w:val="000000"/>
        </w:rPr>
        <w:t>Commun Med (Lond)</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A. Moulana</w:t>
      </w:r>
      <w:r>
        <w:rPr>
          <w:i/>
          <w:color w:val="000000"/>
        </w:rPr>
        <w:t xml:space="preserve"> et al.</w:t>
      </w:r>
      <w:r>
        <w:rPr>
          <w:color w:val="000000"/>
        </w:rPr>
        <w:t xml:space="preserve">, Compensatory epistasis maintains ACE2 affinity in SARS-CoV-2 Omicron BA.1. </w:t>
      </w:r>
      <w:r>
        <w:rPr>
          <w:i/>
          <w:color w:val="000000"/>
        </w:rPr>
        <w:t>Nat Commun</w:t>
      </w:r>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A. K. Reuschl</w:t>
      </w:r>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Nat Ecol Evol</w:t>
      </w:r>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IEEE/ACM Trans Comput Biol Bioinform</w:t>
      </w:r>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Detecting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r>
        <w:rPr>
          <w:i/>
          <w:color w:val="000000"/>
        </w:rPr>
        <w:t>PLoS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Weigt, R. A. White, H. Szurmant, J. A. Hoch, T. Hwa, Identification of direct residue contacts in protein-protein interaction by message passing. </w:t>
      </w:r>
      <w:r>
        <w:rPr>
          <w:i/>
          <w:color w:val="000000"/>
        </w:rPr>
        <w:t>Proc Natl Acad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Neher, B. I. Shraiman,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Kaczorowski, J. P. Barton, A. K. Chakraborty, M. R. McKay, Fitness landscape of the human immunodeficiency virus envelope protein that is targeted by antibodies. </w:t>
      </w:r>
      <w:r>
        <w:rPr>
          <w:i/>
          <w:color w:val="000000"/>
        </w:rPr>
        <w:t>Proc Natl Acad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Hemani,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Pedruzzi, A. Barlukova, I. M. Rouzine, Evolutionary footprint of epistasis. </w:t>
      </w:r>
      <w:r>
        <w:rPr>
          <w:i/>
          <w:color w:val="000000"/>
        </w:rPr>
        <w:t>PLoS Comput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Neverov, S. Kryazhimskiy, J. B. Plotkin, G. A. Bazykin, Coordinated Evolution of Influenza A Surface Proteins. </w:t>
      </w:r>
      <w:r>
        <w:rPr>
          <w:i/>
          <w:color w:val="000000"/>
        </w:rPr>
        <w:t>PLoS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The genetical theory of natural  selection</w:t>
      </w:r>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Pedruzzi, I. M. Rouzine, Epistasis detectably alters correlations between genomic sites in a narrow parameter window. </w:t>
      </w:r>
      <w:r>
        <w:rPr>
          <w:i/>
          <w:color w:val="000000"/>
        </w:rPr>
        <w:t>PLoS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Pedruzzi, I. M. Rouzine, An evolution-based high-fidelity method of epistasis measurement: Theory and application to influenza. </w:t>
      </w:r>
      <w:r>
        <w:rPr>
          <w:i/>
          <w:color w:val="000000"/>
        </w:rPr>
        <w:t>PLoS Pathog</w:t>
      </w:r>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M. Krzywinski</w:t>
      </w:r>
      <w:r>
        <w:rPr>
          <w:i/>
          <w:color w:val="000000"/>
        </w:rPr>
        <w:t xml:space="preserve"> et al.</w:t>
      </w:r>
      <w:r>
        <w:rPr>
          <w:color w:val="000000"/>
        </w:rPr>
        <w:t xml:space="preserve">, Circos: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Chappey,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r>
        <w:rPr>
          <w:i/>
          <w:color w:val="000000"/>
        </w:rPr>
        <w:t>PLoS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Kryazhimskiy, J. Dushoff, G. A. Bazykin, J. B. Plotkin, Prevalence of epistasis in the evolution of influenza A surface proteins. </w:t>
      </w:r>
      <w:r>
        <w:rPr>
          <w:i/>
          <w:color w:val="000000"/>
        </w:rPr>
        <w:t>PLoS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r>
        <w:rPr>
          <w:i/>
          <w:color w:val="000000"/>
        </w:rPr>
        <w:t>PLoS Comput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Batorsky, R. A. Sergeev, I. M. Rouzine, The route of HIV escape from immune response targeting multiple sites is determined by the cost-benefit tradeoff of escape mutations. </w:t>
      </w:r>
      <w:r>
        <w:rPr>
          <w:i/>
          <w:color w:val="000000"/>
        </w:rPr>
        <w:t>PLoS Comput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r>
        <w:rPr>
          <w:i/>
          <w:color w:val="000000"/>
        </w:rPr>
        <w:t>Evol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Rouzine,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Rouzine,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21"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Rouzine,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Rouzine,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Rouzine, G. Rozhnova, Antigenic evolution of viruses in host populations. </w:t>
      </w:r>
      <w:r>
        <w:rPr>
          <w:i/>
          <w:color w:val="000000"/>
        </w:rPr>
        <w:t>PLoS Pathog</w:t>
      </w:r>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Evolutionary Theory: Mathematical And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Felsenstein,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Rouzine, J. Wakeley, J. M. Coffin, The solitary wave of asexual evolution. </w:t>
      </w:r>
      <w:r>
        <w:rPr>
          <w:i/>
          <w:color w:val="000000"/>
        </w:rPr>
        <w:t>Proc Natl Acad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The fate of competing beneficial mutations in an asexual population. </w:t>
      </w:r>
      <w:r>
        <w:rPr>
          <w:i/>
          <w:color w:val="000000"/>
        </w:rPr>
        <w:t>Genetica</w:t>
      </w:r>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Weigt, Epistatic models predict mutable sites in SARS-CoV-2 proteins and epitopes. </w:t>
      </w:r>
      <w:r>
        <w:rPr>
          <w:i/>
          <w:color w:val="000000"/>
        </w:rPr>
        <w:t>Proc Natl Acad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Dichio, E. Rodríguez Horta, K. Thorell, E. Aurell,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R. Batorsky</w:t>
      </w:r>
      <w:r>
        <w:rPr>
          <w:i/>
          <w:color w:val="000000"/>
        </w:rPr>
        <w:t xml:space="preserve"> et al.</w:t>
      </w:r>
      <w:r>
        <w:rPr>
          <w:color w:val="000000"/>
        </w:rPr>
        <w:t xml:space="preserve">, Estimate of effective recombination rate and average selection coefficient for HIV in chronic infection. </w:t>
      </w:r>
      <w:r>
        <w:rPr>
          <w:i/>
          <w:color w:val="000000"/>
        </w:rPr>
        <w:t>Proc Natl Acad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Katoh, J. Rozewicki, K. D. Yamada, MAFFT online service: multiple sequence alignment, interactive sequence choice and visualization. </w:t>
      </w:r>
      <w:r>
        <w:rPr>
          <w:i/>
          <w:color w:val="000000"/>
        </w:rPr>
        <w:t>Brief Bioinform</w:t>
      </w:r>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515" w:name="_htypwhcwfavg" w:colFirst="0" w:colLast="0"/>
      <w:bookmarkEnd w:id="515"/>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  –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516" w:name="_5t6f0pgamd8t" w:colFirst="0" w:colLast="0"/>
      <w:bookmarkEnd w:id="516"/>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528F0A7D"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w:t>
      </w:r>
      <w:ins w:id="517" w:author="Author" w:date="2026-04-28T14:10:00Z">
        <w:r w:rsidR="00ED69F0">
          <w:rPr>
            <w:rFonts w:ascii="Times New Roman" w:eastAsia="Times New Roman" w:hAnsi="Times New Roman" w:cs="Times New Roman"/>
            <w:color w:val="000000"/>
          </w:rPr>
          <w:t xml:space="preserve"> without geographic classification</w:t>
        </w:r>
      </w:ins>
      <w:r>
        <w:rPr>
          <w:rFonts w:ascii="Times New Roman" w:eastAsia="Times New Roman" w:hAnsi="Times New Roman" w:cs="Times New Roman"/>
          <w:color w:val="000000"/>
        </w:rPr>
        <w:t xml:space="preserve">. Virus database for the period from 09/24/2020 to 09/25/2021. Calculations were based </w:t>
      </w:r>
      <w:del w:id="518" w:author="Author" w:date="2026-04-26T23:49:00Z">
        <w:r w:rsidDel="007C2775">
          <w:rPr>
            <w:rFonts w:ascii="Times New Roman" w:eastAsia="Times New Roman" w:hAnsi="Times New Roman" w:cs="Times New Roman"/>
            <w:color w:val="000000"/>
          </w:rPr>
          <w:delText xml:space="preserve">on </w:delText>
        </w:r>
      </w:del>
      <w:ins w:id="519" w:author="Author" w:date="2026-04-26T23:49:00Z">
        <w:r w:rsidR="007C2775">
          <w:rPr>
            <w:rFonts w:ascii="Times New Roman" w:eastAsia="Times New Roman" w:hAnsi="Times New Roman" w:cs="Times New Roman"/>
            <w:color w:val="000000"/>
          </w:rPr>
          <w:t>on equal mixture of sequences from peak I and II</w:t>
        </w:r>
      </w:ins>
      <w:del w:id="520" w:author="Author" w:date="2026-04-26T23:49:00Z">
        <w:r w:rsidDel="007C2775">
          <w:rPr>
            <w:rFonts w:ascii="Times New Roman" w:eastAsia="Times New Roman" w:hAnsi="Times New Roman" w:cs="Times New Roman"/>
            <w:color w:val="000000"/>
          </w:rPr>
          <w:delText>a single central peak marked with the red lines</w:delText>
        </w:r>
      </w:del>
      <w:r>
        <w:rPr>
          <w:rFonts w:ascii="Times New Roman" w:eastAsia="Times New Roman" w:hAnsi="Times New Roman" w:cs="Times New Roman"/>
          <w:color w:val="000000"/>
        </w:rPr>
        <w:t>.</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7F1498" w:rsidP="003A1EA6">
      <w:pPr>
        <w:pStyle w:val="EndNoteBibliography"/>
        <w:spacing w:after="0"/>
        <w:rPr>
          <w:noProof/>
        </w:rPr>
      </w:pPr>
      <w:hyperlink r:id="rId29" w:anchor="supplementary-information" w:history="1">
        <w:r w:rsidR="003A1EA6" w:rsidRPr="003A1EA6">
          <w:rPr>
            <w:rStyle w:val="Hyperlink"/>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30" w:history="1">
        <w:r w:rsidRPr="003A1EA6">
          <w:rPr>
            <w:rStyle w:val="Hyperlink"/>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31"/>
      <w:footerReference w:type="default" r:id="rId32"/>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Author" w:date="2026-03-31T14:18:00Z" w:initials="A">
    <w:p w14:paraId="5B0781A9" w14:textId="50CF9F1B" w:rsidR="008D4B0D" w:rsidRDefault="008D4B0D" w:rsidP="008F041B">
      <w:pPr>
        <w:pStyle w:val="CommentText"/>
        <w:numPr>
          <w:ilvl w:val="0"/>
          <w:numId w:val="1"/>
        </w:numPr>
      </w:pPr>
      <w:r>
        <w:rPr>
          <w:rStyle w:val="CommentReference"/>
        </w:rPr>
        <w:annotationRef/>
      </w:r>
      <w:r>
        <w:t>Add secondary alleles 2.Remove trend 3. Use terminology 4. Style of font and lines 5. Add star on panel</w:t>
      </w:r>
    </w:p>
  </w:comment>
  <w:comment w:id="6" w:author="Author" w:date="2026-04-06T21:27:00Z" w:initials="A">
    <w:p w14:paraId="2B54E670" w14:textId="120918A7" w:rsidR="008D4B0D" w:rsidRDefault="008D4B0D">
      <w:pPr>
        <w:pStyle w:val="CommentText"/>
      </w:pPr>
      <w:r>
        <w:rPr>
          <w:rStyle w:val="CommentReference"/>
        </w:rPr>
        <w:annotationRef/>
      </w:r>
      <w:r>
        <w:t>Done (All, Deleterious, compensatory, beneficial, second word - , change line colors(regular matlab pallet), change star color(brighter), text color same as line, E= delete jusr leave number, increase font, text same as ray, about E in description, change 77 to different color, box top an right delete, change text placement, all in column except beneficial)</w:t>
      </w:r>
    </w:p>
    <w:p w14:paraId="177AD3AD" w14:textId="4A0134D7" w:rsidR="008D4B0D" w:rsidRDefault="008D4B0D">
      <w:pPr>
        <w:pStyle w:val="CommentText"/>
      </w:pPr>
    </w:p>
  </w:comment>
  <w:comment w:id="20" w:author="Author" w:date="2026-03-31T14:31:00Z" w:initials="A">
    <w:p w14:paraId="6EEF99DE" w14:textId="38BB9317" w:rsidR="008D4B0D" w:rsidRDefault="008D4B0D">
      <w:pPr>
        <w:pStyle w:val="CommentText"/>
      </w:pPr>
      <w:r>
        <w:rPr>
          <w:rStyle w:val="CommentReference"/>
        </w:rPr>
        <w:annotationRef/>
      </w:r>
      <w:r>
        <w:t>Tell more about 10% and the star.</w:t>
      </w:r>
    </w:p>
  </w:comment>
  <w:comment w:id="21" w:author="Author" w:date="2026-04-06T20:02:00Z" w:initials="A">
    <w:p w14:paraId="109BA1E0" w14:textId="5F1CCA70" w:rsidR="008D4B0D" w:rsidRDefault="008D4B0D">
      <w:pPr>
        <w:pStyle w:val="CommentText"/>
      </w:pPr>
      <w:r>
        <w:rPr>
          <w:rStyle w:val="CommentReference"/>
        </w:rPr>
        <w:annotationRef/>
      </w:r>
      <w:r>
        <w:t>Done</w:t>
      </w:r>
    </w:p>
  </w:comment>
  <w:comment w:id="71" w:author="Author" w:date="2026-04-07T14:43:00Z" w:initials="A">
    <w:p w14:paraId="3CFBEF9B" w14:textId="3F9FE853" w:rsidR="008D4B0D" w:rsidRDefault="008D4B0D">
      <w:pPr>
        <w:pStyle w:val="CommentText"/>
      </w:pPr>
      <w:r>
        <w:rPr>
          <w:rStyle w:val="CommentReference"/>
        </w:rPr>
        <w:annotationRef/>
      </w:r>
      <w:r>
        <w:t>Delete title, delete box (top, right), X – number of alleles, full bars, increase font, roman numbers instead words peak</w:t>
      </w:r>
    </w:p>
  </w:comment>
  <w:comment w:id="72" w:author="Author" w:date="2026-04-13T20:08:00Z" w:initials="A">
    <w:p w14:paraId="7584BEC5" w14:textId="0B7238FC" w:rsidR="008D4B0D" w:rsidRDefault="008D4B0D">
      <w:pPr>
        <w:pStyle w:val="CommentText"/>
      </w:pPr>
      <w:r>
        <w:rPr>
          <w:rStyle w:val="CommentReference"/>
        </w:rPr>
        <w:annotationRef/>
      </w:r>
      <w:r>
        <w:t>Done</w:t>
      </w:r>
    </w:p>
  </w:comment>
  <w:comment w:id="73" w:author="Author" w:date="2026-03-24T14:11:00Z" w:initials="A">
    <w:p w14:paraId="00A0B9BD" w14:textId="284E64EB" w:rsidR="008D4B0D" w:rsidRDefault="008D4B0D">
      <w:pPr>
        <w:pStyle w:val="CommentText"/>
      </w:pPr>
      <w:r>
        <w:rPr>
          <w:rStyle w:val="CommentReference"/>
        </w:rPr>
        <w:annotationRef/>
      </w:r>
      <w:r>
        <w:t>Show  peak 1 and peak 2 on the panel</w:t>
      </w:r>
    </w:p>
  </w:comment>
  <w:comment w:id="74" w:author="Author" w:date="2026-04-06T20:03:00Z" w:initials="A">
    <w:p w14:paraId="3A2EB2D9" w14:textId="3913CAC4" w:rsidR="008D4B0D" w:rsidRDefault="008D4B0D">
      <w:pPr>
        <w:pStyle w:val="CommentText"/>
      </w:pPr>
      <w:r>
        <w:rPr>
          <w:rStyle w:val="CommentReference"/>
        </w:rPr>
        <w:annotationRef/>
      </w:r>
      <w:r>
        <w:t>Done</w:t>
      </w:r>
    </w:p>
  </w:comment>
  <w:comment w:id="92" w:author="Author" w:date="2026-04-07T14:45:00Z" w:initials="A">
    <w:p w14:paraId="2EAABD67" w14:textId="090159D2" w:rsidR="008D4B0D" w:rsidRDefault="008D4B0D">
      <w:pPr>
        <w:pStyle w:val="CommentText"/>
      </w:pPr>
      <w:r>
        <w:rPr>
          <w:rStyle w:val="CommentReference"/>
        </w:rPr>
        <w:annotationRef/>
      </w:r>
      <w:r>
        <w:t>Not Serif -&gt; helvetica, make font the same for everything, decreace in cells, axis -&gt; bigger, .0 delete</w:t>
      </w:r>
    </w:p>
  </w:comment>
  <w:comment w:id="93" w:author="Author" w:date="2026-04-13T20:08:00Z" w:initials="A">
    <w:p w14:paraId="6FD9E9C0" w14:textId="124BC5BD" w:rsidR="008D4B0D" w:rsidRDefault="008D4B0D">
      <w:pPr>
        <w:pStyle w:val="CommentText"/>
      </w:pPr>
      <w:r>
        <w:rPr>
          <w:rStyle w:val="CommentReference"/>
        </w:rPr>
        <w:annotationRef/>
      </w:r>
      <w:r>
        <w:t>Done</w:t>
      </w:r>
    </w:p>
  </w:comment>
  <w:comment w:id="94" w:author="Author" w:date="2026-03-24T14:07:00Z" w:initials="A">
    <w:p w14:paraId="1DCA5267" w14:textId="612EBD87" w:rsidR="008D4B0D" w:rsidRDefault="008D4B0D">
      <w:pPr>
        <w:pStyle w:val="CommentText"/>
      </w:pPr>
      <w:r>
        <w:rPr>
          <w:rStyle w:val="CommentReference"/>
        </w:rPr>
        <w:annotationRef/>
      </w:r>
      <w:r>
        <w:t>Relabel axes.</w:t>
      </w:r>
    </w:p>
  </w:comment>
  <w:comment w:id="95" w:author="Author" w:date="2026-04-06T20:03:00Z" w:initials="A">
    <w:p w14:paraId="2A58D380" w14:textId="00AA37C5" w:rsidR="008D4B0D" w:rsidRDefault="008D4B0D">
      <w:pPr>
        <w:pStyle w:val="CommentText"/>
      </w:pPr>
      <w:r>
        <w:rPr>
          <w:rStyle w:val="CommentReference"/>
        </w:rPr>
        <w:annotationRef/>
      </w:r>
      <w:r>
        <w:t>Done</w:t>
      </w:r>
    </w:p>
  </w:comment>
  <w:comment w:id="130" w:author="Author" w:date="2026-03-24T14:30:00Z" w:initials="A">
    <w:p w14:paraId="1633C528" w14:textId="7B9AC392" w:rsidR="008D4B0D" w:rsidRDefault="008D4B0D">
      <w:pPr>
        <w:pStyle w:val="CommentText"/>
      </w:pPr>
      <w:r>
        <w:rPr>
          <w:rStyle w:val="CommentReference"/>
        </w:rPr>
        <w:annotationRef/>
      </w:r>
      <w:r>
        <w:t>Leave  one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0781A9" w15:done="0"/>
  <w15:commentEx w15:paraId="177AD3AD" w15:paraIdParent="5B0781A9" w15:done="0"/>
  <w15:commentEx w15:paraId="6EEF99DE" w15:done="0"/>
  <w15:commentEx w15:paraId="109BA1E0" w15:paraIdParent="6EEF99DE" w15:done="0"/>
  <w15:commentEx w15:paraId="3CFBEF9B" w15:done="0"/>
  <w15:commentEx w15:paraId="7584BEC5" w15:paraIdParent="3CFBEF9B" w15:done="0"/>
  <w15:commentEx w15:paraId="00A0B9BD" w15:done="0"/>
  <w15:commentEx w15:paraId="3A2EB2D9" w15:paraIdParent="00A0B9BD" w15:done="0"/>
  <w15:commentEx w15:paraId="2EAABD67" w15:done="0"/>
  <w15:commentEx w15:paraId="6FD9E9C0" w15:paraIdParent="2EAABD67" w15:done="0"/>
  <w15:commentEx w15:paraId="1DCA5267" w15:done="0"/>
  <w15:commentEx w15:paraId="2A58D380" w15:paraIdParent="1DCA5267" w15:done="0"/>
  <w15:commentEx w15:paraId="1633C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0781A9" w16cid:durableId="2D765646"/>
  <w16cid:commentId w16cid:paraId="177AD3AD" w16cid:durableId="2D7EA3B8"/>
  <w16cid:commentId w16cid:paraId="6EEF99DE" w16cid:durableId="2D76593F"/>
  <w16cid:commentId w16cid:paraId="109BA1E0" w16cid:durableId="2D7E8FEE"/>
  <w16cid:commentId w16cid:paraId="3CFBEF9B" w16cid:durableId="2D7F969F"/>
  <w16cid:commentId w16cid:paraId="7584BEC5" w16cid:durableId="2D87CBA1"/>
  <w16cid:commentId w16cid:paraId="00A0B9BD" w16cid:durableId="2D6D1A02"/>
  <w16cid:commentId w16cid:paraId="3A2EB2D9" w16cid:durableId="2D7E8FF8"/>
  <w16cid:commentId w16cid:paraId="2EAABD67" w16cid:durableId="2D7F9708"/>
  <w16cid:commentId w16cid:paraId="6FD9E9C0" w16cid:durableId="2D87CBA6"/>
  <w16cid:commentId w16cid:paraId="1DCA5267" w16cid:durableId="2D6D190A"/>
  <w16cid:commentId w16cid:paraId="2A58D380" w16cid:durableId="2D7E8FFF"/>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5C302" w14:textId="77777777" w:rsidR="007F1498" w:rsidRDefault="007F1498" w:rsidP="00403B5C">
      <w:pPr>
        <w:spacing w:after="0" w:line="240" w:lineRule="auto"/>
      </w:pPr>
      <w:r>
        <w:separator/>
      </w:r>
    </w:p>
  </w:endnote>
  <w:endnote w:type="continuationSeparator" w:id="0">
    <w:p w14:paraId="5C49934B" w14:textId="77777777" w:rsidR="007F1498" w:rsidRDefault="007F1498"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0759662"/>
      <w:docPartObj>
        <w:docPartGallery w:val="Page Numbers (Bottom of Page)"/>
        <w:docPartUnique/>
      </w:docPartObj>
    </w:sdtPr>
    <w:sdtEndPr>
      <w:rPr>
        <w:rStyle w:val="PageNumber"/>
      </w:rPr>
    </w:sdtEndPr>
    <w:sdtContent>
      <w:p w14:paraId="452BF23A" w14:textId="727C0DE5" w:rsidR="008D4B0D" w:rsidRDefault="008D4B0D"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8D4B0D" w:rsidRDefault="008D4B0D"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9709919"/>
      <w:docPartObj>
        <w:docPartGallery w:val="Page Numbers (Bottom of Page)"/>
        <w:docPartUnique/>
      </w:docPartObj>
    </w:sdtPr>
    <w:sdtEndPr>
      <w:rPr>
        <w:rStyle w:val="PageNumber"/>
      </w:rPr>
    </w:sdtEndPr>
    <w:sdtContent>
      <w:p w14:paraId="1662E14A" w14:textId="26414120" w:rsidR="008D4B0D" w:rsidRDefault="008D4B0D"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8D4B0D" w:rsidRDefault="008D4B0D"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E399D" w14:textId="77777777" w:rsidR="007F1498" w:rsidRDefault="007F1498" w:rsidP="00403B5C">
      <w:pPr>
        <w:spacing w:after="0" w:line="240" w:lineRule="auto"/>
      </w:pPr>
      <w:r>
        <w:separator/>
      </w:r>
    </w:p>
  </w:footnote>
  <w:footnote w:type="continuationSeparator" w:id="0">
    <w:p w14:paraId="7614F37D" w14:textId="77777777" w:rsidR="007F1498" w:rsidRDefault="007F1498"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209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removePersonalInformation/>
  <w:hideGrammaticalErrors/>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47A8A"/>
    <w:rsid w:val="0005018A"/>
    <w:rsid w:val="00050B99"/>
    <w:rsid w:val="00051F17"/>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20E"/>
    <w:rsid w:val="00192CCC"/>
    <w:rsid w:val="0019511E"/>
    <w:rsid w:val="001A3293"/>
    <w:rsid w:val="001A35A3"/>
    <w:rsid w:val="001B0976"/>
    <w:rsid w:val="001B1902"/>
    <w:rsid w:val="001C6A4D"/>
    <w:rsid w:val="001C746C"/>
    <w:rsid w:val="001D21CF"/>
    <w:rsid w:val="001D360D"/>
    <w:rsid w:val="001E5656"/>
    <w:rsid w:val="001E5EAD"/>
    <w:rsid w:val="001E7145"/>
    <w:rsid w:val="001F204E"/>
    <w:rsid w:val="001F2438"/>
    <w:rsid w:val="00203E5E"/>
    <w:rsid w:val="00221F9E"/>
    <w:rsid w:val="00231D32"/>
    <w:rsid w:val="00244C24"/>
    <w:rsid w:val="00247B71"/>
    <w:rsid w:val="002502EA"/>
    <w:rsid w:val="0026796C"/>
    <w:rsid w:val="00270598"/>
    <w:rsid w:val="00271A3E"/>
    <w:rsid w:val="0028747D"/>
    <w:rsid w:val="002A2B25"/>
    <w:rsid w:val="002A2D9A"/>
    <w:rsid w:val="002A5C35"/>
    <w:rsid w:val="002B2E45"/>
    <w:rsid w:val="002C11AB"/>
    <w:rsid w:val="002C240E"/>
    <w:rsid w:val="002C4707"/>
    <w:rsid w:val="002C66A8"/>
    <w:rsid w:val="002C744F"/>
    <w:rsid w:val="002D3F8F"/>
    <w:rsid w:val="002D736E"/>
    <w:rsid w:val="002E47E3"/>
    <w:rsid w:val="002F5C3B"/>
    <w:rsid w:val="00306C71"/>
    <w:rsid w:val="003141A2"/>
    <w:rsid w:val="00316475"/>
    <w:rsid w:val="00317F3D"/>
    <w:rsid w:val="003201A0"/>
    <w:rsid w:val="003319E3"/>
    <w:rsid w:val="00365A8A"/>
    <w:rsid w:val="00365CCC"/>
    <w:rsid w:val="00367C63"/>
    <w:rsid w:val="00380A3A"/>
    <w:rsid w:val="00395CF5"/>
    <w:rsid w:val="003A1EA6"/>
    <w:rsid w:val="003A23D7"/>
    <w:rsid w:val="003A5E2B"/>
    <w:rsid w:val="003B2B34"/>
    <w:rsid w:val="003C3D3C"/>
    <w:rsid w:val="003C4E3B"/>
    <w:rsid w:val="003F2820"/>
    <w:rsid w:val="003F4C32"/>
    <w:rsid w:val="003F5305"/>
    <w:rsid w:val="00401A76"/>
    <w:rsid w:val="00403B5C"/>
    <w:rsid w:val="00404A22"/>
    <w:rsid w:val="004144AC"/>
    <w:rsid w:val="0042095A"/>
    <w:rsid w:val="0043143B"/>
    <w:rsid w:val="00435B03"/>
    <w:rsid w:val="0044739E"/>
    <w:rsid w:val="00447911"/>
    <w:rsid w:val="0045051E"/>
    <w:rsid w:val="00461CCA"/>
    <w:rsid w:val="00461F65"/>
    <w:rsid w:val="00466C3B"/>
    <w:rsid w:val="004868F0"/>
    <w:rsid w:val="00495DC9"/>
    <w:rsid w:val="00497453"/>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75CB2"/>
    <w:rsid w:val="005876A5"/>
    <w:rsid w:val="005877C3"/>
    <w:rsid w:val="00596AF4"/>
    <w:rsid w:val="005A5655"/>
    <w:rsid w:val="005C2765"/>
    <w:rsid w:val="005C4B74"/>
    <w:rsid w:val="005E310B"/>
    <w:rsid w:val="005E3E8C"/>
    <w:rsid w:val="005F15B1"/>
    <w:rsid w:val="005F40F7"/>
    <w:rsid w:val="005F4A99"/>
    <w:rsid w:val="006019E7"/>
    <w:rsid w:val="0061035B"/>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1951"/>
    <w:rsid w:val="00742F5B"/>
    <w:rsid w:val="00750649"/>
    <w:rsid w:val="007552B1"/>
    <w:rsid w:val="007600E9"/>
    <w:rsid w:val="0076272C"/>
    <w:rsid w:val="0078018E"/>
    <w:rsid w:val="007A71E2"/>
    <w:rsid w:val="007B3334"/>
    <w:rsid w:val="007C2775"/>
    <w:rsid w:val="007E084A"/>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F46"/>
    <w:rsid w:val="008B0104"/>
    <w:rsid w:val="008B3193"/>
    <w:rsid w:val="008B73A5"/>
    <w:rsid w:val="008D006D"/>
    <w:rsid w:val="008D1F85"/>
    <w:rsid w:val="008D4B0D"/>
    <w:rsid w:val="008E33A8"/>
    <w:rsid w:val="008E3554"/>
    <w:rsid w:val="008F041B"/>
    <w:rsid w:val="008F24A0"/>
    <w:rsid w:val="008F5971"/>
    <w:rsid w:val="008F60D5"/>
    <w:rsid w:val="008F6F21"/>
    <w:rsid w:val="00903C28"/>
    <w:rsid w:val="00905F86"/>
    <w:rsid w:val="00912F46"/>
    <w:rsid w:val="00915E75"/>
    <w:rsid w:val="00924FE5"/>
    <w:rsid w:val="00927A18"/>
    <w:rsid w:val="009307F9"/>
    <w:rsid w:val="009413C4"/>
    <w:rsid w:val="00970363"/>
    <w:rsid w:val="00975958"/>
    <w:rsid w:val="009827A8"/>
    <w:rsid w:val="00982D9E"/>
    <w:rsid w:val="0099263E"/>
    <w:rsid w:val="00993F6F"/>
    <w:rsid w:val="009A1A23"/>
    <w:rsid w:val="009E0C27"/>
    <w:rsid w:val="009E1523"/>
    <w:rsid w:val="009F2839"/>
    <w:rsid w:val="009F5D33"/>
    <w:rsid w:val="009F5FD0"/>
    <w:rsid w:val="00A007CF"/>
    <w:rsid w:val="00A02D48"/>
    <w:rsid w:val="00A056E5"/>
    <w:rsid w:val="00A13279"/>
    <w:rsid w:val="00A16F07"/>
    <w:rsid w:val="00A170E0"/>
    <w:rsid w:val="00A23158"/>
    <w:rsid w:val="00A27D66"/>
    <w:rsid w:val="00A30012"/>
    <w:rsid w:val="00A315BB"/>
    <w:rsid w:val="00A32AB0"/>
    <w:rsid w:val="00A37C63"/>
    <w:rsid w:val="00A417DA"/>
    <w:rsid w:val="00A45DF9"/>
    <w:rsid w:val="00A479C3"/>
    <w:rsid w:val="00A50832"/>
    <w:rsid w:val="00A56DCD"/>
    <w:rsid w:val="00A72EB3"/>
    <w:rsid w:val="00A824AD"/>
    <w:rsid w:val="00A82F67"/>
    <w:rsid w:val="00A863A5"/>
    <w:rsid w:val="00A8690C"/>
    <w:rsid w:val="00A87BD0"/>
    <w:rsid w:val="00A97F32"/>
    <w:rsid w:val="00AA1A88"/>
    <w:rsid w:val="00AB2BF2"/>
    <w:rsid w:val="00AB5E6D"/>
    <w:rsid w:val="00AC30E2"/>
    <w:rsid w:val="00AC6799"/>
    <w:rsid w:val="00AD43F8"/>
    <w:rsid w:val="00AE78CB"/>
    <w:rsid w:val="00B046D4"/>
    <w:rsid w:val="00B113EE"/>
    <w:rsid w:val="00B15B85"/>
    <w:rsid w:val="00B21171"/>
    <w:rsid w:val="00B26380"/>
    <w:rsid w:val="00B310A3"/>
    <w:rsid w:val="00B313E7"/>
    <w:rsid w:val="00B43181"/>
    <w:rsid w:val="00B460E4"/>
    <w:rsid w:val="00B50B5F"/>
    <w:rsid w:val="00B67E12"/>
    <w:rsid w:val="00B7138F"/>
    <w:rsid w:val="00B72207"/>
    <w:rsid w:val="00B833CB"/>
    <w:rsid w:val="00B863EF"/>
    <w:rsid w:val="00B872A7"/>
    <w:rsid w:val="00BA65D7"/>
    <w:rsid w:val="00BB6F54"/>
    <w:rsid w:val="00BD4AE0"/>
    <w:rsid w:val="00BE0056"/>
    <w:rsid w:val="00BE28E0"/>
    <w:rsid w:val="00BE537C"/>
    <w:rsid w:val="00BF15E8"/>
    <w:rsid w:val="00BF7633"/>
    <w:rsid w:val="00C00E06"/>
    <w:rsid w:val="00C12928"/>
    <w:rsid w:val="00C24E90"/>
    <w:rsid w:val="00C36CDF"/>
    <w:rsid w:val="00C37312"/>
    <w:rsid w:val="00C44020"/>
    <w:rsid w:val="00C46D0B"/>
    <w:rsid w:val="00C52B27"/>
    <w:rsid w:val="00C62EDA"/>
    <w:rsid w:val="00C704E0"/>
    <w:rsid w:val="00C93F5D"/>
    <w:rsid w:val="00CA3ABF"/>
    <w:rsid w:val="00CA6AFA"/>
    <w:rsid w:val="00CB7C57"/>
    <w:rsid w:val="00CC2C32"/>
    <w:rsid w:val="00CC3464"/>
    <w:rsid w:val="00CC5EE8"/>
    <w:rsid w:val="00CC751C"/>
    <w:rsid w:val="00CD62A9"/>
    <w:rsid w:val="00CE0DB0"/>
    <w:rsid w:val="00CE1FFD"/>
    <w:rsid w:val="00CF36DD"/>
    <w:rsid w:val="00D03890"/>
    <w:rsid w:val="00D4242A"/>
    <w:rsid w:val="00D44B7B"/>
    <w:rsid w:val="00D45393"/>
    <w:rsid w:val="00D65C4C"/>
    <w:rsid w:val="00D7018D"/>
    <w:rsid w:val="00D71EE0"/>
    <w:rsid w:val="00D72BC0"/>
    <w:rsid w:val="00D864ED"/>
    <w:rsid w:val="00D90F91"/>
    <w:rsid w:val="00DC293B"/>
    <w:rsid w:val="00DD08D2"/>
    <w:rsid w:val="00DD3CC6"/>
    <w:rsid w:val="00DF6493"/>
    <w:rsid w:val="00E0129D"/>
    <w:rsid w:val="00E07455"/>
    <w:rsid w:val="00E130A8"/>
    <w:rsid w:val="00E21D7E"/>
    <w:rsid w:val="00E2390C"/>
    <w:rsid w:val="00E301A7"/>
    <w:rsid w:val="00E330A9"/>
    <w:rsid w:val="00E35B27"/>
    <w:rsid w:val="00E3739B"/>
    <w:rsid w:val="00E44D47"/>
    <w:rsid w:val="00E44E47"/>
    <w:rsid w:val="00E52F66"/>
    <w:rsid w:val="00E54AC0"/>
    <w:rsid w:val="00E65540"/>
    <w:rsid w:val="00E746BF"/>
    <w:rsid w:val="00E97715"/>
    <w:rsid w:val="00EC09B4"/>
    <w:rsid w:val="00EC196E"/>
    <w:rsid w:val="00EC317A"/>
    <w:rsid w:val="00EC66E4"/>
    <w:rsid w:val="00ED69F0"/>
    <w:rsid w:val="00EE0715"/>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7B51"/>
    <w:rsid w:val="00FC42D9"/>
    <w:rsid w:val="00FC430C"/>
    <w:rsid w:val="00FC442F"/>
    <w:rsid w:val="00FC4B93"/>
    <w:rsid w:val="00FD2514"/>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oi.org/10.1515/9783110697384" TargetMode="Externa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hyperlink" Target="https://www.nature.com/articles/nrg3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biorxiv.org/content/10.1101/2025.11.26.690712v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A976B-1240-458F-AF4A-70ABD994B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18516</Words>
  <Characters>105545</Characters>
  <Application>Microsoft Office Word</Application>
  <DocSecurity>0</DocSecurity>
  <Lines>879</Lines>
  <Paragraphs>247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123814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2026-04-26T20:49:00Z</dcterms:created>
  <dcterms:modified xsi:type="dcterms:W3CDTF">2026-04-28T11:10:00Z</dcterms:modified>
  <cp:version>04.2000</cp:version>
</cp:coreProperties>
</file>