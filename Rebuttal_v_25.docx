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D6BEED" w14:textId="7B5A78F5" w:rsidR="00CB21A9" w:rsidRPr="00B5504E" w:rsidRDefault="00CB21A9" w:rsidP="00CB21A9">
      <w:pPr>
        <w:pStyle w:val="u-mb-16"/>
        <w:spacing w:before="0" w:beforeAutospacing="0" w:after="240" w:afterAutospacing="0"/>
        <w:jc w:val="center"/>
        <w:rPr>
          <w:rFonts w:ascii="Merriweather Sans" w:hAnsi="Merriweather Sans"/>
          <w:b/>
          <w:bCs/>
          <w:color w:val="222222"/>
          <w:spacing w:val="2"/>
          <w:sz w:val="28"/>
          <w:szCs w:val="28"/>
          <w:lang w:val="en-US"/>
          <w:rPrChange w:id="0" w:author="reirose2002@gmail.com" w:date="2026-10-26T00:16:00Z">
            <w:rPr>
              <w:rFonts w:ascii="Merriweather Sans" w:hAnsi="Merriweather Sans"/>
              <w:b/>
              <w:bCs/>
              <w:color w:val="222222"/>
              <w:spacing w:val="2"/>
              <w:sz w:val="28"/>
              <w:szCs w:val="28"/>
            </w:rPr>
          </w:rPrChange>
        </w:rPr>
      </w:pPr>
      <w:r w:rsidRPr="00B5504E">
        <w:rPr>
          <w:rFonts w:ascii="Merriweather Sans" w:hAnsi="Merriweather Sans"/>
          <w:b/>
          <w:bCs/>
          <w:color w:val="222222"/>
          <w:spacing w:val="2"/>
          <w:sz w:val="28"/>
          <w:szCs w:val="28"/>
          <w:lang w:val="en-US"/>
          <w:rPrChange w:id="1" w:author="reirose2002@gmail.com" w:date="2026-10-26T00:16:00Z">
            <w:rPr>
              <w:rFonts w:ascii="Merriweather Sans" w:hAnsi="Merriweather Sans"/>
              <w:b/>
              <w:bCs/>
              <w:color w:val="222222"/>
              <w:spacing w:val="2"/>
              <w:sz w:val="28"/>
              <w:szCs w:val="28"/>
            </w:rPr>
          </w:rPrChange>
        </w:rPr>
        <w:t>Response to Reviewers</w:t>
      </w:r>
    </w:p>
    <w:p w14:paraId="4237C266" w14:textId="77777777" w:rsidR="00CB21A9" w:rsidRPr="00B5504E" w:rsidRDefault="00CB21A9" w:rsidP="006C0484">
      <w:pPr>
        <w:pStyle w:val="u-mb-16"/>
        <w:spacing w:before="0" w:beforeAutospacing="0" w:after="240" w:afterAutospacing="0"/>
        <w:jc w:val="both"/>
        <w:rPr>
          <w:rFonts w:ascii="Merriweather Sans" w:hAnsi="Merriweather Sans"/>
          <w:b/>
          <w:bCs/>
          <w:color w:val="222222"/>
          <w:spacing w:val="2"/>
          <w:lang w:val="en-US"/>
          <w:rPrChange w:id="2" w:author="reirose2002@gmail.com" w:date="2026-10-26T00:16:00Z">
            <w:rPr>
              <w:rFonts w:ascii="Merriweather Sans" w:hAnsi="Merriweather Sans"/>
              <w:b/>
              <w:bCs/>
              <w:color w:val="222222"/>
              <w:spacing w:val="2"/>
            </w:rPr>
          </w:rPrChange>
        </w:rPr>
      </w:pPr>
    </w:p>
    <w:p w14:paraId="141DA10A" w14:textId="7029A296" w:rsidR="00EE3753" w:rsidRPr="00B5504E" w:rsidRDefault="00EE3753" w:rsidP="006C0484">
      <w:pPr>
        <w:pStyle w:val="u-mb-16"/>
        <w:spacing w:before="0" w:beforeAutospacing="0" w:after="240" w:afterAutospacing="0"/>
        <w:jc w:val="both"/>
        <w:rPr>
          <w:rFonts w:ascii="Merriweather Sans" w:hAnsi="Merriweather Sans"/>
          <w:b/>
          <w:bCs/>
          <w:color w:val="222222"/>
          <w:spacing w:val="2"/>
          <w:lang w:val="en-US"/>
          <w:rPrChange w:id="3" w:author="reirose2002@gmail.com" w:date="2026-10-26T00:16:00Z">
            <w:rPr>
              <w:rFonts w:ascii="Merriweather Sans" w:hAnsi="Merriweather Sans"/>
              <w:b/>
              <w:bCs/>
              <w:color w:val="222222"/>
              <w:spacing w:val="2"/>
            </w:rPr>
          </w:rPrChange>
        </w:rPr>
      </w:pPr>
      <w:r w:rsidRPr="00B5504E">
        <w:rPr>
          <w:rFonts w:ascii="Merriweather Sans" w:hAnsi="Merriweather Sans"/>
          <w:b/>
          <w:bCs/>
          <w:color w:val="222222"/>
          <w:spacing w:val="2"/>
          <w:lang w:val="en-US"/>
          <w:rPrChange w:id="4" w:author="reirose2002@gmail.com" w:date="2026-10-26T00:16:00Z">
            <w:rPr>
              <w:rFonts w:ascii="Merriweather Sans" w:hAnsi="Merriweather Sans"/>
              <w:b/>
              <w:bCs/>
              <w:color w:val="222222"/>
              <w:spacing w:val="2"/>
            </w:rPr>
          </w:rPrChange>
        </w:rPr>
        <w:t>Reviewer 1</w:t>
      </w:r>
    </w:p>
    <w:p w14:paraId="76C31E68" w14:textId="5D9B7AC0" w:rsidR="00D92495" w:rsidRPr="00B5504E" w:rsidRDefault="00EE3753" w:rsidP="006C0484">
      <w:pPr>
        <w:pStyle w:val="u-mb-24"/>
        <w:spacing w:before="0" w:beforeAutospacing="0" w:after="360" w:afterAutospacing="0"/>
        <w:jc w:val="both"/>
        <w:rPr>
          <w:rFonts w:ascii="Merriweather Sans" w:hAnsi="Merriweather Sans"/>
          <w:b/>
          <w:color w:val="222222"/>
          <w:spacing w:val="2"/>
          <w:lang w:val="en-US"/>
          <w:rPrChange w:id="5"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6" w:author="reirose2002@gmail.com" w:date="2026-10-26T00:16:00Z">
            <w:rPr>
              <w:rFonts w:ascii="Merriweather Sans" w:hAnsi="Merriweather Sans"/>
              <w:b/>
              <w:color w:val="222222"/>
              <w:spacing w:val="2"/>
            </w:rPr>
          </w:rPrChange>
        </w:rPr>
        <w:t>The manuscript proposes a linkage-resistant method to detect pairwise epistasis from viral sequence data, building upon the universal footprint of epistasis and a three-site conditional correlator. The method is validated using Wright-Fisher Monte Carlo simulations under two scenarios: standing variation and fitness valley crossing. The authors then apply the method to geographic samples of SARS-CoV-2 genomes from late 2020 and 2021, claiming the resulting networks support the existence of fitness valleys connecting viral variants. While detecting epistasis is a critical challenge in evolutionary genetics,</w:t>
      </w:r>
      <w:r w:rsidR="00D92495" w:rsidRPr="00B5504E">
        <w:rPr>
          <w:rFonts w:ascii="Merriweather Sans" w:hAnsi="Merriweather Sans"/>
          <w:b/>
          <w:color w:val="222222"/>
          <w:spacing w:val="2"/>
          <w:lang w:val="en-US"/>
          <w:rPrChange w:id="7" w:author="reirose2002@gmail.com" w:date="2026-10-26T00:16:00Z">
            <w:rPr>
              <w:rFonts w:ascii="Merriweather Sans" w:hAnsi="Merriweather Sans"/>
              <w:b/>
              <w:color w:val="222222"/>
              <w:spacing w:val="2"/>
            </w:rPr>
          </w:rPrChange>
        </w:rPr>
        <w:t>...</w:t>
      </w:r>
      <w:r w:rsidRPr="00B5504E">
        <w:rPr>
          <w:rFonts w:ascii="Merriweather Sans" w:hAnsi="Merriweather Sans"/>
          <w:b/>
          <w:color w:val="222222"/>
          <w:spacing w:val="2"/>
          <w:lang w:val="en-US"/>
          <w:rPrChange w:id="8" w:author="reirose2002@gmail.com" w:date="2026-10-26T00:16:00Z">
            <w:rPr>
              <w:rFonts w:ascii="Merriweather Sans" w:hAnsi="Merriweather Sans"/>
              <w:b/>
              <w:color w:val="222222"/>
              <w:spacing w:val="2"/>
            </w:rPr>
          </w:rPrChange>
        </w:rPr>
        <w:t xml:space="preserve"> </w:t>
      </w:r>
    </w:p>
    <w:p w14:paraId="5CFB1131" w14:textId="77777777" w:rsidR="00AD2707" w:rsidRDefault="00D92495" w:rsidP="00AD2707">
      <w:pPr>
        <w:pStyle w:val="u-mb-24"/>
        <w:spacing w:before="0" w:beforeAutospacing="0" w:after="0" w:afterAutospacing="0"/>
        <w:jc w:val="both"/>
        <w:rPr>
          <w:rFonts w:ascii="Merriweather Sans" w:hAnsi="Merriweather Sans"/>
          <w:b/>
          <w:color w:val="222222"/>
          <w:spacing w:val="2"/>
          <w:lang w:val="en-US"/>
        </w:rPr>
      </w:pPr>
      <w:r w:rsidRPr="00101EE6">
        <w:rPr>
          <w:rFonts w:eastAsiaTheme="minorEastAsia"/>
          <w:color w:val="222222"/>
          <w:spacing w:val="2"/>
          <w:lang w:val="en-US" w:eastAsia="ja-JP"/>
        </w:rPr>
        <w:t xml:space="preserve">We thank the </w:t>
      </w:r>
      <w:r>
        <w:rPr>
          <w:rFonts w:eastAsiaTheme="minorEastAsia"/>
          <w:color w:val="222222"/>
          <w:spacing w:val="2"/>
          <w:lang w:val="en-US" w:eastAsia="ja-JP"/>
        </w:rPr>
        <w:t>R</w:t>
      </w:r>
      <w:r w:rsidRPr="00101EE6">
        <w:rPr>
          <w:rFonts w:eastAsiaTheme="minorEastAsia"/>
          <w:color w:val="222222"/>
          <w:spacing w:val="2"/>
          <w:lang w:val="en-US" w:eastAsia="ja-JP"/>
        </w:rPr>
        <w:t xml:space="preserve">eviewer for </w:t>
      </w:r>
      <w:r>
        <w:rPr>
          <w:rFonts w:eastAsiaTheme="minorEastAsia"/>
          <w:color w:val="222222"/>
          <w:spacing w:val="2"/>
          <w:lang w:val="en-US" w:eastAsia="ja-JP"/>
        </w:rPr>
        <w:t>recognizing the challenge.</w:t>
      </w:r>
    </w:p>
    <w:p w14:paraId="7D6E5FBD" w14:textId="77777777" w:rsidR="00AD2707" w:rsidRDefault="00AD2707" w:rsidP="00AD2707">
      <w:pPr>
        <w:pStyle w:val="u-mb-24"/>
        <w:spacing w:before="0" w:beforeAutospacing="0" w:after="0" w:afterAutospacing="0"/>
        <w:jc w:val="both"/>
        <w:rPr>
          <w:rFonts w:ascii="Merriweather Sans" w:hAnsi="Merriweather Sans"/>
          <w:b/>
          <w:color w:val="222222"/>
          <w:spacing w:val="2"/>
          <w:lang w:val="en-US"/>
        </w:rPr>
      </w:pPr>
    </w:p>
    <w:p w14:paraId="074D78FE" w14:textId="26CF654F" w:rsidR="002A069E" w:rsidRPr="002A069E" w:rsidRDefault="00D92495" w:rsidP="00AD2707">
      <w:pPr>
        <w:pStyle w:val="u-mb-24"/>
        <w:spacing w:before="0" w:beforeAutospacing="0" w:after="0" w:afterAutospacing="0"/>
        <w:jc w:val="both"/>
        <w:rPr>
          <w:rFonts w:ascii="Merriweather Sans" w:hAnsi="Merriweather Sans"/>
          <w:b/>
          <w:color w:val="222222"/>
          <w:spacing w:val="2"/>
          <w:lang w:val="en-US"/>
        </w:rPr>
      </w:pPr>
      <w:r w:rsidRPr="00B5504E">
        <w:rPr>
          <w:rFonts w:ascii="Merriweather Sans" w:hAnsi="Merriweather Sans"/>
          <w:b/>
          <w:color w:val="222222"/>
          <w:spacing w:val="2"/>
          <w:lang w:val="en-US"/>
          <w:rPrChange w:id="9" w:author="reirose2002@gmail.com" w:date="2026-10-26T00:16:00Z">
            <w:rPr>
              <w:rFonts w:ascii="Merriweather Sans" w:hAnsi="Merriweather Sans"/>
              <w:b/>
              <w:color w:val="222222"/>
              <w:spacing w:val="2"/>
            </w:rPr>
          </w:rPrChange>
        </w:rPr>
        <w:t>....</w:t>
      </w:r>
      <w:r w:rsidR="00EE3753" w:rsidRPr="00B5504E">
        <w:rPr>
          <w:rFonts w:ascii="Merriweather Sans" w:hAnsi="Merriweather Sans"/>
          <w:b/>
          <w:color w:val="222222"/>
          <w:spacing w:val="2"/>
          <w:lang w:val="en-US"/>
          <w:rPrChange w:id="10" w:author="reirose2002@gmail.com" w:date="2026-10-26T00:16:00Z">
            <w:rPr>
              <w:rFonts w:ascii="Merriweather Sans" w:hAnsi="Merriweather Sans"/>
              <w:b/>
              <w:color w:val="222222"/>
              <w:spacing w:val="2"/>
            </w:rPr>
          </w:rPrChange>
        </w:rPr>
        <w:t>this study faces significant methodological, statistical, and software reproducibility challenges.</w:t>
      </w:r>
    </w:p>
    <w:p w14:paraId="7BCC88A4" w14:textId="35345552" w:rsidR="002A069E" w:rsidRPr="00B5504E" w:rsidRDefault="002A069E" w:rsidP="006C0484">
      <w:pPr>
        <w:spacing w:before="100" w:beforeAutospacing="1" w:after="100" w:afterAutospacing="1"/>
        <w:jc w:val="both"/>
        <w:rPr>
          <w:rFonts w:ascii="Times New Roman" w:eastAsia="Times New Roman" w:hAnsi="Times New Roman" w:cs="Times New Roman"/>
          <w:color w:val="000000"/>
          <w:kern w:val="0"/>
          <w:lang w:val="en-US" w:eastAsia="en-GB"/>
          <w14:ligatures w14:val="none"/>
          <w:rPrChange w:id="11" w:author="reirose2002@gmail.com" w:date="2026-10-26T00:16:00Z">
            <w:rPr>
              <w:rFonts w:ascii="Times New Roman" w:eastAsia="Times New Roman" w:hAnsi="Times New Roman" w:cs="Times New Roman"/>
              <w:color w:val="000000"/>
              <w:kern w:val="0"/>
              <w:lang w:eastAsia="en-GB"/>
              <w14:ligatures w14:val="none"/>
            </w:rPr>
          </w:rPrChange>
        </w:rPr>
      </w:pPr>
      <w:r w:rsidRPr="00B5504E">
        <w:rPr>
          <w:rFonts w:ascii="Times New Roman" w:eastAsia="Times New Roman" w:hAnsi="Times New Roman" w:cs="Times New Roman"/>
          <w:color w:val="000000"/>
          <w:kern w:val="0"/>
          <w:lang w:val="en-US" w:eastAsia="en-GB"/>
          <w14:ligatures w14:val="none"/>
          <w:rPrChange w:id="12" w:author="reirose2002@gmail.com" w:date="2026-10-26T00:16:00Z">
            <w:rPr>
              <w:rFonts w:ascii="Times New Roman" w:eastAsia="Times New Roman" w:hAnsi="Times New Roman" w:cs="Times New Roman"/>
              <w:color w:val="000000"/>
              <w:kern w:val="0"/>
              <w:lang w:eastAsia="en-GB"/>
              <w14:ligatures w14:val="none"/>
            </w:rPr>
          </w:rPrChange>
        </w:rPr>
        <w:t>The author</w:t>
      </w:r>
      <w:r w:rsidR="00A614A3" w:rsidRPr="00254733">
        <w:rPr>
          <w:rFonts w:ascii="Times New Roman" w:eastAsia="Times New Roman" w:hAnsi="Times New Roman" w:cs="Times New Roman"/>
          <w:color w:val="000000"/>
          <w:kern w:val="0"/>
          <w:lang w:val="en-US" w:eastAsia="en-GB"/>
          <w14:ligatures w14:val="none"/>
        </w:rPr>
        <w:t>s</w:t>
      </w:r>
      <w:r w:rsidRPr="00B5504E">
        <w:rPr>
          <w:rFonts w:ascii="Times New Roman" w:eastAsia="Times New Roman" w:hAnsi="Times New Roman" w:cs="Times New Roman"/>
          <w:color w:val="000000"/>
          <w:kern w:val="0"/>
          <w:lang w:val="en-US" w:eastAsia="en-GB"/>
          <w14:ligatures w14:val="none"/>
          <w:rPrChange w:id="13" w:author="reirose2002@gmail.com" w:date="2026-10-26T00:16:00Z">
            <w:rPr>
              <w:rFonts w:ascii="Times New Roman" w:eastAsia="Times New Roman" w:hAnsi="Times New Roman" w:cs="Times New Roman"/>
              <w:color w:val="000000"/>
              <w:kern w:val="0"/>
              <w:lang w:eastAsia="en-GB"/>
              <w14:ligatures w14:val="none"/>
            </w:rPr>
          </w:rPrChange>
        </w:rPr>
        <w:t xml:space="preserve"> </w:t>
      </w:r>
      <w:r w:rsidR="00A614A3" w:rsidRPr="00B5504E">
        <w:rPr>
          <w:rFonts w:ascii="Times New Roman" w:eastAsia="Times New Roman" w:hAnsi="Times New Roman" w:cs="Times New Roman"/>
          <w:color w:val="000000"/>
          <w:kern w:val="0"/>
          <w:lang w:val="en-US" w:eastAsia="en-GB"/>
          <w14:ligatures w14:val="none"/>
          <w:rPrChange w:id="14" w:author="reirose2002@gmail.com" w:date="2026-10-26T00:16:00Z">
            <w:rPr>
              <w:rFonts w:ascii="Times New Roman" w:eastAsia="Times New Roman" w:hAnsi="Times New Roman" w:cs="Times New Roman"/>
              <w:color w:val="000000"/>
              <w:kern w:val="0"/>
              <w:lang w:eastAsia="en-GB"/>
              <w14:ligatures w14:val="none"/>
            </w:rPr>
          </w:rPrChange>
        </w:rPr>
        <w:t>are</w:t>
      </w:r>
      <w:r w:rsidRPr="00B5504E">
        <w:rPr>
          <w:rFonts w:ascii="Times New Roman" w:eastAsia="Times New Roman" w:hAnsi="Times New Roman" w:cs="Times New Roman"/>
          <w:color w:val="000000"/>
          <w:kern w:val="0"/>
          <w:lang w:val="en-US" w:eastAsia="en-GB"/>
          <w14:ligatures w14:val="none"/>
          <w:rPrChange w:id="15" w:author="reirose2002@gmail.com" w:date="2026-10-26T00:16:00Z">
            <w:rPr>
              <w:rFonts w:ascii="Times New Roman" w:eastAsia="Times New Roman" w:hAnsi="Times New Roman" w:cs="Times New Roman"/>
              <w:color w:val="000000"/>
              <w:kern w:val="0"/>
              <w:lang w:eastAsia="en-GB"/>
              <w14:ligatures w14:val="none"/>
            </w:rPr>
          </w:rPrChange>
        </w:rPr>
        <w:t xml:space="preserve"> grateful to </w:t>
      </w:r>
      <w:r w:rsidRPr="00254733">
        <w:rPr>
          <w:rFonts w:ascii="Times New Roman" w:eastAsia="Times New Roman" w:hAnsi="Times New Roman" w:cs="Times New Roman"/>
          <w:color w:val="000000"/>
          <w:kern w:val="0"/>
          <w:lang w:val="en-US" w:eastAsia="en-GB"/>
          <w14:ligatures w14:val="none"/>
        </w:rPr>
        <w:t>Reviewer</w:t>
      </w:r>
      <w:r w:rsidRPr="00B5504E">
        <w:rPr>
          <w:rFonts w:ascii="Times New Roman" w:eastAsia="Times New Roman" w:hAnsi="Times New Roman" w:cs="Times New Roman"/>
          <w:color w:val="000000"/>
          <w:kern w:val="0"/>
          <w:lang w:val="en-US" w:eastAsia="en-GB"/>
          <w14:ligatures w14:val="none"/>
          <w:rPrChange w:id="16" w:author="reirose2002@gmail.com" w:date="2026-10-26T00:16:00Z">
            <w:rPr>
              <w:rFonts w:ascii="Times New Roman" w:eastAsia="Times New Roman" w:hAnsi="Times New Roman" w:cs="Times New Roman"/>
              <w:color w:val="000000"/>
              <w:kern w:val="0"/>
              <w:lang w:eastAsia="en-GB"/>
              <w14:ligatures w14:val="none"/>
            </w:rPr>
          </w:rPrChange>
        </w:rPr>
        <w:t xml:space="preserve"> for examining the manuscript. </w:t>
      </w:r>
      <w:r w:rsidR="00CB21A9" w:rsidRPr="00B5504E">
        <w:rPr>
          <w:rFonts w:ascii="Times New Roman" w:eastAsia="Times New Roman" w:hAnsi="Times New Roman" w:cs="Times New Roman"/>
          <w:color w:val="000000"/>
          <w:kern w:val="0"/>
          <w:lang w:val="en-US" w:eastAsia="en-GB"/>
          <w14:ligatures w14:val="none"/>
          <w:rPrChange w:id="17" w:author="reirose2002@gmail.com" w:date="2026-10-26T00:16:00Z">
            <w:rPr>
              <w:rFonts w:ascii="Times New Roman" w:eastAsia="Times New Roman" w:hAnsi="Times New Roman" w:cs="Times New Roman"/>
              <w:color w:val="000000"/>
              <w:kern w:val="0"/>
              <w:lang w:eastAsia="en-GB"/>
              <w14:ligatures w14:val="none"/>
            </w:rPr>
          </w:rPrChange>
        </w:rPr>
        <w:t>A</w:t>
      </w:r>
      <w:r w:rsidRPr="00B5504E">
        <w:rPr>
          <w:rFonts w:ascii="Times New Roman" w:eastAsia="Times New Roman" w:hAnsi="Times New Roman" w:cs="Times New Roman"/>
          <w:color w:val="000000"/>
          <w:kern w:val="0"/>
          <w:lang w:val="en-US" w:eastAsia="en-GB"/>
          <w14:ligatures w14:val="none"/>
          <w:rPrChange w:id="18" w:author="reirose2002@gmail.com" w:date="2026-10-26T00:16:00Z">
            <w:rPr>
              <w:rFonts w:ascii="Times New Roman" w:eastAsia="Times New Roman" w:hAnsi="Times New Roman" w:cs="Times New Roman"/>
              <w:color w:val="000000"/>
              <w:kern w:val="0"/>
              <w:lang w:eastAsia="en-GB"/>
              <w14:ligatures w14:val="none"/>
            </w:rPr>
          </w:rPrChange>
        </w:rPr>
        <w:t xml:space="preserve">s demonstrated below, his impression of "significant challenges" is </w:t>
      </w:r>
      <w:r w:rsidR="0023330B" w:rsidRPr="00B5504E">
        <w:rPr>
          <w:rFonts w:ascii="Times New Roman" w:eastAsia="Times New Roman" w:hAnsi="Times New Roman" w:cs="Times New Roman"/>
          <w:color w:val="000000"/>
          <w:kern w:val="0"/>
          <w:lang w:val="en-US" w:eastAsia="en-GB"/>
          <w14:ligatures w14:val="none"/>
          <w:rPrChange w:id="19" w:author="reirose2002@gmail.com" w:date="2026-10-26T00:16:00Z">
            <w:rPr>
              <w:rFonts w:ascii="Times New Roman" w:eastAsia="Times New Roman" w:hAnsi="Times New Roman" w:cs="Times New Roman"/>
              <w:color w:val="000000"/>
              <w:kern w:val="0"/>
              <w:lang w:eastAsia="en-GB"/>
              <w14:ligatures w14:val="none"/>
            </w:rPr>
          </w:rPrChange>
        </w:rPr>
        <w:t xml:space="preserve">a </w:t>
      </w:r>
      <w:r w:rsidRPr="00B5504E">
        <w:rPr>
          <w:rFonts w:ascii="Times New Roman" w:eastAsia="Times New Roman" w:hAnsi="Times New Roman" w:cs="Times New Roman"/>
          <w:color w:val="000000"/>
          <w:kern w:val="0"/>
          <w:lang w:val="en-US" w:eastAsia="en-GB"/>
          <w14:ligatures w14:val="none"/>
          <w:rPrChange w:id="20" w:author="reirose2002@gmail.com" w:date="2026-10-26T00:16:00Z">
            <w:rPr>
              <w:rFonts w:ascii="Times New Roman" w:eastAsia="Times New Roman" w:hAnsi="Times New Roman" w:cs="Times New Roman"/>
              <w:color w:val="000000"/>
              <w:kern w:val="0"/>
              <w:lang w:eastAsia="en-GB"/>
              <w14:ligatures w14:val="none"/>
            </w:rPr>
          </w:rPrChange>
        </w:rPr>
        <w:t>result of misunderstanding.</w:t>
      </w:r>
      <w:r w:rsidR="00094A5B" w:rsidRPr="00B5504E">
        <w:rPr>
          <w:rFonts w:ascii="Times New Roman" w:eastAsia="Times New Roman" w:hAnsi="Times New Roman" w:cs="Times New Roman"/>
          <w:color w:val="000000"/>
          <w:kern w:val="0"/>
          <w:lang w:val="en-US" w:eastAsia="en-GB"/>
          <w14:ligatures w14:val="none"/>
          <w:rPrChange w:id="21" w:author="reirose2002@gmail.com" w:date="2026-10-26T00:16:00Z">
            <w:rPr>
              <w:rFonts w:ascii="Times New Roman" w:eastAsia="Times New Roman" w:hAnsi="Times New Roman" w:cs="Times New Roman"/>
              <w:color w:val="000000"/>
              <w:kern w:val="0"/>
              <w:lang w:eastAsia="en-GB"/>
              <w14:ligatures w14:val="none"/>
            </w:rPr>
          </w:rPrChange>
        </w:rPr>
        <w:t xml:space="preserve"> </w:t>
      </w:r>
      <w:r w:rsidRPr="00B5504E">
        <w:rPr>
          <w:rFonts w:ascii="Times New Roman" w:eastAsia="Times New Roman" w:hAnsi="Times New Roman" w:cs="Times New Roman"/>
          <w:color w:val="000000"/>
          <w:kern w:val="0"/>
          <w:lang w:val="en-US" w:eastAsia="en-GB"/>
          <w14:ligatures w14:val="none"/>
          <w:rPrChange w:id="22" w:author="reirose2002@gmail.com" w:date="2026-10-26T00:16:00Z">
            <w:rPr>
              <w:rFonts w:ascii="Times New Roman" w:eastAsia="Times New Roman" w:hAnsi="Times New Roman" w:cs="Times New Roman"/>
              <w:color w:val="000000"/>
              <w:kern w:val="0"/>
              <w:lang w:eastAsia="en-GB"/>
              <w14:ligatures w14:val="none"/>
            </w:rPr>
          </w:rPrChange>
        </w:rPr>
        <w:t>The manuscript is therefore re</w:t>
      </w:r>
      <w:r w:rsidR="00FF743A" w:rsidRPr="00B5504E">
        <w:rPr>
          <w:rFonts w:ascii="Times New Roman" w:eastAsia="Times New Roman" w:hAnsi="Times New Roman" w:cs="Times New Roman"/>
          <w:color w:val="000000"/>
          <w:kern w:val="0"/>
          <w:lang w:val="en-US" w:eastAsia="en-GB"/>
          <w14:ligatures w14:val="none"/>
          <w:rPrChange w:id="23" w:author="reirose2002@gmail.com" w:date="2026-10-26T00:16:00Z">
            <w:rPr>
              <w:rFonts w:ascii="Times New Roman" w:eastAsia="Times New Roman" w:hAnsi="Times New Roman" w:cs="Times New Roman"/>
              <w:color w:val="000000"/>
              <w:kern w:val="0"/>
              <w:lang w:eastAsia="en-GB"/>
              <w14:ligatures w14:val="none"/>
            </w:rPr>
          </w:rPrChange>
        </w:rPr>
        <w:t>vised</w:t>
      </w:r>
      <w:r w:rsidRPr="00B5504E">
        <w:rPr>
          <w:rFonts w:ascii="Times New Roman" w:eastAsia="Times New Roman" w:hAnsi="Times New Roman" w:cs="Times New Roman"/>
          <w:color w:val="000000"/>
          <w:kern w:val="0"/>
          <w:lang w:val="en-US" w:eastAsia="en-GB"/>
          <w14:ligatures w14:val="none"/>
          <w:rPrChange w:id="24" w:author="reirose2002@gmail.com" w:date="2026-10-26T00:16:00Z">
            <w:rPr>
              <w:rFonts w:ascii="Times New Roman" w:eastAsia="Times New Roman" w:hAnsi="Times New Roman" w:cs="Times New Roman"/>
              <w:color w:val="000000"/>
              <w:kern w:val="0"/>
              <w:lang w:eastAsia="en-GB"/>
              <w14:ligatures w14:val="none"/>
            </w:rPr>
          </w:rPrChange>
        </w:rPr>
        <w:t xml:space="preserve"> to clarify </w:t>
      </w:r>
      <w:r w:rsidR="006620D2" w:rsidRPr="00B5504E">
        <w:rPr>
          <w:rFonts w:ascii="Times New Roman" w:eastAsia="Times New Roman" w:hAnsi="Times New Roman" w:cs="Times New Roman"/>
          <w:color w:val="000000"/>
          <w:kern w:val="0"/>
          <w:lang w:val="en-US" w:eastAsia="en-GB"/>
          <w14:ligatures w14:val="none"/>
          <w:rPrChange w:id="25" w:author="reirose2002@gmail.com" w:date="2026-10-26T00:16:00Z">
            <w:rPr>
              <w:rFonts w:ascii="Times New Roman" w:eastAsia="Times New Roman" w:hAnsi="Times New Roman" w:cs="Times New Roman"/>
              <w:color w:val="000000"/>
              <w:kern w:val="0"/>
              <w:lang w:eastAsia="en-GB"/>
              <w14:ligatures w14:val="none"/>
            </w:rPr>
          </w:rPrChange>
        </w:rPr>
        <w:t>these confusing points.</w:t>
      </w:r>
    </w:p>
    <w:p w14:paraId="0F66613D" w14:textId="3F150012" w:rsidR="00A6220F" w:rsidRPr="00B5504E" w:rsidRDefault="00EE3753" w:rsidP="006C0484">
      <w:pPr>
        <w:pStyle w:val="u-mb-24"/>
        <w:spacing w:before="0" w:beforeAutospacing="0" w:after="360" w:afterAutospacing="0"/>
        <w:jc w:val="both"/>
        <w:rPr>
          <w:rFonts w:ascii="Merriweather Sans" w:hAnsi="Merriweather Sans"/>
          <w:b/>
          <w:color w:val="222222"/>
          <w:spacing w:val="2"/>
          <w:lang w:val="en-US"/>
          <w:rPrChange w:id="26"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27" w:author="reirose2002@gmail.com" w:date="2026-10-26T00:16:00Z">
            <w:rPr>
              <w:rFonts w:ascii="Merriweather Sans" w:hAnsi="Merriweather Sans"/>
              <w:b/>
              <w:color w:val="222222"/>
              <w:spacing w:val="2"/>
            </w:rPr>
          </w:rPrChange>
        </w:rPr>
        <w:t>The mathematical and statistical methodology presented in this study is identical to the framework proposed in the authors' previous work on influenza hemagglutinin published by Pedruzzi and Rouzine in 2021. The definition of the universal footprint, the implementation of the three-site conditional correlator, and the ratio threshold of 0.5 used to filter linkage noise are carried over without modification. The only differences in the current manuscript are the application of this established pipeline to SARS-CoV-2, the tailoring of the Wright-Fisher simulations to feature a star-shaped fitness valley network, and a GPU-parallelized implementation of the correlator calculations. The paper therefore represents an application of an existing method rather than a novel methodological development.</w:t>
      </w:r>
    </w:p>
    <w:p w14:paraId="7261BD6C" w14:textId="2A66AC85" w:rsidR="006C0484" w:rsidRPr="00B5504E" w:rsidRDefault="00F95B92" w:rsidP="006C0484">
      <w:pPr>
        <w:pStyle w:val="u-mb-24"/>
        <w:spacing w:before="0" w:beforeAutospacing="0" w:after="0" w:afterAutospacing="0"/>
        <w:jc w:val="both"/>
        <w:rPr>
          <w:color w:val="222222"/>
          <w:spacing w:val="2"/>
          <w:lang w:val="en-US"/>
          <w:rPrChange w:id="28" w:author="reirose2002@gmail.com" w:date="2026-10-26T00:16:00Z">
            <w:rPr>
              <w:color w:val="222222"/>
              <w:spacing w:val="2"/>
            </w:rPr>
          </w:rPrChange>
        </w:rPr>
      </w:pPr>
      <w:r w:rsidRPr="00B5504E">
        <w:rPr>
          <w:color w:val="000000"/>
          <w:lang w:val="en-US"/>
          <w:rPrChange w:id="29" w:author="reirose2002@gmail.com" w:date="2026-10-26T00:16:00Z">
            <w:rPr>
              <w:color w:val="000000"/>
            </w:rPr>
          </w:rPrChange>
        </w:rPr>
        <w:t>In the revised manuscript, we state t</w:t>
      </w:r>
      <w:r w:rsidR="006C0484" w:rsidRPr="00B5504E">
        <w:rPr>
          <w:color w:val="222222"/>
          <w:spacing w:val="2"/>
          <w:lang w:val="en-US"/>
          <w:rPrChange w:id="30" w:author="reirose2002@gmail.com" w:date="2026-10-26T00:16:00Z">
            <w:rPr>
              <w:color w:val="222222"/>
              <w:spacing w:val="2"/>
            </w:rPr>
          </w:rPrChange>
        </w:rPr>
        <w:t xml:space="preserve">he novelty more clearly </w:t>
      </w:r>
      <w:r w:rsidRPr="00B5504E">
        <w:rPr>
          <w:color w:val="222222"/>
          <w:spacing w:val="2"/>
          <w:lang w:val="en-US"/>
          <w:rPrChange w:id="31" w:author="reirose2002@gmail.com" w:date="2026-10-26T00:16:00Z">
            <w:rPr>
              <w:color w:val="222222"/>
              <w:spacing w:val="2"/>
            </w:rPr>
          </w:rPrChange>
        </w:rPr>
        <w:t>and, at the same time, tone down our claims</w:t>
      </w:r>
      <w:ins w:id="32" w:author="reirose2002@gmail.com" w:date="2026-10-25T23:00:00Z">
        <w:r w:rsidR="00675D8E">
          <w:rPr>
            <w:color w:val="222222"/>
            <w:spacing w:val="2"/>
            <w:lang w:val="en-US"/>
          </w:rPr>
          <w:t xml:space="preserve"> (lines 9</w:t>
        </w:r>
      </w:ins>
      <w:ins w:id="33" w:author="reirose2002@gmail.com" w:date="2026-10-25T23:21:00Z">
        <w:r w:rsidR="00460D53" w:rsidRPr="00460D53">
          <w:rPr>
            <w:color w:val="222222"/>
            <w:spacing w:val="2"/>
            <w:lang w:val="en-US"/>
            <w:rPrChange w:id="34" w:author="reirose2002@gmail.com" w:date="2026-10-25T23:21:00Z">
              <w:rPr>
                <w:color w:val="222222"/>
                <w:spacing w:val="2"/>
              </w:rPr>
            </w:rPrChange>
          </w:rPr>
          <w:t>5</w:t>
        </w:r>
      </w:ins>
      <w:ins w:id="35" w:author="reirose2002@gmail.com" w:date="2026-10-26T00:18:00Z">
        <w:r w:rsidR="00B5504E" w:rsidRPr="00B5504E">
          <w:rPr>
            <w:color w:val="222222"/>
            <w:spacing w:val="2"/>
            <w:lang w:val="en-US"/>
            <w:rPrChange w:id="36" w:author="reirose2002@gmail.com" w:date="2026-10-26T00:18:00Z">
              <w:rPr>
                <w:color w:val="222222"/>
                <w:spacing w:val="2"/>
              </w:rPr>
            </w:rPrChange>
          </w:rPr>
          <w:t>-101</w:t>
        </w:r>
      </w:ins>
      <w:ins w:id="37" w:author="reirose2002@gmail.com" w:date="2026-10-25T23:00:00Z">
        <w:r w:rsidR="00675D8E">
          <w:rPr>
            <w:color w:val="222222"/>
            <w:spacing w:val="2"/>
            <w:lang w:val="en-US"/>
          </w:rPr>
          <w:t>)</w:t>
        </w:r>
      </w:ins>
      <w:r w:rsidR="006C0484" w:rsidRPr="00B5504E">
        <w:rPr>
          <w:color w:val="222222"/>
          <w:spacing w:val="2"/>
          <w:lang w:val="en-US"/>
          <w:rPrChange w:id="38" w:author="reirose2002@gmail.com" w:date="2026-10-26T00:16:00Z">
            <w:rPr>
              <w:color w:val="222222"/>
              <w:spacing w:val="2"/>
            </w:rPr>
          </w:rPrChange>
        </w:rPr>
        <w:t>:</w:t>
      </w:r>
    </w:p>
    <w:p w14:paraId="2AACBB71" w14:textId="2EB8BE47" w:rsidR="006C0484" w:rsidRDefault="006C0484" w:rsidP="006C0484">
      <w:pPr>
        <w:pStyle w:val="u-mb-24"/>
        <w:jc w:val="both"/>
        <w:rPr>
          <w:color w:val="222222"/>
          <w:spacing w:val="2"/>
          <w:sz w:val="20"/>
          <w:szCs w:val="20"/>
          <w:lang w:val="en-US"/>
        </w:rPr>
      </w:pPr>
      <w:r>
        <w:rPr>
          <w:color w:val="222222"/>
          <w:spacing w:val="2"/>
          <w:sz w:val="20"/>
          <w:szCs w:val="20"/>
          <w:lang w:val="en-US"/>
        </w:rPr>
        <w:t xml:space="preserve">The study (Pedruzzi </w:t>
      </w:r>
      <w:r w:rsidRPr="0059183A">
        <w:rPr>
          <w:color w:val="222222"/>
          <w:spacing w:val="2"/>
          <w:sz w:val="20"/>
          <w:szCs w:val="20"/>
          <w:lang w:val="en-US"/>
        </w:rPr>
        <w:t>2021</w:t>
      </w:r>
      <w:r>
        <w:rPr>
          <w:color w:val="222222"/>
          <w:spacing w:val="2"/>
          <w:sz w:val="20"/>
          <w:szCs w:val="20"/>
          <w:lang w:val="en-US"/>
        </w:rPr>
        <w:t>)</w:t>
      </w:r>
      <w:r w:rsidRPr="0059183A">
        <w:rPr>
          <w:color w:val="222222"/>
          <w:spacing w:val="2"/>
          <w:sz w:val="20"/>
          <w:szCs w:val="20"/>
          <w:lang w:val="en-US"/>
        </w:rPr>
        <w:t xml:space="preserve"> </w:t>
      </w:r>
      <w:ins w:id="39" w:author="reirose2002@gmail.com" w:date="2026-10-25T23:00:00Z">
        <w:r w:rsidR="00675D8E">
          <w:rPr>
            <w:color w:val="222222"/>
            <w:spacing w:val="2"/>
            <w:sz w:val="20"/>
            <w:szCs w:val="20"/>
            <w:lang w:val="en-US"/>
          </w:rPr>
          <w:t xml:space="preserve">not only </w:t>
        </w:r>
      </w:ins>
      <w:r>
        <w:rPr>
          <w:color w:val="222222"/>
          <w:spacing w:val="2"/>
          <w:sz w:val="20"/>
          <w:szCs w:val="20"/>
          <w:lang w:val="en-US"/>
        </w:rPr>
        <w:t>proposed a</w:t>
      </w:r>
      <w:r w:rsidRPr="0059183A">
        <w:rPr>
          <w:color w:val="222222"/>
          <w:spacing w:val="2"/>
          <w:sz w:val="20"/>
          <w:szCs w:val="20"/>
          <w:lang w:val="en-US"/>
        </w:rPr>
        <w:t xml:space="preserve"> method</w:t>
      </w:r>
      <w:r>
        <w:rPr>
          <w:color w:val="222222"/>
          <w:spacing w:val="2"/>
          <w:sz w:val="20"/>
          <w:szCs w:val="20"/>
          <w:lang w:val="en-US"/>
        </w:rPr>
        <w:t xml:space="preserve"> of separating linkage (clonal) effects</w:t>
      </w:r>
      <w:ins w:id="40" w:author="reirose2002@gmail.com" w:date="2026-10-25T23:00:00Z">
        <w:r w:rsidR="00675D8E">
          <w:rPr>
            <w:color w:val="222222"/>
            <w:spacing w:val="2"/>
            <w:sz w:val="20"/>
            <w:szCs w:val="20"/>
            <w:lang w:val="en-US"/>
          </w:rPr>
          <w:t xml:space="preserve"> but also</w:t>
        </w:r>
      </w:ins>
      <w:del w:id="41" w:author="reirose2002@gmail.com" w:date="2026-10-25T23:00:00Z">
        <w:r w:rsidRPr="0059183A" w:rsidDel="00675D8E">
          <w:rPr>
            <w:color w:val="222222"/>
            <w:spacing w:val="2"/>
            <w:sz w:val="20"/>
            <w:szCs w:val="20"/>
            <w:lang w:val="en-US"/>
          </w:rPr>
          <w:delText>,</w:delText>
        </w:r>
      </w:del>
      <w:r w:rsidRPr="0059183A">
        <w:rPr>
          <w:color w:val="222222"/>
          <w:spacing w:val="2"/>
          <w:sz w:val="20"/>
          <w:szCs w:val="20"/>
          <w:lang w:val="en-US"/>
        </w:rPr>
        <w:t xml:space="preserve"> provide</w:t>
      </w:r>
      <w:r>
        <w:rPr>
          <w:color w:val="222222"/>
          <w:spacing w:val="2"/>
          <w:sz w:val="20"/>
          <w:szCs w:val="20"/>
          <w:lang w:val="en-US"/>
        </w:rPr>
        <w:t>d</w:t>
      </w:r>
      <w:r w:rsidRPr="0059183A">
        <w:rPr>
          <w:color w:val="222222"/>
          <w:spacing w:val="2"/>
          <w:sz w:val="20"/>
          <w:szCs w:val="20"/>
          <w:lang w:val="en-US"/>
        </w:rPr>
        <w:t xml:space="preserve"> a </w:t>
      </w:r>
      <w:r>
        <w:rPr>
          <w:color w:val="222222"/>
          <w:spacing w:val="2"/>
          <w:sz w:val="20"/>
          <w:szCs w:val="20"/>
          <w:lang w:val="en-US"/>
        </w:rPr>
        <w:t xml:space="preserve">simulated </w:t>
      </w:r>
      <w:r w:rsidRPr="0059183A">
        <w:rPr>
          <w:color w:val="222222"/>
          <w:spacing w:val="2"/>
          <w:sz w:val="20"/>
          <w:szCs w:val="20"/>
          <w:lang w:val="en-US"/>
        </w:rPr>
        <w:t xml:space="preserve">demonstration, and applied it to influenza data to explain the </w:t>
      </w:r>
      <w:r>
        <w:rPr>
          <w:color w:val="222222"/>
          <w:spacing w:val="2"/>
          <w:sz w:val="20"/>
          <w:szCs w:val="20"/>
          <w:lang w:val="en-US"/>
        </w:rPr>
        <w:t xml:space="preserve">emergence of the </w:t>
      </w:r>
      <w:r w:rsidRPr="0059183A">
        <w:rPr>
          <w:color w:val="222222"/>
          <w:spacing w:val="2"/>
          <w:sz w:val="20"/>
          <w:szCs w:val="20"/>
          <w:lang w:val="en-US"/>
        </w:rPr>
        <w:t>2009 pandemic</w:t>
      </w:r>
      <w:r>
        <w:rPr>
          <w:color w:val="222222"/>
          <w:spacing w:val="2"/>
          <w:sz w:val="20"/>
          <w:szCs w:val="20"/>
          <w:lang w:val="en-US"/>
        </w:rPr>
        <w:t xml:space="preserve"> strain</w:t>
      </w:r>
      <w:r w:rsidRPr="0059183A">
        <w:rPr>
          <w:color w:val="222222"/>
          <w:spacing w:val="2"/>
          <w:sz w:val="20"/>
          <w:szCs w:val="20"/>
          <w:lang w:val="en-US"/>
        </w:rPr>
        <w:t xml:space="preserve">.  </w:t>
      </w:r>
      <w:r w:rsidRPr="00B5504E">
        <w:rPr>
          <w:color w:val="222222"/>
          <w:spacing w:val="2"/>
          <w:sz w:val="20"/>
          <w:szCs w:val="20"/>
          <w:lang w:val="en-US"/>
          <w:rPrChange w:id="42" w:author="reirose2002@gmail.com" w:date="2026-10-26T00:16:00Z">
            <w:rPr>
              <w:color w:val="222222"/>
              <w:spacing w:val="2"/>
              <w:sz w:val="20"/>
              <w:szCs w:val="20"/>
            </w:rPr>
          </w:rPrChange>
        </w:rPr>
        <w:t xml:space="preserve">In the present work,  this method is tested on simulated sequences in a broad range of parameters, </w:t>
      </w:r>
      <w:r w:rsidR="005327CC" w:rsidRPr="00B5504E">
        <w:rPr>
          <w:color w:val="222222"/>
          <w:spacing w:val="2"/>
          <w:sz w:val="20"/>
          <w:szCs w:val="20"/>
          <w:lang w:val="en-US"/>
          <w:rPrChange w:id="43" w:author="reirose2002@gmail.com" w:date="2026-10-26T00:16:00Z">
            <w:rPr>
              <w:color w:val="222222"/>
              <w:spacing w:val="2"/>
              <w:sz w:val="20"/>
              <w:szCs w:val="20"/>
            </w:rPr>
          </w:rPrChange>
        </w:rPr>
        <w:t>for</w:t>
      </w:r>
      <w:r w:rsidRPr="00B5504E">
        <w:rPr>
          <w:color w:val="222222"/>
          <w:spacing w:val="2"/>
          <w:sz w:val="20"/>
          <w:szCs w:val="20"/>
          <w:lang w:val="en-US"/>
          <w:rPrChange w:id="44" w:author="reirose2002@gmail.com" w:date="2026-10-26T00:16:00Z">
            <w:rPr>
              <w:color w:val="222222"/>
              <w:spacing w:val="2"/>
              <w:sz w:val="20"/>
              <w:szCs w:val="20"/>
            </w:rPr>
          </w:rPrChange>
        </w:rPr>
        <w:t xml:space="preserve"> different scenarios of epistatic networks</w:t>
      </w:r>
      <w:r w:rsidR="00824C84" w:rsidRPr="00B5504E">
        <w:rPr>
          <w:color w:val="222222"/>
          <w:spacing w:val="2"/>
          <w:sz w:val="20"/>
          <w:szCs w:val="20"/>
          <w:lang w:val="en-US"/>
          <w:rPrChange w:id="45" w:author="reirose2002@gmail.com" w:date="2026-10-26T00:16:00Z">
            <w:rPr>
              <w:color w:val="222222"/>
              <w:spacing w:val="2"/>
              <w:sz w:val="20"/>
              <w:szCs w:val="20"/>
            </w:rPr>
          </w:rPrChange>
        </w:rPr>
        <w:t>,</w:t>
      </w:r>
      <w:r w:rsidR="00254733" w:rsidRPr="00B5504E">
        <w:rPr>
          <w:color w:val="222222"/>
          <w:spacing w:val="2"/>
          <w:sz w:val="20"/>
          <w:szCs w:val="20"/>
          <w:lang w:val="en-US"/>
          <w:rPrChange w:id="46" w:author="reirose2002@gmail.com" w:date="2026-10-26T00:16:00Z">
            <w:rPr>
              <w:color w:val="222222"/>
              <w:spacing w:val="2"/>
              <w:sz w:val="20"/>
              <w:szCs w:val="20"/>
            </w:rPr>
          </w:rPrChange>
        </w:rPr>
        <w:t xml:space="preserve"> and </w:t>
      </w:r>
      <w:r w:rsidR="00824C84" w:rsidRPr="00B5504E">
        <w:rPr>
          <w:color w:val="222222"/>
          <w:spacing w:val="2"/>
          <w:sz w:val="20"/>
          <w:szCs w:val="20"/>
          <w:lang w:val="en-US"/>
          <w:rPrChange w:id="47" w:author="reirose2002@gmail.com" w:date="2026-10-26T00:16:00Z">
            <w:rPr>
              <w:color w:val="222222"/>
              <w:spacing w:val="2"/>
              <w:sz w:val="20"/>
              <w:szCs w:val="20"/>
            </w:rPr>
          </w:rPrChange>
        </w:rPr>
        <w:t xml:space="preserve">different </w:t>
      </w:r>
      <w:r w:rsidR="00254733" w:rsidRPr="00B5504E">
        <w:rPr>
          <w:color w:val="222222"/>
          <w:spacing w:val="2"/>
          <w:sz w:val="20"/>
          <w:szCs w:val="20"/>
          <w:lang w:val="en-US"/>
          <w:rPrChange w:id="48" w:author="reirose2002@gmail.com" w:date="2026-10-26T00:16:00Z">
            <w:rPr>
              <w:color w:val="222222"/>
              <w:spacing w:val="2"/>
              <w:sz w:val="20"/>
              <w:szCs w:val="20"/>
            </w:rPr>
          </w:rPrChange>
        </w:rPr>
        <w:t>initial states</w:t>
      </w:r>
      <w:r w:rsidRPr="00B5504E">
        <w:rPr>
          <w:color w:val="222222"/>
          <w:spacing w:val="2"/>
          <w:sz w:val="20"/>
          <w:szCs w:val="20"/>
          <w:lang w:val="en-US"/>
          <w:rPrChange w:id="49" w:author="reirose2002@gmail.com" w:date="2026-10-26T00:16:00Z">
            <w:rPr>
              <w:color w:val="222222"/>
              <w:spacing w:val="2"/>
              <w:sz w:val="20"/>
              <w:szCs w:val="20"/>
            </w:rPr>
          </w:rPrChange>
        </w:rPr>
        <w:t xml:space="preserve">. </w:t>
      </w:r>
      <w:r w:rsidR="00824C84">
        <w:rPr>
          <w:color w:val="222222"/>
          <w:spacing w:val="2"/>
          <w:sz w:val="20"/>
          <w:szCs w:val="20"/>
          <w:lang w:val="en-US"/>
        </w:rPr>
        <w:t>After that</w:t>
      </w:r>
      <w:r w:rsidR="00254733" w:rsidRPr="00254733">
        <w:rPr>
          <w:color w:val="222222"/>
          <w:spacing w:val="2"/>
          <w:sz w:val="20"/>
          <w:szCs w:val="20"/>
          <w:lang w:val="en-US"/>
        </w:rPr>
        <w:t xml:space="preserve">, the hypothesis of VOC emergence due to the spontaneous crossing of а fitness valley is backed by a computer simulation. Although the simulation does not constitute decisive proof, it </w:t>
      </w:r>
      <w:r w:rsidR="00824C84">
        <w:rPr>
          <w:color w:val="222222"/>
          <w:spacing w:val="2"/>
          <w:sz w:val="20"/>
          <w:szCs w:val="20"/>
          <w:lang w:val="en-US"/>
        </w:rPr>
        <w:t>offers</w:t>
      </w:r>
      <w:r w:rsidR="00254733" w:rsidRPr="00254733">
        <w:rPr>
          <w:color w:val="222222"/>
          <w:spacing w:val="2"/>
          <w:sz w:val="20"/>
          <w:szCs w:val="20"/>
          <w:lang w:val="en-US"/>
        </w:rPr>
        <w:t xml:space="preserve"> positive evidence in favor of the hypothesis. </w:t>
      </w:r>
      <w:r w:rsidRPr="00254733">
        <w:rPr>
          <w:color w:val="222222"/>
          <w:spacing w:val="2"/>
          <w:sz w:val="20"/>
          <w:szCs w:val="20"/>
          <w:lang w:val="en-US"/>
        </w:rPr>
        <w:t xml:space="preserve"> </w:t>
      </w:r>
    </w:p>
    <w:p w14:paraId="7DF71635" w14:textId="19F0AA4D" w:rsidR="00A6220F" w:rsidRPr="006C0484" w:rsidRDefault="00EE3753" w:rsidP="006C0484">
      <w:pPr>
        <w:pStyle w:val="u-mb-24"/>
        <w:jc w:val="both"/>
        <w:rPr>
          <w:color w:val="222222"/>
          <w:spacing w:val="2"/>
          <w:sz w:val="20"/>
          <w:szCs w:val="20"/>
          <w:lang w:val="en-US"/>
        </w:rPr>
      </w:pPr>
      <w:r w:rsidRPr="00B5504E">
        <w:rPr>
          <w:rFonts w:ascii="Merriweather Sans" w:hAnsi="Merriweather Sans"/>
          <w:b/>
          <w:color w:val="222222"/>
          <w:spacing w:val="2"/>
          <w:lang w:val="en-US"/>
          <w:rPrChange w:id="50" w:author="reirose2002@gmail.com" w:date="2026-10-26T00:16:00Z">
            <w:rPr>
              <w:rFonts w:ascii="Merriweather Sans" w:hAnsi="Merriweather Sans"/>
              <w:b/>
              <w:color w:val="222222"/>
              <w:spacing w:val="2"/>
            </w:rPr>
          </w:rPrChange>
        </w:rPr>
        <w:lastRenderedPageBreak/>
        <w:t>The assumption that averaging haplotype frequencies over different geographic regions cancels out linkage disequilibrium is limited by migration. During early phases of the pandemic under strict border controls and local non-pharmaceutical interventions, geographic regions exhibited some degree of isolated, independent evolution. However, in the period analyzed by the authors from late 2020 through late 2021, the rapid global dissemination of major variants like Alpha and Delta, coupled with the progressive relaxation of travel restrictions, established a highly connected global population. Under this high-migration regime, geographic regions do not represent independent evolutionary replicates. Instead, identical clonal linkage structures are carried across continents, meaning that geographic averaging may not fully cancel out linkage disequilibrium. While the method may have utility in truly isolated populations, its application to globally circulating variants is susceptible to phylogenetic confounding, and the identified correlations likely reflect clonal variant-defining mutations rather than functional epistasis</w:t>
      </w:r>
    </w:p>
    <w:p w14:paraId="36A4D5A1" w14:textId="25179DE3" w:rsidR="005F45B2" w:rsidRPr="00B5504E" w:rsidRDefault="00A5381D" w:rsidP="006C0484">
      <w:pPr>
        <w:jc w:val="both"/>
        <w:rPr>
          <w:rFonts w:ascii="Times New Roman" w:hAnsi="Times New Roman" w:cs="Times New Roman"/>
          <w:color w:val="000000"/>
          <w:shd w:val="clear" w:color="auto" w:fill="FFFFFF"/>
          <w:lang w:val="en-US"/>
          <w:rPrChange w:id="51" w:author="reirose2002@gmail.com" w:date="2026-10-26T00:16:00Z">
            <w:rPr>
              <w:rFonts w:ascii="Times New Roman" w:hAnsi="Times New Roman" w:cs="Times New Roman"/>
              <w:color w:val="000000"/>
              <w:shd w:val="clear" w:color="auto" w:fill="FFFFFF"/>
            </w:rPr>
          </w:rPrChange>
        </w:rPr>
      </w:pPr>
      <w:r w:rsidRPr="00B5504E">
        <w:rPr>
          <w:rFonts w:ascii="Times New Roman" w:hAnsi="Times New Roman" w:cs="Times New Roman"/>
          <w:color w:val="000000"/>
          <w:shd w:val="clear" w:color="auto" w:fill="FFFFFF"/>
          <w:lang w:val="en-US"/>
          <w:rPrChange w:id="52" w:author="reirose2002@gmail.com" w:date="2026-10-26T00:16:00Z">
            <w:rPr>
              <w:rFonts w:ascii="Times New Roman" w:hAnsi="Times New Roman" w:cs="Times New Roman"/>
              <w:color w:val="000000"/>
              <w:shd w:val="clear" w:color="auto" w:fill="FFFFFF"/>
            </w:rPr>
          </w:rPrChange>
        </w:rPr>
        <w:t>P</w:t>
      </w:r>
      <w:r w:rsidR="00A6220F" w:rsidRPr="00B5504E">
        <w:rPr>
          <w:rFonts w:ascii="Times New Roman" w:hAnsi="Times New Roman" w:cs="Times New Roman"/>
          <w:color w:val="000000"/>
          <w:shd w:val="clear" w:color="auto" w:fill="FFFFFF"/>
          <w:lang w:val="en-US"/>
          <w:rPrChange w:id="53" w:author="reirose2002@gmail.com" w:date="2026-10-26T00:16:00Z">
            <w:rPr>
              <w:rFonts w:ascii="Times New Roman" w:hAnsi="Times New Roman" w:cs="Times New Roman"/>
              <w:color w:val="000000"/>
              <w:shd w:val="clear" w:color="auto" w:fill="FFFFFF"/>
            </w:rPr>
          </w:rPrChange>
        </w:rPr>
        <w:t xml:space="preserve">opulations do not need to be </w:t>
      </w:r>
      <w:r w:rsidR="00B63FCA" w:rsidRPr="00B5504E">
        <w:rPr>
          <w:rFonts w:ascii="Times New Roman" w:hAnsi="Times New Roman" w:cs="Times New Roman"/>
          <w:color w:val="000000"/>
          <w:shd w:val="clear" w:color="auto" w:fill="FFFFFF"/>
          <w:lang w:val="en-US"/>
          <w:rPrChange w:id="54" w:author="reirose2002@gmail.com" w:date="2026-10-26T00:16:00Z">
            <w:rPr>
              <w:rFonts w:ascii="Times New Roman" w:hAnsi="Times New Roman" w:cs="Times New Roman"/>
              <w:color w:val="000000"/>
              <w:shd w:val="clear" w:color="auto" w:fill="FFFFFF"/>
            </w:rPr>
          </w:rPrChange>
        </w:rPr>
        <w:t>completely</w:t>
      </w:r>
      <w:r w:rsidR="00A6220F" w:rsidRPr="00B5504E">
        <w:rPr>
          <w:rFonts w:ascii="Times New Roman" w:hAnsi="Times New Roman" w:cs="Times New Roman"/>
          <w:color w:val="000000"/>
          <w:shd w:val="clear" w:color="auto" w:fill="FFFFFF"/>
          <w:lang w:val="en-US"/>
          <w:rPrChange w:id="55" w:author="reirose2002@gmail.com" w:date="2026-10-26T00:16:00Z">
            <w:rPr>
              <w:rFonts w:ascii="Times New Roman" w:hAnsi="Times New Roman" w:cs="Times New Roman"/>
              <w:color w:val="000000"/>
              <w:shd w:val="clear" w:color="auto" w:fill="FFFFFF"/>
            </w:rPr>
          </w:rPrChange>
        </w:rPr>
        <w:t xml:space="preserve"> isolated for the method to work. </w:t>
      </w:r>
      <w:r w:rsidR="00B63FCA" w:rsidRPr="00B5504E">
        <w:rPr>
          <w:rFonts w:ascii="Times New Roman" w:hAnsi="Times New Roman" w:cs="Times New Roman"/>
          <w:color w:val="000000"/>
          <w:shd w:val="clear" w:color="auto" w:fill="FFFFFF"/>
          <w:lang w:val="en-US"/>
          <w:rPrChange w:id="56" w:author="reirose2002@gmail.com" w:date="2026-10-26T00:16:00Z">
            <w:rPr>
              <w:rFonts w:ascii="Times New Roman" w:hAnsi="Times New Roman" w:cs="Times New Roman"/>
              <w:color w:val="000000"/>
              <w:shd w:val="clear" w:color="auto" w:fill="FFFFFF"/>
            </w:rPr>
          </w:rPrChange>
        </w:rPr>
        <w:t xml:space="preserve">It suffices </w:t>
      </w:r>
      <w:r w:rsidR="00A20890" w:rsidRPr="00B5504E">
        <w:rPr>
          <w:rFonts w:ascii="Times New Roman" w:hAnsi="Times New Roman" w:cs="Times New Roman"/>
          <w:color w:val="000000"/>
          <w:shd w:val="clear" w:color="auto" w:fill="FFFFFF"/>
          <w:lang w:val="en-US"/>
          <w:rPrChange w:id="57" w:author="reirose2002@gmail.com" w:date="2026-10-26T00:16:00Z">
            <w:rPr>
              <w:rFonts w:ascii="Times New Roman" w:hAnsi="Times New Roman" w:cs="Times New Roman"/>
              <w:color w:val="000000"/>
              <w:shd w:val="clear" w:color="auto" w:fill="FFFFFF"/>
            </w:rPr>
          </w:rPrChange>
        </w:rPr>
        <w:t xml:space="preserve">if </w:t>
      </w:r>
      <w:r w:rsidR="00A6220F" w:rsidRPr="00B5504E">
        <w:rPr>
          <w:rFonts w:ascii="Times New Roman" w:hAnsi="Times New Roman" w:cs="Times New Roman"/>
          <w:color w:val="000000"/>
          <w:shd w:val="clear" w:color="auto" w:fill="FFFFFF"/>
          <w:lang w:val="en-US"/>
          <w:rPrChange w:id="58" w:author="reirose2002@gmail.com" w:date="2026-10-26T00:16:00Z">
            <w:rPr>
              <w:rFonts w:ascii="Times New Roman" w:hAnsi="Times New Roman" w:cs="Times New Roman"/>
              <w:color w:val="000000"/>
              <w:shd w:val="clear" w:color="auto" w:fill="FFFFFF"/>
            </w:rPr>
          </w:rPrChange>
        </w:rPr>
        <w:t>migration</w:t>
      </w:r>
      <w:r w:rsidR="000532CA" w:rsidRPr="00B5504E">
        <w:rPr>
          <w:rFonts w:ascii="Times New Roman" w:hAnsi="Times New Roman" w:cs="Times New Roman"/>
          <w:color w:val="000000"/>
          <w:shd w:val="clear" w:color="auto" w:fill="FFFFFF"/>
          <w:lang w:val="en-US"/>
          <w:rPrChange w:id="59" w:author="reirose2002@gmail.com" w:date="2026-10-26T00:16:00Z">
            <w:rPr>
              <w:rFonts w:ascii="Times New Roman" w:hAnsi="Times New Roman" w:cs="Times New Roman"/>
              <w:color w:val="000000"/>
              <w:shd w:val="clear" w:color="auto" w:fill="FFFFFF"/>
            </w:rPr>
          </w:rPrChange>
        </w:rPr>
        <w:t xml:space="preserve"> </w:t>
      </w:r>
      <w:r w:rsidRPr="00B5504E">
        <w:rPr>
          <w:rFonts w:ascii="Times New Roman" w:hAnsi="Times New Roman" w:cs="Times New Roman"/>
          <w:color w:val="000000"/>
          <w:shd w:val="clear" w:color="auto" w:fill="FFFFFF"/>
          <w:lang w:val="en-US"/>
          <w:rPrChange w:id="60" w:author="reirose2002@gmail.com" w:date="2026-10-26T00:16:00Z">
            <w:rPr>
              <w:rFonts w:ascii="Times New Roman" w:hAnsi="Times New Roman" w:cs="Times New Roman"/>
              <w:color w:val="000000"/>
              <w:shd w:val="clear" w:color="auto" w:fill="FFFFFF"/>
            </w:rPr>
          </w:rPrChange>
        </w:rPr>
        <w:t xml:space="preserve">between them is sufficiently </w:t>
      </w:r>
      <w:r w:rsidR="00F92341" w:rsidRPr="00B5504E">
        <w:rPr>
          <w:rFonts w:ascii="Times New Roman" w:hAnsi="Times New Roman" w:cs="Times New Roman"/>
          <w:color w:val="000000"/>
          <w:shd w:val="clear" w:color="auto" w:fill="FFFFFF"/>
          <w:lang w:val="en-US"/>
          <w:rPrChange w:id="61" w:author="reirose2002@gmail.com" w:date="2026-10-26T00:16:00Z">
            <w:rPr>
              <w:rFonts w:ascii="Times New Roman" w:hAnsi="Times New Roman" w:cs="Times New Roman"/>
              <w:color w:val="000000"/>
              <w:shd w:val="clear" w:color="auto" w:fill="FFFFFF"/>
            </w:rPr>
          </w:rPrChange>
        </w:rPr>
        <w:t>slow</w:t>
      </w:r>
      <w:r w:rsidR="00A6220F" w:rsidRPr="00B5504E">
        <w:rPr>
          <w:rFonts w:ascii="Times New Roman" w:hAnsi="Times New Roman" w:cs="Times New Roman"/>
          <w:color w:val="000000"/>
          <w:shd w:val="clear" w:color="auto" w:fill="FFFFFF"/>
          <w:lang w:val="en-US"/>
          <w:rPrChange w:id="62" w:author="reirose2002@gmail.com" w:date="2026-10-26T00:16:00Z">
            <w:rPr>
              <w:rFonts w:ascii="Times New Roman" w:hAnsi="Times New Roman" w:cs="Times New Roman"/>
              <w:color w:val="000000"/>
              <w:shd w:val="clear" w:color="auto" w:fill="FFFFFF"/>
            </w:rPr>
          </w:rPrChange>
        </w:rPr>
        <w:t xml:space="preserve">. </w:t>
      </w:r>
      <w:r w:rsidRPr="00B5504E">
        <w:rPr>
          <w:rFonts w:ascii="Times New Roman" w:hAnsi="Times New Roman" w:cs="Times New Roman"/>
          <w:color w:val="000000"/>
          <w:shd w:val="clear" w:color="auto" w:fill="FFFFFF"/>
          <w:lang w:val="en-US"/>
          <w:rPrChange w:id="63" w:author="reirose2002@gmail.com" w:date="2026-10-26T00:16:00Z">
            <w:rPr>
              <w:rFonts w:ascii="Times New Roman" w:hAnsi="Times New Roman" w:cs="Times New Roman"/>
              <w:color w:val="000000"/>
              <w:shd w:val="clear" w:color="auto" w:fill="FFFFFF"/>
            </w:rPr>
          </w:rPrChange>
        </w:rPr>
        <w:t>In addition</w:t>
      </w:r>
      <w:r w:rsidR="00824C84" w:rsidRPr="00B5504E">
        <w:rPr>
          <w:rFonts w:ascii="Times New Roman" w:hAnsi="Times New Roman" w:cs="Times New Roman"/>
          <w:color w:val="000000"/>
          <w:shd w:val="clear" w:color="auto" w:fill="FFFFFF"/>
          <w:lang w:val="en-US"/>
          <w:rPrChange w:id="64" w:author="reirose2002@gmail.com" w:date="2026-10-26T00:16:00Z">
            <w:rPr>
              <w:rFonts w:ascii="Times New Roman" w:hAnsi="Times New Roman" w:cs="Times New Roman"/>
              <w:color w:val="000000"/>
              <w:shd w:val="clear" w:color="auto" w:fill="FFFFFF"/>
            </w:rPr>
          </w:rPrChange>
        </w:rPr>
        <w:t>, our</w:t>
      </w:r>
      <w:r w:rsidR="00A6220F" w:rsidRPr="00B5504E">
        <w:rPr>
          <w:rFonts w:ascii="Times New Roman" w:hAnsi="Times New Roman" w:cs="Times New Roman"/>
          <w:color w:val="000000"/>
          <w:shd w:val="clear" w:color="auto" w:fill="FFFFFF"/>
          <w:lang w:val="en-US"/>
          <w:rPrChange w:id="65" w:author="reirose2002@gmail.com" w:date="2026-10-26T00:16:00Z">
            <w:rPr>
              <w:rFonts w:ascii="Times New Roman" w:hAnsi="Times New Roman" w:cs="Times New Roman"/>
              <w:color w:val="000000"/>
              <w:shd w:val="clear" w:color="auto" w:fill="FFFFFF"/>
            </w:rPr>
          </w:rPrChange>
        </w:rPr>
        <w:t xml:space="preserve"> </w:t>
      </w:r>
      <w:r w:rsidR="005327CC" w:rsidRPr="00B5504E">
        <w:rPr>
          <w:rFonts w:ascii="Times New Roman" w:hAnsi="Times New Roman" w:cs="Times New Roman"/>
          <w:color w:val="000000"/>
          <w:shd w:val="clear" w:color="auto" w:fill="FFFFFF"/>
          <w:lang w:val="en-US"/>
          <w:rPrChange w:id="66" w:author="reirose2002@gmail.com" w:date="2026-10-26T00:16:00Z">
            <w:rPr>
              <w:rFonts w:ascii="Times New Roman" w:hAnsi="Times New Roman" w:cs="Times New Roman"/>
              <w:color w:val="000000"/>
              <w:shd w:val="clear" w:color="auto" w:fill="FFFFFF"/>
            </w:rPr>
          </w:rPrChange>
        </w:rPr>
        <w:t>choice</w:t>
      </w:r>
      <w:r w:rsidR="00A6220F" w:rsidRPr="00B5504E">
        <w:rPr>
          <w:rFonts w:ascii="Times New Roman" w:hAnsi="Times New Roman" w:cs="Times New Roman"/>
          <w:color w:val="000000"/>
          <w:shd w:val="clear" w:color="auto" w:fill="FFFFFF"/>
          <w:lang w:val="en-US"/>
          <w:rPrChange w:id="67" w:author="reirose2002@gmail.com" w:date="2026-10-26T00:16:00Z">
            <w:rPr>
              <w:rFonts w:ascii="Times New Roman" w:hAnsi="Times New Roman" w:cs="Times New Roman"/>
              <w:color w:val="000000"/>
              <w:shd w:val="clear" w:color="auto" w:fill="FFFFFF"/>
            </w:rPr>
          </w:rPrChange>
        </w:rPr>
        <w:t xml:space="preserve"> of UFE as </w:t>
      </w:r>
      <w:r w:rsidR="005327CC" w:rsidRPr="00B5504E">
        <w:rPr>
          <w:rFonts w:ascii="Times New Roman" w:hAnsi="Times New Roman" w:cs="Times New Roman"/>
          <w:color w:val="000000"/>
          <w:shd w:val="clear" w:color="auto" w:fill="FFFFFF"/>
          <w:lang w:val="en-US"/>
          <w:rPrChange w:id="68" w:author="reirose2002@gmail.com" w:date="2026-10-26T00:16:00Z">
            <w:rPr>
              <w:rFonts w:ascii="Times New Roman" w:hAnsi="Times New Roman" w:cs="Times New Roman"/>
              <w:color w:val="000000"/>
              <w:shd w:val="clear" w:color="auto" w:fill="FFFFFF"/>
            </w:rPr>
          </w:rPrChange>
        </w:rPr>
        <w:t xml:space="preserve">the </w:t>
      </w:r>
      <w:r w:rsidR="00A6220F" w:rsidRPr="00B5504E">
        <w:rPr>
          <w:rFonts w:ascii="Times New Roman" w:hAnsi="Times New Roman" w:cs="Times New Roman"/>
          <w:color w:val="000000"/>
          <w:shd w:val="clear" w:color="auto" w:fill="FFFFFF"/>
          <w:lang w:val="en-US"/>
          <w:rPrChange w:id="69" w:author="reirose2002@gmail.com" w:date="2026-10-26T00:16:00Z">
            <w:rPr>
              <w:rFonts w:ascii="Times New Roman" w:hAnsi="Times New Roman" w:cs="Times New Roman"/>
              <w:color w:val="000000"/>
              <w:shd w:val="clear" w:color="auto" w:fill="FFFFFF"/>
            </w:rPr>
          </w:rPrChange>
        </w:rPr>
        <w:t>correlation measur</w:t>
      </w:r>
      <w:r w:rsidR="005F45B2" w:rsidRPr="00B5504E">
        <w:rPr>
          <w:rFonts w:ascii="Times New Roman" w:hAnsi="Times New Roman" w:cs="Times New Roman"/>
          <w:color w:val="000000"/>
          <w:shd w:val="clear" w:color="auto" w:fill="FFFFFF"/>
          <w:lang w:val="en-US"/>
          <w:rPrChange w:id="70" w:author="reirose2002@gmail.com" w:date="2026-10-26T00:16:00Z">
            <w:rPr>
              <w:rFonts w:ascii="Times New Roman" w:hAnsi="Times New Roman" w:cs="Times New Roman"/>
              <w:color w:val="000000"/>
              <w:shd w:val="clear" w:color="auto" w:fill="FFFFFF"/>
            </w:rPr>
          </w:rPrChange>
        </w:rPr>
        <w:t>e</w:t>
      </w:r>
      <w:r w:rsidR="00D92AB3" w:rsidRPr="00B5504E">
        <w:rPr>
          <w:rFonts w:ascii="Times New Roman" w:hAnsi="Times New Roman" w:cs="Times New Roman"/>
          <w:color w:val="000000"/>
          <w:shd w:val="clear" w:color="auto" w:fill="FFFFFF"/>
          <w:lang w:val="en-US"/>
          <w:rPrChange w:id="71" w:author="reirose2002@gmail.com" w:date="2026-10-26T00:16:00Z">
            <w:rPr>
              <w:rFonts w:ascii="Times New Roman" w:hAnsi="Times New Roman" w:cs="Times New Roman"/>
              <w:color w:val="000000"/>
              <w:shd w:val="clear" w:color="auto" w:fill="FFFFFF"/>
            </w:rPr>
          </w:rPrChange>
        </w:rPr>
        <w:t xml:space="preserve"> (</w:t>
      </w:r>
      <w:r w:rsidR="00236FD7" w:rsidRPr="00B5504E">
        <w:rPr>
          <w:rFonts w:ascii="Times New Roman" w:hAnsi="Times New Roman" w:cs="Times New Roman"/>
          <w:color w:val="000000"/>
          <w:shd w:val="clear" w:color="auto" w:fill="FFFFFF"/>
          <w:lang w:val="en-US"/>
          <w:rPrChange w:id="72" w:author="reirose2002@gmail.com" w:date="2026-10-26T00:16:00Z">
            <w:rPr>
              <w:rFonts w:ascii="Times New Roman" w:hAnsi="Times New Roman" w:cs="Times New Roman"/>
              <w:color w:val="000000"/>
              <w:shd w:val="clear" w:color="auto" w:fill="FFFFFF"/>
            </w:rPr>
          </w:rPrChange>
        </w:rPr>
        <w:t>as opposed to</w:t>
      </w:r>
      <w:r w:rsidR="00D36E0B" w:rsidRPr="00B5504E">
        <w:rPr>
          <w:rFonts w:ascii="Times New Roman" w:hAnsi="Times New Roman" w:cs="Times New Roman"/>
          <w:color w:val="000000"/>
          <w:shd w:val="clear" w:color="auto" w:fill="FFFFFF"/>
          <w:lang w:val="en-US"/>
          <w:rPrChange w:id="73" w:author="reirose2002@gmail.com" w:date="2026-10-26T00:16:00Z">
            <w:rPr>
              <w:rFonts w:ascii="Times New Roman" w:hAnsi="Times New Roman" w:cs="Times New Roman"/>
              <w:color w:val="000000"/>
              <w:shd w:val="clear" w:color="auto" w:fill="FFFFFF"/>
            </w:rPr>
          </w:rPrChange>
        </w:rPr>
        <w:t>,</w:t>
      </w:r>
      <w:r w:rsidR="00ED2BC5" w:rsidRPr="00B5504E">
        <w:rPr>
          <w:rFonts w:ascii="Times New Roman" w:hAnsi="Times New Roman" w:cs="Times New Roman"/>
          <w:color w:val="000000"/>
          <w:shd w:val="clear" w:color="auto" w:fill="FFFFFF"/>
          <w:lang w:val="en-US"/>
          <w:rPrChange w:id="74" w:author="reirose2002@gmail.com" w:date="2026-10-26T00:16:00Z">
            <w:rPr>
              <w:rFonts w:ascii="Times New Roman" w:hAnsi="Times New Roman" w:cs="Times New Roman"/>
              <w:color w:val="000000"/>
              <w:shd w:val="clear" w:color="auto" w:fill="FFFFFF"/>
            </w:rPr>
          </w:rPrChange>
        </w:rPr>
        <w:t xml:space="preserve"> e.g.</w:t>
      </w:r>
      <w:r w:rsidR="00D36E0B" w:rsidRPr="00B5504E">
        <w:rPr>
          <w:rFonts w:ascii="Times New Roman" w:hAnsi="Times New Roman" w:cs="Times New Roman"/>
          <w:color w:val="000000"/>
          <w:shd w:val="clear" w:color="auto" w:fill="FFFFFF"/>
          <w:lang w:val="en-US"/>
          <w:rPrChange w:id="75" w:author="reirose2002@gmail.com" w:date="2026-10-26T00:16:00Z">
            <w:rPr>
              <w:rFonts w:ascii="Times New Roman" w:hAnsi="Times New Roman" w:cs="Times New Roman"/>
              <w:color w:val="000000"/>
              <w:shd w:val="clear" w:color="auto" w:fill="FFFFFF"/>
            </w:rPr>
          </w:rPrChange>
        </w:rPr>
        <w:t xml:space="preserve">, </w:t>
      </w:r>
      <w:r w:rsidR="00236FD7" w:rsidRPr="00B5504E">
        <w:rPr>
          <w:rFonts w:ascii="Times New Roman" w:hAnsi="Times New Roman" w:cs="Times New Roman"/>
          <w:color w:val="000000"/>
          <w:shd w:val="clear" w:color="auto" w:fill="FFFFFF"/>
          <w:lang w:val="en-US"/>
          <w:rPrChange w:id="76" w:author="reirose2002@gmail.com" w:date="2026-10-26T00:16:00Z">
            <w:rPr>
              <w:rFonts w:ascii="Times New Roman" w:hAnsi="Times New Roman" w:cs="Times New Roman"/>
              <w:color w:val="000000"/>
              <w:shd w:val="clear" w:color="auto" w:fill="FFFFFF"/>
            </w:rPr>
          </w:rPrChange>
        </w:rPr>
        <w:t>Pearson coefficient</w:t>
      </w:r>
      <w:r w:rsidR="00D92AB3" w:rsidRPr="00B5504E">
        <w:rPr>
          <w:rFonts w:ascii="Times New Roman" w:hAnsi="Times New Roman" w:cs="Times New Roman"/>
          <w:color w:val="000000"/>
          <w:shd w:val="clear" w:color="auto" w:fill="FFFFFF"/>
          <w:lang w:val="en-US"/>
          <w:rPrChange w:id="77" w:author="reirose2002@gmail.com" w:date="2026-10-26T00:16:00Z">
            <w:rPr>
              <w:rFonts w:ascii="Times New Roman" w:hAnsi="Times New Roman" w:cs="Times New Roman"/>
              <w:color w:val="000000"/>
              <w:shd w:val="clear" w:color="auto" w:fill="FFFFFF"/>
            </w:rPr>
          </w:rPrChange>
        </w:rPr>
        <w:t>)</w:t>
      </w:r>
      <w:r w:rsidR="00A6220F" w:rsidRPr="00B5504E">
        <w:rPr>
          <w:rFonts w:ascii="Times New Roman" w:hAnsi="Times New Roman" w:cs="Times New Roman"/>
          <w:color w:val="000000"/>
          <w:shd w:val="clear" w:color="auto" w:fill="FFFFFF"/>
          <w:lang w:val="en-US"/>
          <w:rPrChange w:id="78" w:author="reirose2002@gmail.com" w:date="2026-10-26T00:16:00Z">
            <w:rPr>
              <w:rFonts w:ascii="Times New Roman" w:hAnsi="Times New Roman" w:cs="Times New Roman"/>
              <w:color w:val="000000"/>
              <w:shd w:val="clear" w:color="auto" w:fill="FFFFFF"/>
            </w:rPr>
          </w:rPrChange>
        </w:rPr>
        <w:t xml:space="preserve"> </w:t>
      </w:r>
      <w:r w:rsidR="00E55914" w:rsidRPr="00B5504E">
        <w:rPr>
          <w:rFonts w:ascii="Times New Roman" w:hAnsi="Times New Roman" w:cs="Times New Roman"/>
          <w:color w:val="000000"/>
          <w:shd w:val="clear" w:color="auto" w:fill="FFFFFF"/>
          <w:lang w:val="en-US"/>
          <w:rPrChange w:id="79" w:author="reirose2002@gmail.com" w:date="2026-10-26T00:16:00Z">
            <w:rPr>
              <w:rFonts w:ascii="Times New Roman" w:hAnsi="Times New Roman" w:cs="Times New Roman"/>
              <w:color w:val="000000"/>
              <w:shd w:val="clear" w:color="auto" w:fill="FFFFFF"/>
            </w:rPr>
          </w:rPrChange>
        </w:rPr>
        <w:t>filters out</w:t>
      </w:r>
      <w:r w:rsidR="00A6220F" w:rsidRPr="00B5504E">
        <w:rPr>
          <w:rFonts w:ascii="Times New Roman" w:hAnsi="Times New Roman" w:cs="Times New Roman"/>
          <w:color w:val="000000"/>
          <w:shd w:val="clear" w:color="auto" w:fill="FFFFFF"/>
          <w:lang w:val="en-US"/>
          <w:rPrChange w:id="80" w:author="reirose2002@gmail.com" w:date="2026-10-26T00:16:00Z">
            <w:rPr>
              <w:rFonts w:ascii="Times New Roman" w:hAnsi="Times New Roman" w:cs="Times New Roman"/>
              <w:color w:val="000000"/>
              <w:shd w:val="clear" w:color="auto" w:fill="FFFFFF"/>
            </w:rPr>
          </w:rPrChange>
        </w:rPr>
        <w:t xml:space="preserve"> clonal </w:t>
      </w:r>
      <w:r w:rsidR="00E87E14" w:rsidRPr="00B5504E">
        <w:rPr>
          <w:rFonts w:ascii="Times New Roman" w:hAnsi="Times New Roman" w:cs="Times New Roman"/>
          <w:color w:val="000000"/>
          <w:shd w:val="clear" w:color="auto" w:fill="FFFFFF"/>
          <w:lang w:val="en-US"/>
          <w:rPrChange w:id="81" w:author="reirose2002@gmail.com" w:date="2026-10-26T00:16:00Z">
            <w:rPr>
              <w:rFonts w:ascii="Times New Roman" w:hAnsi="Times New Roman" w:cs="Times New Roman"/>
              <w:color w:val="000000"/>
              <w:shd w:val="clear" w:color="auto" w:fill="FFFFFF"/>
            </w:rPr>
          </w:rPrChange>
        </w:rPr>
        <w:t>combinations</w:t>
      </w:r>
      <w:r w:rsidR="00A6220F" w:rsidRPr="00B5504E">
        <w:rPr>
          <w:rFonts w:ascii="Times New Roman" w:hAnsi="Times New Roman" w:cs="Times New Roman"/>
          <w:color w:val="000000"/>
          <w:shd w:val="clear" w:color="auto" w:fill="FFFFFF"/>
          <w:lang w:val="en-US"/>
          <w:rPrChange w:id="82" w:author="reirose2002@gmail.com" w:date="2026-10-26T00:16:00Z">
            <w:rPr>
              <w:rFonts w:ascii="Times New Roman" w:hAnsi="Times New Roman" w:cs="Times New Roman"/>
              <w:color w:val="000000"/>
              <w:shd w:val="clear" w:color="auto" w:fill="FFFFFF"/>
            </w:rPr>
          </w:rPrChange>
        </w:rPr>
        <w:t xml:space="preserve">. </w:t>
      </w:r>
      <w:r w:rsidR="005327CC" w:rsidRPr="00B5504E">
        <w:rPr>
          <w:rFonts w:ascii="Times New Roman" w:hAnsi="Times New Roman" w:cs="Times New Roman"/>
          <w:color w:val="000000"/>
          <w:shd w:val="clear" w:color="auto" w:fill="FFFFFF"/>
          <w:lang w:val="en-US"/>
          <w:rPrChange w:id="83" w:author="reirose2002@gmail.com" w:date="2026-10-26T00:16:00Z">
            <w:rPr>
              <w:rFonts w:ascii="Times New Roman" w:hAnsi="Times New Roman" w:cs="Times New Roman"/>
              <w:color w:val="000000"/>
              <w:shd w:val="clear" w:color="auto" w:fill="FFFFFF"/>
            </w:rPr>
          </w:rPrChange>
        </w:rPr>
        <w:t xml:space="preserve"> </w:t>
      </w:r>
      <w:r w:rsidR="00E87E14" w:rsidRPr="00B5504E">
        <w:rPr>
          <w:rFonts w:ascii="Times New Roman" w:hAnsi="Times New Roman" w:cs="Times New Roman"/>
          <w:color w:val="000000"/>
          <w:shd w:val="clear" w:color="auto" w:fill="FFFFFF"/>
          <w:lang w:val="en-US"/>
          <w:rPrChange w:id="84" w:author="reirose2002@gmail.com" w:date="2026-10-26T00:16:00Z">
            <w:rPr>
              <w:rFonts w:ascii="Times New Roman" w:hAnsi="Times New Roman" w:cs="Times New Roman"/>
              <w:color w:val="000000"/>
              <w:shd w:val="clear" w:color="auto" w:fill="FFFFFF"/>
            </w:rPr>
          </w:rPrChange>
        </w:rPr>
        <w:t xml:space="preserve">Both </w:t>
      </w:r>
      <w:r w:rsidR="0023330B" w:rsidRPr="00B5504E">
        <w:rPr>
          <w:rFonts w:ascii="Times New Roman" w:hAnsi="Times New Roman" w:cs="Times New Roman"/>
          <w:color w:val="000000"/>
          <w:shd w:val="clear" w:color="auto" w:fill="FFFFFF"/>
          <w:lang w:val="en-US"/>
          <w:rPrChange w:id="85" w:author="reirose2002@gmail.com" w:date="2026-10-26T00:16:00Z">
            <w:rPr>
              <w:rFonts w:ascii="Times New Roman" w:hAnsi="Times New Roman" w:cs="Times New Roman"/>
              <w:color w:val="000000"/>
              <w:shd w:val="clear" w:color="auto" w:fill="FFFFFF"/>
            </w:rPr>
          </w:rPrChange>
        </w:rPr>
        <w:t>points</w:t>
      </w:r>
      <w:r w:rsidR="00A6220F" w:rsidRPr="00B5504E">
        <w:rPr>
          <w:rFonts w:ascii="Times New Roman" w:hAnsi="Times New Roman" w:cs="Times New Roman"/>
          <w:color w:val="000000"/>
          <w:shd w:val="clear" w:color="auto" w:fill="FFFFFF"/>
          <w:lang w:val="en-US"/>
          <w:rPrChange w:id="86" w:author="reirose2002@gmail.com" w:date="2026-10-26T00:16:00Z">
            <w:rPr>
              <w:rFonts w:ascii="Times New Roman" w:hAnsi="Times New Roman" w:cs="Times New Roman"/>
              <w:color w:val="000000"/>
              <w:shd w:val="clear" w:color="auto" w:fill="FFFFFF"/>
            </w:rPr>
          </w:rPrChange>
        </w:rPr>
        <w:t xml:space="preserve"> </w:t>
      </w:r>
      <w:r w:rsidR="00E87E14" w:rsidRPr="00B5504E">
        <w:rPr>
          <w:rFonts w:ascii="Times New Roman" w:hAnsi="Times New Roman" w:cs="Times New Roman"/>
          <w:color w:val="000000"/>
          <w:shd w:val="clear" w:color="auto" w:fill="FFFFFF"/>
          <w:lang w:val="en-US"/>
          <w:rPrChange w:id="87" w:author="reirose2002@gmail.com" w:date="2026-10-26T00:16:00Z">
            <w:rPr>
              <w:rFonts w:ascii="Times New Roman" w:hAnsi="Times New Roman" w:cs="Times New Roman"/>
              <w:color w:val="000000"/>
              <w:shd w:val="clear" w:color="auto" w:fill="FFFFFF"/>
            </w:rPr>
          </w:rPrChange>
        </w:rPr>
        <w:t>were</w:t>
      </w:r>
      <w:r w:rsidR="00A6220F" w:rsidRPr="00B5504E">
        <w:rPr>
          <w:rFonts w:ascii="Times New Roman" w:hAnsi="Times New Roman" w:cs="Times New Roman"/>
          <w:color w:val="000000"/>
          <w:shd w:val="clear" w:color="auto" w:fill="FFFFFF"/>
          <w:lang w:val="en-US"/>
          <w:rPrChange w:id="88" w:author="reirose2002@gmail.com" w:date="2026-10-26T00:16:00Z">
            <w:rPr>
              <w:rFonts w:ascii="Times New Roman" w:hAnsi="Times New Roman" w:cs="Times New Roman"/>
              <w:color w:val="000000"/>
              <w:shd w:val="clear" w:color="auto" w:fill="FFFFFF"/>
            </w:rPr>
          </w:rPrChange>
        </w:rPr>
        <w:t xml:space="preserve"> </w:t>
      </w:r>
      <w:r w:rsidR="00E87E14" w:rsidRPr="00B5504E">
        <w:rPr>
          <w:rFonts w:ascii="Times New Roman" w:hAnsi="Times New Roman" w:cs="Times New Roman"/>
          <w:color w:val="000000"/>
          <w:shd w:val="clear" w:color="auto" w:fill="FFFFFF"/>
          <w:lang w:val="en-US"/>
          <w:rPrChange w:id="89" w:author="reirose2002@gmail.com" w:date="2026-10-26T00:16:00Z">
            <w:rPr>
              <w:rFonts w:ascii="Times New Roman" w:hAnsi="Times New Roman" w:cs="Times New Roman"/>
              <w:color w:val="000000"/>
              <w:shd w:val="clear" w:color="auto" w:fill="FFFFFF"/>
            </w:rPr>
          </w:rPrChange>
        </w:rPr>
        <w:t>already addressed</w:t>
      </w:r>
      <w:r w:rsidR="00A6220F" w:rsidRPr="00B5504E">
        <w:rPr>
          <w:rFonts w:ascii="Times New Roman" w:hAnsi="Times New Roman" w:cs="Times New Roman"/>
          <w:color w:val="000000"/>
          <w:shd w:val="clear" w:color="auto" w:fill="FFFFFF"/>
          <w:lang w:val="en-US"/>
          <w:rPrChange w:id="90" w:author="reirose2002@gmail.com" w:date="2026-10-26T00:16:00Z">
            <w:rPr>
              <w:rFonts w:ascii="Times New Roman" w:hAnsi="Times New Roman" w:cs="Times New Roman"/>
              <w:color w:val="000000"/>
              <w:shd w:val="clear" w:color="auto" w:fill="FFFFFF"/>
            </w:rPr>
          </w:rPrChange>
        </w:rPr>
        <w:t xml:space="preserve"> in Pedruzzi </w:t>
      </w:r>
      <w:r w:rsidR="00F92341" w:rsidRPr="00B5504E">
        <w:rPr>
          <w:rFonts w:ascii="Times New Roman" w:hAnsi="Times New Roman" w:cs="Times New Roman"/>
          <w:color w:val="000000"/>
          <w:shd w:val="clear" w:color="auto" w:fill="FFFFFF"/>
          <w:lang w:val="en-US"/>
          <w:rPrChange w:id="91" w:author="reirose2002@gmail.com" w:date="2026-10-26T00:16:00Z">
            <w:rPr>
              <w:rFonts w:ascii="Times New Roman" w:hAnsi="Times New Roman" w:cs="Times New Roman"/>
              <w:color w:val="000000"/>
              <w:shd w:val="clear" w:color="auto" w:fill="FFFFFF"/>
            </w:rPr>
          </w:rPrChange>
        </w:rPr>
        <w:t>&amp; Rouzine</w:t>
      </w:r>
      <w:r w:rsidR="00A6220F" w:rsidRPr="00B5504E">
        <w:rPr>
          <w:rFonts w:ascii="Times New Roman" w:hAnsi="Times New Roman" w:cs="Times New Roman"/>
          <w:color w:val="000000"/>
          <w:shd w:val="clear" w:color="auto" w:fill="FFFFFF"/>
          <w:lang w:val="en-US"/>
          <w:rPrChange w:id="92" w:author="reirose2002@gmail.com" w:date="2026-10-26T00:16:00Z">
            <w:rPr>
              <w:rFonts w:ascii="Times New Roman" w:hAnsi="Times New Roman" w:cs="Times New Roman"/>
              <w:color w:val="000000"/>
              <w:shd w:val="clear" w:color="auto" w:fill="FFFFFF"/>
            </w:rPr>
          </w:rPrChange>
        </w:rPr>
        <w:t xml:space="preserve"> 2</w:t>
      </w:r>
      <w:r w:rsidR="005F45B2" w:rsidRPr="00B5504E">
        <w:rPr>
          <w:rFonts w:ascii="Times New Roman" w:hAnsi="Times New Roman" w:cs="Times New Roman"/>
          <w:color w:val="000000"/>
          <w:shd w:val="clear" w:color="auto" w:fill="FFFFFF"/>
          <w:lang w:val="en-US"/>
          <w:rPrChange w:id="93" w:author="reirose2002@gmail.com" w:date="2026-10-26T00:16:00Z">
            <w:rPr>
              <w:rFonts w:ascii="Times New Roman" w:hAnsi="Times New Roman" w:cs="Times New Roman"/>
              <w:color w:val="000000"/>
              <w:shd w:val="clear" w:color="auto" w:fill="FFFFFF"/>
            </w:rPr>
          </w:rPrChange>
        </w:rPr>
        <w:t xml:space="preserve">021, and here we repeat </w:t>
      </w:r>
      <w:r w:rsidR="0023330B" w:rsidRPr="00B5504E">
        <w:rPr>
          <w:rFonts w:ascii="Times New Roman" w:hAnsi="Times New Roman" w:cs="Times New Roman"/>
          <w:color w:val="000000"/>
          <w:shd w:val="clear" w:color="auto" w:fill="FFFFFF"/>
          <w:lang w:val="en-US"/>
          <w:rPrChange w:id="94" w:author="reirose2002@gmail.com" w:date="2026-10-26T00:16:00Z">
            <w:rPr>
              <w:rFonts w:ascii="Times New Roman" w:hAnsi="Times New Roman" w:cs="Times New Roman"/>
              <w:color w:val="000000"/>
              <w:shd w:val="clear" w:color="auto" w:fill="FFFFFF"/>
            </w:rPr>
          </w:rPrChange>
        </w:rPr>
        <w:t>them</w:t>
      </w:r>
      <w:r w:rsidR="002977D4" w:rsidRPr="002977D4">
        <w:rPr>
          <w:rFonts w:ascii="Times New Roman" w:hAnsi="Times New Roman" w:cs="Times New Roman"/>
          <w:color w:val="000000"/>
          <w:shd w:val="clear" w:color="auto" w:fill="FFFFFF"/>
          <w:lang w:val="en-US"/>
        </w:rPr>
        <w:t xml:space="preserve"> </w:t>
      </w:r>
      <w:r w:rsidR="002977D4">
        <w:rPr>
          <w:rFonts w:ascii="Times New Roman" w:hAnsi="Times New Roman" w:cs="Times New Roman"/>
          <w:color w:val="000000"/>
          <w:shd w:val="clear" w:color="auto" w:fill="FFFFFF"/>
          <w:lang w:val="en-US"/>
        </w:rPr>
        <w:t>in Discussion</w:t>
      </w:r>
      <w:ins w:id="95" w:author="reirose2002@gmail.com" w:date="2026-10-25T23:06:00Z">
        <w:r w:rsidR="009934B8">
          <w:rPr>
            <w:rFonts w:ascii="Times New Roman" w:hAnsi="Times New Roman" w:cs="Times New Roman"/>
            <w:color w:val="000000"/>
            <w:shd w:val="clear" w:color="auto" w:fill="FFFFFF"/>
            <w:lang w:val="en-US"/>
          </w:rPr>
          <w:t xml:space="preserve"> (Lines 3</w:t>
        </w:r>
      </w:ins>
      <w:ins w:id="96" w:author="reirose2002@gmail.com" w:date="2026-10-26T00:19:00Z">
        <w:r w:rsidR="00B5504E" w:rsidRPr="00B5504E">
          <w:rPr>
            <w:rFonts w:ascii="Times New Roman" w:hAnsi="Times New Roman" w:cs="Times New Roman"/>
            <w:color w:val="000000"/>
            <w:shd w:val="clear" w:color="auto" w:fill="FFFFFF"/>
            <w:lang w:val="en-US"/>
            <w:rPrChange w:id="97" w:author="reirose2002@gmail.com" w:date="2026-10-26T00:19:00Z">
              <w:rPr>
                <w:rFonts w:ascii="Times New Roman" w:hAnsi="Times New Roman" w:cs="Times New Roman"/>
                <w:color w:val="000000"/>
                <w:shd w:val="clear" w:color="auto" w:fill="FFFFFF"/>
              </w:rPr>
            </w:rPrChange>
          </w:rPr>
          <w:t>86</w:t>
        </w:r>
      </w:ins>
      <w:ins w:id="98" w:author="reirose2002@gmail.com" w:date="2026-10-25T23:06:00Z">
        <w:r w:rsidR="009934B8">
          <w:rPr>
            <w:rFonts w:ascii="Times New Roman" w:hAnsi="Times New Roman" w:cs="Times New Roman"/>
            <w:color w:val="000000"/>
            <w:shd w:val="clear" w:color="auto" w:fill="FFFFFF"/>
            <w:lang w:val="en-US"/>
          </w:rPr>
          <w:t>-</w:t>
        </w:r>
      </w:ins>
      <w:ins w:id="99" w:author="reirose2002@gmail.com" w:date="2026-10-26T00:19:00Z">
        <w:r w:rsidR="00B5504E" w:rsidRPr="00B5504E">
          <w:rPr>
            <w:rFonts w:ascii="Times New Roman" w:hAnsi="Times New Roman" w:cs="Times New Roman"/>
            <w:color w:val="000000"/>
            <w:shd w:val="clear" w:color="auto" w:fill="FFFFFF"/>
            <w:lang w:val="en-US"/>
            <w:rPrChange w:id="100" w:author="reirose2002@gmail.com" w:date="2026-10-26T00:19:00Z">
              <w:rPr>
                <w:rFonts w:ascii="Times New Roman" w:hAnsi="Times New Roman" w:cs="Times New Roman"/>
                <w:color w:val="000000"/>
                <w:shd w:val="clear" w:color="auto" w:fill="FFFFFF"/>
              </w:rPr>
            </w:rPrChange>
          </w:rPr>
          <w:t>404</w:t>
        </w:r>
      </w:ins>
      <w:ins w:id="101" w:author="reirose2002@gmail.com" w:date="2026-10-25T23:06:00Z">
        <w:r w:rsidR="009934B8">
          <w:rPr>
            <w:rFonts w:ascii="Times New Roman" w:hAnsi="Times New Roman" w:cs="Times New Roman"/>
            <w:color w:val="000000"/>
            <w:shd w:val="clear" w:color="auto" w:fill="FFFFFF"/>
            <w:lang w:val="en-US"/>
          </w:rPr>
          <w:t>)</w:t>
        </w:r>
      </w:ins>
      <w:r w:rsidR="005F45B2" w:rsidRPr="00B5504E">
        <w:rPr>
          <w:rFonts w:ascii="Times New Roman" w:hAnsi="Times New Roman" w:cs="Times New Roman"/>
          <w:color w:val="000000"/>
          <w:shd w:val="clear" w:color="auto" w:fill="FFFFFF"/>
          <w:lang w:val="en-US"/>
          <w:rPrChange w:id="102" w:author="reirose2002@gmail.com" w:date="2026-10-26T00:16:00Z">
            <w:rPr>
              <w:rFonts w:ascii="Times New Roman" w:hAnsi="Times New Roman" w:cs="Times New Roman"/>
              <w:color w:val="000000"/>
              <w:shd w:val="clear" w:color="auto" w:fill="FFFFFF"/>
            </w:rPr>
          </w:rPrChange>
        </w:rPr>
        <w:t>:</w:t>
      </w:r>
    </w:p>
    <w:p w14:paraId="1F3EC466" w14:textId="77777777" w:rsidR="005F45B2" w:rsidRPr="00B5504E" w:rsidRDefault="005F45B2" w:rsidP="006C0484">
      <w:pPr>
        <w:jc w:val="both"/>
        <w:rPr>
          <w:rFonts w:ascii="Roboto" w:hAnsi="Roboto"/>
          <w:color w:val="000000"/>
          <w:sz w:val="20"/>
          <w:szCs w:val="20"/>
          <w:shd w:val="clear" w:color="auto" w:fill="FFFFFF"/>
          <w:lang w:val="en-US"/>
          <w:rPrChange w:id="103" w:author="reirose2002@gmail.com" w:date="2026-10-26T00:16:00Z">
            <w:rPr>
              <w:rFonts w:ascii="Roboto" w:hAnsi="Roboto"/>
              <w:color w:val="000000"/>
              <w:sz w:val="20"/>
              <w:szCs w:val="20"/>
              <w:shd w:val="clear" w:color="auto" w:fill="FFFFFF"/>
            </w:rPr>
          </w:rPrChange>
        </w:rPr>
      </w:pPr>
    </w:p>
    <w:p w14:paraId="6153EA7B" w14:textId="1FF07F47" w:rsidR="005F45B2" w:rsidRPr="00B5504E" w:rsidRDefault="005F45B2" w:rsidP="006C0484">
      <w:pPr>
        <w:pStyle w:val="p1"/>
        <w:jc w:val="both"/>
        <w:rPr>
          <w:rFonts w:ascii="Times New Roman" w:hAnsi="Times New Roman"/>
          <w:sz w:val="20"/>
          <w:szCs w:val="20"/>
          <w:lang w:val="en-US"/>
          <w:rPrChange w:id="104" w:author="reirose2002@gmail.com" w:date="2026-10-26T00:16:00Z">
            <w:rPr>
              <w:rFonts w:ascii="Times New Roman" w:hAnsi="Times New Roman"/>
              <w:sz w:val="20"/>
              <w:szCs w:val="20"/>
            </w:rPr>
          </w:rPrChange>
        </w:rPr>
      </w:pPr>
      <w:bookmarkStart w:id="105" w:name="_Hlk243861882"/>
      <w:r w:rsidRPr="00B5504E">
        <w:rPr>
          <w:rFonts w:ascii="Times New Roman" w:hAnsi="Times New Roman"/>
          <w:sz w:val="20"/>
          <w:szCs w:val="20"/>
          <w:lang w:val="en-US"/>
          <w:rPrChange w:id="106" w:author="reirose2002@gmail.com" w:date="2026-10-26T00:16:00Z">
            <w:rPr>
              <w:rFonts w:ascii="Times New Roman" w:hAnsi="Times New Roman"/>
              <w:sz w:val="20"/>
              <w:szCs w:val="20"/>
            </w:rPr>
          </w:rPrChange>
        </w:rPr>
        <w:t xml:space="preserve">It is worth noting that </w:t>
      </w:r>
      <w:ins w:id="107" w:author="reirose2002@gmail.com" w:date="2026-10-25T23:05:00Z">
        <w:r w:rsidR="00675D8E">
          <w:rPr>
            <w:rFonts w:ascii="Times New Roman" w:hAnsi="Times New Roman"/>
            <w:sz w:val="20"/>
            <w:szCs w:val="20"/>
            <w:lang w:val="en-US"/>
          </w:rPr>
          <w:t>SARS-CoV-2</w:t>
        </w:r>
      </w:ins>
      <w:del w:id="108" w:author="reirose2002@gmail.com" w:date="2026-10-25T23:05:00Z">
        <w:r w:rsidRPr="00B5504E" w:rsidDel="00675D8E">
          <w:rPr>
            <w:rFonts w:ascii="Times New Roman" w:hAnsi="Times New Roman"/>
            <w:sz w:val="20"/>
            <w:szCs w:val="20"/>
            <w:lang w:val="en-US"/>
            <w:rPrChange w:id="109" w:author="reirose2002@gmail.com" w:date="2026-10-26T00:16:00Z">
              <w:rPr>
                <w:rFonts w:ascii="Times New Roman" w:hAnsi="Times New Roman"/>
                <w:sz w:val="20"/>
                <w:szCs w:val="20"/>
              </w:rPr>
            </w:rPrChange>
          </w:rPr>
          <w:delText>Influenza</w:delText>
        </w:r>
      </w:del>
      <w:r w:rsidRPr="00B5504E">
        <w:rPr>
          <w:rFonts w:ascii="Times New Roman" w:hAnsi="Times New Roman"/>
          <w:sz w:val="20"/>
          <w:szCs w:val="20"/>
          <w:lang w:val="en-US"/>
          <w:rPrChange w:id="110" w:author="reirose2002@gmail.com" w:date="2026-10-26T00:16:00Z">
            <w:rPr>
              <w:rFonts w:ascii="Times New Roman" w:hAnsi="Times New Roman"/>
              <w:sz w:val="20"/>
              <w:szCs w:val="20"/>
            </w:rPr>
          </w:rPrChange>
        </w:rPr>
        <w:t xml:space="preserve"> sequences represent a meta-population with many connected islands, not a single well-mixed population, nor completely independent populations. The approximation used in our work here is that the average over different geographic locations allows to obtain, at least, a partial average over the ensemble of independent populations. It is unclear to which extent the lack of the full ensemble average affects the estimate, but at least, we are able to compensate the residual linkage errors within that partial ensemble, something that has not been done before. </w:t>
      </w:r>
    </w:p>
    <w:p w14:paraId="455C21CD" w14:textId="77777777" w:rsidR="005F45B2" w:rsidRPr="00B5504E" w:rsidRDefault="005F45B2" w:rsidP="006C0484">
      <w:pPr>
        <w:jc w:val="both"/>
        <w:rPr>
          <w:rFonts w:ascii="Times New Roman" w:hAnsi="Times New Roman" w:cs="Times New Roman"/>
          <w:color w:val="222222"/>
          <w:spacing w:val="2"/>
          <w:sz w:val="20"/>
          <w:szCs w:val="20"/>
          <w:lang w:val="en-US"/>
          <w:rPrChange w:id="111" w:author="reirose2002@gmail.com" w:date="2026-10-26T00:16:00Z">
            <w:rPr>
              <w:rFonts w:ascii="Times New Roman" w:hAnsi="Times New Roman" w:cs="Times New Roman"/>
              <w:color w:val="222222"/>
              <w:spacing w:val="2"/>
              <w:sz w:val="20"/>
              <w:szCs w:val="20"/>
            </w:rPr>
          </w:rPrChange>
        </w:rPr>
      </w:pPr>
    </w:p>
    <w:p w14:paraId="605234A9" w14:textId="4DAD883E" w:rsidR="005F45B2" w:rsidRPr="00B5504E" w:rsidRDefault="005F45B2" w:rsidP="006C0484">
      <w:pPr>
        <w:pStyle w:val="p1"/>
        <w:jc w:val="both"/>
        <w:rPr>
          <w:rFonts w:ascii="Times New Roman" w:hAnsi="Times New Roman"/>
          <w:sz w:val="20"/>
          <w:szCs w:val="20"/>
          <w:lang w:val="en-US"/>
          <w:rPrChange w:id="112" w:author="reirose2002@gmail.com" w:date="2026-10-26T00:16:00Z">
            <w:rPr>
              <w:rFonts w:ascii="Times New Roman" w:hAnsi="Times New Roman"/>
              <w:sz w:val="20"/>
              <w:szCs w:val="20"/>
            </w:rPr>
          </w:rPrChange>
        </w:rPr>
      </w:pPr>
      <w:r w:rsidRPr="00B5504E">
        <w:rPr>
          <w:rFonts w:ascii="Times New Roman" w:hAnsi="Times New Roman"/>
          <w:sz w:val="20"/>
          <w:szCs w:val="20"/>
          <w:lang w:val="en-US"/>
          <w:rPrChange w:id="113" w:author="reirose2002@gmail.com" w:date="2026-10-26T00:16:00Z">
            <w:rPr>
              <w:rFonts w:ascii="Times New Roman" w:hAnsi="Times New Roman"/>
              <w:sz w:val="20"/>
              <w:szCs w:val="20"/>
            </w:rPr>
          </w:rPrChange>
        </w:rPr>
        <w:t xml:space="preserve">One might ask whether these inferred mutations in </w:t>
      </w:r>
      <w:r w:rsidRPr="00B5504E">
        <w:rPr>
          <w:rStyle w:val="s1"/>
          <w:rFonts w:ascii="Times New Roman" w:hAnsi="Times New Roman"/>
          <w:sz w:val="20"/>
          <w:szCs w:val="20"/>
          <w:lang w:val="en-US"/>
          <w:rPrChange w:id="114" w:author="reirose2002@gmail.com" w:date="2026-10-26T00:16:00Z">
            <w:rPr>
              <w:rStyle w:val="s1"/>
              <w:rFonts w:ascii="Times New Roman" w:hAnsi="Times New Roman"/>
              <w:sz w:val="20"/>
              <w:szCs w:val="20"/>
            </w:rPr>
          </w:rPrChange>
        </w:rPr>
        <w:t>Fig 2</w:t>
      </w:r>
      <w:ins w:id="115" w:author="reirose2002@gmail.com" w:date="2026-10-25T23:05:00Z">
        <w:r w:rsidR="00675D8E">
          <w:rPr>
            <w:rStyle w:val="s1"/>
            <w:rFonts w:ascii="Times New Roman" w:hAnsi="Times New Roman"/>
            <w:sz w:val="20"/>
            <w:szCs w:val="20"/>
            <w:lang w:val="en-US"/>
          </w:rPr>
          <w:t>A</w:t>
        </w:r>
      </w:ins>
      <w:r w:rsidRPr="00B5504E">
        <w:rPr>
          <w:rStyle w:val="s1"/>
          <w:rFonts w:ascii="Times New Roman" w:hAnsi="Times New Roman"/>
          <w:sz w:val="20"/>
          <w:szCs w:val="20"/>
          <w:lang w:val="en-US"/>
          <w:rPrChange w:id="116" w:author="reirose2002@gmail.com" w:date="2026-10-26T00:16:00Z">
            <w:rPr>
              <w:rStyle w:val="s1"/>
              <w:rFonts w:ascii="Times New Roman" w:hAnsi="Times New Roman"/>
              <w:sz w:val="20"/>
              <w:szCs w:val="20"/>
            </w:rPr>
          </w:rPrChange>
        </w:rPr>
        <w:t xml:space="preserve"> </w:t>
      </w:r>
      <w:r w:rsidRPr="00B5504E">
        <w:rPr>
          <w:rFonts w:ascii="Times New Roman" w:hAnsi="Times New Roman"/>
          <w:sz w:val="20"/>
          <w:szCs w:val="20"/>
          <w:lang w:val="en-US"/>
          <w:rPrChange w:id="117" w:author="reirose2002@gmail.com" w:date="2026-10-26T00:16:00Z">
            <w:rPr>
              <w:rFonts w:ascii="Times New Roman" w:hAnsi="Times New Roman"/>
              <w:sz w:val="20"/>
              <w:szCs w:val="20"/>
            </w:rPr>
          </w:rPrChange>
        </w:rPr>
        <w:t>are simply a driving mutation with hitchhiker mutations present in the invading strain due, for example, migration between diofferent continents. As easy to understand, in this case, our method would give zero signal instead of the network inferred (</w:t>
      </w:r>
      <w:r w:rsidRPr="00B5504E">
        <w:rPr>
          <w:rStyle w:val="s1"/>
          <w:rFonts w:ascii="Times New Roman" w:hAnsi="Times New Roman"/>
          <w:sz w:val="20"/>
          <w:szCs w:val="20"/>
          <w:lang w:val="en-US"/>
          <w:rPrChange w:id="118" w:author="reirose2002@gmail.com" w:date="2026-10-26T00:16:00Z">
            <w:rPr>
              <w:rStyle w:val="s1"/>
              <w:rFonts w:ascii="Times New Roman" w:hAnsi="Times New Roman"/>
              <w:sz w:val="20"/>
              <w:szCs w:val="20"/>
            </w:rPr>
          </w:rPrChange>
        </w:rPr>
        <w:t>Fig 2</w:t>
      </w:r>
      <w:ins w:id="119" w:author="reirose2002@gmail.com" w:date="2026-10-25T23:05:00Z">
        <w:r w:rsidR="00675D8E">
          <w:rPr>
            <w:rStyle w:val="s1"/>
            <w:rFonts w:ascii="Times New Roman" w:hAnsi="Times New Roman"/>
            <w:sz w:val="20"/>
            <w:szCs w:val="20"/>
            <w:lang w:val="en-US"/>
          </w:rPr>
          <w:t>A</w:t>
        </w:r>
      </w:ins>
      <w:r w:rsidRPr="00B5504E">
        <w:rPr>
          <w:rFonts w:ascii="Times New Roman" w:hAnsi="Times New Roman"/>
          <w:sz w:val="20"/>
          <w:szCs w:val="20"/>
          <w:lang w:val="en-US"/>
          <w:rPrChange w:id="120" w:author="reirose2002@gmail.com" w:date="2026-10-26T00:16:00Z">
            <w:rPr>
              <w:rFonts w:ascii="Times New Roman" w:hAnsi="Times New Roman"/>
              <w:sz w:val="20"/>
              <w:szCs w:val="20"/>
            </w:rPr>
          </w:rPrChange>
        </w:rPr>
        <w:t>). To make this factobvious, we consider an extreme example, where the population represents a mix of the uniform old and uniform new strain. We focus on the part of the genome where the two strain differ, for example, 101100. . . and 010011. . ., respectively. These differences can be either due to driving or hitchhiking mutations. Note that, for any pair of these sites, only two haplotypes f</w:t>
      </w:r>
      <w:r w:rsidRPr="00B5504E">
        <w:rPr>
          <w:rStyle w:val="s2"/>
          <w:rFonts w:ascii="Times New Roman" w:hAnsi="Times New Roman"/>
          <w:sz w:val="20"/>
          <w:szCs w:val="20"/>
          <w:lang w:val="en-US"/>
          <w:rPrChange w:id="121" w:author="reirose2002@gmail.com" w:date="2026-10-26T00:16:00Z">
            <w:rPr>
              <w:rStyle w:val="s2"/>
              <w:rFonts w:ascii="Times New Roman" w:hAnsi="Times New Roman"/>
              <w:sz w:val="20"/>
              <w:szCs w:val="20"/>
            </w:rPr>
          </w:rPrChange>
        </w:rPr>
        <w:t>ij</w:t>
      </w:r>
      <w:r w:rsidRPr="00B5504E">
        <w:rPr>
          <w:rFonts w:ascii="Times New Roman" w:hAnsi="Times New Roman"/>
          <w:sz w:val="20"/>
          <w:szCs w:val="20"/>
          <w:lang w:val="en-US"/>
          <w:rPrChange w:id="122" w:author="reirose2002@gmail.com" w:date="2026-10-26T00:16:00Z">
            <w:rPr>
              <w:rFonts w:ascii="Times New Roman" w:hAnsi="Times New Roman"/>
              <w:sz w:val="20"/>
              <w:szCs w:val="20"/>
            </w:rPr>
          </w:rPrChange>
        </w:rPr>
        <w:t xml:space="preserve"> out of the four are present. For example, for the first and second sites, we have haplotypes 10 and 01. Hence, when calculating correlation UFE</w:t>
      </w:r>
      <w:r w:rsidRPr="00B5504E">
        <w:rPr>
          <w:rStyle w:val="s2"/>
          <w:rFonts w:ascii="Times New Roman" w:hAnsi="Times New Roman"/>
          <w:sz w:val="20"/>
          <w:szCs w:val="20"/>
          <w:lang w:val="en-US"/>
          <w:rPrChange w:id="123" w:author="reirose2002@gmail.com" w:date="2026-10-26T00:16:00Z">
            <w:rPr>
              <w:rStyle w:val="s2"/>
              <w:rFonts w:ascii="Times New Roman" w:hAnsi="Times New Roman"/>
              <w:sz w:val="20"/>
              <w:szCs w:val="20"/>
            </w:rPr>
          </w:rPrChange>
        </w:rPr>
        <w:t xml:space="preserve">ij </w:t>
      </w:r>
      <w:r w:rsidRPr="00B5504E">
        <w:rPr>
          <w:rFonts w:ascii="Times New Roman" w:hAnsi="Times New Roman"/>
          <w:sz w:val="20"/>
          <w:szCs w:val="20"/>
          <w:lang w:val="en-US"/>
          <w:rPrChange w:id="124" w:author="reirose2002@gmail.com" w:date="2026-10-26T00:16:00Z">
            <w:rPr>
              <w:rFonts w:ascii="Times New Roman" w:hAnsi="Times New Roman"/>
              <w:sz w:val="20"/>
              <w:szCs w:val="20"/>
            </w:rPr>
          </w:rPrChange>
        </w:rPr>
        <w:t>and UFE</w:t>
      </w:r>
      <w:r w:rsidRPr="00B5504E">
        <w:rPr>
          <w:rStyle w:val="s2"/>
          <w:rFonts w:ascii="Times New Roman" w:hAnsi="Times New Roman"/>
          <w:sz w:val="20"/>
          <w:szCs w:val="20"/>
          <w:lang w:val="en-US"/>
          <w:rPrChange w:id="125" w:author="reirose2002@gmail.com" w:date="2026-10-26T00:16:00Z">
            <w:rPr>
              <w:rStyle w:val="s2"/>
              <w:rFonts w:ascii="Times New Roman" w:hAnsi="Times New Roman"/>
              <w:sz w:val="20"/>
              <w:szCs w:val="20"/>
            </w:rPr>
          </w:rPrChange>
        </w:rPr>
        <w:t xml:space="preserve">ij0 </w:t>
      </w:r>
      <w:r w:rsidRPr="00B5504E">
        <w:rPr>
          <w:rFonts w:ascii="Times New Roman" w:hAnsi="Times New Roman"/>
          <w:sz w:val="20"/>
          <w:szCs w:val="20"/>
          <w:lang w:val="en-US"/>
          <w:rPrChange w:id="126" w:author="reirose2002@gmail.com" w:date="2026-10-26T00:16:00Z">
            <w:rPr>
              <w:rFonts w:ascii="Times New Roman" w:hAnsi="Times New Roman"/>
              <w:sz w:val="20"/>
              <w:szCs w:val="20"/>
            </w:rPr>
          </w:rPrChange>
        </w:rPr>
        <w:t xml:space="preserve">in Eqs </w:t>
      </w:r>
      <w:r w:rsidRPr="00B5504E">
        <w:rPr>
          <w:rStyle w:val="s1"/>
          <w:rFonts w:ascii="Times New Roman" w:hAnsi="Times New Roman"/>
          <w:sz w:val="20"/>
          <w:szCs w:val="20"/>
          <w:lang w:val="en-US"/>
          <w:rPrChange w:id="127" w:author="reirose2002@gmail.com" w:date="2026-10-26T00:16:00Z">
            <w:rPr>
              <w:rStyle w:val="s1"/>
              <w:rFonts w:ascii="Times New Roman" w:hAnsi="Times New Roman"/>
              <w:sz w:val="20"/>
              <w:szCs w:val="20"/>
            </w:rPr>
          </w:rPrChange>
        </w:rPr>
        <w:t xml:space="preserve">1 </w:t>
      </w:r>
      <w:r w:rsidRPr="00B5504E">
        <w:rPr>
          <w:rFonts w:ascii="Times New Roman" w:hAnsi="Times New Roman"/>
          <w:sz w:val="20"/>
          <w:szCs w:val="20"/>
          <w:lang w:val="en-US"/>
          <w:rPrChange w:id="128" w:author="reirose2002@gmail.com" w:date="2026-10-26T00:16:00Z">
            <w:rPr>
              <w:rFonts w:ascii="Times New Roman" w:hAnsi="Times New Roman"/>
              <w:sz w:val="20"/>
              <w:szCs w:val="20"/>
            </w:rPr>
          </w:rPrChange>
        </w:rPr>
        <w:t xml:space="preserve">and </w:t>
      </w:r>
      <w:r w:rsidRPr="00B5504E">
        <w:rPr>
          <w:rStyle w:val="s1"/>
          <w:rFonts w:ascii="Times New Roman" w:hAnsi="Times New Roman"/>
          <w:sz w:val="20"/>
          <w:szCs w:val="20"/>
          <w:lang w:val="en-US"/>
          <w:rPrChange w:id="129" w:author="reirose2002@gmail.com" w:date="2026-10-26T00:16:00Z">
            <w:rPr>
              <w:rStyle w:val="s1"/>
              <w:rFonts w:ascii="Times New Roman" w:hAnsi="Times New Roman"/>
              <w:sz w:val="20"/>
              <w:szCs w:val="20"/>
            </w:rPr>
          </w:rPrChange>
        </w:rPr>
        <w:t>2</w:t>
      </w:r>
      <w:r w:rsidRPr="00B5504E">
        <w:rPr>
          <w:rFonts w:ascii="Times New Roman" w:hAnsi="Times New Roman"/>
          <w:sz w:val="20"/>
          <w:szCs w:val="20"/>
          <w:lang w:val="en-US"/>
          <w:rPrChange w:id="130" w:author="reirose2002@gmail.com" w:date="2026-10-26T00:16:00Z">
            <w:rPr>
              <w:rFonts w:ascii="Times New Roman" w:hAnsi="Times New Roman"/>
              <w:sz w:val="20"/>
              <w:szCs w:val="20"/>
            </w:rPr>
          </w:rPrChange>
        </w:rPr>
        <w:t>, these pairs are excluded from analysis due to the cutoff condition, f</w:t>
      </w:r>
      <w:r w:rsidRPr="00B5504E">
        <w:rPr>
          <w:rStyle w:val="s2"/>
          <w:rFonts w:ascii="Times New Roman" w:hAnsi="Times New Roman"/>
          <w:sz w:val="20"/>
          <w:szCs w:val="20"/>
          <w:lang w:val="en-US"/>
          <w:rPrChange w:id="131" w:author="reirose2002@gmail.com" w:date="2026-10-26T00:16:00Z">
            <w:rPr>
              <w:rStyle w:val="s2"/>
              <w:rFonts w:ascii="Times New Roman" w:hAnsi="Times New Roman"/>
              <w:sz w:val="20"/>
              <w:szCs w:val="20"/>
            </w:rPr>
          </w:rPrChange>
        </w:rPr>
        <w:t xml:space="preserve">ij </w:t>
      </w:r>
      <w:r w:rsidRPr="00B5504E">
        <w:rPr>
          <w:rFonts w:ascii="Times New Roman" w:hAnsi="Times New Roman"/>
          <w:sz w:val="20"/>
          <w:szCs w:val="20"/>
          <w:lang w:val="en-US"/>
          <w:rPrChange w:id="132" w:author="reirose2002@gmail.com" w:date="2026-10-26T00:16:00Z">
            <w:rPr>
              <w:rFonts w:ascii="Times New Roman" w:hAnsi="Times New Roman"/>
              <w:sz w:val="20"/>
              <w:szCs w:val="20"/>
            </w:rPr>
          </w:rPrChange>
        </w:rPr>
        <w:t>&gt;0.05. Thus, by design, our method does not measure the difference between strains, but only a specific type of association between the fluctuations of alleles that is caused by epistasis.</w:t>
      </w:r>
    </w:p>
    <w:bookmarkEnd w:id="105"/>
    <w:p w14:paraId="5EAA0C57" w14:textId="6C205F84" w:rsidR="00A6220F" w:rsidRPr="00B5504E" w:rsidRDefault="00EE3753" w:rsidP="006C0484">
      <w:pPr>
        <w:jc w:val="both"/>
        <w:rPr>
          <w:rFonts w:ascii="Roboto" w:hAnsi="Roboto"/>
          <w:color w:val="000000"/>
          <w:sz w:val="20"/>
          <w:szCs w:val="20"/>
          <w:shd w:val="clear" w:color="auto" w:fill="FFFFFF"/>
          <w:lang w:val="en-US"/>
          <w:rPrChange w:id="133" w:author="reirose2002@gmail.com" w:date="2026-10-26T00:16:00Z">
            <w:rPr>
              <w:rFonts w:ascii="Roboto" w:hAnsi="Roboto"/>
              <w:color w:val="000000"/>
              <w:sz w:val="20"/>
              <w:szCs w:val="20"/>
              <w:shd w:val="clear" w:color="auto" w:fill="FFFFFF"/>
            </w:rPr>
          </w:rPrChange>
        </w:rPr>
      </w:pPr>
      <w:r w:rsidRPr="00B5504E">
        <w:rPr>
          <w:rFonts w:ascii="Merriweather Sans" w:hAnsi="Merriweather Sans"/>
          <w:b/>
          <w:color w:val="222222"/>
          <w:spacing w:val="2"/>
          <w:lang w:val="en-US"/>
          <w:rPrChange w:id="134" w:author="reirose2002@gmail.com" w:date="2026-10-26T00:16:00Z">
            <w:rPr>
              <w:rFonts w:ascii="Merriweather Sans" w:hAnsi="Merriweather Sans"/>
              <w:b/>
              <w:color w:val="222222"/>
              <w:spacing w:val="2"/>
            </w:rPr>
          </w:rPrChange>
        </w:rPr>
        <w:br/>
        <w:t xml:space="preserve">Furthermore, the simulation parameters exceed typical biological estimates. The Wright-Fisher simulations use a uniform selection coefficient of 0.1 for all sites. In natural viral populations, and specifically for SARS-CoV-2, the selection coefficients of individual point mutations are typically less than 0.01. This strong selection regime increases the signal-to-noise ratio in the models by rapidly generating high linkage disequilibrium at epistatic pairs. Under a weaker and more typical selection regime, the epistatic signal would be less pronounced and could be obscured by genetic drift and background linkage. </w:t>
      </w:r>
    </w:p>
    <w:p w14:paraId="7F9AF650" w14:textId="77777777" w:rsidR="00F92341" w:rsidRPr="00B5504E" w:rsidRDefault="00F92341" w:rsidP="006C0484">
      <w:pPr>
        <w:jc w:val="both"/>
        <w:rPr>
          <w:rFonts w:ascii="Roboto" w:hAnsi="Roboto"/>
          <w:color w:val="000000"/>
          <w:sz w:val="20"/>
          <w:szCs w:val="20"/>
          <w:shd w:val="clear" w:color="auto" w:fill="FFFFFF"/>
          <w:lang w:val="en-US"/>
          <w:rPrChange w:id="135" w:author="reirose2002@gmail.com" w:date="2026-10-26T00:16:00Z">
            <w:rPr>
              <w:rFonts w:ascii="Roboto" w:hAnsi="Roboto"/>
              <w:color w:val="000000"/>
              <w:sz w:val="20"/>
              <w:szCs w:val="20"/>
              <w:shd w:val="clear" w:color="auto" w:fill="FFFFFF"/>
            </w:rPr>
          </w:rPrChange>
        </w:rPr>
      </w:pPr>
    </w:p>
    <w:p w14:paraId="3A54FD5D" w14:textId="699F7690" w:rsidR="002E11EE" w:rsidRPr="00B5504E" w:rsidRDefault="00A6220F" w:rsidP="006C0484">
      <w:pPr>
        <w:pStyle w:val="p1"/>
        <w:jc w:val="both"/>
        <w:rPr>
          <w:rFonts w:ascii="Times New Roman" w:hAnsi="Times New Roman"/>
          <w:sz w:val="24"/>
          <w:szCs w:val="24"/>
          <w:lang w:val="en-US"/>
          <w:rPrChange w:id="136" w:author="reirose2002@gmail.com" w:date="2026-10-26T00:16:00Z">
            <w:rPr>
              <w:rFonts w:ascii="Times New Roman" w:hAnsi="Times New Roman"/>
              <w:sz w:val="24"/>
              <w:szCs w:val="24"/>
            </w:rPr>
          </w:rPrChange>
        </w:rPr>
      </w:pPr>
      <w:r w:rsidRPr="00B5504E">
        <w:rPr>
          <w:rFonts w:ascii="Times New Roman" w:hAnsi="Times New Roman"/>
          <w:sz w:val="24"/>
          <w:szCs w:val="24"/>
          <w:lang w:val="en-US"/>
          <w:rPrChange w:id="137" w:author="reirose2002@gmail.com" w:date="2026-10-26T00:16:00Z">
            <w:rPr>
              <w:rFonts w:ascii="Times New Roman" w:hAnsi="Times New Roman"/>
              <w:sz w:val="24"/>
              <w:szCs w:val="24"/>
            </w:rPr>
          </w:rPrChange>
        </w:rPr>
        <w:t>Reviewer</w:t>
      </w:r>
      <w:r w:rsidR="00F92341" w:rsidRPr="00B5504E">
        <w:rPr>
          <w:rFonts w:ascii="Times New Roman" w:hAnsi="Times New Roman"/>
          <w:sz w:val="24"/>
          <w:szCs w:val="24"/>
          <w:lang w:val="en-US"/>
          <w:rPrChange w:id="138" w:author="reirose2002@gmail.com" w:date="2026-10-26T00:16:00Z">
            <w:rPr>
              <w:rFonts w:ascii="Times New Roman" w:hAnsi="Times New Roman"/>
              <w:sz w:val="24"/>
              <w:szCs w:val="24"/>
            </w:rPr>
          </w:rPrChange>
        </w:rPr>
        <w:t xml:space="preserve">'s </w:t>
      </w:r>
      <w:r w:rsidRPr="00B5504E">
        <w:rPr>
          <w:rFonts w:ascii="Times New Roman" w:hAnsi="Times New Roman"/>
          <w:sz w:val="24"/>
          <w:szCs w:val="24"/>
          <w:lang w:val="en-US"/>
          <w:rPrChange w:id="139" w:author="reirose2002@gmail.com" w:date="2026-10-26T00:16:00Z">
            <w:rPr>
              <w:rFonts w:ascii="Times New Roman" w:hAnsi="Times New Roman"/>
              <w:sz w:val="24"/>
              <w:szCs w:val="24"/>
            </w:rPr>
          </w:rPrChange>
        </w:rPr>
        <w:t>claim about s =</w:t>
      </w:r>
      <w:r w:rsidR="00E87E14" w:rsidRPr="00B5504E">
        <w:rPr>
          <w:rFonts w:ascii="Times New Roman" w:hAnsi="Times New Roman"/>
          <w:sz w:val="24"/>
          <w:szCs w:val="24"/>
          <w:lang w:val="en-US"/>
          <w:rPrChange w:id="140" w:author="reirose2002@gmail.com" w:date="2026-10-26T00:16:00Z">
            <w:rPr>
              <w:rFonts w:ascii="Times New Roman" w:hAnsi="Times New Roman"/>
              <w:sz w:val="24"/>
              <w:szCs w:val="24"/>
            </w:rPr>
          </w:rPrChange>
        </w:rPr>
        <w:t xml:space="preserve"> </w:t>
      </w:r>
      <w:r w:rsidRPr="00B5504E">
        <w:rPr>
          <w:rFonts w:ascii="Times New Roman" w:hAnsi="Times New Roman"/>
          <w:sz w:val="24"/>
          <w:szCs w:val="24"/>
          <w:lang w:val="en-US"/>
          <w:rPrChange w:id="141" w:author="reirose2002@gmail.com" w:date="2026-10-26T00:16:00Z">
            <w:rPr>
              <w:rFonts w:ascii="Times New Roman" w:hAnsi="Times New Roman"/>
              <w:sz w:val="24"/>
              <w:szCs w:val="24"/>
            </w:rPr>
          </w:rPrChange>
        </w:rPr>
        <w:t xml:space="preserve">0.01 is certainly </w:t>
      </w:r>
      <w:r w:rsidR="003B6082" w:rsidRPr="00B5504E">
        <w:rPr>
          <w:rFonts w:ascii="Times New Roman" w:hAnsi="Times New Roman"/>
          <w:sz w:val="24"/>
          <w:szCs w:val="24"/>
          <w:lang w:val="en-US"/>
          <w:rPrChange w:id="142" w:author="reirose2002@gmail.com" w:date="2026-10-26T00:16:00Z">
            <w:rPr>
              <w:rFonts w:ascii="Times New Roman" w:hAnsi="Times New Roman"/>
              <w:sz w:val="24"/>
              <w:szCs w:val="24"/>
            </w:rPr>
          </w:rPrChange>
        </w:rPr>
        <w:t>wrong</w:t>
      </w:r>
      <w:r w:rsidRPr="00B5504E">
        <w:rPr>
          <w:rFonts w:ascii="Times New Roman" w:hAnsi="Times New Roman"/>
          <w:sz w:val="24"/>
          <w:szCs w:val="24"/>
          <w:lang w:val="en-US"/>
          <w:rPrChange w:id="143" w:author="reirose2002@gmail.com" w:date="2026-10-26T00:16:00Z">
            <w:rPr>
              <w:rFonts w:ascii="Times New Roman" w:hAnsi="Times New Roman"/>
              <w:sz w:val="24"/>
              <w:szCs w:val="24"/>
            </w:rPr>
          </w:rPrChange>
        </w:rPr>
        <w:t>, because</w:t>
      </w:r>
      <w:r w:rsidR="00F92341" w:rsidRPr="00B5504E">
        <w:rPr>
          <w:rFonts w:ascii="Times New Roman" w:hAnsi="Times New Roman"/>
          <w:sz w:val="24"/>
          <w:szCs w:val="24"/>
          <w:lang w:val="en-US"/>
          <w:rPrChange w:id="144" w:author="reirose2002@gmail.com" w:date="2026-10-26T00:16:00Z">
            <w:rPr>
              <w:rFonts w:ascii="Times New Roman" w:hAnsi="Times New Roman"/>
              <w:sz w:val="24"/>
              <w:szCs w:val="24"/>
            </w:rPr>
          </w:rPrChange>
        </w:rPr>
        <w:t xml:space="preserve"> </w:t>
      </w:r>
      <w:r w:rsidR="00E55914" w:rsidRPr="00B5504E">
        <w:rPr>
          <w:rFonts w:ascii="Times New Roman" w:hAnsi="Times New Roman"/>
          <w:sz w:val="24"/>
          <w:szCs w:val="24"/>
          <w:lang w:val="en-US"/>
          <w:rPrChange w:id="145" w:author="reirose2002@gmail.com" w:date="2026-10-26T00:16:00Z">
            <w:rPr>
              <w:rFonts w:ascii="Times New Roman" w:hAnsi="Times New Roman"/>
              <w:sz w:val="24"/>
              <w:szCs w:val="24"/>
            </w:rPr>
          </w:rPrChange>
        </w:rPr>
        <w:t xml:space="preserve">such adaptation takes </w:t>
      </w:r>
      <w:r w:rsidRPr="00B5504E">
        <w:rPr>
          <w:rFonts w:ascii="Times New Roman" w:hAnsi="Times New Roman"/>
          <w:sz w:val="24"/>
          <w:szCs w:val="24"/>
          <w:lang w:val="en-US"/>
          <w:rPrChange w:id="146" w:author="reirose2002@gmail.com" w:date="2026-10-26T00:16:00Z">
            <w:rPr>
              <w:rFonts w:ascii="Times New Roman" w:hAnsi="Times New Roman"/>
              <w:sz w:val="24"/>
              <w:szCs w:val="24"/>
            </w:rPr>
          </w:rPrChange>
        </w:rPr>
        <w:t xml:space="preserve">thousands of </w:t>
      </w:r>
      <w:r w:rsidR="00E55914" w:rsidRPr="00B5504E">
        <w:rPr>
          <w:rFonts w:ascii="Times New Roman" w:hAnsi="Times New Roman"/>
          <w:sz w:val="24"/>
          <w:szCs w:val="24"/>
          <w:lang w:val="en-US"/>
          <w:rPrChange w:id="147" w:author="reirose2002@gmail.com" w:date="2026-10-26T00:16:00Z">
            <w:rPr>
              <w:rFonts w:ascii="Times New Roman" w:hAnsi="Times New Roman"/>
              <w:sz w:val="24"/>
              <w:szCs w:val="24"/>
            </w:rPr>
          </w:rPrChange>
        </w:rPr>
        <w:t xml:space="preserve">viral </w:t>
      </w:r>
      <w:r w:rsidRPr="00B5504E">
        <w:rPr>
          <w:rFonts w:ascii="Times New Roman" w:hAnsi="Times New Roman"/>
          <w:sz w:val="24"/>
          <w:szCs w:val="24"/>
          <w:lang w:val="en-US"/>
          <w:rPrChange w:id="148" w:author="reirose2002@gmail.com" w:date="2026-10-26T00:16:00Z">
            <w:rPr>
              <w:rFonts w:ascii="Times New Roman" w:hAnsi="Times New Roman"/>
              <w:sz w:val="24"/>
              <w:szCs w:val="24"/>
            </w:rPr>
          </w:rPrChange>
        </w:rPr>
        <w:t>generations</w:t>
      </w:r>
      <w:r w:rsidR="0029003B" w:rsidRPr="00B5504E">
        <w:rPr>
          <w:rFonts w:ascii="Times New Roman" w:hAnsi="Times New Roman"/>
          <w:sz w:val="24"/>
          <w:szCs w:val="24"/>
          <w:lang w:val="en-US"/>
          <w:rPrChange w:id="149" w:author="reirose2002@gmail.com" w:date="2026-10-26T00:16:00Z">
            <w:rPr>
              <w:rFonts w:ascii="Times New Roman" w:hAnsi="Times New Roman"/>
              <w:sz w:val="24"/>
              <w:szCs w:val="24"/>
            </w:rPr>
          </w:rPrChange>
        </w:rPr>
        <w:t xml:space="preserve"> (Rouzine and Coffin J Virol 1999;  Batorsky et al PNAS 2011)</w:t>
      </w:r>
      <w:r w:rsidRPr="00B5504E">
        <w:rPr>
          <w:rFonts w:ascii="Times New Roman" w:hAnsi="Times New Roman"/>
          <w:sz w:val="24"/>
          <w:szCs w:val="24"/>
          <w:lang w:val="en-US"/>
          <w:rPrChange w:id="150" w:author="reirose2002@gmail.com" w:date="2026-10-26T00:16:00Z">
            <w:rPr>
              <w:rFonts w:ascii="Times New Roman" w:hAnsi="Times New Roman"/>
              <w:sz w:val="24"/>
              <w:szCs w:val="24"/>
            </w:rPr>
          </w:rPrChange>
        </w:rPr>
        <w:t>.</w:t>
      </w:r>
      <w:r w:rsidR="00F92341" w:rsidRPr="00B5504E">
        <w:rPr>
          <w:rFonts w:ascii="Times New Roman" w:hAnsi="Times New Roman"/>
          <w:sz w:val="24"/>
          <w:szCs w:val="24"/>
          <w:lang w:val="en-US"/>
          <w:rPrChange w:id="151" w:author="reirose2002@gmail.com" w:date="2026-10-26T00:16:00Z">
            <w:rPr>
              <w:rFonts w:ascii="Times New Roman" w:hAnsi="Times New Roman"/>
              <w:sz w:val="24"/>
              <w:szCs w:val="24"/>
            </w:rPr>
          </w:rPrChange>
        </w:rPr>
        <w:t xml:space="preserve"> </w:t>
      </w:r>
      <w:r w:rsidR="003B6082" w:rsidRPr="00B5504E">
        <w:rPr>
          <w:rFonts w:ascii="Times New Roman" w:hAnsi="Times New Roman"/>
          <w:sz w:val="24"/>
          <w:szCs w:val="24"/>
          <w:lang w:val="en-US"/>
          <w:rPrChange w:id="152" w:author="reirose2002@gmail.com" w:date="2026-10-26T00:16:00Z">
            <w:rPr>
              <w:rFonts w:ascii="Times New Roman" w:hAnsi="Times New Roman"/>
              <w:sz w:val="24"/>
              <w:szCs w:val="24"/>
            </w:rPr>
          </w:rPrChange>
        </w:rPr>
        <w:t>In contrast, v</w:t>
      </w:r>
      <w:r w:rsidRPr="00B5504E">
        <w:rPr>
          <w:rFonts w:ascii="Times New Roman" w:hAnsi="Times New Roman"/>
          <w:sz w:val="24"/>
          <w:szCs w:val="24"/>
          <w:lang w:val="en-US"/>
          <w:rPrChange w:id="153" w:author="reirose2002@gmail.com" w:date="2026-10-26T00:16:00Z">
            <w:rPr>
              <w:rFonts w:ascii="Times New Roman" w:hAnsi="Times New Roman"/>
              <w:sz w:val="24"/>
              <w:szCs w:val="24"/>
            </w:rPr>
          </w:rPrChange>
        </w:rPr>
        <w:t xml:space="preserve">ariant </w:t>
      </w:r>
      <w:r w:rsidR="003B6082" w:rsidRPr="00B5504E">
        <w:rPr>
          <w:rFonts w:ascii="Times New Roman" w:hAnsi="Times New Roman"/>
          <w:sz w:val="24"/>
          <w:szCs w:val="24"/>
          <w:lang w:val="en-US"/>
          <w:rPrChange w:id="154" w:author="reirose2002@gmail.com" w:date="2026-10-26T00:16:00Z">
            <w:rPr>
              <w:rFonts w:ascii="Times New Roman" w:hAnsi="Times New Roman"/>
              <w:sz w:val="24"/>
              <w:szCs w:val="24"/>
            </w:rPr>
          </w:rPrChange>
        </w:rPr>
        <w:t>A</w:t>
      </w:r>
      <w:r w:rsidRPr="00B5504E">
        <w:rPr>
          <w:rFonts w:ascii="Times New Roman" w:hAnsi="Times New Roman"/>
          <w:sz w:val="24"/>
          <w:szCs w:val="24"/>
          <w:lang w:val="en-US"/>
          <w:rPrChange w:id="155" w:author="reirose2002@gmail.com" w:date="2026-10-26T00:16:00Z">
            <w:rPr>
              <w:rFonts w:ascii="Times New Roman" w:hAnsi="Times New Roman"/>
              <w:sz w:val="24"/>
              <w:szCs w:val="24"/>
            </w:rPr>
          </w:rPrChange>
        </w:rPr>
        <w:t>lpha emerge</w:t>
      </w:r>
      <w:r w:rsidR="00824C84" w:rsidRPr="00B5504E">
        <w:rPr>
          <w:rFonts w:ascii="Times New Roman" w:hAnsi="Times New Roman"/>
          <w:sz w:val="24"/>
          <w:szCs w:val="24"/>
          <w:lang w:val="en-US"/>
          <w:rPrChange w:id="156" w:author="reirose2002@gmail.com" w:date="2026-10-26T00:16:00Z">
            <w:rPr>
              <w:rFonts w:ascii="Times New Roman" w:hAnsi="Times New Roman"/>
              <w:sz w:val="24"/>
              <w:szCs w:val="24"/>
            </w:rPr>
          </w:rPrChange>
        </w:rPr>
        <w:t>d</w:t>
      </w:r>
      <w:r w:rsidRPr="00B5504E">
        <w:rPr>
          <w:rFonts w:ascii="Times New Roman" w:hAnsi="Times New Roman"/>
          <w:sz w:val="24"/>
          <w:szCs w:val="24"/>
          <w:lang w:val="en-US"/>
          <w:rPrChange w:id="157" w:author="reirose2002@gmail.com" w:date="2026-10-26T00:16:00Z">
            <w:rPr>
              <w:rFonts w:ascii="Times New Roman" w:hAnsi="Times New Roman"/>
              <w:sz w:val="24"/>
              <w:szCs w:val="24"/>
            </w:rPr>
          </w:rPrChange>
        </w:rPr>
        <w:t xml:space="preserve"> </w:t>
      </w:r>
      <w:r w:rsidR="00E55914" w:rsidRPr="00B5504E">
        <w:rPr>
          <w:rFonts w:ascii="Times New Roman" w:hAnsi="Times New Roman"/>
          <w:sz w:val="24"/>
          <w:szCs w:val="24"/>
          <w:lang w:val="en-US"/>
          <w:rPrChange w:id="158" w:author="reirose2002@gmail.com" w:date="2026-10-26T00:16:00Z">
            <w:rPr>
              <w:rFonts w:ascii="Times New Roman" w:hAnsi="Times New Roman"/>
              <w:sz w:val="24"/>
              <w:szCs w:val="24"/>
            </w:rPr>
          </w:rPrChange>
        </w:rPr>
        <w:t>after</w:t>
      </w:r>
      <w:r w:rsidR="00824C84" w:rsidRPr="00B5504E">
        <w:rPr>
          <w:rFonts w:ascii="Times New Roman" w:hAnsi="Times New Roman"/>
          <w:sz w:val="24"/>
          <w:szCs w:val="24"/>
          <w:lang w:val="en-US"/>
          <w:rPrChange w:id="159" w:author="reirose2002@gmail.com" w:date="2026-10-26T00:16:00Z">
            <w:rPr>
              <w:rFonts w:ascii="Times New Roman" w:hAnsi="Times New Roman"/>
              <w:sz w:val="24"/>
              <w:szCs w:val="24"/>
            </w:rPr>
          </w:rPrChange>
        </w:rPr>
        <w:t xml:space="preserve"> a</w:t>
      </w:r>
      <w:r w:rsidRPr="00B5504E">
        <w:rPr>
          <w:rFonts w:ascii="Times New Roman" w:hAnsi="Times New Roman"/>
          <w:sz w:val="24"/>
          <w:szCs w:val="24"/>
          <w:lang w:val="en-US"/>
          <w:rPrChange w:id="160" w:author="reirose2002@gmail.com" w:date="2026-10-26T00:16:00Z">
            <w:rPr>
              <w:rFonts w:ascii="Times New Roman" w:hAnsi="Times New Roman"/>
              <w:sz w:val="24"/>
              <w:szCs w:val="24"/>
            </w:rPr>
          </w:rPrChange>
        </w:rPr>
        <w:t xml:space="preserve"> year of </w:t>
      </w:r>
      <w:r w:rsidR="00EE5E93" w:rsidRPr="00B5504E">
        <w:rPr>
          <w:rFonts w:ascii="Times New Roman" w:hAnsi="Times New Roman"/>
          <w:sz w:val="24"/>
          <w:szCs w:val="24"/>
          <w:lang w:val="en-US"/>
          <w:rPrChange w:id="161" w:author="reirose2002@gmail.com" w:date="2026-10-26T00:16:00Z">
            <w:rPr>
              <w:rFonts w:ascii="Times New Roman" w:hAnsi="Times New Roman"/>
              <w:sz w:val="24"/>
              <w:szCs w:val="24"/>
            </w:rPr>
          </w:rPrChange>
        </w:rPr>
        <w:t xml:space="preserve">the </w:t>
      </w:r>
      <w:r w:rsidRPr="00B5504E">
        <w:rPr>
          <w:rFonts w:ascii="Times New Roman" w:hAnsi="Times New Roman"/>
          <w:sz w:val="24"/>
          <w:szCs w:val="24"/>
          <w:lang w:val="en-US"/>
          <w:rPrChange w:id="162" w:author="reirose2002@gmail.com" w:date="2026-10-26T00:16:00Z">
            <w:rPr>
              <w:rFonts w:ascii="Times New Roman" w:hAnsi="Times New Roman"/>
              <w:sz w:val="24"/>
              <w:szCs w:val="24"/>
            </w:rPr>
          </w:rPrChange>
        </w:rPr>
        <w:t>pandemics</w:t>
      </w:r>
      <w:r w:rsidR="00ED2BC5" w:rsidRPr="00B5504E">
        <w:rPr>
          <w:rFonts w:ascii="Times New Roman" w:hAnsi="Times New Roman"/>
          <w:sz w:val="24"/>
          <w:szCs w:val="24"/>
          <w:lang w:val="en-US"/>
          <w:rPrChange w:id="163" w:author="reirose2002@gmail.com" w:date="2026-10-26T00:16:00Z">
            <w:rPr>
              <w:rFonts w:ascii="Times New Roman" w:hAnsi="Times New Roman"/>
              <w:sz w:val="24"/>
              <w:szCs w:val="24"/>
            </w:rPr>
          </w:rPrChange>
        </w:rPr>
        <w:t xml:space="preserve"> that started from a single variant</w:t>
      </w:r>
      <w:r w:rsidR="00EE5E93" w:rsidRPr="00B5504E">
        <w:rPr>
          <w:rFonts w:ascii="Times New Roman" w:hAnsi="Times New Roman"/>
          <w:sz w:val="24"/>
          <w:szCs w:val="24"/>
          <w:lang w:val="en-US"/>
          <w:rPrChange w:id="164" w:author="reirose2002@gmail.com" w:date="2026-10-26T00:16:00Z">
            <w:rPr>
              <w:rFonts w:ascii="Times New Roman" w:hAnsi="Times New Roman"/>
              <w:sz w:val="24"/>
              <w:szCs w:val="24"/>
            </w:rPr>
          </w:rPrChange>
        </w:rPr>
        <w:t>.</w:t>
      </w:r>
      <w:r w:rsidRPr="00B5504E">
        <w:rPr>
          <w:rFonts w:ascii="Times New Roman" w:hAnsi="Times New Roman"/>
          <w:sz w:val="24"/>
          <w:szCs w:val="24"/>
          <w:lang w:val="en-US"/>
          <w:rPrChange w:id="165" w:author="reirose2002@gmail.com" w:date="2026-10-26T00:16:00Z">
            <w:rPr>
              <w:rFonts w:ascii="Times New Roman" w:hAnsi="Times New Roman"/>
              <w:sz w:val="24"/>
              <w:szCs w:val="24"/>
            </w:rPr>
          </w:rPrChange>
        </w:rPr>
        <w:t xml:space="preserve"> </w:t>
      </w:r>
      <w:r w:rsidR="00EE5E93" w:rsidRPr="00B5504E">
        <w:rPr>
          <w:rFonts w:ascii="Times New Roman" w:hAnsi="Times New Roman"/>
          <w:sz w:val="24"/>
          <w:szCs w:val="24"/>
          <w:lang w:val="en-US"/>
          <w:rPrChange w:id="166" w:author="reirose2002@gmail.com" w:date="2026-10-26T00:16:00Z">
            <w:rPr>
              <w:rFonts w:ascii="Times New Roman" w:hAnsi="Times New Roman"/>
              <w:sz w:val="24"/>
              <w:szCs w:val="24"/>
            </w:rPr>
          </w:rPrChange>
        </w:rPr>
        <w:t>A</w:t>
      </w:r>
      <w:r w:rsidRPr="00B5504E">
        <w:rPr>
          <w:rFonts w:ascii="Times New Roman" w:hAnsi="Times New Roman"/>
          <w:sz w:val="24"/>
          <w:szCs w:val="24"/>
          <w:lang w:val="en-US"/>
          <w:rPrChange w:id="167" w:author="reirose2002@gmail.com" w:date="2026-10-26T00:16:00Z">
            <w:rPr>
              <w:rFonts w:ascii="Times New Roman" w:hAnsi="Times New Roman"/>
              <w:sz w:val="24"/>
              <w:szCs w:val="24"/>
            </w:rPr>
          </w:rPrChange>
        </w:rPr>
        <w:t xml:space="preserve">ssuming </w:t>
      </w:r>
      <w:r w:rsidR="00824C84" w:rsidRPr="00B5504E">
        <w:rPr>
          <w:rFonts w:ascii="Times New Roman" w:hAnsi="Times New Roman"/>
          <w:sz w:val="24"/>
          <w:szCs w:val="24"/>
          <w:lang w:val="en-US"/>
          <w:rPrChange w:id="168" w:author="reirose2002@gmail.com" w:date="2026-10-26T00:16:00Z">
            <w:rPr>
              <w:rFonts w:ascii="Times New Roman" w:hAnsi="Times New Roman"/>
              <w:sz w:val="24"/>
              <w:szCs w:val="24"/>
            </w:rPr>
          </w:rPrChange>
        </w:rPr>
        <w:t>2 weeks per</w:t>
      </w:r>
      <w:r w:rsidRPr="00B5504E">
        <w:rPr>
          <w:rFonts w:ascii="Times New Roman" w:hAnsi="Times New Roman"/>
          <w:sz w:val="24"/>
          <w:szCs w:val="24"/>
          <w:lang w:val="en-US"/>
          <w:rPrChange w:id="169" w:author="reirose2002@gmail.com" w:date="2026-10-26T00:16:00Z">
            <w:rPr>
              <w:rFonts w:ascii="Times New Roman" w:hAnsi="Times New Roman"/>
              <w:sz w:val="24"/>
              <w:szCs w:val="24"/>
            </w:rPr>
          </w:rPrChange>
        </w:rPr>
        <w:t xml:space="preserve"> transmission period</w:t>
      </w:r>
      <w:r w:rsidR="00EE5E93" w:rsidRPr="00B5504E">
        <w:rPr>
          <w:rFonts w:ascii="Times New Roman" w:hAnsi="Times New Roman"/>
          <w:sz w:val="24"/>
          <w:szCs w:val="24"/>
          <w:lang w:val="en-US"/>
          <w:rPrChange w:id="170" w:author="reirose2002@gmail.com" w:date="2026-10-26T00:16:00Z">
            <w:rPr>
              <w:rFonts w:ascii="Times New Roman" w:hAnsi="Times New Roman"/>
              <w:sz w:val="24"/>
              <w:szCs w:val="24"/>
            </w:rPr>
          </w:rPrChange>
        </w:rPr>
        <w:t xml:space="preserve">, </w:t>
      </w:r>
      <w:r w:rsidR="00E55914" w:rsidRPr="00B5504E">
        <w:rPr>
          <w:rFonts w:ascii="Times New Roman" w:hAnsi="Times New Roman"/>
          <w:sz w:val="24"/>
          <w:szCs w:val="24"/>
          <w:lang w:val="en-US"/>
          <w:rPrChange w:id="171" w:author="reirose2002@gmail.com" w:date="2026-10-26T00:16:00Z">
            <w:rPr>
              <w:rFonts w:ascii="Times New Roman" w:hAnsi="Times New Roman"/>
              <w:sz w:val="24"/>
              <w:szCs w:val="24"/>
            </w:rPr>
          </w:rPrChange>
        </w:rPr>
        <w:t>this time period equals</w:t>
      </w:r>
      <w:r w:rsidR="00C504B9" w:rsidRPr="00B5504E">
        <w:rPr>
          <w:rFonts w:ascii="Times New Roman" w:hAnsi="Times New Roman"/>
          <w:sz w:val="24"/>
          <w:szCs w:val="24"/>
          <w:lang w:val="en-US"/>
          <w:rPrChange w:id="172" w:author="reirose2002@gmail.com" w:date="2026-10-26T00:16:00Z">
            <w:rPr>
              <w:rFonts w:ascii="Times New Roman" w:hAnsi="Times New Roman"/>
              <w:sz w:val="24"/>
              <w:szCs w:val="24"/>
            </w:rPr>
          </w:rPrChange>
        </w:rPr>
        <w:t xml:space="preserve"> </w:t>
      </w:r>
      <w:r w:rsidR="00824C84" w:rsidRPr="00B5504E">
        <w:rPr>
          <w:rFonts w:ascii="Times New Roman" w:hAnsi="Times New Roman"/>
          <w:sz w:val="24"/>
          <w:szCs w:val="24"/>
          <w:lang w:val="en-US"/>
          <w:rPrChange w:id="173" w:author="reirose2002@gmail.com" w:date="2026-10-26T00:16:00Z">
            <w:rPr>
              <w:rFonts w:ascii="Times New Roman" w:hAnsi="Times New Roman"/>
              <w:sz w:val="24"/>
              <w:szCs w:val="24"/>
            </w:rPr>
          </w:rPrChange>
        </w:rPr>
        <w:t>25</w:t>
      </w:r>
      <w:r w:rsidR="00EE5E93" w:rsidRPr="00B5504E">
        <w:rPr>
          <w:rFonts w:ascii="Times New Roman" w:hAnsi="Times New Roman"/>
          <w:sz w:val="24"/>
          <w:szCs w:val="24"/>
          <w:lang w:val="en-US"/>
          <w:rPrChange w:id="174" w:author="reirose2002@gmail.com" w:date="2026-10-26T00:16:00Z">
            <w:rPr>
              <w:rFonts w:ascii="Times New Roman" w:hAnsi="Times New Roman"/>
              <w:sz w:val="24"/>
              <w:szCs w:val="24"/>
            </w:rPr>
          </w:rPrChange>
        </w:rPr>
        <w:t xml:space="preserve"> generations</w:t>
      </w:r>
      <w:r w:rsidR="00824C84" w:rsidRPr="00B5504E">
        <w:rPr>
          <w:rFonts w:ascii="Times New Roman" w:hAnsi="Times New Roman"/>
          <w:sz w:val="24"/>
          <w:szCs w:val="24"/>
          <w:lang w:val="en-US"/>
          <w:rPrChange w:id="175" w:author="reirose2002@gmail.com" w:date="2026-10-26T00:16:00Z">
            <w:rPr>
              <w:rFonts w:ascii="Times New Roman" w:hAnsi="Times New Roman"/>
              <w:sz w:val="24"/>
              <w:szCs w:val="24"/>
            </w:rPr>
          </w:rPrChange>
        </w:rPr>
        <w:t>, which implies s ~ 0.1</w:t>
      </w:r>
      <w:r w:rsidRPr="00B5504E">
        <w:rPr>
          <w:rFonts w:ascii="Times New Roman" w:hAnsi="Times New Roman"/>
          <w:sz w:val="24"/>
          <w:szCs w:val="24"/>
          <w:lang w:val="en-US"/>
          <w:rPrChange w:id="176" w:author="reirose2002@gmail.com" w:date="2026-10-26T00:16:00Z">
            <w:rPr>
              <w:rFonts w:ascii="Times New Roman" w:hAnsi="Times New Roman"/>
              <w:sz w:val="24"/>
              <w:szCs w:val="24"/>
            </w:rPr>
          </w:rPrChange>
        </w:rPr>
        <w:t xml:space="preserve">. </w:t>
      </w:r>
    </w:p>
    <w:p w14:paraId="3BDA9A11" w14:textId="77777777" w:rsidR="002E11EE" w:rsidRPr="00B5504E" w:rsidRDefault="002E11EE" w:rsidP="006C0484">
      <w:pPr>
        <w:pStyle w:val="p1"/>
        <w:jc w:val="both"/>
        <w:rPr>
          <w:rFonts w:ascii="Times New Roman" w:hAnsi="Times New Roman"/>
          <w:sz w:val="24"/>
          <w:szCs w:val="24"/>
          <w:lang w:val="en-US"/>
          <w:rPrChange w:id="177" w:author="reirose2002@gmail.com" w:date="2026-10-26T00:16:00Z">
            <w:rPr>
              <w:rFonts w:ascii="Times New Roman" w:hAnsi="Times New Roman"/>
              <w:sz w:val="24"/>
              <w:szCs w:val="24"/>
            </w:rPr>
          </w:rPrChange>
        </w:rPr>
      </w:pPr>
    </w:p>
    <w:p w14:paraId="1DA80950" w14:textId="3B167C9F" w:rsidR="00A6220F" w:rsidRPr="00B5504E" w:rsidRDefault="00F92341" w:rsidP="006C0484">
      <w:pPr>
        <w:pStyle w:val="p1"/>
        <w:jc w:val="both"/>
        <w:rPr>
          <w:rFonts w:ascii="Times New Roman" w:hAnsi="Times New Roman"/>
          <w:sz w:val="24"/>
          <w:szCs w:val="24"/>
          <w:lang w:val="en-US"/>
          <w:rPrChange w:id="178" w:author="reirose2002@gmail.com" w:date="2026-10-26T00:16:00Z">
            <w:rPr>
              <w:rFonts w:ascii="Times New Roman" w:hAnsi="Times New Roman"/>
              <w:sz w:val="24"/>
              <w:szCs w:val="24"/>
            </w:rPr>
          </w:rPrChange>
        </w:rPr>
      </w:pPr>
      <w:r w:rsidRPr="00B5504E">
        <w:rPr>
          <w:rFonts w:ascii="Times New Roman" w:hAnsi="Times New Roman"/>
          <w:sz w:val="24"/>
          <w:szCs w:val="24"/>
          <w:lang w:val="en-US"/>
          <w:rPrChange w:id="179" w:author="reirose2002@gmail.com" w:date="2026-10-26T00:16:00Z">
            <w:rPr>
              <w:rFonts w:ascii="Times New Roman" w:hAnsi="Times New Roman"/>
              <w:sz w:val="24"/>
              <w:szCs w:val="24"/>
            </w:rPr>
          </w:rPrChange>
        </w:rPr>
        <w:t>In the revised version, we ma</w:t>
      </w:r>
      <w:r w:rsidR="00824C84" w:rsidRPr="00B5504E">
        <w:rPr>
          <w:rFonts w:ascii="Times New Roman" w:hAnsi="Times New Roman"/>
          <w:sz w:val="24"/>
          <w:szCs w:val="24"/>
          <w:lang w:val="en-US"/>
          <w:rPrChange w:id="180" w:author="reirose2002@gmail.com" w:date="2026-10-26T00:16:00Z">
            <w:rPr>
              <w:rFonts w:ascii="Times New Roman" w:hAnsi="Times New Roman"/>
              <w:sz w:val="24"/>
              <w:szCs w:val="24"/>
            </w:rPr>
          </w:rPrChange>
        </w:rPr>
        <w:t>ke</w:t>
      </w:r>
      <w:r w:rsidRPr="00B5504E">
        <w:rPr>
          <w:rFonts w:ascii="Times New Roman" w:hAnsi="Times New Roman"/>
          <w:sz w:val="24"/>
          <w:szCs w:val="24"/>
          <w:lang w:val="en-US"/>
          <w:rPrChange w:id="181" w:author="reirose2002@gmail.com" w:date="2026-10-26T00:16:00Z">
            <w:rPr>
              <w:rFonts w:ascii="Times New Roman" w:hAnsi="Times New Roman"/>
              <w:sz w:val="24"/>
              <w:szCs w:val="24"/>
            </w:rPr>
          </w:rPrChange>
        </w:rPr>
        <w:t xml:space="preserve"> it </w:t>
      </w:r>
      <w:del w:id="182" w:author="reirose2002@gmail.com" w:date="2026-10-26T00:19:00Z">
        <w:r w:rsidR="00430A81" w:rsidRPr="00B5504E" w:rsidDel="00B5504E">
          <w:rPr>
            <w:rFonts w:ascii="Times New Roman" w:hAnsi="Times New Roman"/>
            <w:sz w:val="24"/>
            <w:szCs w:val="24"/>
            <w:lang w:val="en-US"/>
            <w:rPrChange w:id="183" w:author="reirose2002@gmail.com" w:date="2026-10-26T00:16:00Z">
              <w:rPr>
                <w:rFonts w:ascii="Times New Roman" w:hAnsi="Times New Roman"/>
                <w:sz w:val="24"/>
                <w:szCs w:val="24"/>
              </w:rPr>
            </w:rPrChange>
          </w:rPr>
          <w:delText xml:space="preserve">more </w:delText>
        </w:r>
        <w:r w:rsidRPr="00B5504E" w:rsidDel="00B5504E">
          <w:rPr>
            <w:rFonts w:ascii="Times New Roman" w:hAnsi="Times New Roman"/>
            <w:sz w:val="24"/>
            <w:szCs w:val="24"/>
            <w:lang w:val="en-US"/>
            <w:rPrChange w:id="184" w:author="reirose2002@gmail.com" w:date="2026-10-26T00:16:00Z">
              <w:rPr>
                <w:rFonts w:ascii="Times New Roman" w:hAnsi="Times New Roman"/>
                <w:sz w:val="24"/>
                <w:szCs w:val="24"/>
              </w:rPr>
            </w:rPrChange>
          </w:rPr>
          <w:delText>clear</w:delText>
        </w:r>
      </w:del>
      <w:ins w:id="185" w:author="reirose2002@gmail.com" w:date="2026-10-26T00:19:00Z">
        <w:r w:rsidR="00B5504E" w:rsidRPr="00B5504E">
          <w:rPr>
            <w:rFonts w:ascii="Times New Roman" w:hAnsi="Times New Roman"/>
            <w:sz w:val="24"/>
            <w:szCs w:val="24"/>
            <w:lang w:val="en-US"/>
          </w:rPr>
          <w:t>clearer</w:t>
        </w:r>
      </w:ins>
      <w:ins w:id="186" w:author="reirose2002@gmail.com" w:date="2026-10-25T23:10:00Z">
        <w:r w:rsidR="009934B8">
          <w:rPr>
            <w:rFonts w:ascii="Times New Roman" w:hAnsi="Times New Roman"/>
            <w:sz w:val="24"/>
            <w:szCs w:val="24"/>
            <w:lang w:val="en-US"/>
          </w:rPr>
          <w:t xml:space="preserve"> (Lines 1</w:t>
        </w:r>
      </w:ins>
      <w:ins w:id="187" w:author="reirose2002@gmail.com" w:date="2026-10-26T00:19:00Z">
        <w:r w:rsidR="00B5504E" w:rsidRPr="00B5504E">
          <w:rPr>
            <w:rFonts w:ascii="Times New Roman" w:hAnsi="Times New Roman"/>
            <w:sz w:val="24"/>
            <w:szCs w:val="24"/>
            <w:lang w:val="en-US"/>
            <w:rPrChange w:id="188" w:author="reirose2002@gmail.com" w:date="2026-10-26T00:19:00Z">
              <w:rPr>
                <w:rFonts w:ascii="Times New Roman" w:hAnsi="Times New Roman"/>
                <w:sz w:val="24"/>
                <w:szCs w:val="24"/>
              </w:rPr>
            </w:rPrChange>
          </w:rPr>
          <w:t>61</w:t>
        </w:r>
      </w:ins>
      <w:ins w:id="189" w:author="reirose2002@gmail.com" w:date="2026-10-25T23:10:00Z">
        <w:r w:rsidR="009934B8">
          <w:rPr>
            <w:rFonts w:ascii="Times New Roman" w:hAnsi="Times New Roman"/>
            <w:sz w:val="24"/>
            <w:szCs w:val="24"/>
            <w:lang w:val="en-US"/>
          </w:rPr>
          <w:t>, 1</w:t>
        </w:r>
      </w:ins>
      <w:ins w:id="190" w:author="reirose2002@gmail.com" w:date="2026-10-26T00:20:00Z">
        <w:r w:rsidR="00B5504E" w:rsidRPr="00B5504E">
          <w:rPr>
            <w:rFonts w:ascii="Times New Roman" w:hAnsi="Times New Roman"/>
            <w:sz w:val="24"/>
            <w:szCs w:val="24"/>
            <w:lang w:val="en-US"/>
            <w:rPrChange w:id="191" w:author="reirose2002@gmail.com" w:date="2026-10-26T00:20:00Z">
              <w:rPr>
                <w:rFonts w:ascii="Times New Roman" w:hAnsi="Times New Roman"/>
                <w:sz w:val="24"/>
                <w:szCs w:val="24"/>
              </w:rPr>
            </w:rPrChange>
          </w:rPr>
          <w:t>83</w:t>
        </w:r>
      </w:ins>
      <w:ins w:id="192" w:author="reirose2002@gmail.com" w:date="2026-10-25T23:10:00Z">
        <w:r w:rsidR="009934B8">
          <w:rPr>
            <w:rFonts w:ascii="Times New Roman" w:hAnsi="Times New Roman"/>
            <w:sz w:val="24"/>
            <w:szCs w:val="24"/>
            <w:lang w:val="en-US"/>
          </w:rPr>
          <w:t>-1</w:t>
        </w:r>
      </w:ins>
      <w:ins w:id="193" w:author="reirose2002@gmail.com" w:date="2026-10-26T00:20:00Z">
        <w:r w:rsidR="00B5504E" w:rsidRPr="00B5504E">
          <w:rPr>
            <w:rFonts w:ascii="Times New Roman" w:hAnsi="Times New Roman"/>
            <w:sz w:val="24"/>
            <w:szCs w:val="24"/>
            <w:lang w:val="en-US"/>
            <w:rPrChange w:id="194" w:author="reirose2002@gmail.com" w:date="2026-10-26T00:20:00Z">
              <w:rPr>
                <w:rFonts w:ascii="Times New Roman" w:hAnsi="Times New Roman"/>
                <w:sz w:val="24"/>
                <w:szCs w:val="24"/>
              </w:rPr>
            </w:rPrChange>
          </w:rPr>
          <w:t>84</w:t>
        </w:r>
      </w:ins>
      <w:ins w:id="195" w:author="reirose2002@gmail.com" w:date="2026-10-25T23:10:00Z">
        <w:r w:rsidR="009934B8">
          <w:rPr>
            <w:rFonts w:ascii="Times New Roman" w:hAnsi="Times New Roman"/>
            <w:sz w:val="24"/>
            <w:szCs w:val="24"/>
            <w:lang w:val="en-US"/>
          </w:rPr>
          <w:t xml:space="preserve">, </w:t>
        </w:r>
      </w:ins>
      <w:ins w:id="196" w:author="reirose2002@gmail.com" w:date="2026-10-26T00:21:00Z">
        <w:r w:rsidR="00B5504E" w:rsidRPr="00B5504E">
          <w:rPr>
            <w:rFonts w:ascii="Times New Roman" w:hAnsi="Times New Roman"/>
            <w:sz w:val="24"/>
            <w:szCs w:val="24"/>
            <w:lang w:val="en-US"/>
            <w:rPrChange w:id="197" w:author="reirose2002@gmail.com" w:date="2026-10-26T00:21:00Z">
              <w:rPr>
                <w:rFonts w:ascii="Times New Roman" w:hAnsi="Times New Roman"/>
                <w:sz w:val="24"/>
                <w:szCs w:val="24"/>
              </w:rPr>
            </w:rPrChange>
          </w:rPr>
          <w:t>509-510</w:t>
        </w:r>
        <w:r w:rsidR="00B5504E">
          <w:rPr>
            <w:rFonts w:ascii="Times New Roman" w:hAnsi="Times New Roman"/>
            <w:sz w:val="24"/>
            <w:szCs w:val="24"/>
            <w:lang w:val="en-US"/>
          </w:rPr>
          <w:t xml:space="preserve">, </w:t>
        </w:r>
      </w:ins>
      <w:ins w:id="198" w:author="reirose2002@gmail.com" w:date="2026-10-25T23:10:00Z">
        <w:r w:rsidR="009934B8">
          <w:rPr>
            <w:rFonts w:ascii="Times New Roman" w:hAnsi="Times New Roman"/>
            <w:sz w:val="24"/>
            <w:szCs w:val="24"/>
            <w:lang w:val="en-US"/>
          </w:rPr>
          <w:t>table 1)</w:t>
        </w:r>
      </w:ins>
      <w:r w:rsidR="00ED2BC5" w:rsidRPr="00B5504E">
        <w:rPr>
          <w:rFonts w:ascii="Times New Roman" w:hAnsi="Times New Roman"/>
          <w:sz w:val="24"/>
          <w:szCs w:val="24"/>
          <w:lang w:val="en-US"/>
          <w:rPrChange w:id="199" w:author="reirose2002@gmail.com" w:date="2026-10-26T00:16:00Z">
            <w:rPr>
              <w:rFonts w:ascii="Times New Roman" w:hAnsi="Times New Roman"/>
              <w:sz w:val="24"/>
              <w:szCs w:val="24"/>
            </w:rPr>
          </w:rPrChange>
        </w:rPr>
        <w:t>:</w:t>
      </w:r>
    </w:p>
    <w:p w14:paraId="426B5679" w14:textId="77777777" w:rsidR="00ED2BC5" w:rsidRPr="00B5504E" w:rsidRDefault="00ED2BC5" w:rsidP="006C0484">
      <w:pPr>
        <w:pStyle w:val="p1"/>
        <w:jc w:val="both"/>
        <w:rPr>
          <w:rFonts w:ascii="Times New Roman" w:hAnsi="Times New Roman"/>
          <w:sz w:val="24"/>
          <w:szCs w:val="24"/>
          <w:lang w:val="en-US"/>
          <w:rPrChange w:id="200" w:author="reirose2002@gmail.com" w:date="2026-10-26T00:16:00Z">
            <w:rPr>
              <w:rFonts w:ascii="Times New Roman" w:hAnsi="Times New Roman"/>
              <w:sz w:val="24"/>
              <w:szCs w:val="24"/>
            </w:rPr>
          </w:rPrChange>
        </w:rPr>
      </w:pPr>
    </w:p>
    <w:p w14:paraId="6FAE9111" w14:textId="7C61E07E" w:rsidR="00ED2BC5" w:rsidRPr="00B5504E" w:rsidRDefault="00ED2BC5" w:rsidP="00ED2BC5">
      <w:pPr>
        <w:jc w:val="both"/>
        <w:rPr>
          <w:rFonts w:ascii="Times New Roman" w:hAnsi="Times New Roman" w:cs="Times New Roman"/>
          <w:color w:val="222222"/>
          <w:spacing w:val="2"/>
          <w:sz w:val="20"/>
          <w:szCs w:val="20"/>
          <w:lang w:val="en-US"/>
          <w:rPrChange w:id="201" w:author="reirose2002@gmail.com" w:date="2026-10-26T00:16:00Z">
            <w:rPr>
              <w:rFonts w:ascii="Times New Roman" w:hAnsi="Times New Roman" w:cs="Times New Roman"/>
              <w:color w:val="222222"/>
              <w:spacing w:val="2"/>
              <w:sz w:val="20"/>
              <w:szCs w:val="20"/>
            </w:rPr>
          </w:rPrChange>
        </w:rPr>
      </w:pPr>
      <w:bookmarkStart w:id="202" w:name="_Hlk243862170"/>
      <w:r w:rsidRPr="00B5504E">
        <w:rPr>
          <w:rFonts w:ascii="Times New Roman" w:hAnsi="Times New Roman" w:cs="Times New Roman"/>
          <w:color w:val="222222"/>
          <w:spacing w:val="2"/>
          <w:sz w:val="20"/>
          <w:szCs w:val="20"/>
          <w:lang w:val="en-US"/>
          <w:rPrChange w:id="203" w:author="reirose2002@gmail.com" w:date="2026-10-26T00:16:00Z">
            <w:rPr>
              <w:rFonts w:ascii="Times New Roman" w:hAnsi="Times New Roman" w:cs="Times New Roman"/>
              <w:color w:val="222222"/>
              <w:spacing w:val="2"/>
              <w:sz w:val="20"/>
              <w:szCs w:val="20"/>
            </w:rPr>
          </w:rPrChange>
        </w:rPr>
        <w:t xml:space="preserve">The value of selection coefficient </w:t>
      </w:r>
      <w:r w:rsidR="002E11EE" w:rsidRPr="00B5504E">
        <w:rPr>
          <w:rFonts w:ascii="Times New Roman" w:hAnsi="Times New Roman" w:cs="Times New Roman"/>
          <w:color w:val="222222"/>
          <w:spacing w:val="2"/>
          <w:sz w:val="20"/>
          <w:szCs w:val="20"/>
          <w:lang w:val="en-US"/>
          <w:rPrChange w:id="204" w:author="reirose2002@gmail.com" w:date="2026-10-26T00:16:00Z">
            <w:rPr>
              <w:rFonts w:ascii="Times New Roman" w:hAnsi="Times New Roman" w:cs="Times New Roman"/>
              <w:color w:val="222222"/>
              <w:spacing w:val="2"/>
              <w:sz w:val="20"/>
              <w:szCs w:val="20"/>
            </w:rPr>
          </w:rPrChange>
        </w:rPr>
        <w:t xml:space="preserve">s = 0.1 </w:t>
      </w:r>
      <w:r w:rsidRPr="00B5504E">
        <w:rPr>
          <w:rFonts w:ascii="Times New Roman" w:hAnsi="Times New Roman" w:cs="Times New Roman"/>
          <w:color w:val="222222"/>
          <w:spacing w:val="2"/>
          <w:sz w:val="20"/>
          <w:szCs w:val="20"/>
          <w:lang w:val="en-US"/>
          <w:rPrChange w:id="205" w:author="reirose2002@gmail.com" w:date="2026-10-26T00:16:00Z">
            <w:rPr>
              <w:rFonts w:ascii="Times New Roman" w:hAnsi="Times New Roman" w:cs="Times New Roman"/>
              <w:color w:val="222222"/>
              <w:spacing w:val="2"/>
              <w:sz w:val="20"/>
              <w:szCs w:val="20"/>
            </w:rPr>
          </w:rPrChange>
        </w:rPr>
        <w:t>is adjusted to fit the tim</w:t>
      </w:r>
      <w:r w:rsidR="00A507F0" w:rsidRPr="00B5504E">
        <w:rPr>
          <w:rFonts w:ascii="Times New Roman" w:hAnsi="Times New Roman" w:cs="Times New Roman"/>
          <w:color w:val="222222"/>
          <w:spacing w:val="2"/>
          <w:sz w:val="20"/>
          <w:szCs w:val="20"/>
          <w:lang w:val="en-US"/>
          <w:rPrChange w:id="206" w:author="reirose2002@gmail.com" w:date="2026-10-26T00:16:00Z">
            <w:rPr>
              <w:rFonts w:ascii="Times New Roman" w:hAnsi="Times New Roman" w:cs="Times New Roman"/>
              <w:color w:val="222222"/>
              <w:spacing w:val="2"/>
              <w:sz w:val="20"/>
              <w:szCs w:val="20"/>
            </w:rPr>
          </w:rPrChange>
        </w:rPr>
        <w:t>e</w:t>
      </w:r>
      <w:r w:rsidRPr="00B5504E">
        <w:rPr>
          <w:rFonts w:ascii="Times New Roman" w:hAnsi="Times New Roman" w:cs="Times New Roman"/>
          <w:color w:val="222222"/>
          <w:spacing w:val="2"/>
          <w:sz w:val="20"/>
          <w:szCs w:val="20"/>
          <w:lang w:val="en-US"/>
          <w:rPrChange w:id="207" w:author="reirose2002@gmail.com" w:date="2026-10-26T00:16:00Z">
            <w:rPr>
              <w:rFonts w:ascii="Times New Roman" w:hAnsi="Times New Roman" w:cs="Times New Roman"/>
              <w:color w:val="222222"/>
              <w:spacing w:val="2"/>
              <w:sz w:val="20"/>
              <w:szCs w:val="20"/>
            </w:rPr>
          </w:rPrChange>
        </w:rPr>
        <w:t xml:space="preserve"> of </w:t>
      </w:r>
      <w:r w:rsidR="00F446DD" w:rsidRPr="00B5504E">
        <w:rPr>
          <w:rFonts w:ascii="Times New Roman" w:hAnsi="Times New Roman" w:cs="Times New Roman"/>
          <w:color w:val="222222"/>
          <w:spacing w:val="2"/>
          <w:sz w:val="20"/>
          <w:szCs w:val="20"/>
          <w:lang w:val="en-US"/>
          <w:rPrChange w:id="208" w:author="reirose2002@gmail.com" w:date="2026-10-26T00:16:00Z">
            <w:rPr>
              <w:rFonts w:ascii="Times New Roman" w:hAnsi="Times New Roman" w:cs="Times New Roman"/>
              <w:color w:val="222222"/>
              <w:spacing w:val="2"/>
              <w:sz w:val="20"/>
              <w:szCs w:val="20"/>
            </w:rPr>
          </w:rPrChange>
        </w:rPr>
        <w:t>B.1.1.7</w:t>
      </w:r>
      <w:r w:rsidRPr="00B5504E">
        <w:rPr>
          <w:rFonts w:ascii="Times New Roman" w:hAnsi="Times New Roman" w:cs="Times New Roman"/>
          <w:color w:val="222222"/>
          <w:spacing w:val="2"/>
          <w:sz w:val="20"/>
          <w:szCs w:val="20"/>
          <w:lang w:val="en-US"/>
          <w:rPrChange w:id="209" w:author="reirose2002@gmail.com" w:date="2026-10-26T00:16:00Z">
            <w:rPr>
              <w:rFonts w:ascii="Times New Roman" w:hAnsi="Times New Roman" w:cs="Times New Roman"/>
              <w:color w:val="222222"/>
              <w:spacing w:val="2"/>
              <w:sz w:val="20"/>
              <w:szCs w:val="20"/>
            </w:rPr>
          </w:rPrChange>
        </w:rPr>
        <w:t xml:space="preserve"> emergence. </w:t>
      </w:r>
    </w:p>
    <w:bookmarkEnd w:id="202"/>
    <w:p w14:paraId="2FB7936A" w14:textId="77777777" w:rsidR="00286E67" w:rsidRPr="00B5504E" w:rsidRDefault="00286E67" w:rsidP="006C0484">
      <w:pPr>
        <w:jc w:val="both"/>
        <w:rPr>
          <w:rFonts w:ascii="Roboto" w:hAnsi="Roboto"/>
          <w:color w:val="000000"/>
          <w:sz w:val="20"/>
          <w:szCs w:val="20"/>
          <w:shd w:val="clear" w:color="auto" w:fill="FFFFFF"/>
          <w:lang w:val="en-US"/>
          <w:rPrChange w:id="210" w:author="reirose2002@gmail.com" w:date="2026-10-26T00:16:00Z">
            <w:rPr>
              <w:rFonts w:ascii="Roboto" w:hAnsi="Roboto"/>
              <w:color w:val="000000"/>
              <w:sz w:val="20"/>
              <w:szCs w:val="20"/>
              <w:shd w:val="clear" w:color="auto" w:fill="FFFFFF"/>
            </w:rPr>
          </w:rPrChange>
        </w:rPr>
      </w:pPr>
    </w:p>
    <w:p w14:paraId="4A8CFC40" w14:textId="3CA83FE5" w:rsidR="00A6220F" w:rsidRPr="00B5504E" w:rsidRDefault="00EE3753" w:rsidP="006C0484">
      <w:pPr>
        <w:pStyle w:val="u-mb-24"/>
        <w:spacing w:before="0" w:beforeAutospacing="0" w:after="360" w:afterAutospacing="0"/>
        <w:jc w:val="both"/>
        <w:rPr>
          <w:rFonts w:ascii="Merriweather Sans" w:hAnsi="Merriweather Sans"/>
          <w:b/>
          <w:color w:val="222222"/>
          <w:spacing w:val="2"/>
          <w:lang w:val="en-US"/>
          <w:rPrChange w:id="211"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212" w:author="reirose2002@gmail.com" w:date="2026-10-26T00:16:00Z">
            <w:rPr>
              <w:rFonts w:ascii="Merriweather Sans" w:hAnsi="Merriweather Sans"/>
              <w:b/>
              <w:color w:val="222222"/>
              <w:spacing w:val="2"/>
            </w:rPr>
          </w:rPrChange>
        </w:rPr>
        <w:t>Additionally, the authors perform no control simulations under a strict neutral null model where the epistasis parameter is zero. Without demonstrating calibration under a neutral null model, the claim of a zero false-positive rate is difficult to evaluate.</w:t>
      </w:r>
    </w:p>
    <w:p w14:paraId="43F4C8A7" w14:textId="72B9FC8B" w:rsidR="005327CC" w:rsidRPr="00B5504E" w:rsidRDefault="00901451" w:rsidP="006C0484">
      <w:pPr>
        <w:jc w:val="both"/>
        <w:rPr>
          <w:rFonts w:ascii="Times New Roman" w:hAnsi="Times New Roman" w:cs="Times New Roman"/>
          <w:color w:val="000000"/>
          <w:shd w:val="clear" w:color="auto" w:fill="FFFFFF"/>
          <w:lang w:val="en-US"/>
          <w:rPrChange w:id="213" w:author="reirose2002@gmail.com" w:date="2026-10-26T00:16:00Z">
            <w:rPr>
              <w:rFonts w:ascii="Times New Roman" w:hAnsi="Times New Roman" w:cs="Times New Roman"/>
              <w:color w:val="000000"/>
              <w:shd w:val="clear" w:color="auto" w:fill="FFFFFF"/>
            </w:rPr>
          </w:rPrChange>
        </w:rPr>
      </w:pPr>
      <w:r w:rsidRPr="00B5504E">
        <w:rPr>
          <w:rFonts w:ascii="Times New Roman" w:hAnsi="Times New Roman" w:cs="Times New Roman"/>
          <w:color w:val="000000"/>
          <w:shd w:val="clear" w:color="auto" w:fill="FFFFFF"/>
          <w:lang w:val="en-US"/>
          <w:rPrChange w:id="214" w:author="reirose2002@gmail.com" w:date="2026-10-26T00:16:00Z">
            <w:rPr>
              <w:rFonts w:ascii="Times New Roman" w:hAnsi="Times New Roman" w:cs="Times New Roman"/>
              <w:color w:val="000000"/>
              <w:shd w:val="clear" w:color="auto" w:fill="FFFFFF"/>
            </w:rPr>
          </w:rPrChange>
        </w:rPr>
        <w:t>Indeed,</w:t>
      </w:r>
      <w:r w:rsidR="00FF5329" w:rsidRPr="00B5504E">
        <w:rPr>
          <w:rFonts w:ascii="Times New Roman" w:hAnsi="Times New Roman" w:cs="Times New Roman"/>
          <w:color w:val="000000"/>
          <w:shd w:val="clear" w:color="auto" w:fill="FFFFFF"/>
          <w:lang w:val="en-US"/>
          <w:rPrChange w:id="215" w:author="reirose2002@gmail.com" w:date="2026-10-26T00:16:00Z">
            <w:rPr>
              <w:rFonts w:ascii="Times New Roman" w:hAnsi="Times New Roman" w:cs="Times New Roman"/>
              <w:color w:val="000000"/>
              <w:shd w:val="clear" w:color="auto" w:fill="FFFFFF"/>
            </w:rPr>
          </w:rPrChange>
        </w:rPr>
        <w:t xml:space="preserve"> such null</w:t>
      </w:r>
      <w:r w:rsidR="00286E67" w:rsidRPr="00B5504E">
        <w:rPr>
          <w:rFonts w:ascii="Times New Roman" w:hAnsi="Times New Roman" w:cs="Times New Roman"/>
          <w:color w:val="000000"/>
          <w:shd w:val="clear" w:color="auto" w:fill="FFFFFF"/>
          <w:lang w:val="en-US"/>
          <w:rPrChange w:id="216" w:author="reirose2002@gmail.com" w:date="2026-10-26T00:16:00Z">
            <w:rPr>
              <w:rFonts w:ascii="Times New Roman" w:hAnsi="Times New Roman" w:cs="Times New Roman"/>
              <w:color w:val="000000"/>
              <w:shd w:val="clear" w:color="auto" w:fill="FFFFFF"/>
            </w:rPr>
          </w:rPrChange>
        </w:rPr>
        <w:t xml:space="preserve"> control </w:t>
      </w:r>
      <w:r w:rsidR="00FF5329" w:rsidRPr="00B5504E">
        <w:rPr>
          <w:rFonts w:ascii="Times New Roman" w:hAnsi="Times New Roman" w:cs="Times New Roman"/>
          <w:color w:val="000000"/>
          <w:shd w:val="clear" w:color="auto" w:fill="FFFFFF"/>
          <w:lang w:val="en-US"/>
          <w:rPrChange w:id="217" w:author="reirose2002@gmail.com" w:date="2026-10-26T00:16:00Z">
            <w:rPr>
              <w:rFonts w:ascii="Times New Roman" w:hAnsi="Times New Roman" w:cs="Times New Roman"/>
              <w:color w:val="000000"/>
              <w:shd w:val="clear" w:color="auto" w:fill="FFFFFF"/>
            </w:rPr>
          </w:rPrChange>
        </w:rPr>
        <w:t xml:space="preserve">is useful for the simulation of the valley crossing Fig. 2, and we added such </w:t>
      </w:r>
      <w:r w:rsidR="00286E67" w:rsidRPr="00B5504E">
        <w:rPr>
          <w:rFonts w:ascii="Times New Roman" w:hAnsi="Times New Roman" w:cs="Times New Roman"/>
          <w:color w:val="000000"/>
          <w:shd w:val="clear" w:color="auto" w:fill="FFFFFF"/>
          <w:lang w:val="en-US"/>
          <w:rPrChange w:id="218" w:author="reirose2002@gmail.com" w:date="2026-10-26T00:16:00Z">
            <w:rPr>
              <w:rFonts w:ascii="Times New Roman" w:hAnsi="Times New Roman" w:cs="Times New Roman"/>
              <w:color w:val="000000"/>
              <w:shd w:val="clear" w:color="auto" w:fill="FFFFFF"/>
            </w:rPr>
          </w:rPrChange>
        </w:rPr>
        <w:t>simulation to the revised version</w:t>
      </w:r>
      <w:r w:rsidR="00FF5329" w:rsidRPr="00B5504E">
        <w:rPr>
          <w:rFonts w:ascii="Times New Roman" w:hAnsi="Times New Roman" w:cs="Times New Roman"/>
          <w:color w:val="000000"/>
          <w:shd w:val="clear" w:color="auto" w:fill="FFFFFF"/>
          <w:lang w:val="en-US"/>
          <w:rPrChange w:id="219" w:author="reirose2002@gmail.com" w:date="2026-10-26T00:16:00Z">
            <w:rPr>
              <w:rFonts w:ascii="Times New Roman" w:hAnsi="Times New Roman" w:cs="Times New Roman"/>
              <w:color w:val="000000"/>
              <w:shd w:val="clear" w:color="auto" w:fill="FFFFFF"/>
            </w:rPr>
          </w:rPrChange>
        </w:rPr>
        <w:t xml:space="preserve"> as Fig. 2B</w:t>
      </w:r>
      <w:r w:rsidR="00687417" w:rsidRPr="00687417">
        <w:rPr>
          <w:rFonts w:ascii="Times New Roman" w:hAnsi="Times New Roman" w:cs="Times New Roman"/>
          <w:color w:val="000000"/>
          <w:shd w:val="clear" w:color="auto" w:fill="FFFFFF"/>
          <w:lang w:val="en-US"/>
        </w:rPr>
        <w:t xml:space="preserve"> and Fig. 3B</w:t>
      </w:r>
      <w:r w:rsidR="00286E67" w:rsidRPr="00B5504E">
        <w:rPr>
          <w:rFonts w:ascii="Times New Roman" w:hAnsi="Times New Roman" w:cs="Times New Roman"/>
          <w:color w:val="000000"/>
          <w:shd w:val="clear" w:color="auto" w:fill="FFFFFF"/>
          <w:lang w:val="en-US"/>
          <w:rPrChange w:id="220" w:author="reirose2002@gmail.com" w:date="2026-10-26T00:16:00Z">
            <w:rPr>
              <w:rFonts w:ascii="Times New Roman" w:hAnsi="Times New Roman" w:cs="Times New Roman"/>
              <w:color w:val="000000"/>
              <w:shd w:val="clear" w:color="auto" w:fill="FFFFFF"/>
            </w:rPr>
          </w:rPrChange>
        </w:rPr>
        <w:t>.</w:t>
      </w:r>
      <w:r w:rsidR="00F92341" w:rsidRPr="00B5504E">
        <w:rPr>
          <w:rFonts w:ascii="Times New Roman" w:hAnsi="Times New Roman" w:cs="Times New Roman"/>
          <w:color w:val="000000"/>
          <w:shd w:val="clear" w:color="auto" w:fill="FFFFFF"/>
          <w:lang w:val="en-US"/>
          <w:rPrChange w:id="221" w:author="reirose2002@gmail.com" w:date="2026-10-26T00:16:00Z">
            <w:rPr>
              <w:rFonts w:ascii="Times New Roman" w:hAnsi="Times New Roman" w:cs="Times New Roman"/>
              <w:color w:val="000000"/>
              <w:shd w:val="clear" w:color="auto" w:fill="FFFFFF"/>
            </w:rPr>
          </w:rPrChange>
        </w:rPr>
        <w:t xml:space="preserve"> </w:t>
      </w:r>
      <w:r w:rsidR="00322144" w:rsidRPr="00B5504E">
        <w:rPr>
          <w:rFonts w:ascii="Times New Roman" w:hAnsi="Times New Roman" w:cs="Times New Roman"/>
          <w:color w:val="000000"/>
          <w:shd w:val="clear" w:color="auto" w:fill="FFFFFF"/>
          <w:lang w:val="en-US"/>
          <w:rPrChange w:id="222" w:author="reirose2002@gmail.com" w:date="2026-10-26T00:16:00Z">
            <w:rPr>
              <w:rFonts w:ascii="Times New Roman" w:hAnsi="Times New Roman" w:cs="Times New Roman"/>
              <w:color w:val="000000"/>
              <w:shd w:val="clear" w:color="auto" w:fill="FFFFFF"/>
            </w:rPr>
          </w:rPrChange>
        </w:rPr>
        <w:t>As for the</w:t>
      </w:r>
      <w:r w:rsidR="00FF5329" w:rsidRPr="00B5504E">
        <w:rPr>
          <w:rFonts w:ascii="Times New Roman" w:hAnsi="Times New Roman" w:cs="Times New Roman"/>
          <w:color w:val="000000"/>
          <w:shd w:val="clear" w:color="auto" w:fill="FFFFFF"/>
          <w:lang w:val="en-US"/>
          <w:rPrChange w:id="223" w:author="reirose2002@gmail.com" w:date="2026-10-26T00:16:00Z">
            <w:rPr>
              <w:rFonts w:ascii="Times New Roman" w:hAnsi="Times New Roman" w:cs="Times New Roman"/>
              <w:color w:val="000000"/>
              <w:shd w:val="clear" w:color="auto" w:fill="FFFFFF"/>
            </w:rPr>
          </w:rPrChange>
        </w:rPr>
        <w:t xml:space="preserve"> dependence of the relative detection error on E</w:t>
      </w:r>
      <w:r w:rsidR="00322144" w:rsidRPr="00B5504E">
        <w:rPr>
          <w:rFonts w:ascii="Times New Roman" w:hAnsi="Times New Roman" w:cs="Times New Roman"/>
          <w:color w:val="000000"/>
          <w:shd w:val="clear" w:color="auto" w:fill="FFFFFF"/>
          <w:lang w:val="en-US"/>
          <w:rPrChange w:id="224" w:author="reirose2002@gmail.com" w:date="2026-10-26T00:16:00Z">
            <w:rPr>
              <w:rFonts w:ascii="Times New Roman" w:hAnsi="Times New Roman" w:cs="Times New Roman"/>
              <w:color w:val="000000"/>
              <w:shd w:val="clear" w:color="auto" w:fill="FFFFFF"/>
            </w:rPr>
          </w:rPrChange>
        </w:rPr>
        <w:t>, it</w:t>
      </w:r>
      <w:r w:rsidR="00FF5329" w:rsidRPr="00B5504E">
        <w:rPr>
          <w:rFonts w:ascii="Times New Roman" w:hAnsi="Times New Roman" w:cs="Times New Roman"/>
          <w:color w:val="000000"/>
          <w:shd w:val="clear" w:color="auto" w:fill="FFFFFF"/>
          <w:lang w:val="en-US"/>
          <w:rPrChange w:id="225" w:author="reirose2002@gmail.com" w:date="2026-10-26T00:16:00Z">
            <w:rPr>
              <w:rFonts w:ascii="Times New Roman" w:hAnsi="Times New Roman" w:cs="Times New Roman"/>
              <w:color w:val="000000"/>
              <w:shd w:val="clear" w:color="auto" w:fill="FFFFFF"/>
            </w:rPr>
          </w:rPrChange>
        </w:rPr>
        <w:t xml:space="preserve"> is already shown in Fig. 1: it increases wtih E decreasing, and at E=0, it </w:t>
      </w:r>
      <w:r w:rsidR="00687417">
        <w:rPr>
          <w:rFonts w:ascii="Times New Roman" w:hAnsi="Times New Roman" w:cs="Times New Roman"/>
          <w:color w:val="000000"/>
          <w:shd w:val="clear" w:color="auto" w:fill="FFFFFF"/>
          <w:lang w:val="en-US"/>
        </w:rPr>
        <w:t>will be</w:t>
      </w:r>
      <w:r w:rsidR="00FF5329" w:rsidRPr="00B5504E">
        <w:rPr>
          <w:rFonts w:ascii="Times New Roman" w:hAnsi="Times New Roman" w:cs="Times New Roman"/>
          <w:color w:val="000000"/>
          <w:shd w:val="clear" w:color="auto" w:fill="FFFFFF"/>
          <w:lang w:val="en-US"/>
          <w:rPrChange w:id="226" w:author="reirose2002@gmail.com" w:date="2026-10-26T00:16:00Z">
            <w:rPr>
              <w:rFonts w:ascii="Times New Roman" w:hAnsi="Times New Roman" w:cs="Times New Roman"/>
              <w:color w:val="000000"/>
              <w:shd w:val="clear" w:color="auto" w:fill="FFFFFF"/>
            </w:rPr>
          </w:rPrChange>
        </w:rPr>
        <w:t xml:space="preserve"> obviously </w:t>
      </w:r>
      <w:r w:rsidR="00687417" w:rsidRPr="00B5504E">
        <w:rPr>
          <w:rFonts w:ascii="Times New Roman" w:hAnsi="Times New Roman" w:cs="Times New Roman"/>
          <w:color w:val="000000"/>
          <w:shd w:val="clear" w:color="auto" w:fill="FFFFFF"/>
          <w:lang w:val="en-US"/>
          <w:rPrChange w:id="227" w:author="reirose2002@gmail.com" w:date="2026-10-26T00:16:00Z">
            <w:rPr>
              <w:rFonts w:ascii="Times New Roman" w:hAnsi="Times New Roman" w:cs="Times New Roman"/>
              <w:color w:val="000000"/>
              <w:shd w:val="clear" w:color="auto" w:fill="FFFFFF"/>
            </w:rPr>
          </w:rPrChange>
        </w:rPr>
        <w:t xml:space="preserve">too </w:t>
      </w:r>
      <w:r w:rsidR="00FF5329" w:rsidRPr="00B5504E">
        <w:rPr>
          <w:rFonts w:ascii="Times New Roman" w:hAnsi="Times New Roman" w:cs="Times New Roman"/>
          <w:color w:val="000000"/>
          <w:shd w:val="clear" w:color="auto" w:fill="FFFFFF"/>
          <w:lang w:val="en-US"/>
          <w:rPrChange w:id="228" w:author="reirose2002@gmail.com" w:date="2026-10-26T00:16:00Z">
            <w:rPr>
              <w:rFonts w:ascii="Times New Roman" w:hAnsi="Times New Roman" w:cs="Times New Roman"/>
              <w:color w:val="000000"/>
              <w:shd w:val="clear" w:color="auto" w:fill="FFFFFF"/>
            </w:rPr>
          </w:rPrChange>
        </w:rPr>
        <w:t>large</w:t>
      </w:r>
      <w:r w:rsidR="00687417" w:rsidRPr="00B5504E">
        <w:rPr>
          <w:rFonts w:ascii="Times New Roman" w:hAnsi="Times New Roman" w:cs="Times New Roman"/>
          <w:color w:val="000000"/>
          <w:shd w:val="clear" w:color="auto" w:fill="FFFFFF"/>
          <w:lang w:val="en-US"/>
          <w:rPrChange w:id="229" w:author="reirose2002@gmail.com" w:date="2026-10-26T00:16:00Z">
            <w:rPr>
              <w:rFonts w:ascii="Times New Roman" w:hAnsi="Times New Roman" w:cs="Times New Roman"/>
              <w:color w:val="000000"/>
              <w:shd w:val="clear" w:color="auto" w:fill="FFFFFF"/>
            </w:rPr>
          </w:rPrChange>
        </w:rPr>
        <w:t xml:space="preserve"> to make detection posssible</w:t>
      </w:r>
      <w:r w:rsidR="00FF5329" w:rsidRPr="00B5504E">
        <w:rPr>
          <w:rFonts w:ascii="Times New Roman" w:hAnsi="Times New Roman" w:cs="Times New Roman"/>
          <w:color w:val="000000"/>
          <w:shd w:val="clear" w:color="auto" w:fill="FFFFFF"/>
          <w:lang w:val="en-US"/>
          <w:rPrChange w:id="230" w:author="reirose2002@gmail.com" w:date="2026-10-26T00:16:00Z">
            <w:rPr>
              <w:rFonts w:ascii="Times New Roman" w:hAnsi="Times New Roman" w:cs="Times New Roman"/>
              <w:color w:val="000000"/>
              <w:shd w:val="clear" w:color="auto" w:fill="FFFFFF"/>
            </w:rPr>
          </w:rPrChange>
        </w:rPr>
        <w:t>.</w:t>
      </w:r>
    </w:p>
    <w:p w14:paraId="34308A09" w14:textId="77777777" w:rsidR="00687417" w:rsidRPr="00687417" w:rsidRDefault="00687417" w:rsidP="006C0484">
      <w:pPr>
        <w:jc w:val="both"/>
        <w:rPr>
          <w:rFonts w:ascii="Merriweather Sans" w:hAnsi="Merriweather Sans"/>
          <w:color w:val="222222"/>
          <w:spacing w:val="2"/>
          <w:lang w:val="en-US"/>
        </w:rPr>
      </w:pPr>
    </w:p>
    <w:p w14:paraId="0156ED3A" w14:textId="3631651A" w:rsidR="00687417" w:rsidRPr="00675D8E" w:rsidDel="009934B8" w:rsidRDefault="00687417" w:rsidP="006C0484">
      <w:pPr>
        <w:jc w:val="both"/>
        <w:rPr>
          <w:del w:id="231" w:author="reirose2002@gmail.com" w:date="2026-10-25T23:11:00Z"/>
          <w:rFonts w:ascii="Merriweather Sans" w:hAnsi="Merriweather Sans"/>
          <w:color w:val="222222"/>
          <w:spacing w:val="2"/>
          <w:lang w:val="en-US"/>
          <w:rPrChange w:id="232" w:author="reirose2002@gmail.com" w:date="2026-10-25T23:00:00Z">
            <w:rPr>
              <w:del w:id="233" w:author="reirose2002@gmail.com" w:date="2026-10-25T23:11:00Z"/>
              <w:rFonts w:ascii="Merriweather Sans" w:hAnsi="Merriweather Sans"/>
              <w:color w:val="222222"/>
              <w:spacing w:val="2"/>
            </w:rPr>
          </w:rPrChange>
        </w:rPr>
      </w:pPr>
      <w:del w:id="234" w:author="reirose2002@gmail.com" w:date="2026-10-25T23:11:00Z">
        <w:r w:rsidRPr="00687417" w:rsidDel="009934B8">
          <w:rPr>
            <w:rFonts w:ascii="Cambria" w:hAnsi="Cambria"/>
            <w:color w:val="222222"/>
            <w:spacing w:val="2"/>
            <w:highlight w:val="yellow"/>
          </w:rPr>
          <w:delText>Добавит</w:delText>
        </w:r>
        <w:r w:rsidRPr="00687417" w:rsidDel="009934B8">
          <w:rPr>
            <w:rFonts w:ascii="Cambria" w:hAnsi="Cambria"/>
            <w:color w:val="222222"/>
            <w:spacing w:val="2"/>
            <w:highlight w:val="yellow"/>
            <w:lang w:val="en-US"/>
          </w:rPr>
          <w:delText xml:space="preserve">ь </w:delText>
        </w:r>
        <w:r w:rsidRPr="00687417" w:rsidDel="009934B8">
          <w:rPr>
            <w:rFonts w:ascii="Cambria" w:hAnsi="Cambria"/>
            <w:color w:val="222222"/>
            <w:spacing w:val="2"/>
            <w:highlight w:val="yellow"/>
          </w:rPr>
          <w:delText>сюда</w:delText>
        </w:r>
        <w:r w:rsidRPr="00687417" w:rsidDel="009934B8">
          <w:rPr>
            <w:rFonts w:ascii="Cambria" w:hAnsi="Cambria"/>
            <w:color w:val="222222"/>
            <w:spacing w:val="2"/>
            <w:highlight w:val="yellow"/>
            <w:lang w:val="en-US"/>
          </w:rPr>
          <w:delText xml:space="preserve"> </w:delText>
        </w:r>
        <w:r w:rsidRPr="00687417" w:rsidDel="009934B8">
          <w:rPr>
            <w:rFonts w:ascii="Times New Roman" w:hAnsi="Times New Roman" w:cs="Times New Roman"/>
            <w:color w:val="000000"/>
            <w:highlight w:val="yellow"/>
            <w:shd w:val="clear" w:color="auto" w:fill="FFFFFF"/>
          </w:rPr>
          <w:delText>Fig. 2B</w:delText>
        </w:r>
        <w:r w:rsidRPr="00687417" w:rsidDel="009934B8">
          <w:rPr>
            <w:rFonts w:ascii="Times New Roman" w:hAnsi="Times New Roman" w:cs="Times New Roman"/>
            <w:color w:val="000000"/>
            <w:highlight w:val="yellow"/>
            <w:shd w:val="clear" w:color="auto" w:fill="FFFFFF"/>
            <w:lang w:val="en-US"/>
          </w:rPr>
          <w:delText xml:space="preserve"> and Fig. 3B</w:delText>
        </w:r>
        <w:r w:rsidRPr="00675D8E" w:rsidDel="009934B8">
          <w:rPr>
            <w:rFonts w:ascii="Times New Roman" w:hAnsi="Times New Roman" w:cs="Times New Roman"/>
            <w:color w:val="000000"/>
            <w:highlight w:val="yellow"/>
            <w:shd w:val="clear" w:color="auto" w:fill="FFFFFF"/>
            <w:lang w:val="en-US"/>
            <w:rPrChange w:id="235" w:author="reirose2002@gmail.com" w:date="2026-10-25T23:00:00Z">
              <w:rPr>
                <w:rFonts w:ascii="Times New Roman" w:hAnsi="Times New Roman" w:cs="Times New Roman"/>
                <w:color w:val="000000"/>
                <w:highlight w:val="yellow"/>
                <w:shd w:val="clear" w:color="auto" w:fill="FFFFFF"/>
              </w:rPr>
            </w:rPrChange>
          </w:rPr>
          <w:delText>!</w:delText>
        </w:r>
      </w:del>
    </w:p>
    <w:p w14:paraId="29ADCFEB" w14:textId="17B480ED" w:rsidR="00687417" w:rsidRDefault="009934B8" w:rsidP="006C0484">
      <w:pPr>
        <w:jc w:val="both"/>
        <w:rPr>
          <w:ins w:id="236" w:author="reirose2002@gmail.com" w:date="2026-10-25T23:11:00Z"/>
          <w:rFonts w:ascii="Merriweather Sans" w:hAnsi="Merriweather Sans"/>
          <w:color w:val="222222"/>
          <w:spacing w:val="2"/>
          <w:lang w:val="en-US"/>
        </w:rPr>
      </w:pPr>
      <w:ins w:id="237" w:author="reirose2002@gmail.com" w:date="2026-10-25T23:12:00Z">
        <w:r>
          <w:rPr>
            <w:rFonts w:ascii="Merriweather Sans" w:hAnsi="Merriweather Sans"/>
            <w:noProof/>
            <w:color w:val="222222"/>
            <w:spacing w:val="2"/>
            <w:lang w:val="en-US"/>
          </w:rPr>
          <w:drawing>
            <wp:inline distT="0" distB="0" distL="0" distR="0" wp14:anchorId="1F3F2A6E" wp14:editId="15D26DCC">
              <wp:extent cx="4759200" cy="211432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66717" cy="2117660"/>
                      </a:xfrm>
                      <a:prstGeom prst="rect">
                        <a:avLst/>
                      </a:prstGeom>
                      <a:noFill/>
                      <a:ln>
                        <a:noFill/>
                      </a:ln>
                    </pic:spPr>
                  </pic:pic>
                </a:graphicData>
              </a:graphic>
            </wp:inline>
          </w:drawing>
        </w:r>
      </w:ins>
    </w:p>
    <w:p w14:paraId="4BC6935B" w14:textId="0D1E38A2" w:rsidR="009934B8" w:rsidRPr="00FB2B7A" w:rsidRDefault="00FB2B7A" w:rsidP="006C0484">
      <w:pPr>
        <w:jc w:val="both"/>
        <w:rPr>
          <w:ins w:id="238" w:author="reirose2002@gmail.com" w:date="2026-10-25T23:12:00Z"/>
          <w:rFonts w:ascii="Cambria" w:hAnsi="Cambria"/>
          <w:color w:val="222222"/>
          <w:spacing w:val="2"/>
          <w:lang w:val="en-US"/>
          <w:rPrChange w:id="239" w:author="xv 873" w:date="2026-10-26T02:03:00Z" w16du:dateUtc="2026-10-25T23:03:00Z">
            <w:rPr>
              <w:ins w:id="240" w:author="reirose2002@gmail.com" w:date="2026-10-25T23:12:00Z"/>
              <w:rFonts w:ascii="Merriweather Sans" w:hAnsi="Merriweather Sans"/>
              <w:color w:val="222222"/>
              <w:spacing w:val="2"/>
              <w:lang w:val="en-US"/>
            </w:rPr>
          </w:rPrChange>
        </w:rPr>
      </w:pPr>
      <w:ins w:id="241" w:author="xv 873" w:date="2026-10-26T02:04:00Z" w16du:dateUtc="2026-10-25T23:04:00Z">
        <w:r>
          <w:rPr>
            <w:rFonts w:ascii="Cambria" w:hAnsi="Cambria"/>
            <w:color w:val="222222"/>
            <w:spacing w:val="2"/>
            <w:lang w:val="en-US"/>
          </w:rPr>
          <w:t xml:space="preserve">New </w:t>
        </w:r>
      </w:ins>
      <w:ins w:id="242" w:author="xv 873" w:date="2026-10-26T02:03:00Z" w16du:dateUtc="2026-10-25T23:03:00Z">
        <w:r>
          <w:rPr>
            <w:rFonts w:ascii="Cambria" w:hAnsi="Cambria"/>
            <w:color w:val="222222"/>
            <w:spacing w:val="2"/>
          </w:rPr>
          <w:t>F</w:t>
        </w:r>
        <w:r>
          <w:rPr>
            <w:rFonts w:ascii="Cambria" w:hAnsi="Cambria"/>
            <w:color w:val="222222"/>
            <w:spacing w:val="2"/>
            <w:lang w:val="en-US"/>
          </w:rPr>
          <w:t>igure 2.</w:t>
        </w:r>
      </w:ins>
    </w:p>
    <w:p w14:paraId="03067435" w14:textId="20C0433D" w:rsidR="009934B8" w:rsidRPr="00675D8E" w:rsidRDefault="009934B8" w:rsidP="006C0484">
      <w:pPr>
        <w:jc w:val="both"/>
        <w:rPr>
          <w:rFonts w:ascii="Merriweather Sans" w:hAnsi="Merriweather Sans"/>
          <w:color w:val="222222"/>
          <w:spacing w:val="2"/>
          <w:lang w:val="en-US"/>
          <w:rPrChange w:id="243" w:author="reirose2002@gmail.com" w:date="2026-10-25T23:00:00Z">
            <w:rPr>
              <w:rFonts w:ascii="Merriweather Sans" w:hAnsi="Merriweather Sans"/>
              <w:color w:val="222222"/>
              <w:spacing w:val="2"/>
            </w:rPr>
          </w:rPrChange>
        </w:rPr>
      </w:pPr>
      <w:ins w:id="244" w:author="reirose2002@gmail.com" w:date="2026-10-25T23:12:00Z">
        <w:r>
          <w:rPr>
            <w:rFonts w:ascii="Merriweather Sans" w:hAnsi="Merriweather Sans"/>
            <w:noProof/>
            <w:color w:val="222222"/>
            <w:spacing w:val="2"/>
            <w:lang w:val="en-US"/>
          </w:rPr>
          <w:drawing>
            <wp:inline distT="0" distB="0" distL="0" distR="0" wp14:anchorId="563CE5C8" wp14:editId="6EC1A48B">
              <wp:extent cx="5112488" cy="2109645"/>
              <wp:effectExtent l="0" t="0" r="571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28862" cy="2116402"/>
                      </a:xfrm>
                      <a:prstGeom prst="rect">
                        <a:avLst/>
                      </a:prstGeom>
                      <a:noFill/>
                      <a:ln>
                        <a:noFill/>
                      </a:ln>
                    </pic:spPr>
                  </pic:pic>
                </a:graphicData>
              </a:graphic>
            </wp:inline>
          </w:drawing>
        </w:r>
      </w:ins>
    </w:p>
    <w:p w14:paraId="11B802D8" w14:textId="4194FAFB" w:rsidR="00FB2B7A" w:rsidRPr="00FB2B7A" w:rsidRDefault="00FB2B7A" w:rsidP="006C0484">
      <w:pPr>
        <w:jc w:val="both"/>
        <w:rPr>
          <w:ins w:id="245" w:author="xv 873" w:date="2026-10-26T02:04:00Z" w16du:dateUtc="2026-10-25T23:04:00Z"/>
          <w:rFonts w:ascii="Merriweather Sans" w:hAnsi="Merriweather Sans"/>
          <w:color w:val="222222"/>
          <w:spacing w:val="2"/>
          <w:lang w:val="en-US"/>
          <w:rPrChange w:id="246" w:author="xv 873" w:date="2026-10-26T02:04:00Z" w16du:dateUtc="2026-10-25T23:04:00Z">
            <w:rPr>
              <w:ins w:id="247" w:author="xv 873" w:date="2026-10-26T02:04:00Z" w16du:dateUtc="2026-10-25T23:04:00Z"/>
              <w:rFonts w:ascii="Merriweather Sans" w:hAnsi="Merriweather Sans"/>
              <w:b/>
              <w:color w:val="222222"/>
              <w:spacing w:val="2"/>
              <w:lang w:val="en-US"/>
            </w:rPr>
          </w:rPrChange>
        </w:rPr>
      </w:pPr>
      <w:ins w:id="248" w:author="xv 873" w:date="2026-10-26T02:04:00Z" w16du:dateUtc="2026-10-25T23:04:00Z">
        <w:r>
          <w:rPr>
            <w:rFonts w:ascii="Merriweather Sans" w:hAnsi="Merriweather Sans"/>
            <w:color w:val="222222"/>
            <w:spacing w:val="2"/>
            <w:lang w:val="en-US"/>
          </w:rPr>
          <w:t xml:space="preserve">New </w:t>
        </w:r>
        <w:r w:rsidRPr="00FB2B7A">
          <w:rPr>
            <w:rFonts w:ascii="Merriweather Sans" w:hAnsi="Merriweather Sans"/>
            <w:color w:val="222222"/>
            <w:spacing w:val="2"/>
            <w:lang w:val="en-US"/>
            <w:rPrChange w:id="249" w:author="xv 873" w:date="2026-10-26T02:04:00Z" w16du:dateUtc="2026-10-25T23:04:00Z">
              <w:rPr>
                <w:rFonts w:ascii="Merriweather Sans" w:hAnsi="Merriweather Sans"/>
                <w:b/>
                <w:color w:val="222222"/>
                <w:spacing w:val="2"/>
                <w:lang w:val="en-US"/>
              </w:rPr>
            </w:rPrChange>
          </w:rPr>
          <w:t>Figure 3.</w:t>
        </w:r>
      </w:ins>
    </w:p>
    <w:p w14:paraId="2BCABB85" w14:textId="77777777" w:rsidR="00FB2B7A" w:rsidRDefault="00FB2B7A" w:rsidP="006C0484">
      <w:pPr>
        <w:jc w:val="both"/>
        <w:rPr>
          <w:ins w:id="250" w:author="xv 873" w:date="2026-10-26T02:04:00Z" w16du:dateUtc="2026-10-25T23:04:00Z"/>
          <w:rFonts w:ascii="Merriweather Sans" w:hAnsi="Merriweather Sans"/>
          <w:b/>
          <w:color w:val="222222"/>
          <w:spacing w:val="2"/>
          <w:lang w:val="en-US"/>
        </w:rPr>
      </w:pPr>
    </w:p>
    <w:p w14:paraId="4D35CA3B" w14:textId="6FA46B5F" w:rsidR="00286E67" w:rsidRPr="00B5504E" w:rsidRDefault="00EE3753" w:rsidP="006C0484">
      <w:pPr>
        <w:jc w:val="both"/>
        <w:rPr>
          <w:rFonts w:ascii="Merriweather Sans" w:hAnsi="Merriweather Sans"/>
          <w:color w:val="222222"/>
          <w:spacing w:val="2"/>
          <w:lang w:val="en-US"/>
          <w:rPrChange w:id="251" w:author="reirose2002@gmail.com" w:date="2026-10-26T00:16:00Z">
            <w:rPr>
              <w:rFonts w:ascii="Merriweather Sans" w:hAnsi="Merriweather Sans"/>
              <w:color w:val="222222"/>
              <w:spacing w:val="2"/>
            </w:rPr>
          </w:rPrChange>
        </w:rPr>
      </w:pPr>
      <w:r w:rsidRPr="00B5504E">
        <w:rPr>
          <w:rFonts w:ascii="Merriweather Sans" w:hAnsi="Merriweather Sans"/>
          <w:b/>
          <w:color w:val="222222"/>
          <w:spacing w:val="2"/>
          <w:lang w:val="en-US"/>
          <w:rPrChange w:id="252" w:author="reirose2002@gmail.com" w:date="2026-10-26T00:16:00Z">
            <w:rPr>
              <w:rFonts w:ascii="Merriweather Sans" w:hAnsi="Merriweather Sans"/>
              <w:b/>
              <w:color w:val="222222"/>
              <w:spacing w:val="2"/>
            </w:rPr>
          </w:rPrChange>
        </w:rPr>
        <w:lastRenderedPageBreak/>
        <w:t>By projecting multi-locus genotypes onto two-site or three-site haplotype frequencies, the method ignores the wider genetic background.</w:t>
      </w:r>
      <w:r w:rsidRPr="00B5504E">
        <w:rPr>
          <w:rFonts w:ascii="Merriweather Sans" w:hAnsi="Merriweather Sans"/>
          <w:color w:val="222222"/>
          <w:spacing w:val="2"/>
          <w:lang w:val="en-US"/>
          <w:rPrChange w:id="253" w:author="reirose2002@gmail.com" w:date="2026-10-26T00:16:00Z">
            <w:rPr>
              <w:rFonts w:ascii="Merriweather Sans" w:hAnsi="Merriweather Sans"/>
              <w:color w:val="222222"/>
              <w:spacing w:val="2"/>
            </w:rPr>
          </w:rPrChange>
        </w:rPr>
        <w:t xml:space="preserve"> </w:t>
      </w:r>
      <w:r w:rsidR="00286E67" w:rsidRPr="00B5504E">
        <w:rPr>
          <w:rFonts w:ascii="Merriweather Sans" w:hAnsi="Merriweather Sans"/>
          <w:b/>
          <w:bCs/>
          <w:color w:val="222222"/>
          <w:spacing w:val="2"/>
          <w:lang w:val="en-US"/>
          <w:rPrChange w:id="254" w:author="reirose2002@gmail.com" w:date="2026-10-26T00:16:00Z">
            <w:rPr>
              <w:rFonts w:ascii="Merriweather Sans" w:hAnsi="Merriweather Sans"/>
              <w:b/>
              <w:bCs/>
              <w:color w:val="222222"/>
              <w:spacing w:val="2"/>
            </w:rPr>
          </w:rPrChange>
        </w:rPr>
        <w:t>In clonal populations, fixing a single conditional site to wild-type is insufficient to control for a background carrying dozens of tightly linked mutations.</w:t>
      </w:r>
    </w:p>
    <w:p w14:paraId="53A518F0" w14:textId="77777777" w:rsidR="00286E67" w:rsidRPr="00B5504E" w:rsidRDefault="00286E67" w:rsidP="006C0484">
      <w:pPr>
        <w:jc w:val="both"/>
        <w:rPr>
          <w:rFonts w:ascii="Merriweather Sans" w:hAnsi="Merriweather Sans"/>
          <w:color w:val="222222"/>
          <w:spacing w:val="2"/>
          <w:lang w:val="en-US"/>
          <w:rPrChange w:id="255" w:author="reirose2002@gmail.com" w:date="2026-10-26T00:16:00Z">
            <w:rPr>
              <w:rFonts w:ascii="Merriweather Sans" w:hAnsi="Merriweather Sans"/>
              <w:color w:val="222222"/>
              <w:spacing w:val="2"/>
            </w:rPr>
          </w:rPrChange>
        </w:rPr>
      </w:pPr>
    </w:p>
    <w:p w14:paraId="38177985" w14:textId="7C1A85E2" w:rsidR="00286E67" w:rsidRPr="00186C7D" w:rsidRDefault="00F92341" w:rsidP="006C0484">
      <w:pPr>
        <w:jc w:val="both"/>
        <w:rPr>
          <w:ins w:id="256" w:author="xv 873" w:date="2026-10-26T09:13:00Z" w16du:dateUtc="2026-10-26T06:13:00Z"/>
          <w:rFonts w:ascii="Times New Roman" w:hAnsi="Times New Roman" w:cs="Times New Roman"/>
          <w:color w:val="000000"/>
          <w:shd w:val="clear" w:color="auto" w:fill="FFFFFF"/>
          <w:lang w:val="en-US"/>
          <w:rPrChange w:id="257" w:author="xv 873" w:date="2026-10-26T09:13:00Z" w16du:dateUtc="2026-10-26T06:13:00Z">
            <w:rPr>
              <w:ins w:id="258" w:author="xv 873" w:date="2026-10-26T09:13:00Z" w16du:dateUtc="2026-10-26T06:13:00Z"/>
              <w:rFonts w:ascii="Times New Roman" w:hAnsi="Times New Roman" w:cs="Times New Roman"/>
              <w:color w:val="000000"/>
              <w:shd w:val="clear" w:color="auto" w:fill="FFFFFF"/>
            </w:rPr>
          </w:rPrChange>
        </w:rPr>
      </w:pPr>
      <w:r w:rsidRPr="00B5504E">
        <w:rPr>
          <w:rFonts w:ascii="Times New Roman" w:hAnsi="Times New Roman" w:cs="Times New Roman"/>
          <w:color w:val="000000"/>
          <w:shd w:val="clear" w:color="auto" w:fill="FFFFFF"/>
          <w:lang w:val="en-US"/>
          <w:rPrChange w:id="259" w:author="reirose2002@gmail.com" w:date="2026-10-26T00:16:00Z">
            <w:rPr>
              <w:rFonts w:ascii="Times New Roman" w:hAnsi="Times New Roman" w:cs="Times New Roman"/>
              <w:color w:val="000000"/>
              <w:shd w:val="clear" w:color="auto" w:fill="FFFFFF"/>
            </w:rPr>
          </w:rPrChange>
        </w:rPr>
        <w:t xml:space="preserve">Reviewer is </w:t>
      </w:r>
      <w:r w:rsidR="00E87E14" w:rsidRPr="00B5504E">
        <w:rPr>
          <w:rFonts w:ascii="Times New Roman" w:hAnsi="Times New Roman" w:cs="Times New Roman"/>
          <w:color w:val="000000"/>
          <w:shd w:val="clear" w:color="auto" w:fill="FFFFFF"/>
          <w:lang w:val="en-US"/>
          <w:rPrChange w:id="260" w:author="reirose2002@gmail.com" w:date="2026-10-26T00:16:00Z">
            <w:rPr>
              <w:rFonts w:ascii="Times New Roman" w:hAnsi="Times New Roman" w:cs="Times New Roman"/>
              <w:color w:val="000000"/>
              <w:shd w:val="clear" w:color="auto" w:fill="FFFFFF"/>
            </w:rPr>
          </w:rPrChange>
        </w:rPr>
        <w:t xml:space="preserve">mistaken. </w:t>
      </w:r>
      <w:del w:id="261" w:author="xv 873" w:date="2026-10-26T09:13:00Z" w16du:dateUtc="2026-10-26T06:13:00Z">
        <w:r w:rsidRPr="00B5504E" w:rsidDel="00186C7D">
          <w:rPr>
            <w:rFonts w:ascii="Times New Roman" w:hAnsi="Times New Roman" w:cs="Times New Roman"/>
            <w:color w:val="000000"/>
            <w:shd w:val="clear" w:color="auto" w:fill="FFFFFF"/>
            <w:lang w:val="en-US"/>
            <w:rPrChange w:id="262" w:author="reirose2002@gmail.com" w:date="2026-10-26T00:16:00Z">
              <w:rPr>
                <w:rFonts w:ascii="Times New Roman" w:hAnsi="Times New Roman" w:cs="Times New Roman"/>
                <w:color w:val="000000"/>
                <w:shd w:val="clear" w:color="auto" w:fill="FFFFFF"/>
              </w:rPr>
            </w:rPrChange>
          </w:rPr>
          <w:delText xml:space="preserve">We do not project multi-locus genotypes </w:delText>
        </w:r>
        <w:r w:rsidRPr="00B5504E" w:rsidDel="00186C7D">
          <w:rPr>
            <w:rFonts w:ascii="Times New Roman" w:hAnsi="Times New Roman" w:cs="Times New Roman"/>
            <w:color w:val="222222"/>
            <w:spacing w:val="2"/>
            <w:lang w:val="en-US"/>
            <w:rPrChange w:id="263" w:author="reirose2002@gmail.com" w:date="2026-10-26T00:16:00Z">
              <w:rPr>
                <w:rFonts w:ascii="Times New Roman" w:hAnsi="Times New Roman" w:cs="Times New Roman"/>
                <w:color w:val="222222"/>
                <w:spacing w:val="2"/>
              </w:rPr>
            </w:rPrChange>
          </w:rPr>
          <w:delText>onto two-site or three-site haplotypes.</w:delText>
        </w:r>
        <w:r w:rsidRPr="00B5504E" w:rsidDel="00186C7D">
          <w:rPr>
            <w:rFonts w:ascii="Times New Roman" w:hAnsi="Times New Roman" w:cs="Times New Roman"/>
            <w:b/>
            <w:color w:val="222222"/>
            <w:spacing w:val="2"/>
            <w:lang w:val="en-US"/>
            <w:rPrChange w:id="264" w:author="reirose2002@gmail.com" w:date="2026-10-26T00:16:00Z">
              <w:rPr>
                <w:rFonts w:ascii="Times New Roman" w:hAnsi="Times New Roman" w:cs="Times New Roman"/>
                <w:b/>
                <w:color w:val="222222"/>
                <w:spacing w:val="2"/>
              </w:rPr>
            </w:rPrChange>
          </w:rPr>
          <w:delText xml:space="preserve"> </w:delText>
        </w:r>
        <w:r w:rsidR="00286E67" w:rsidRPr="00B5504E" w:rsidDel="00186C7D">
          <w:rPr>
            <w:rFonts w:ascii="Times New Roman" w:hAnsi="Times New Roman" w:cs="Times New Roman"/>
            <w:color w:val="000000"/>
            <w:shd w:val="clear" w:color="auto" w:fill="FFFFFF"/>
            <w:lang w:val="en-US"/>
            <w:rPrChange w:id="265" w:author="reirose2002@gmail.com" w:date="2026-10-26T00:16:00Z">
              <w:rPr>
                <w:rFonts w:ascii="Times New Roman" w:hAnsi="Times New Roman" w:cs="Times New Roman"/>
                <w:color w:val="000000"/>
                <w:shd w:val="clear" w:color="auto" w:fill="FFFFFF"/>
              </w:rPr>
            </w:rPrChange>
          </w:rPr>
          <w:delText xml:space="preserve">Monte Carlo simulation </w:delText>
        </w:r>
        <w:r w:rsidR="007677C9" w:rsidRPr="00B5504E" w:rsidDel="00186C7D">
          <w:rPr>
            <w:rFonts w:ascii="Times New Roman" w:hAnsi="Times New Roman" w:cs="Times New Roman"/>
            <w:color w:val="000000"/>
            <w:shd w:val="clear" w:color="auto" w:fill="FFFFFF"/>
            <w:lang w:val="en-US"/>
            <w:rPrChange w:id="266" w:author="reirose2002@gmail.com" w:date="2026-10-26T00:16:00Z">
              <w:rPr>
                <w:rFonts w:ascii="Times New Roman" w:hAnsi="Times New Roman" w:cs="Times New Roman"/>
                <w:color w:val="000000"/>
                <w:shd w:val="clear" w:color="auto" w:fill="FFFFFF"/>
              </w:rPr>
            </w:rPrChange>
          </w:rPr>
          <w:delText>evolves</w:delText>
        </w:r>
        <w:r w:rsidRPr="00B5504E" w:rsidDel="00186C7D">
          <w:rPr>
            <w:rFonts w:ascii="Times New Roman" w:hAnsi="Times New Roman" w:cs="Times New Roman"/>
            <w:color w:val="000000"/>
            <w:shd w:val="clear" w:color="auto" w:fill="FFFFFF"/>
            <w:lang w:val="en-US"/>
            <w:rPrChange w:id="267" w:author="reirose2002@gmail.com" w:date="2026-10-26T00:16:00Z">
              <w:rPr>
                <w:rFonts w:ascii="Times New Roman" w:hAnsi="Times New Roman" w:cs="Times New Roman"/>
                <w:color w:val="000000"/>
                <w:shd w:val="clear" w:color="auto" w:fill="FFFFFF"/>
              </w:rPr>
            </w:rPrChange>
          </w:rPr>
          <w:delText xml:space="preserve"> </w:delText>
        </w:r>
        <w:r w:rsidR="00286E67" w:rsidRPr="00B5504E" w:rsidDel="00186C7D">
          <w:rPr>
            <w:rFonts w:ascii="Times New Roman" w:hAnsi="Times New Roman" w:cs="Times New Roman"/>
            <w:color w:val="000000"/>
            <w:shd w:val="clear" w:color="auto" w:fill="FFFFFF"/>
            <w:lang w:val="en-US"/>
            <w:rPrChange w:id="268" w:author="reirose2002@gmail.com" w:date="2026-10-26T00:16:00Z">
              <w:rPr>
                <w:rFonts w:ascii="Times New Roman" w:hAnsi="Times New Roman" w:cs="Times New Roman"/>
                <w:color w:val="000000"/>
                <w:shd w:val="clear" w:color="auto" w:fill="FFFFFF"/>
              </w:rPr>
            </w:rPrChange>
          </w:rPr>
          <w:delText xml:space="preserve">sequences </w:delText>
        </w:r>
        <w:r w:rsidRPr="00B5504E" w:rsidDel="00186C7D">
          <w:rPr>
            <w:rFonts w:ascii="Times New Roman" w:hAnsi="Times New Roman" w:cs="Times New Roman"/>
            <w:color w:val="000000"/>
            <w:shd w:val="clear" w:color="auto" w:fill="FFFFFF"/>
            <w:lang w:val="en-US"/>
            <w:rPrChange w:id="269" w:author="reirose2002@gmail.com" w:date="2026-10-26T00:16:00Z">
              <w:rPr>
                <w:rFonts w:ascii="Times New Roman" w:hAnsi="Times New Roman" w:cs="Times New Roman"/>
                <w:color w:val="000000"/>
                <w:shd w:val="clear" w:color="auto" w:fill="FFFFFF"/>
              </w:rPr>
            </w:rPrChange>
          </w:rPr>
          <w:delText>with a large number of sites.</w:delText>
        </w:r>
        <w:r w:rsidR="00286E67" w:rsidRPr="00B5504E" w:rsidDel="00186C7D">
          <w:rPr>
            <w:rFonts w:ascii="Times New Roman" w:hAnsi="Times New Roman" w:cs="Times New Roman"/>
            <w:color w:val="000000"/>
            <w:shd w:val="clear" w:color="auto" w:fill="FFFFFF"/>
            <w:lang w:val="en-US"/>
            <w:rPrChange w:id="270" w:author="reirose2002@gmail.com" w:date="2026-10-26T00:16:00Z">
              <w:rPr>
                <w:rFonts w:ascii="Times New Roman" w:hAnsi="Times New Roman" w:cs="Times New Roman"/>
                <w:color w:val="000000"/>
                <w:shd w:val="clear" w:color="auto" w:fill="FFFFFF"/>
              </w:rPr>
            </w:rPrChange>
          </w:rPr>
          <w:delText xml:space="preserve"> Hence </w:delText>
        </w:r>
        <w:r w:rsidRPr="00B5504E" w:rsidDel="00186C7D">
          <w:rPr>
            <w:rFonts w:ascii="Times New Roman" w:hAnsi="Times New Roman" w:cs="Times New Roman"/>
            <w:color w:val="000000"/>
            <w:shd w:val="clear" w:color="auto" w:fill="FFFFFF"/>
            <w:lang w:val="en-US"/>
            <w:rPrChange w:id="271" w:author="reirose2002@gmail.com" w:date="2026-10-26T00:16:00Z">
              <w:rPr>
                <w:rFonts w:ascii="Times New Roman" w:hAnsi="Times New Roman" w:cs="Times New Roman"/>
                <w:color w:val="000000"/>
                <w:shd w:val="clear" w:color="auto" w:fill="FFFFFF"/>
              </w:rPr>
            </w:rPrChange>
          </w:rPr>
          <w:delText>the</w:delText>
        </w:r>
        <w:r w:rsidR="00286E67" w:rsidRPr="00B5504E" w:rsidDel="00186C7D">
          <w:rPr>
            <w:rFonts w:ascii="Times New Roman" w:hAnsi="Times New Roman" w:cs="Times New Roman"/>
            <w:color w:val="000000"/>
            <w:shd w:val="clear" w:color="auto" w:fill="FFFFFF"/>
            <w:lang w:val="en-US"/>
            <w:rPrChange w:id="272" w:author="reirose2002@gmail.com" w:date="2026-10-26T00:16:00Z">
              <w:rPr>
                <w:rFonts w:ascii="Times New Roman" w:hAnsi="Times New Roman" w:cs="Times New Roman"/>
                <w:color w:val="000000"/>
                <w:shd w:val="clear" w:color="auto" w:fill="FFFFFF"/>
              </w:rPr>
            </w:rPrChange>
          </w:rPr>
          <w:delText xml:space="preserve"> </w:delText>
        </w:r>
        <w:r w:rsidRPr="00B5504E" w:rsidDel="00186C7D">
          <w:rPr>
            <w:rFonts w:ascii="Times New Roman" w:hAnsi="Times New Roman" w:cs="Times New Roman"/>
            <w:color w:val="000000"/>
            <w:shd w:val="clear" w:color="auto" w:fill="FFFFFF"/>
            <w:lang w:val="en-US"/>
            <w:rPrChange w:id="273" w:author="reirose2002@gmail.com" w:date="2026-10-26T00:16:00Z">
              <w:rPr>
                <w:rFonts w:ascii="Times New Roman" w:hAnsi="Times New Roman" w:cs="Times New Roman"/>
                <w:color w:val="000000"/>
                <w:shd w:val="clear" w:color="auto" w:fill="FFFFFF"/>
              </w:rPr>
            </w:rPrChange>
          </w:rPr>
          <w:delText xml:space="preserve">genetic background </w:delText>
        </w:r>
        <w:r w:rsidR="00286E67" w:rsidRPr="00B5504E" w:rsidDel="00186C7D">
          <w:rPr>
            <w:rFonts w:ascii="Times New Roman" w:hAnsi="Times New Roman" w:cs="Times New Roman"/>
            <w:color w:val="000000"/>
            <w:shd w:val="clear" w:color="auto" w:fill="FFFFFF"/>
            <w:lang w:val="en-US"/>
            <w:rPrChange w:id="274" w:author="reirose2002@gmail.com" w:date="2026-10-26T00:16:00Z">
              <w:rPr>
                <w:rFonts w:ascii="Times New Roman" w:hAnsi="Times New Roman" w:cs="Times New Roman"/>
                <w:color w:val="000000"/>
                <w:shd w:val="clear" w:color="auto" w:fill="FFFFFF"/>
              </w:rPr>
            </w:rPrChange>
          </w:rPr>
          <w:delText xml:space="preserve">effects </w:delText>
        </w:r>
        <w:r w:rsidRPr="00B5504E" w:rsidDel="00186C7D">
          <w:rPr>
            <w:rFonts w:ascii="Times New Roman" w:hAnsi="Times New Roman" w:cs="Times New Roman"/>
            <w:color w:val="000000"/>
            <w:shd w:val="clear" w:color="auto" w:fill="FFFFFF"/>
            <w:lang w:val="en-US"/>
            <w:rPrChange w:id="275" w:author="reirose2002@gmail.com" w:date="2026-10-26T00:16:00Z">
              <w:rPr>
                <w:rFonts w:ascii="Times New Roman" w:hAnsi="Times New Roman" w:cs="Times New Roman"/>
                <w:color w:val="000000"/>
                <w:shd w:val="clear" w:color="auto" w:fill="FFFFFF"/>
              </w:rPr>
            </w:rPrChange>
          </w:rPr>
          <w:delText>are included</w:delText>
        </w:r>
        <w:r w:rsidR="00286E67" w:rsidRPr="00B5504E" w:rsidDel="00186C7D">
          <w:rPr>
            <w:rFonts w:ascii="Times New Roman" w:hAnsi="Times New Roman" w:cs="Times New Roman"/>
            <w:color w:val="000000"/>
            <w:shd w:val="clear" w:color="auto" w:fill="FFFFFF"/>
            <w:lang w:val="en-US"/>
            <w:rPrChange w:id="276" w:author="reirose2002@gmail.com" w:date="2026-10-26T00:16:00Z">
              <w:rPr>
                <w:rFonts w:ascii="Times New Roman" w:hAnsi="Times New Roman" w:cs="Times New Roman"/>
                <w:color w:val="000000"/>
                <w:shd w:val="clear" w:color="auto" w:fill="FFFFFF"/>
              </w:rPr>
            </w:rPrChange>
          </w:rPr>
          <w:delText>.</w:delText>
        </w:r>
      </w:del>
      <w:ins w:id="277" w:author="xv 873" w:date="2026-10-26T09:13:00Z" w16du:dateUtc="2026-10-26T06:13:00Z">
        <w:r w:rsidR="00186C7D">
          <w:rPr>
            <w:rFonts w:ascii="Times New Roman" w:hAnsi="Times New Roman" w:cs="Times New Roman"/>
            <w:color w:val="000000"/>
            <w:shd w:val="clear" w:color="auto" w:fill="FFFFFF"/>
            <w:lang w:val="en-US"/>
          </w:rPr>
          <w:t xml:space="preserve">As </w:t>
        </w:r>
      </w:ins>
      <w:ins w:id="278" w:author="xv 873" w:date="2026-10-26T09:15:00Z" w16du:dateUtc="2026-10-26T06:15:00Z">
        <w:r w:rsidR="00186C7D">
          <w:rPr>
            <w:rFonts w:ascii="Times New Roman" w:hAnsi="Times New Roman" w:cs="Times New Roman"/>
            <w:color w:val="000000"/>
            <w:shd w:val="clear" w:color="auto" w:fill="FFFFFF"/>
            <w:lang w:val="en-US"/>
          </w:rPr>
          <w:t xml:space="preserve">demonstrated </w:t>
        </w:r>
      </w:ins>
      <w:ins w:id="279" w:author="xv 873" w:date="2026-10-26T09:14:00Z" w16du:dateUtc="2026-10-26T06:14:00Z">
        <w:r w:rsidR="00186C7D">
          <w:rPr>
            <w:rFonts w:ascii="Times New Roman" w:hAnsi="Times New Roman" w:cs="Times New Roman"/>
            <w:color w:val="000000"/>
            <w:shd w:val="clear" w:color="auto" w:fill="FFFFFF"/>
            <w:lang w:val="en-US"/>
          </w:rPr>
          <w:t>in the present work</w:t>
        </w:r>
      </w:ins>
      <w:ins w:id="280" w:author="xv 873" w:date="2026-10-26T09:13:00Z" w16du:dateUtc="2026-10-26T06:13:00Z">
        <w:r w:rsidR="00186C7D">
          <w:rPr>
            <w:rFonts w:ascii="Times New Roman" w:hAnsi="Times New Roman" w:cs="Times New Roman"/>
            <w:color w:val="000000"/>
            <w:shd w:val="clear" w:color="auto" w:fill="FFFFFF"/>
            <w:lang w:val="en-US"/>
          </w:rPr>
          <w:t xml:space="preserve">, </w:t>
        </w:r>
      </w:ins>
      <w:ins w:id="281" w:author="xv 873" w:date="2026-10-26T09:16:00Z" w16du:dateUtc="2026-10-26T06:16:00Z">
        <w:r w:rsidR="00C94F55">
          <w:rPr>
            <w:rFonts w:ascii="Times New Roman" w:hAnsi="Times New Roman" w:cs="Times New Roman"/>
            <w:color w:val="000000"/>
            <w:shd w:val="clear" w:color="auto" w:fill="FFFFFF"/>
            <w:lang w:val="en-US"/>
          </w:rPr>
          <w:t>pairwise correlator</w:t>
        </w:r>
      </w:ins>
      <w:ins w:id="282" w:author="xv 873" w:date="2026-10-26T09:13:00Z" w16du:dateUtc="2026-10-26T06:13:00Z">
        <w:r w:rsidR="00186C7D">
          <w:rPr>
            <w:rFonts w:ascii="Times New Roman" w:hAnsi="Times New Roman" w:cs="Times New Roman"/>
            <w:color w:val="000000"/>
            <w:shd w:val="clear" w:color="auto" w:fill="FFFFFF"/>
            <w:lang w:val="en-US"/>
          </w:rPr>
          <w:t xml:space="preserve"> is sufficient to detect pa</w:t>
        </w:r>
      </w:ins>
      <w:ins w:id="283" w:author="xv 873" w:date="2026-10-26T09:14:00Z" w16du:dateUtc="2026-10-26T06:14:00Z">
        <w:r w:rsidR="00186C7D">
          <w:rPr>
            <w:rFonts w:ascii="Times New Roman" w:hAnsi="Times New Roman" w:cs="Times New Roman"/>
            <w:color w:val="000000"/>
            <w:shd w:val="clear" w:color="auto" w:fill="FFFFFF"/>
            <w:lang w:val="en-US"/>
          </w:rPr>
          <w:t xml:space="preserve">irwise epistasis, and the background (linkage) effects are excluded by averaging over </w:t>
        </w:r>
      </w:ins>
      <w:ins w:id="284" w:author="xv 873" w:date="2026-10-26T09:18:00Z" w16du:dateUtc="2026-10-26T06:18:00Z">
        <w:r w:rsidR="00C94F55">
          <w:rPr>
            <w:rFonts w:ascii="Times New Roman" w:hAnsi="Times New Roman" w:cs="Times New Roman"/>
            <w:color w:val="000000"/>
            <w:shd w:val="clear" w:color="auto" w:fill="FFFFFF"/>
            <w:lang w:val="en-US"/>
          </w:rPr>
          <w:t xml:space="preserve">sufficient </w:t>
        </w:r>
      </w:ins>
      <w:ins w:id="285" w:author="xv 873" w:date="2026-10-26T09:14:00Z" w16du:dateUtc="2026-10-26T06:14:00Z">
        <w:r w:rsidR="00186C7D">
          <w:rPr>
            <w:rFonts w:ascii="Times New Roman" w:hAnsi="Times New Roman" w:cs="Times New Roman"/>
            <w:color w:val="000000"/>
            <w:shd w:val="clear" w:color="auto" w:fill="FFFFFF"/>
            <w:lang w:val="en-US"/>
          </w:rPr>
          <w:t>indepe</w:t>
        </w:r>
      </w:ins>
      <w:ins w:id="286" w:author="xv 873" w:date="2026-10-26T09:15:00Z" w16du:dateUtc="2026-10-26T06:15:00Z">
        <w:r w:rsidR="00186C7D">
          <w:rPr>
            <w:rFonts w:ascii="Times New Roman" w:hAnsi="Times New Roman" w:cs="Times New Roman"/>
            <w:color w:val="000000"/>
            <w:shd w:val="clear" w:color="auto" w:fill="FFFFFF"/>
            <w:lang w:val="en-US"/>
          </w:rPr>
          <w:t xml:space="preserve">ndent </w:t>
        </w:r>
      </w:ins>
      <w:ins w:id="287" w:author="xv 873" w:date="2026-10-26T09:14:00Z" w16du:dateUtc="2026-10-26T06:14:00Z">
        <w:r w:rsidR="00186C7D">
          <w:rPr>
            <w:rFonts w:ascii="Times New Roman" w:hAnsi="Times New Roman" w:cs="Times New Roman"/>
            <w:color w:val="000000"/>
            <w:shd w:val="clear" w:color="auto" w:fill="FFFFFF"/>
            <w:lang w:val="en-US"/>
          </w:rPr>
          <w:t>populations</w:t>
        </w:r>
      </w:ins>
      <w:ins w:id="288" w:author="xv 873" w:date="2026-10-26T09:15:00Z" w16du:dateUtc="2026-10-26T06:15:00Z">
        <w:r w:rsidR="00186C7D">
          <w:rPr>
            <w:rFonts w:ascii="Times New Roman" w:hAnsi="Times New Roman" w:cs="Times New Roman"/>
            <w:color w:val="000000"/>
            <w:shd w:val="clear" w:color="auto" w:fill="FFFFFF"/>
            <w:lang w:val="en-US"/>
          </w:rPr>
          <w:t>. This</w:t>
        </w:r>
      </w:ins>
      <w:ins w:id="289" w:author="xv 873" w:date="2026-10-26T09:18:00Z" w16du:dateUtc="2026-10-26T06:18:00Z">
        <w:r w:rsidR="00C94F55">
          <w:rPr>
            <w:rFonts w:ascii="Times New Roman" w:hAnsi="Times New Roman" w:cs="Times New Roman"/>
            <w:color w:val="000000"/>
            <w:shd w:val="clear" w:color="auto" w:fill="FFFFFF"/>
            <w:lang w:val="en-US"/>
          </w:rPr>
          <w:t xml:space="preserve"> result is demonstrated</w:t>
        </w:r>
      </w:ins>
      <w:ins w:id="290" w:author="xv 873" w:date="2026-10-26T09:15:00Z" w16du:dateUtc="2026-10-26T06:15:00Z">
        <w:r w:rsidR="00186C7D">
          <w:rPr>
            <w:rFonts w:ascii="Times New Roman" w:hAnsi="Times New Roman" w:cs="Times New Roman"/>
            <w:color w:val="000000"/>
            <w:shd w:val="clear" w:color="auto" w:fill="FFFFFF"/>
            <w:lang w:val="en-US"/>
          </w:rPr>
          <w:t xml:space="preserve"> </w:t>
        </w:r>
      </w:ins>
      <w:ins w:id="291" w:author="xv 873" w:date="2026-10-26T09:18:00Z" w16du:dateUtc="2026-10-26T06:18:00Z">
        <w:r w:rsidR="00C94F55">
          <w:rPr>
            <w:rFonts w:ascii="Times New Roman" w:hAnsi="Times New Roman" w:cs="Times New Roman"/>
            <w:color w:val="000000"/>
            <w:shd w:val="clear" w:color="auto" w:fill="FFFFFF"/>
            <w:lang w:val="en-US"/>
          </w:rPr>
          <w:t xml:space="preserve">by </w:t>
        </w:r>
      </w:ins>
      <w:ins w:id="292" w:author="xv 873" w:date="2026-10-26T09:15:00Z" w16du:dateUtc="2026-10-26T06:15:00Z">
        <w:r w:rsidR="00186C7D">
          <w:rPr>
            <w:rFonts w:ascii="Times New Roman" w:hAnsi="Times New Roman" w:cs="Times New Roman"/>
            <w:color w:val="000000"/>
            <w:shd w:val="clear" w:color="auto" w:fill="FFFFFF"/>
            <w:lang w:val="en-US"/>
          </w:rPr>
          <w:t>the detection error calc</w:t>
        </w:r>
        <w:r w:rsidR="00C94F55">
          <w:rPr>
            <w:rFonts w:ascii="Times New Roman" w:hAnsi="Times New Roman" w:cs="Times New Roman"/>
            <w:color w:val="000000"/>
            <w:shd w:val="clear" w:color="auto" w:fill="FFFFFF"/>
            <w:lang w:val="en-US"/>
          </w:rPr>
          <w:t>u</w:t>
        </w:r>
        <w:r w:rsidR="00186C7D">
          <w:rPr>
            <w:rFonts w:ascii="Times New Roman" w:hAnsi="Times New Roman" w:cs="Times New Roman"/>
            <w:color w:val="000000"/>
            <w:shd w:val="clear" w:color="auto" w:fill="FFFFFF"/>
            <w:lang w:val="en-US"/>
          </w:rPr>
          <w:t>l</w:t>
        </w:r>
        <w:r w:rsidR="00C94F55">
          <w:rPr>
            <w:rFonts w:ascii="Times New Roman" w:hAnsi="Times New Roman" w:cs="Times New Roman"/>
            <w:color w:val="000000"/>
            <w:shd w:val="clear" w:color="auto" w:fill="FFFFFF"/>
            <w:lang w:val="en-US"/>
          </w:rPr>
          <w:t>a</w:t>
        </w:r>
        <w:r w:rsidR="00186C7D">
          <w:rPr>
            <w:rFonts w:ascii="Times New Roman" w:hAnsi="Times New Roman" w:cs="Times New Roman"/>
            <w:color w:val="000000"/>
            <w:shd w:val="clear" w:color="auto" w:fill="FFFFFF"/>
            <w:lang w:val="en-US"/>
          </w:rPr>
          <w:t>ted in heatmaps</w:t>
        </w:r>
      </w:ins>
      <w:ins w:id="293" w:author="xv 873" w:date="2026-10-26T09:18:00Z" w16du:dateUtc="2026-10-26T06:18:00Z">
        <w:r w:rsidR="00C94F55">
          <w:rPr>
            <w:rFonts w:ascii="Times New Roman" w:hAnsi="Times New Roman" w:cs="Times New Roman"/>
            <w:color w:val="000000"/>
            <w:shd w:val="clear" w:color="auto" w:fill="FFFFFF"/>
            <w:lang w:val="en-US"/>
          </w:rPr>
          <w:t xml:space="preserve"> (Fig</w:t>
        </w:r>
      </w:ins>
      <w:ins w:id="294" w:author="xv 873" w:date="2026-10-26T09:19:00Z" w16du:dateUtc="2026-10-26T06:19:00Z">
        <w:r w:rsidR="00C94F55">
          <w:rPr>
            <w:rFonts w:ascii="Times New Roman" w:hAnsi="Times New Roman" w:cs="Times New Roman"/>
            <w:color w:val="000000"/>
            <w:shd w:val="clear" w:color="auto" w:fill="FFFFFF"/>
            <w:lang w:val="en-US"/>
          </w:rPr>
          <w:t>s</w:t>
        </w:r>
      </w:ins>
      <w:ins w:id="295" w:author="xv 873" w:date="2026-10-26T09:18:00Z" w16du:dateUtc="2026-10-26T06:18:00Z">
        <w:r w:rsidR="00C94F55">
          <w:rPr>
            <w:rFonts w:ascii="Times New Roman" w:hAnsi="Times New Roman" w:cs="Times New Roman"/>
            <w:color w:val="000000"/>
            <w:shd w:val="clear" w:color="auto" w:fill="FFFFFF"/>
            <w:lang w:val="en-US"/>
          </w:rPr>
          <w:t xml:space="preserve"> </w:t>
        </w:r>
      </w:ins>
      <w:ins w:id="296" w:author="xv 873" w:date="2026-10-26T09:19:00Z" w16du:dateUtc="2026-10-26T06:19:00Z">
        <w:r w:rsidR="00C94F55">
          <w:rPr>
            <w:rFonts w:ascii="Times New Roman" w:hAnsi="Times New Roman" w:cs="Times New Roman"/>
            <w:color w:val="000000"/>
            <w:shd w:val="clear" w:color="auto" w:fill="FFFFFF"/>
            <w:lang w:val="en-US"/>
          </w:rPr>
          <w:t>1 and 3)</w:t>
        </w:r>
      </w:ins>
      <w:ins w:id="297" w:author="xv 873" w:date="2026-10-26T09:15:00Z" w16du:dateUtc="2026-10-26T06:15:00Z">
        <w:r w:rsidR="00186C7D">
          <w:rPr>
            <w:rFonts w:ascii="Times New Roman" w:hAnsi="Times New Roman" w:cs="Times New Roman"/>
            <w:color w:val="000000"/>
            <w:shd w:val="clear" w:color="auto" w:fill="FFFFFF"/>
            <w:lang w:val="en-US"/>
          </w:rPr>
          <w:t>.</w:t>
        </w:r>
        <w:r w:rsidR="00C94F55">
          <w:rPr>
            <w:rFonts w:ascii="Times New Roman" w:hAnsi="Times New Roman" w:cs="Times New Roman"/>
            <w:color w:val="000000"/>
            <w:shd w:val="clear" w:color="auto" w:fill="FFFFFF"/>
            <w:lang w:val="en-US"/>
          </w:rPr>
          <w:t xml:space="preserve"> </w:t>
        </w:r>
      </w:ins>
      <w:ins w:id="298" w:author="xv 873" w:date="2026-10-26T09:17:00Z" w16du:dateUtc="2026-10-26T06:17:00Z">
        <w:r w:rsidR="00C94F55">
          <w:rPr>
            <w:rFonts w:ascii="Times New Roman" w:hAnsi="Times New Roman" w:cs="Times New Roman"/>
            <w:color w:val="000000"/>
            <w:shd w:val="clear" w:color="auto" w:fill="FFFFFF"/>
            <w:lang w:val="en-US"/>
          </w:rPr>
          <w:t xml:space="preserve">The use of extra sites </w:t>
        </w:r>
      </w:ins>
      <w:ins w:id="299" w:author="xv 873" w:date="2026-10-26T09:19:00Z" w16du:dateUtc="2026-10-26T06:19:00Z">
        <w:r w:rsidR="00C94F55">
          <w:rPr>
            <w:rFonts w:ascii="Times New Roman" w:hAnsi="Times New Roman" w:cs="Times New Roman"/>
            <w:color w:val="000000"/>
            <w:shd w:val="clear" w:color="auto" w:fill="FFFFFF"/>
            <w:lang w:val="en-US"/>
          </w:rPr>
          <w:t xml:space="preserve">for correlation </w:t>
        </w:r>
      </w:ins>
      <w:ins w:id="300" w:author="xv 873" w:date="2026-10-26T09:17:00Z" w16du:dateUtc="2026-10-26T06:17:00Z">
        <w:r w:rsidR="00C94F55">
          <w:rPr>
            <w:rFonts w:ascii="Times New Roman" w:hAnsi="Times New Roman" w:cs="Times New Roman"/>
            <w:color w:val="000000"/>
            <w:shd w:val="clear" w:color="auto" w:fill="FFFFFF"/>
            <w:lang w:val="en-US"/>
          </w:rPr>
          <w:t xml:space="preserve">gives an advantage near </w:t>
        </w:r>
      </w:ins>
      <w:ins w:id="301" w:author="xv 873" w:date="2026-10-26T09:19:00Z" w16du:dateUtc="2026-10-26T06:19:00Z">
        <w:r w:rsidR="00C94F55">
          <w:rPr>
            <w:rFonts w:ascii="Times New Roman" w:hAnsi="Times New Roman" w:cs="Times New Roman"/>
            <w:color w:val="000000"/>
            <w:shd w:val="clear" w:color="auto" w:fill="FFFFFF"/>
            <w:lang w:val="en-US"/>
          </w:rPr>
          <w:t xml:space="preserve">the </w:t>
        </w:r>
      </w:ins>
      <w:ins w:id="302" w:author="xv 873" w:date="2026-10-26T09:17:00Z" w16du:dateUtc="2026-10-26T06:17:00Z">
        <w:r w:rsidR="00C94F55">
          <w:rPr>
            <w:rFonts w:ascii="Times New Roman" w:hAnsi="Times New Roman" w:cs="Times New Roman"/>
            <w:color w:val="000000"/>
            <w:shd w:val="clear" w:color="auto" w:fill="FFFFFF"/>
            <w:lang w:val="en-US"/>
          </w:rPr>
          <w:t>critical point in a periodic epistatic network (Pedruzzi 2021).</w:t>
        </w:r>
      </w:ins>
    </w:p>
    <w:p w14:paraId="0513A331" w14:textId="77777777" w:rsidR="00186C7D" w:rsidRPr="00186C7D" w:rsidRDefault="00186C7D" w:rsidP="006C0484">
      <w:pPr>
        <w:jc w:val="both"/>
        <w:rPr>
          <w:rFonts w:ascii="Times New Roman" w:hAnsi="Times New Roman" w:cs="Times New Roman"/>
          <w:color w:val="000000"/>
          <w:shd w:val="clear" w:color="auto" w:fill="FFFFFF"/>
          <w:lang w:val="en-US"/>
          <w:rPrChange w:id="303" w:author="xv 873" w:date="2026-10-26T09:13:00Z" w16du:dateUtc="2026-10-26T06:13:00Z">
            <w:rPr>
              <w:rFonts w:ascii="Times New Roman" w:hAnsi="Times New Roman" w:cs="Times New Roman"/>
              <w:color w:val="000000"/>
              <w:shd w:val="clear" w:color="auto" w:fill="FFFFFF"/>
            </w:rPr>
          </w:rPrChange>
        </w:rPr>
      </w:pPr>
    </w:p>
    <w:p w14:paraId="3A4B674D" w14:textId="77777777" w:rsidR="00286E67" w:rsidRPr="00B5504E" w:rsidRDefault="00286E67" w:rsidP="006C0484">
      <w:pPr>
        <w:jc w:val="both"/>
        <w:rPr>
          <w:rFonts w:ascii="Merriweather Sans" w:hAnsi="Merriweather Sans"/>
          <w:color w:val="222222"/>
          <w:spacing w:val="2"/>
          <w:lang w:val="en-US"/>
          <w:rPrChange w:id="304" w:author="reirose2002@gmail.com" w:date="2026-10-26T00:16:00Z">
            <w:rPr>
              <w:rFonts w:ascii="Merriweather Sans" w:hAnsi="Merriweather Sans"/>
              <w:color w:val="222222"/>
              <w:spacing w:val="2"/>
            </w:rPr>
          </w:rPrChange>
        </w:rPr>
      </w:pPr>
    </w:p>
    <w:p w14:paraId="15F76CC9" w14:textId="1B814128" w:rsidR="00286E67" w:rsidRPr="00B5504E" w:rsidRDefault="00EE3753" w:rsidP="006C0484">
      <w:pPr>
        <w:jc w:val="both"/>
        <w:rPr>
          <w:rFonts w:ascii="Merriweather Sans" w:hAnsi="Merriweather Sans"/>
          <w:b/>
          <w:color w:val="222222"/>
          <w:spacing w:val="2"/>
          <w:lang w:val="en-US"/>
          <w:rPrChange w:id="305"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306" w:author="reirose2002@gmail.com" w:date="2026-10-26T00:16:00Z">
            <w:rPr>
              <w:rFonts w:ascii="Merriweather Sans" w:hAnsi="Merriweather Sans"/>
              <w:b/>
              <w:color w:val="222222"/>
              <w:spacing w:val="2"/>
            </w:rPr>
          </w:rPrChange>
        </w:rPr>
        <w:t>The approach also cannot capture higher-order epistasis or background-dependent interactions, where the epistatic effect between two sites is conditional on the states of other loci. A key example is the emergence of the SARS-CoV-2 Omicron variant, which carried over thirty mutations in the Spike protein. Many of these mutations individually reduce receptor binding affinity to ACE2, but when combined, they exhibit strong compensatory epistasis that restores binding while enabling antibody escape. Such multi-site interactions are highly background-dependent; the effect of any single mutation is contingent on the presence of the other co-inherited mutations. Consequently, compensatory mutations in viral proteins are often epistatically constrained by permissive mutations elsewhere in the genome, a phenomenon that is not captured by pairwise projection.</w:t>
      </w:r>
    </w:p>
    <w:p w14:paraId="6D9453AB" w14:textId="77777777" w:rsidR="00E87E14" w:rsidRPr="00B5504E" w:rsidRDefault="00E87E14" w:rsidP="006C0484">
      <w:pPr>
        <w:jc w:val="both"/>
        <w:rPr>
          <w:rFonts w:ascii="Times New Roman" w:hAnsi="Times New Roman" w:cs="Times New Roman"/>
          <w:color w:val="000000"/>
          <w:shd w:val="clear" w:color="auto" w:fill="FFFFFF"/>
          <w:lang w:val="en-US"/>
          <w:rPrChange w:id="307" w:author="reirose2002@gmail.com" w:date="2026-10-26T00:16:00Z">
            <w:rPr>
              <w:rFonts w:ascii="Times New Roman" w:hAnsi="Times New Roman" w:cs="Times New Roman"/>
              <w:color w:val="000000"/>
              <w:shd w:val="clear" w:color="auto" w:fill="FFFFFF"/>
            </w:rPr>
          </w:rPrChange>
        </w:rPr>
      </w:pPr>
    </w:p>
    <w:p w14:paraId="40B8A7F6" w14:textId="2A964CE6" w:rsidR="0023330B" w:rsidRPr="00B5504E" w:rsidRDefault="003B6082" w:rsidP="006C0484">
      <w:pPr>
        <w:jc w:val="both"/>
        <w:rPr>
          <w:rFonts w:ascii="Times New Roman" w:hAnsi="Times New Roman" w:cs="Times New Roman"/>
          <w:color w:val="000000"/>
          <w:shd w:val="clear" w:color="auto" w:fill="FFFFFF"/>
          <w:lang w:val="en-US"/>
          <w:rPrChange w:id="308" w:author="reirose2002@gmail.com" w:date="2026-10-26T00:16:00Z">
            <w:rPr>
              <w:rFonts w:ascii="Times New Roman" w:hAnsi="Times New Roman" w:cs="Times New Roman"/>
              <w:color w:val="000000"/>
              <w:shd w:val="clear" w:color="auto" w:fill="FFFFFF"/>
            </w:rPr>
          </w:rPrChange>
        </w:rPr>
      </w:pPr>
      <w:r w:rsidRPr="00B5504E">
        <w:rPr>
          <w:rFonts w:ascii="Times New Roman" w:hAnsi="Times New Roman" w:cs="Times New Roman"/>
          <w:color w:val="000000"/>
          <w:shd w:val="clear" w:color="auto" w:fill="FFFFFF"/>
          <w:lang w:val="en-US"/>
          <w:rPrChange w:id="309" w:author="reirose2002@gmail.com" w:date="2026-10-26T00:16:00Z">
            <w:rPr>
              <w:rFonts w:ascii="Times New Roman" w:hAnsi="Times New Roman" w:cs="Times New Roman"/>
              <w:color w:val="000000"/>
              <w:shd w:val="clear" w:color="auto" w:fill="FFFFFF"/>
            </w:rPr>
          </w:rPrChange>
        </w:rPr>
        <w:t>There is no</w:t>
      </w:r>
      <w:r w:rsidR="00665C7B" w:rsidRPr="00B5504E">
        <w:rPr>
          <w:rFonts w:ascii="Times New Roman" w:hAnsi="Times New Roman" w:cs="Times New Roman"/>
          <w:color w:val="000000"/>
          <w:shd w:val="clear" w:color="auto" w:fill="FFFFFF"/>
          <w:lang w:val="en-US"/>
          <w:rPrChange w:id="310" w:author="reirose2002@gmail.com" w:date="2026-10-26T00:16:00Z">
            <w:rPr>
              <w:rFonts w:ascii="Times New Roman" w:hAnsi="Times New Roman" w:cs="Times New Roman"/>
              <w:color w:val="000000"/>
              <w:shd w:val="clear" w:color="auto" w:fill="FFFFFF"/>
            </w:rPr>
          </w:rPrChange>
        </w:rPr>
        <w:t xml:space="preserve"> evidence that higher-order epistasis is relevant</w:t>
      </w:r>
      <w:r w:rsidR="0023330B" w:rsidRPr="00B5504E">
        <w:rPr>
          <w:rFonts w:ascii="Times New Roman" w:hAnsi="Times New Roman" w:cs="Times New Roman"/>
          <w:color w:val="000000"/>
          <w:shd w:val="clear" w:color="auto" w:fill="FFFFFF"/>
          <w:lang w:val="en-US"/>
          <w:rPrChange w:id="311" w:author="reirose2002@gmail.com" w:date="2026-10-26T00:16:00Z">
            <w:rPr>
              <w:rFonts w:ascii="Times New Roman" w:hAnsi="Times New Roman" w:cs="Times New Roman"/>
              <w:color w:val="000000"/>
              <w:shd w:val="clear" w:color="auto" w:fill="FFFFFF"/>
            </w:rPr>
          </w:rPrChange>
        </w:rPr>
        <w:t xml:space="preserve"> </w:t>
      </w:r>
      <w:r w:rsidR="00F16B82" w:rsidRPr="00B5504E">
        <w:rPr>
          <w:rFonts w:ascii="Times New Roman" w:hAnsi="Times New Roman" w:cs="Times New Roman"/>
          <w:color w:val="000000"/>
          <w:shd w:val="clear" w:color="auto" w:fill="FFFFFF"/>
          <w:lang w:val="en-US"/>
          <w:rPrChange w:id="312" w:author="reirose2002@gmail.com" w:date="2026-10-26T00:16:00Z">
            <w:rPr>
              <w:rFonts w:ascii="Times New Roman" w:hAnsi="Times New Roman" w:cs="Times New Roman"/>
              <w:color w:val="000000"/>
              <w:shd w:val="clear" w:color="auto" w:fill="FFFFFF"/>
            </w:rPr>
          </w:rPrChange>
        </w:rPr>
        <w:t>here</w:t>
      </w:r>
      <w:r w:rsidR="00824C84" w:rsidRPr="00B5504E">
        <w:rPr>
          <w:rFonts w:ascii="Times New Roman" w:hAnsi="Times New Roman" w:cs="Times New Roman"/>
          <w:color w:val="000000"/>
          <w:shd w:val="clear" w:color="auto" w:fill="FFFFFF"/>
          <w:lang w:val="en-US"/>
          <w:rPrChange w:id="313" w:author="reirose2002@gmail.com" w:date="2026-10-26T00:16:00Z">
            <w:rPr>
              <w:rFonts w:ascii="Times New Roman" w:hAnsi="Times New Roman" w:cs="Times New Roman"/>
              <w:color w:val="000000"/>
              <w:shd w:val="clear" w:color="auto" w:fill="FFFFFF"/>
            </w:rPr>
          </w:rPrChange>
        </w:rPr>
        <w:t xml:space="preserve">, </w:t>
      </w:r>
      <w:r w:rsidR="005327CC" w:rsidRPr="00B5504E">
        <w:rPr>
          <w:rFonts w:ascii="Times New Roman" w:hAnsi="Times New Roman" w:cs="Times New Roman"/>
          <w:color w:val="000000"/>
          <w:shd w:val="clear" w:color="auto" w:fill="FFFFFF"/>
          <w:lang w:val="en-US"/>
          <w:rPrChange w:id="314" w:author="reirose2002@gmail.com" w:date="2026-10-26T00:16:00Z">
            <w:rPr>
              <w:rFonts w:ascii="Times New Roman" w:hAnsi="Times New Roman" w:cs="Times New Roman"/>
              <w:color w:val="000000"/>
              <w:shd w:val="clear" w:color="auto" w:fill="FFFFFF"/>
            </w:rPr>
          </w:rPrChange>
        </w:rPr>
        <w:t>even though it exists</w:t>
      </w:r>
      <w:r w:rsidR="00ED2BC5" w:rsidRPr="00B5504E">
        <w:rPr>
          <w:rFonts w:ascii="Times New Roman" w:hAnsi="Times New Roman" w:cs="Times New Roman"/>
          <w:color w:val="000000"/>
          <w:shd w:val="clear" w:color="auto" w:fill="FFFFFF"/>
          <w:lang w:val="en-US"/>
          <w:rPrChange w:id="315" w:author="reirose2002@gmail.com" w:date="2026-10-26T00:16:00Z">
            <w:rPr>
              <w:rFonts w:ascii="Times New Roman" w:hAnsi="Times New Roman" w:cs="Times New Roman"/>
              <w:color w:val="000000"/>
              <w:shd w:val="clear" w:color="auto" w:fill="FFFFFF"/>
            </w:rPr>
          </w:rPrChange>
        </w:rPr>
        <w:t xml:space="preserve"> for some pairs of sites</w:t>
      </w:r>
      <w:r w:rsidR="00665C7B" w:rsidRPr="00B5504E">
        <w:rPr>
          <w:rFonts w:ascii="Times New Roman" w:hAnsi="Times New Roman" w:cs="Times New Roman"/>
          <w:color w:val="000000"/>
          <w:shd w:val="clear" w:color="auto" w:fill="FFFFFF"/>
          <w:lang w:val="en-US"/>
          <w:rPrChange w:id="316" w:author="reirose2002@gmail.com" w:date="2026-10-26T00:16:00Z">
            <w:rPr>
              <w:rFonts w:ascii="Times New Roman" w:hAnsi="Times New Roman" w:cs="Times New Roman"/>
              <w:color w:val="000000"/>
              <w:shd w:val="clear" w:color="auto" w:fill="FFFFFF"/>
            </w:rPr>
          </w:rPrChange>
        </w:rPr>
        <w:t xml:space="preserve">. </w:t>
      </w:r>
      <w:r w:rsidR="00824C84" w:rsidRPr="00B5504E">
        <w:rPr>
          <w:rFonts w:ascii="Times New Roman" w:hAnsi="Times New Roman" w:cs="Times New Roman"/>
          <w:color w:val="000000"/>
          <w:shd w:val="clear" w:color="auto" w:fill="FFFFFF"/>
          <w:lang w:val="en-US"/>
          <w:rPrChange w:id="317" w:author="reirose2002@gmail.com" w:date="2026-10-26T00:16:00Z">
            <w:rPr>
              <w:rFonts w:ascii="Times New Roman" w:hAnsi="Times New Roman" w:cs="Times New Roman"/>
              <w:color w:val="000000"/>
              <w:shd w:val="clear" w:color="auto" w:fill="FFFFFF"/>
            </w:rPr>
          </w:rPrChange>
        </w:rPr>
        <w:t>The</w:t>
      </w:r>
      <w:r w:rsidR="0023330B" w:rsidRPr="00B5504E">
        <w:rPr>
          <w:rFonts w:ascii="Times New Roman" w:hAnsi="Times New Roman" w:cs="Times New Roman"/>
          <w:color w:val="000000"/>
          <w:shd w:val="clear" w:color="auto" w:fill="FFFFFF"/>
          <w:lang w:val="en-US"/>
          <w:rPrChange w:id="318" w:author="reirose2002@gmail.com" w:date="2026-10-26T00:16:00Z">
            <w:rPr>
              <w:rFonts w:ascii="Times New Roman" w:hAnsi="Times New Roman" w:cs="Times New Roman"/>
              <w:color w:val="000000"/>
              <w:shd w:val="clear" w:color="auto" w:fill="FFFFFF"/>
            </w:rPr>
          </w:rPrChange>
        </w:rPr>
        <w:t xml:space="preserve"> </w:t>
      </w:r>
      <w:r w:rsidR="00F16B82" w:rsidRPr="00B5504E">
        <w:rPr>
          <w:rFonts w:ascii="Times New Roman" w:hAnsi="Times New Roman" w:cs="Times New Roman"/>
          <w:color w:val="000000"/>
          <w:shd w:val="clear" w:color="auto" w:fill="FFFFFF"/>
          <w:lang w:val="en-US"/>
          <w:rPrChange w:id="319" w:author="reirose2002@gmail.com" w:date="2026-10-26T00:16:00Z">
            <w:rPr>
              <w:rFonts w:ascii="Times New Roman" w:hAnsi="Times New Roman" w:cs="Times New Roman"/>
              <w:color w:val="000000"/>
              <w:shd w:val="clear" w:color="auto" w:fill="FFFFFF"/>
            </w:rPr>
          </w:rPrChange>
        </w:rPr>
        <w:t xml:space="preserve">central message of our work is that the </w:t>
      </w:r>
      <w:r w:rsidR="0023330B" w:rsidRPr="00B5504E">
        <w:rPr>
          <w:rFonts w:ascii="Times New Roman" w:hAnsi="Times New Roman" w:cs="Times New Roman"/>
          <w:color w:val="000000"/>
          <w:shd w:val="clear" w:color="auto" w:fill="FFFFFF"/>
          <w:lang w:val="en-US"/>
          <w:rPrChange w:id="320" w:author="reirose2002@gmail.com" w:date="2026-10-26T00:16:00Z">
            <w:rPr>
              <w:rFonts w:ascii="Times New Roman" w:hAnsi="Times New Roman" w:cs="Times New Roman"/>
              <w:color w:val="000000"/>
              <w:shd w:val="clear" w:color="auto" w:fill="FFFFFF"/>
            </w:rPr>
          </w:rPrChange>
        </w:rPr>
        <w:t>emergence of VOC can be explained by a</w:t>
      </w:r>
      <w:r w:rsidR="00F16B82" w:rsidRPr="00B5504E">
        <w:rPr>
          <w:rFonts w:ascii="Times New Roman" w:hAnsi="Times New Roman" w:cs="Times New Roman"/>
          <w:color w:val="000000"/>
          <w:shd w:val="clear" w:color="auto" w:fill="FFFFFF"/>
          <w:lang w:val="en-US"/>
          <w:rPrChange w:id="321" w:author="reirose2002@gmail.com" w:date="2026-10-26T00:16:00Z">
            <w:rPr>
              <w:rFonts w:ascii="Times New Roman" w:hAnsi="Times New Roman" w:cs="Times New Roman"/>
              <w:color w:val="000000"/>
              <w:shd w:val="clear" w:color="auto" w:fill="FFFFFF"/>
            </w:rPr>
          </w:rPrChange>
        </w:rPr>
        <w:t xml:space="preserve"> much</w:t>
      </w:r>
      <w:r w:rsidR="0023330B" w:rsidRPr="00B5504E">
        <w:rPr>
          <w:rFonts w:ascii="Times New Roman" w:hAnsi="Times New Roman" w:cs="Times New Roman"/>
          <w:color w:val="000000"/>
          <w:shd w:val="clear" w:color="auto" w:fill="FFFFFF"/>
          <w:lang w:val="en-US"/>
          <w:rPrChange w:id="322" w:author="reirose2002@gmail.com" w:date="2026-10-26T00:16:00Z">
            <w:rPr>
              <w:rFonts w:ascii="Times New Roman" w:hAnsi="Times New Roman" w:cs="Times New Roman"/>
              <w:color w:val="000000"/>
              <w:shd w:val="clear" w:color="auto" w:fill="FFFFFF"/>
            </w:rPr>
          </w:rPrChange>
        </w:rPr>
        <w:t xml:space="preserve"> simple</w:t>
      </w:r>
      <w:r w:rsidR="008D5735" w:rsidRPr="00B5504E">
        <w:rPr>
          <w:rFonts w:ascii="Times New Roman" w:hAnsi="Times New Roman" w:cs="Times New Roman"/>
          <w:color w:val="000000"/>
          <w:shd w:val="clear" w:color="auto" w:fill="FFFFFF"/>
          <w:lang w:val="en-US"/>
          <w:rPrChange w:id="323" w:author="reirose2002@gmail.com" w:date="2026-10-26T00:16:00Z">
            <w:rPr>
              <w:rFonts w:ascii="Times New Roman" w:hAnsi="Times New Roman" w:cs="Times New Roman"/>
              <w:color w:val="000000"/>
              <w:shd w:val="clear" w:color="auto" w:fill="FFFFFF"/>
            </w:rPr>
          </w:rPrChange>
        </w:rPr>
        <w:t>r</w:t>
      </w:r>
      <w:r w:rsidR="0023330B" w:rsidRPr="00B5504E">
        <w:rPr>
          <w:rFonts w:ascii="Times New Roman" w:hAnsi="Times New Roman" w:cs="Times New Roman"/>
          <w:color w:val="000000"/>
          <w:shd w:val="clear" w:color="auto" w:fill="FFFFFF"/>
          <w:lang w:val="en-US"/>
          <w:rPrChange w:id="324" w:author="reirose2002@gmail.com" w:date="2026-10-26T00:16:00Z">
            <w:rPr>
              <w:rFonts w:ascii="Times New Roman" w:hAnsi="Times New Roman" w:cs="Times New Roman"/>
              <w:color w:val="000000"/>
              <w:shd w:val="clear" w:color="auto" w:fill="FFFFFF"/>
            </w:rPr>
          </w:rPrChange>
        </w:rPr>
        <w:t xml:space="preserve"> model </w:t>
      </w:r>
      <w:r w:rsidR="00F357FE" w:rsidRPr="00B5504E">
        <w:rPr>
          <w:rFonts w:ascii="Times New Roman" w:hAnsi="Times New Roman" w:cs="Times New Roman"/>
          <w:color w:val="000000"/>
          <w:shd w:val="clear" w:color="auto" w:fill="FFFFFF"/>
          <w:lang w:val="en-US"/>
          <w:rPrChange w:id="325" w:author="reirose2002@gmail.com" w:date="2026-10-26T00:16:00Z">
            <w:rPr>
              <w:rFonts w:ascii="Times New Roman" w:hAnsi="Times New Roman" w:cs="Times New Roman"/>
              <w:color w:val="000000"/>
              <w:shd w:val="clear" w:color="auto" w:fill="FFFFFF"/>
            </w:rPr>
          </w:rPrChange>
        </w:rPr>
        <w:t>assuming</w:t>
      </w:r>
      <w:r w:rsidR="00ED2BC5" w:rsidRPr="00B5504E">
        <w:rPr>
          <w:rFonts w:ascii="Times New Roman" w:hAnsi="Times New Roman" w:cs="Times New Roman"/>
          <w:color w:val="000000"/>
          <w:shd w:val="clear" w:color="auto" w:fill="FFFFFF"/>
          <w:lang w:val="en-US"/>
          <w:rPrChange w:id="326" w:author="reirose2002@gmail.com" w:date="2026-10-26T00:16:00Z">
            <w:rPr>
              <w:rFonts w:ascii="Times New Roman" w:hAnsi="Times New Roman" w:cs="Times New Roman"/>
              <w:color w:val="000000"/>
              <w:shd w:val="clear" w:color="auto" w:fill="FFFFFF"/>
            </w:rPr>
          </w:rPrChange>
        </w:rPr>
        <w:t xml:space="preserve"> </w:t>
      </w:r>
      <w:r w:rsidR="00F357FE" w:rsidRPr="00B5504E">
        <w:rPr>
          <w:rFonts w:ascii="Times New Roman" w:hAnsi="Times New Roman" w:cs="Times New Roman"/>
          <w:color w:val="000000"/>
          <w:shd w:val="clear" w:color="auto" w:fill="FFFFFF"/>
          <w:lang w:val="en-US"/>
          <w:rPrChange w:id="327" w:author="reirose2002@gmail.com" w:date="2026-10-26T00:16:00Z">
            <w:rPr>
              <w:rFonts w:ascii="Times New Roman" w:hAnsi="Times New Roman" w:cs="Times New Roman"/>
              <w:color w:val="000000"/>
              <w:shd w:val="clear" w:color="auto" w:fill="FFFFFF"/>
            </w:rPr>
          </w:rPrChange>
        </w:rPr>
        <w:t>a</w:t>
      </w:r>
      <w:r w:rsidR="005327CC" w:rsidRPr="00B5504E">
        <w:rPr>
          <w:rFonts w:ascii="Times New Roman" w:hAnsi="Times New Roman" w:cs="Times New Roman"/>
          <w:color w:val="000000"/>
          <w:shd w:val="clear" w:color="auto" w:fill="FFFFFF"/>
          <w:lang w:val="en-US"/>
          <w:rPrChange w:id="328" w:author="reirose2002@gmail.com" w:date="2026-10-26T00:16:00Z">
            <w:rPr>
              <w:rFonts w:ascii="Times New Roman" w:hAnsi="Times New Roman" w:cs="Times New Roman"/>
              <w:color w:val="000000"/>
              <w:shd w:val="clear" w:color="auto" w:fill="FFFFFF"/>
            </w:rPr>
          </w:rPrChange>
        </w:rPr>
        <w:t xml:space="preserve"> star-like network</w:t>
      </w:r>
      <w:r w:rsidR="00F357FE" w:rsidRPr="00B5504E">
        <w:rPr>
          <w:rFonts w:ascii="Times New Roman" w:hAnsi="Times New Roman" w:cs="Times New Roman"/>
          <w:color w:val="000000"/>
          <w:shd w:val="clear" w:color="auto" w:fill="FFFFFF"/>
          <w:lang w:val="en-US"/>
          <w:rPrChange w:id="329" w:author="reirose2002@gmail.com" w:date="2026-10-26T00:16:00Z">
            <w:rPr>
              <w:rFonts w:ascii="Times New Roman" w:hAnsi="Times New Roman" w:cs="Times New Roman"/>
              <w:color w:val="000000"/>
              <w:shd w:val="clear" w:color="auto" w:fill="FFFFFF"/>
            </w:rPr>
          </w:rPrChange>
        </w:rPr>
        <w:t xml:space="preserve"> of pairwise epistasis</w:t>
      </w:r>
      <w:r w:rsidR="0023330B" w:rsidRPr="00B5504E">
        <w:rPr>
          <w:rFonts w:ascii="Times New Roman" w:hAnsi="Times New Roman" w:cs="Times New Roman"/>
          <w:color w:val="000000"/>
          <w:shd w:val="clear" w:color="auto" w:fill="FFFFFF"/>
          <w:lang w:val="en-US"/>
          <w:rPrChange w:id="330" w:author="reirose2002@gmail.com" w:date="2026-10-26T00:16:00Z">
            <w:rPr>
              <w:rFonts w:ascii="Times New Roman" w:hAnsi="Times New Roman" w:cs="Times New Roman"/>
              <w:color w:val="000000"/>
              <w:shd w:val="clear" w:color="auto" w:fill="FFFFFF"/>
            </w:rPr>
          </w:rPrChange>
        </w:rPr>
        <w:t>.</w:t>
      </w:r>
      <w:r w:rsidR="008D5735" w:rsidRPr="00B5504E">
        <w:rPr>
          <w:rFonts w:ascii="Times New Roman" w:hAnsi="Times New Roman" w:cs="Times New Roman"/>
          <w:color w:val="000000"/>
          <w:shd w:val="clear" w:color="auto" w:fill="FFFFFF"/>
          <w:lang w:val="en-US"/>
          <w:rPrChange w:id="331" w:author="reirose2002@gmail.com" w:date="2026-10-26T00:16:00Z">
            <w:rPr>
              <w:rFonts w:ascii="Times New Roman" w:hAnsi="Times New Roman" w:cs="Times New Roman"/>
              <w:color w:val="000000"/>
              <w:shd w:val="clear" w:color="auto" w:fill="FFFFFF"/>
            </w:rPr>
          </w:rPrChange>
        </w:rPr>
        <w:t xml:space="preserve"> </w:t>
      </w:r>
    </w:p>
    <w:p w14:paraId="09A0376E" w14:textId="1484AB9F" w:rsidR="00264AFA" w:rsidRPr="00B5504E" w:rsidRDefault="00EE3753" w:rsidP="006C0484">
      <w:pPr>
        <w:jc w:val="both"/>
        <w:rPr>
          <w:rFonts w:ascii="Merriweather Sans" w:hAnsi="Merriweather Sans"/>
          <w:b/>
          <w:color w:val="222222"/>
          <w:spacing w:val="2"/>
          <w:lang w:val="en-US"/>
          <w:rPrChange w:id="332" w:author="reirose2002@gmail.com" w:date="2026-10-26T00:16:00Z">
            <w:rPr>
              <w:rFonts w:ascii="Merriweather Sans" w:hAnsi="Merriweather Sans"/>
              <w:b/>
              <w:color w:val="222222"/>
              <w:spacing w:val="2"/>
            </w:rPr>
          </w:rPrChange>
        </w:rPr>
      </w:pPr>
      <w:r w:rsidRPr="00B5504E">
        <w:rPr>
          <w:rFonts w:ascii="Merriweather Sans" w:hAnsi="Merriweather Sans"/>
          <w:color w:val="222222"/>
          <w:spacing w:val="2"/>
          <w:lang w:val="en-US"/>
          <w:rPrChange w:id="333" w:author="reirose2002@gmail.com" w:date="2026-10-26T00:16:00Z">
            <w:rPr>
              <w:rFonts w:ascii="Merriweather Sans" w:hAnsi="Merriweather Sans"/>
              <w:color w:val="222222"/>
              <w:spacing w:val="2"/>
            </w:rPr>
          </w:rPrChange>
        </w:rPr>
        <w:br/>
      </w:r>
      <w:r w:rsidRPr="00B5504E">
        <w:rPr>
          <w:rFonts w:ascii="Merriweather Sans" w:hAnsi="Merriweather Sans"/>
          <w:b/>
          <w:color w:val="222222"/>
          <w:spacing w:val="2"/>
          <w:lang w:val="en-US"/>
          <w:rPrChange w:id="334" w:author="reirose2002@gmail.com" w:date="2026-10-26T00:16:00Z">
            <w:rPr>
              <w:rFonts w:ascii="Merriweather Sans" w:hAnsi="Merriweather Sans"/>
              <w:b/>
              <w:color w:val="222222"/>
              <w:spacing w:val="2"/>
            </w:rPr>
          </w:rPrChange>
        </w:rPr>
        <w:t xml:space="preserve">The authors' interpretation of the SARS-CoV-2 data as evidence of fitness valley crossing is not uniquely supported, as a compelling alternative explanation exists. In the simulations, crossing a fitness valley generates a bimodal mutational spectrum as a single population splits into pre-valley and post-valley states. The authors equate this to the trimodal mutational spectrum observed in the SARS-CoV-2 data. However, this trimodal pattern could simply represent the temporal and geographic overlap of distinct, globally co-circulating clonal lineages (such as ancestral, Alpha, and Delta variants) that replaced one another over time, captured by pooling sequences across a one-year window. </w:t>
      </w:r>
    </w:p>
    <w:p w14:paraId="183B29C3" w14:textId="77777777" w:rsidR="00264AFA" w:rsidRPr="00B5504E" w:rsidRDefault="00264AFA" w:rsidP="006C0484">
      <w:pPr>
        <w:jc w:val="both"/>
        <w:rPr>
          <w:rFonts w:ascii="Merriweather Sans" w:hAnsi="Merriweather Sans"/>
          <w:b/>
          <w:color w:val="222222"/>
          <w:spacing w:val="2"/>
          <w:lang w:val="en-US"/>
          <w:rPrChange w:id="335" w:author="reirose2002@gmail.com" w:date="2026-10-26T00:16:00Z">
            <w:rPr>
              <w:rFonts w:ascii="Merriweather Sans" w:hAnsi="Merriweather Sans"/>
              <w:b/>
              <w:color w:val="222222"/>
              <w:spacing w:val="2"/>
            </w:rPr>
          </w:rPrChange>
        </w:rPr>
      </w:pPr>
    </w:p>
    <w:p w14:paraId="36C7357E" w14:textId="4EAD2C5E" w:rsidR="006A731B" w:rsidRPr="00B5504E" w:rsidRDefault="006B7BA0" w:rsidP="006C0484">
      <w:pPr>
        <w:jc w:val="both"/>
        <w:rPr>
          <w:rFonts w:ascii="Times New Roman" w:hAnsi="Times New Roman" w:cs="Times New Roman"/>
          <w:color w:val="222222"/>
          <w:spacing w:val="2"/>
          <w:lang w:val="en-US"/>
          <w:rPrChange w:id="336" w:author="reirose2002@gmail.com" w:date="2026-10-26T00:16:00Z">
            <w:rPr>
              <w:rFonts w:ascii="Times New Roman" w:hAnsi="Times New Roman" w:cs="Times New Roman"/>
              <w:color w:val="222222"/>
              <w:spacing w:val="2"/>
            </w:rPr>
          </w:rPrChange>
        </w:rPr>
      </w:pPr>
      <w:r w:rsidRPr="00B5504E">
        <w:rPr>
          <w:rFonts w:ascii="Times New Roman" w:hAnsi="Times New Roman" w:cs="Times New Roman"/>
          <w:color w:val="222222"/>
          <w:spacing w:val="2"/>
          <w:lang w:val="en-US"/>
          <w:rPrChange w:id="337" w:author="reirose2002@gmail.com" w:date="2026-10-26T00:16:00Z">
            <w:rPr>
              <w:rFonts w:ascii="Times New Roman" w:hAnsi="Times New Roman" w:cs="Times New Roman"/>
              <w:color w:val="222222"/>
              <w:spacing w:val="2"/>
            </w:rPr>
          </w:rPrChange>
        </w:rPr>
        <w:t>The</w:t>
      </w:r>
      <w:r w:rsidR="00E87E14" w:rsidRPr="00B5504E">
        <w:rPr>
          <w:rFonts w:ascii="Times New Roman" w:hAnsi="Times New Roman" w:cs="Times New Roman"/>
          <w:color w:val="222222"/>
          <w:spacing w:val="2"/>
          <w:lang w:val="en-US"/>
          <w:rPrChange w:id="338" w:author="reirose2002@gmail.com" w:date="2026-10-26T00:16:00Z">
            <w:rPr>
              <w:rFonts w:ascii="Times New Roman" w:hAnsi="Times New Roman" w:cs="Times New Roman"/>
              <w:color w:val="222222"/>
              <w:spacing w:val="2"/>
            </w:rPr>
          </w:rPrChange>
        </w:rPr>
        <w:t xml:space="preserve"> temporal replacement of one</w:t>
      </w:r>
      <w:r w:rsidRPr="00B5504E">
        <w:rPr>
          <w:rFonts w:ascii="Times New Roman" w:hAnsi="Times New Roman" w:cs="Times New Roman"/>
          <w:color w:val="222222"/>
          <w:spacing w:val="2"/>
          <w:lang w:val="en-US"/>
          <w:rPrChange w:id="339" w:author="reirose2002@gmail.com" w:date="2026-10-26T00:16:00Z">
            <w:rPr>
              <w:rFonts w:ascii="Times New Roman" w:hAnsi="Times New Roman" w:cs="Times New Roman"/>
              <w:color w:val="222222"/>
              <w:spacing w:val="2"/>
            </w:rPr>
          </w:rPrChange>
        </w:rPr>
        <w:t xml:space="preserve"> strain with another </w:t>
      </w:r>
      <w:r w:rsidR="00665C7B" w:rsidRPr="00B5504E">
        <w:rPr>
          <w:rFonts w:ascii="Times New Roman" w:hAnsi="Times New Roman" w:cs="Times New Roman"/>
          <w:color w:val="222222"/>
          <w:spacing w:val="2"/>
          <w:lang w:val="en-US"/>
          <w:rPrChange w:id="340" w:author="reirose2002@gmail.com" w:date="2026-10-26T00:16:00Z">
            <w:rPr>
              <w:rFonts w:ascii="Times New Roman" w:hAnsi="Times New Roman" w:cs="Times New Roman"/>
              <w:color w:val="222222"/>
              <w:spacing w:val="2"/>
            </w:rPr>
          </w:rPrChange>
        </w:rPr>
        <w:t xml:space="preserve">is not an alternative explanation, but a simple observation. </w:t>
      </w:r>
      <w:r w:rsidR="00ED2BC5" w:rsidRPr="00B5504E">
        <w:rPr>
          <w:rFonts w:ascii="Times New Roman" w:hAnsi="Times New Roman" w:cs="Times New Roman"/>
          <w:color w:val="222222"/>
          <w:spacing w:val="2"/>
          <w:lang w:val="en-US"/>
          <w:rPrChange w:id="341" w:author="reirose2002@gmail.com" w:date="2026-10-26T00:16:00Z">
            <w:rPr>
              <w:rFonts w:ascii="Times New Roman" w:hAnsi="Times New Roman" w:cs="Times New Roman"/>
              <w:color w:val="222222"/>
              <w:spacing w:val="2"/>
            </w:rPr>
          </w:rPrChange>
        </w:rPr>
        <w:t xml:space="preserve">The question addressed here is </w:t>
      </w:r>
      <w:r w:rsidR="00643414" w:rsidRPr="00B5504E">
        <w:rPr>
          <w:rFonts w:ascii="Times New Roman" w:hAnsi="Times New Roman" w:cs="Times New Roman"/>
          <w:color w:val="222222"/>
          <w:spacing w:val="2"/>
          <w:lang w:val="en-US"/>
          <w:rPrChange w:id="342" w:author="reirose2002@gmail.com" w:date="2026-10-26T00:16:00Z">
            <w:rPr>
              <w:rFonts w:ascii="Times New Roman" w:hAnsi="Times New Roman" w:cs="Times New Roman"/>
              <w:color w:val="222222"/>
              <w:spacing w:val="2"/>
            </w:rPr>
          </w:rPrChange>
        </w:rPr>
        <w:t>"</w:t>
      </w:r>
      <w:r w:rsidR="00ED2BC5" w:rsidRPr="00B5504E">
        <w:rPr>
          <w:rFonts w:ascii="Times New Roman" w:hAnsi="Times New Roman" w:cs="Times New Roman"/>
          <w:color w:val="222222"/>
          <w:spacing w:val="2"/>
          <w:lang w:val="en-US"/>
          <w:rPrChange w:id="343" w:author="reirose2002@gmail.com" w:date="2026-10-26T00:16:00Z">
            <w:rPr>
              <w:rFonts w:ascii="Times New Roman" w:hAnsi="Times New Roman" w:cs="Times New Roman"/>
              <w:color w:val="222222"/>
              <w:spacing w:val="2"/>
            </w:rPr>
          </w:rPrChange>
        </w:rPr>
        <w:t xml:space="preserve">what is the </w:t>
      </w:r>
      <w:r w:rsidR="00DF4BDC" w:rsidRPr="00B5504E">
        <w:rPr>
          <w:rFonts w:ascii="Times New Roman" w:hAnsi="Times New Roman" w:cs="Times New Roman"/>
          <w:color w:val="222222"/>
          <w:spacing w:val="2"/>
          <w:lang w:val="en-US"/>
          <w:rPrChange w:id="344" w:author="reirose2002@gmail.com" w:date="2026-10-26T00:16:00Z">
            <w:rPr>
              <w:rFonts w:ascii="Times New Roman" w:hAnsi="Times New Roman" w:cs="Times New Roman"/>
              <w:color w:val="222222"/>
              <w:spacing w:val="2"/>
            </w:rPr>
          </w:rPrChange>
        </w:rPr>
        <w:t xml:space="preserve">evolutionary </w:t>
      </w:r>
      <w:r w:rsidR="00ED2BC5" w:rsidRPr="00B5504E">
        <w:rPr>
          <w:rFonts w:ascii="Times New Roman" w:hAnsi="Times New Roman" w:cs="Times New Roman"/>
          <w:color w:val="222222"/>
          <w:spacing w:val="2"/>
          <w:lang w:val="en-US"/>
          <w:rPrChange w:id="345" w:author="reirose2002@gmail.com" w:date="2026-10-26T00:16:00Z">
            <w:rPr>
              <w:rFonts w:ascii="Times New Roman" w:hAnsi="Times New Roman" w:cs="Times New Roman"/>
              <w:color w:val="222222"/>
              <w:spacing w:val="2"/>
            </w:rPr>
          </w:rPrChange>
        </w:rPr>
        <w:t>mechanism</w:t>
      </w:r>
      <w:r w:rsidR="00DF4BDC" w:rsidRPr="00B5504E">
        <w:rPr>
          <w:rFonts w:ascii="Times New Roman" w:hAnsi="Times New Roman" w:cs="Times New Roman"/>
          <w:color w:val="222222"/>
          <w:spacing w:val="2"/>
          <w:lang w:val="en-US"/>
          <w:rPrChange w:id="346" w:author="reirose2002@gmail.com" w:date="2026-10-26T00:16:00Z">
            <w:rPr>
              <w:rFonts w:ascii="Times New Roman" w:hAnsi="Times New Roman" w:cs="Times New Roman"/>
              <w:color w:val="222222"/>
              <w:spacing w:val="2"/>
            </w:rPr>
          </w:rPrChange>
        </w:rPr>
        <w:t xml:space="preserve"> leading to </w:t>
      </w:r>
      <w:r w:rsidR="00824C84" w:rsidRPr="00B5504E">
        <w:rPr>
          <w:rFonts w:ascii="Times New Roman" w:hAnsi="Times New Roman" w:cs="Times New Roman"/>
          <w:color w:val="222222"/>
          <w:spacing w:val="2"/>
          <w:lang w:val="en-US"/>
          <w:rPrChange w:id="347" w:author="reirose2002@gmail.com" w:date="2026-10-26T00:16:00Z">
            <w:rPr>
              <w:rFonts w:ascii="Times New Roman" w:hAnsi="Times New Roman" w:cs="Times New Roman"/>
              <w:color w:val="222222"/>
              <w:spacing w:val="2"/>
            </w:rPr>
          </w:rPrChange>
        </w:rPr>
        <w:t xml:space="preserve">the </w:t>
      </w:r>
      <w:r w:rsidR="00DF4BDC" w:rsidRPr="00B5504E">
        <w:rPr>
          <w:rFonts w:ascii="Times New Roman" w:hAnsi="Times New Roman" w:cs="Times New Roman"/>
          <w:color w:val="222222"/>
          <w:spacing w:val="2"/>
          <w:lang w:val="en-US"/>
          <w:rPrChange w:id="348" w:author="reirose2002@gmail.com" w:date="2026-10-26T00:16:00Z">
            <w:rPr>
              <w:rFonts w:ascii="Times New Roman" w:hAnsi="Times New Roman" w:cs="Times New Roman"/>
              <w:color w:val="222222"/>
              <w:spacing w:val="2"/>
            </w:rPr>
          </w:rPrChange>
        </w:rPr>
        <w:t>emergence of th</w:t>
      </w:r>
      <w:r w:rsidR="00824C84" w:rsidRPr="00B5504E">
        <w:rPr>
          <w:rFonts w:ascii="Times New Roman" w:hAnsi="Times New Roman" w:cs="Times New Roman"/>
          <w:color w:val="222222"/>
          <w:spacing w:val="2"/>
          <w:lang w:val="en-US"/>
          <w:rPrChange w:id="349" w:author="reirose2002@gmail.com" w:date="2026-10-26T00:16:00Z">
            <w:rPr>
              <w:rFonts w:ascii="Times New Roman" w:hAnsi="Times New Roman" w:cs="Times New Roman"/>
              <w:color w:val="222222"/>
              <w:spacing w:val="2"/>
            </w:rPr>
          </w:rPrChange>
        </w:rPr>
        <w:t>e</w:t>
      </w:r>
      <w:r w:rsidR="00DF4BDC" w:rsidRPr="00B5504E">
        <w:rPr>
          <w:rFonts w:ascii="Times New Roman" w:hAnsi="Times New Roman" w:cs="Times New Roman"/>
          <w:color w:val="222222"/>
          <w:spacing w:val="2"/>
          <w:lang w:val="en-US"/>
          <w:rPrChange w:id="350" w:author="reirose2002@gmail.com" w:date="2026-10-26T00:16:00Z">
            <w:rPr>
              <w:rFonts w:ascii="Times New Roman" w:hAnsi="Times New Roman" w:cs="Times New Roman"/>
              <w:color w:val="222222"/>
              <w:spacing w:val="2"/>
            </w:rPr>
          </w:rPrChange>
        </w:rPr>
        <w:t xml:space="preserve"> new strain</w:t>
      </w:r>
      <w:r w:rsidR="00643414" w:rsidRPr="00B5504E">
        <w:rPr>
          <w:rFonts w:ascii="Times New Roman" w:hAnsi="Times New Roman" w:cs="Times New Roman"/>
          <w:color w:val="222222"/>
          <w:spacing w:val="2"/>
          <w:lang w:val="en-US"/>
          <w:rPrChange w:id="351" w:author="reirose2002@gmail.com" w:date="2026-10-26T00:16:00Z">
            <w:rPr>
              <w:rFonts w:ascii="Times New Roman" w:hAnsi="Times New Roman" w:cs="Times New Roman"/>
              <w:color w:val="222222"/>
              <w:spacing w:val="2"/>
            </w:rPr>
          </w:rPrChange>
        </w:rPr>
        <w:t>"</w:t>
      </w:r>
      <w:r w:rsidR="00ED2BC5" w:rsidRPr="00B5504E">
        <w:rPr>
          <w:rFonts w:ascii="Times New Roman" w:hAnsi="Times New Roman" w:cs="Times New Roman"/>
          <w:color w:val="222222"/>
          <w:spacing w:val="2"/>
          <w:lang w:val="en-US"/>
          <w:rPrChange w:id="352" w:author="reirose2002@gmail.com" w:date="2026-10-26T00:16:00Z">
            <w:rPr>
              <w:rFonts w:ascii="Times New Roman" w:hAnsi="Times New Roman" w:cs="Times New Roman"/>
              <w:color w:val="222222"/>
              <w:spacing w:val="2"/>
            </w:rPr>
          </w:rPrChange>
        </w:rPr>
        <w:t xml:space="preserve">? </w:t>
      </w:r>
      <w:r w:rsidR="006A731B" w:rsidRPr="00B5504E">
        <w:rPr>
          <w:rFonts w:ascii="Times New Roman" w:hAnsi="Times New Roman" w:cs="Times New Roman"/>
          <w:color w:val="222222"/>
          <w:spacing w:val="2"/>
          <w:lang w:val="en-US"/>
          <w:rPrChange w:id="353" w:author="reirose2002@gmail.com" w:date="2026-10-26T00:16:00Z">
            <w:rPr>
              <w:rFonts w:ascii="Times New Roman" w:hAnsi="Times New Roman" w:cs="Times New Roman"/>
              <w:color w:val="222222"/>
              <w:spacing w:val="2"/>
            </w:rPr>
          </w:rPrChange>
        </w:rPr>
        <w:t xml:space="preserve">Clarified in </w:t>
      </w:r>
      <w:r w:rsidR="00AF63A7" w:rsidRPr="00B5504E">
        <w:rPr>
          <w:rFonts w:ascii="Times New Roman" w:hAnsi="Times New Roman" w:cs="Times New Roman"/>
          <w:color w:val="222222"/>
          <w:spacing w:val="2"/>
          <w:lang w:val="en-US"/>
          <w:rPrChange w:id="354" w:author="reirose2002@gmail.com" w:date="2026-10-26T00:16:00Z">
            <w:rPr>
              <w:rFonts w:ascii="Times New Roman" w:hAnsi="Times New Roman" w:cs="Times New Roman"/>
              <w:color w:val="222222"/>
              <w:spacing w:val="2"/>
            </w:rPr>
          </w:rPrChange>
        </w:rPr>
        <w:t>the</w:t>
      </w:r>
      <w:r w:rsidR="00A554BD" w:rsidRPr="00B5504E">
        <w:rPr>
          <w:rFonts w:ascii="Times New Roman" w:hAnsi="Times New Roman" w:cs="Times New Roman"/>
          <w:color w:val="222222"/>
          <w:spacing w:val="2"/>
          <w:lang w:val="en-US"/>
          <w:rPrChange w:id="355" w:author="reirose2002@gmail.com" w:date="2026-10-26T00:16:00Z">
            <w:rPr>
              <w:rFonts w:ascii="Times New Roman" w:hAnsi="Times New Roman" w:cs="Times New Roman"/>
              <w:color w:val="222222"/>
              <w:spacing w:val="2"/>
            </w:rPr>
          </w:rPrChange>
        </w:rPr>
        <w:t xml:space="preserve"> Introduction</w:t>
      </w:r>
      <w:ins w:id="356" w:author="reirose2002@gmail.com" w:date="2026-10-25T23:17:00Z">
        <w:r w:rsidR="00460D53">
          <w:rPr>
            <w:rFonts w:ascii="Times New Roman" w:hAnsi="Times New Roman" w:cs="Times New Roman"/>
            <w:color w:val="222222"/>
            <w:spacing w:val="2"/>
            <w:lang w:val="en-US"/>
          </w:rPr>
          <w:t xml:space="preserve"> (lines 5</w:t>
        </w:r>
      </w:ins>
      <w:ins w:id="357" w:author="reirose2002@gmail.com" w:date="2026-10-26T00:21:00Z">
        <w:r w:rsidR="00B5504E">
          <w:rPr>
            <w:rFonts w:ascii="Times New Roman" w:hAnsi="Times New Roman" w:cs="Times New Roman"/>
            <w:color w:val="222222"/>
            <w:spacing w:val="2"/>
            <w:lang w:val="en-US"/>
          </w:rPr>
          <w:t>6</w:t>
        </w:r>
      </w:ins>
      <w:ins w:id="358" w:author="reirose2002@gmail.com" w:date="2026-10-25T23:17:00Z">
        <w:r w:rsidR="00460D53">
          <w:rPr>
            <w:rFonts w:ascii="Times New Roman" w:hAnsi="Times New Roman" w:cs="Times New Roman"/>
            <w:color w:val="222222"/>
            <w:spacing w:val="2"/>
            <w:lang w:val="en-US"/>
          </w:rPr>
          <w:t>-5</w:t>
        </w:r>
      </w:ins>
      <w:ins w:id="359" w:author="reirose2002@gmail.com" w:date="2026-10-26T00:21:00Z">
        <w:r w:rsidR="00B5504E">
          <w:rPr>
            <w:rFonts w:ascii="Times New Roman" w:hAnsi="Times New Roman" w:cs="Times New Roman"/>
            <w:color w:val="222222"/>
            <w:spacing w:val="2"/>
            <w:lang w:val="en-US"/>
          </w:rPr>
          <w:t>8</w:t>
        </w:r>
      </w:ins>
      <w:ins w:id="360" w:author="reirose2002@gmail.com" w:date="2026-10-25T23:17:00Z">
        <w:r w:rsidR="00460D53">
          <w:rPr>
            <w:rFonts w:ascii="Times New Roman" w:hAnsi="Times New Roman" w:cs="Times New Roman"/>
            <w:color w:val="222222"/>
            <w:spacing w:val="2"/>
            <w:lang w:val="en-US"/>
          </w:rPr>
          <w:t>)</w:t>
        </w:r>
      </w:ins>
      <w:r w:rsidR="006A731B" w:rsidRPr="00B5504E">
        <w:rPr>
          <w:rFonts w:ascii="Times New Roman" w:hAnsi="Times New Roman" w:cs="Times New Roman"/>
          <w:color w:val="222222"/>
          <w:spacing w:val="2"/>
          <w:lang w:val="en-US"/>
          <w:rPrChange w:id="361" w:author="reirose2002@gmail.com" w:date="2026-10-26T00:16:00Z">
            <w:rPr>
              <w:rFonts w:ascii="Times New Roman" w:hAnsi="Times New Roman" w:cs="Times New Roman"/>
              <w:color w:val="222222"/>
              <w:spacing w:val="2"/>
            </w:rPr>
          </w:rPrChange>
        </w:rPr>
        <w:t>:</w:t>
      </w:r>
    </w:p>
    <w:p w14:paraId="4AA38875" w14:textId="77777777" w:rsidR="006A731B" w:rsidRPr="00B5504E" w:rsidRDefault="006A731B" w:rsidP="006C0484">
      <w:pPr>
        <w:jc w:val="both"/>
        <w:rPr>
          <w:rFonts w:ascii="Times New Roman" w:hAnsi="Times New Roman" w:cs="Times New Roman"/>
          <w:color w:val="222222"/>
          <w:spacing w:val="2"/>
          <w:lang w:val="en-US"/>
          <w:rPrChange w:id="362" w:author="reirose2002@gmail.com" w:date="2026-10-26T00:16:00Z">
            <w:rPr>
              <w:rFonts w:ascii="Times New Roman" w:hAnsi="Times New Roman" w:cs="Times New Roman"/>
              <w:color w:val="222222"/>
              <w:spacing w:val="2"/>
            </w:rPr>
          </w:rPrChange>
        </w:rPr>
      </w:pPr>
    </w:p>
    <w:p w14:paraId="05635A2E" w14:textId="4989B0C5" w:rsidR="00264AFA" w:rsidRPr="00B5504E" w:rsidRDefault="003B6082" w:rsidP="006C0484">
      <w:pPr>
        <w:jc w:val="both"/>
        <w:rPr>
          <w:rFonts w:ascii="Times New Roman" w:hAnsi="Times New Roman" w:cs="Times New Roman"/>
          <w:color w:val="222222"/>
          <w:spacing w:val="2"/>
          <w:sz w:val="20"/>
          <w:szCs w:val="20"/>
          <w:lang w:val="en-US"/>
          <w:rPrChange w:id="363" w:author="reirose2002@gmail.com" w:date="2026-10-26T00:16:00Z">
            <w:rPr>
              <w:rFonts w:ascii="Times New Roman" w:hAnsi="Times New Roman" w:cs="Times New Roman"/>
              <w:color w:val="222222"/>
              <w:spacing w:val="2"/>
              <w:sz w:val="20"/>
              <w:szCs w:val="20"/>
            </w:rPr>
          </w:rPrChange>
        </w:rPr>
      </w:pPr>
      <w:bookmarkStart w:id="364" w:name="_Hlk243862538"/>
      <w:r w:rsidRPr="00B5504E">
        <w:rPr>
          <w:rFonts w:ascii="Times New Roman" w:hAnsi="Times New Roman" w:cs="Times New Roman"/>
          <w:color w:val="222222"/>
          <w:spacing w:val="2"/>
          <w:sz w:val="20"/>
          <w:szCs w:val="20"/>
          <w:lang w:val="en-US"/>
          <w:rPrChange w:id="365" w:author="reirose2002@gmail.com" w:date="2026-10-26T00:16:00Z">
            <w:rPr>
              <w:rFonts w:ascii="Times New Roman" w:hAnsi="Times New Roman" w:cs="Times New Roman"/>
              <w:color w:val="222222"/>
              <w:spacing w:val="2"/>
              <w:sz w:val="20"/>
              <w:szCs w:val="20"/>
            </w:rPr>
          </w:rPrChange>
        </w:rPr>
        <w:t>The</w:t>
      </w:r>
      <w:r w:rsidR="006B7BA0" w:rsidRPr="00B5504E">
        <w:rPr>
          <w:rFonts w:ascii="Times New Roman" w:hAnsi="Times New Roman" w:cs="Times New Roman"/>
          <w:color w:val="222222"/>
          <w:spacing w:val="2"/>
          <w:sz w:val="20"/>
          <w:szCs w:val="20"/>
          <w:lang w:val="en-US"/>
          <w:rPrChange w:id="366" w:author="reirose2002@gmail.com" w:date="2026-10-26T00:16:00Z">
            <w:rPr>
              <w:rFonts w:ascii="Times New Roman" w:hAnsi="Times New Roman" w:cs="Times New Roman"/>
              <w:color w:val="222222"/>
              <w:spacing w:val="2"/>
              <w:sz w:val="20"/>
              <w:szCs w:val="20"/>
            </w:rPr>
          </w:rPrChange>
        </w:rPr>
        <w:t xml:space="preserve"> questio</w:t>
      </w:r>
      <w:r w:rsidR="005327CC" w:rsidRPr="00B5504E">
        <w:rPr>
          <w:rFonts w:ascii="Times New Roman" w:hAnsi="Times New Roman" w:cs="Times New Roman"/>
          <w:color w:val="222222"/>
          <w:spacing w:val="2"/>
          <w:sz w:val="20"/>
          <w:szCs w:val="20"/>
          <w:lang w:val="en-US"/>
          <w:rPrChange w:id="367" w:author="reirose2002@gmail.com" w:date="2026-10-26T00:16:00Z">
            <w:rPr>
              <w:rFonts w:ascii="Times New Roman" w:hAnsi="Times New Roman" w:cs="Times New Roman"/>
              <w:color w:val="222222"/>
              <w:spacing w:val="2"/>
              <w:sz w:val="20"/>
              <w:szCs w:val="20"/>
            </w:rPr>
          </w:rPrChange>
        </w:rPr>
        <w:t>n</w:t>
      </w:r>
      <w:r w:rsidR="006B7BA0" w:rsidRPr="00B5504E">
        <w:rPr>
          <w:rFonts w:ascii="Times New Roman" w:hAnsi="Times New Roman" w:cs="Times New Roman"/>
          <w:color w:val="222222"/>
          <w:spacing w:val="2"/>
          <w:sz w:val="20"/>
          <w:szCs w:val="20"/>
          <w:lang w:val="en-US"/>
          <w:rPrChange w:id="368" w:author="reirose2002@gmail.com" w:date="2026-10-26T00:16:00Z">
            <w:rPr>
              <w:rFonts w:ascii="Times New Roman" w:hAnsi="Times New Roman" w:cs="Times New Roman"/>
              <w:color w:val="222222"/>
              <w:spacing w:val="2"/>
              <w:sz w:val="20"/>
              <w:szCs w:val="20"/>
            </w:rPr>
          </w:rPrChange>
        </w:rPr>
        <w:t xml:space="preserve"> </w:t>
      </w:r>
      <w:r w:rsidR="0023330B" w:rsidRPr="00B5504E">
        <w:rPr>
          <w:rFonts w:ascii="Times New Roman" w:hAnsi="Times New Roman" w:cs="Times New Roman"/>
          <w:color w:val="222222"/>
          <w:spacing w:val="2"/>
          <w:sz w:val="20"/>
          <w:szCs w:val="20"/>
          <w:lang w:val="en-US"/>
          <w:rPrChange w:id="369" w:author="reirose2002@gmail.com" w:date="2026-10-26T00:16:00Z">
            <w:rPr>
              <w:rFonts w:ascii="Times New Roman" w:hAnsi="Times New Roman" w:cs="Times New Roman"/>
              <w:color w:val="222222"/>
              <w:spacing w:val="2"/>
              <w:sz w:val="20"/>
              <w:szCs w:val="20"/>
            </w:rPr>
          </w:rPrChange>
        </w:rPr>
        <w:t>addressed in this work</w:t>
      </w:r>
      <w:r w:rsidR="006B7BA0" w:rsidRPr="00B5504E">
        <w:rPr>
          <w:rFonts w:ascii="Times New Roman" w:hAnsi="Times New Roman" w:cs="Times New Roman"/>
          <w:color w:val="222222"/>
          <w:spacing w:val="2"/>
          <w:sz w:val="20"/>
          <w:szCs w:val="20"/>
          <w:lang w:val="en-US"/>
          <w:rPrChange w:id="370" w:author="reirose2002@gmail.com" w:date="2026-10-26T00:16:00Z">
            <w:rPr>
              <w:rFonts w:ascii="Times New Roman" w:hAnsi="Times New Roman" w:cs="Times New Roman"/>
              <w:color w:val="222222"/>
              <w:spacing w:val="2"/>
              <w:sz w:val="20"/>
              <w:szCs w:val="20"/>
            </w:rPr>
          </w:rPrChange>
        </w:rPr>
        <w:t xml:space="preserve"> </w:t>
      </w:r>
      <w:r w:rsidR="006D0E23" w:rsidRPr="00B5504E">
        <w:rPr>
          <w:rFonts w:ascii="Times New Roman" w:hAnsi="Times New Roman" w:cs="Times New Roman"/>
          <w:color w:val="222222"/>
          <w:spacing w:val="2"/>
          <w:sz w:val="20"/>
          <w:szCs w:val="20"/>
          <w:lang w:val="en-US"/>
          <w:rPrChange w:id="371" w:author="reirose2002@gmail.com" w:date="2026-10-26T00:16:00Z">
            <w:rPr>
              <w:rFonts w:ascii="Times New Roman" w:hAnsi="Times New Roman" w:cs="Times New Roman"/>
              <w:color w:val="222222"/>
              <w:spacing w:val="2"/>
              <w:sz w:val="20"/>
              <w:szCs w:val="20"/>
            </w:rPr>
          </w:rPrChange>
        </w:rPr>
        <w:t xml:space="preserve">is </w:t>
      </w:r>
      <w:r w:rsidR="00643414" w:rsidRPr="00B5504E">
        <w:rPr>
          <w:rFonts w:ascii="Times New Roman" w:hAnsi="Times New Roman" w:cs="Times New Roman"/>
          <w:color w:val="222222"/>
          <w:spacing w:val="2"/>
          <w:sz w:val="20"/>
          <w:szCs w:val="20"/>
          <w:lang w:val="en-US"/>
          <w:rPrChange w:id="372" w:author="reirose2002@gmail.com" w:date="2026-10-26T00:16:00Z">
            <w:rPr>
              <w:rFonts w:ascii="Times New Roman" w:hAnsi="Times New Roman" w:cs="Times New Roman"/>
              <w:color w:val="222222"/>
              <w:spacing w:val="2"/>
              <w:sz w:val="20"/>
              <w:szCs w:val="20"/>
            </w:rPr>
          </w:rPrChange>
        </w:rPr>
        <w:t>h</w:t>
      </w:r>
      <w:r w:rsidR="006D0E23" w:rsidRPr="00B5504E">
        <w:rPr>
          <w:rFonts w:ascii="Times New Roman" w:hAnsi="Times New Roman" w:cs="Times New Roman"/>
          <w:color w:val="222222"/>
          <w:spacing w:val="2"/>
          <w:sz w:val="20"/>
          <w:szCs w:val="20"/>
          <w:lang w:val="en-US"/>
          <w:rPrChange w:id="373" w:author="reirose2002@gmail.com" w:date="2026-10-26T00:16:00Z">
            <w:rPr>
              <w:rFonts w:ascii="Times New Roman" w:hAnsi="Times New Roman" w:cs="Times New Roman"/>
              <w:color w:val="222222"/>
              <w:spacing w:val="2"/>
              <w:sz w:val="20"/>
              <w:szCs w:val="20"/>
            </w:rPr>
          </w:rPrChange>
        </w:rPr>
        <w:t>ow did</w:t>
      </w:r>
      <w:r w:rsidR="006B7BA0" w:rsidRPr="00B5504E">
        <w:rPr>
          <w:rFonts w:ascii="Times New Roman" w:hAnsi="Times New Roman" w:cs="Times New Roman"/>
          <w:color w:val="222222"/>
          <w:spacing w:val="2"/>
          <w:sz w:val="20"/>
          <w:szCs w:val="20"/>
          <w:lang w:val="en-US"/>
          <w:rPrChange w:id="374" w:author="reirose2002@gmail.com" w:date="2026-10-26T00:16:00Z">
            <w:rPr>
              <w:rFonts w:ascii="Times New Roman" w:hAnsi="Times New Roman" w:cs="Times New Roman"/>
              <w:color w:val="222222"/>
              <w:spacing w:val="2"/>
              <w:sz w:val="20"/>
              <w:szCs w:val="20"/>
            </w:rPr>
          </w:rPrChange>
        </w:rPr>
        <w:t xml:space="preserve"> </w:t>
      </w:r>
      <w:r w:rsidR="0023330B" w:rsidRPr="00B5504E">
        <w:rPr>
          <w:rFonts w:ascii="Times New Roman" w:hAnsi="Times New Roman" w:cs="Times New Roman"/>
          <w:color w:val="222222"/>
          <w:spacing w:val="2"/>
          <w:sz w:val="20"/>
          <w:szCs w:val="20"/>
          <w:lang w:val="en-US"/>
          <w:rPrChange w:id="375" w:author="reirose2002@gmail.com" w:date="2026-10-26T00:16:00Z">
            <w:rPr>
              <w:rFonts w:ascii="Times New Roman" w:hAnsi="Times New Roman" w:cs="Times New Roman"/>
              <w:color w:val="222222"/>
              <w:spacing w:val="2"/>
              <w:sz w:val="20"/>
              <w:szCs w:val="20"/>
            </w:rPr>
          </w:rPrChange>
        </w:rPr>
        <w:t xml:space="preserve">strain B.1.1.7 </w:t>
      </w:r>
      <w:r w:rsidR="006D0E23" w:rsidRPr="00B5504E">
        <w:rPr>
          <w:rFonts w:ascii="Times New Roman" w:hAnsi="Times New Roman" w:cs="Times New Roman"/>
          <w:color w:val="222222"/>
          <w:spacing w:val="2"/>
          <w:sz w:val="20"/>
          <w:szCs w:val="20"/>
          <w:lang w:val="en-US"/>
          <w:rPrChange w:id="376" w:author="reirose2002@gmail.com" w:date="2026-10-26T00:16:00Z">
            <w:rPr>
              <w:rFonts w:ascii="Times New Roman" w:hAnsi="Times New Roman" w:cs="Times New Roman"/>
              <w:color w:val="222222"/>
              <w:spacing w:val="2"/>
              <w:sz w:val="20"/>
              <w:szCs w:val="20"/>
            </w:rPr>
          </w:rPrChange>
        </w:rPr>
        <w:t>evolve</w:t>
      </w:r>
      <w:r w:rsidR="00643414" w:rsidRPr="00B5504E">
        <w:rPr>
          <w:rFonts w:ascii="Times New Roman" w:hAnsi="Times New Roman" w:cs="Times New Roman"/>
          <w:color w:val="222222"/>
          <w:spacing w:val="2"/>
          <w:sz w:val="20"/>
          <w:szCs w:val="20"/>
          <w:lang w:val="en-US"/>
          <w:rPrChange w:id="377" w:author="reirose2002@gmail.com" w:date="2026-10-26T00:16:00Z">
            <w:rPr>
              <w:rFonts w:ascii="Times New Roman" w:hAnsi="Times New Roman" w:cs="Times New Roman"/>
              <w:color w:val="222222"/>
              <w:spacing w:val="2"/>
              <w:sz w:val="20"/>
              <w:szCs w:val="20"/>
            </w:rPr>
          </w:rPrChange>
        </w:rPr>
        <w:t>,</w:t>
      </w:r>
      <w:r w:rsidR="006D0E23" w:rsidRPr="00B5504E">
        <w:rPr>
          <w:rFonts w:ascii="Times New Roman" w:hAnsi="Times New Roman" w:cs="Times New Roman"/>
          <w:color w:val="222222"/>
          <w:spacing w:val="2"/>
          <w:sz w:val="20"/>
          <w:szCs w:val="20"/>
          <w:lang w:val="en-US"/>
          <w:rPrChange w:id="378" w:author="reirose2002@gmail.com" w:date="2026-10-26T00:16:00Z">
            <w:rPr>
              <w:rFonts w:ascii="Times New Roman" w:hAnsi="Times New Roman" w:cs="Times New Roman"/>
              <w:color w:val="222222"/>
              <w:spacing w:val="2"/>
              <w:sz w:val="20"/>
              <w:szCs w:val="20"/>
            </w:rPr>
          </w:rPrChange>
        </w:rPr>
        <w:t xml:space="preserve"> with </w:t>
      </w:r>
      <w:r w:rsidR="006B7BA0" w:rsidRPr="00B5504E">
        <w:rPr>
          <w:rFonts w:ascii="Times New Roman" w:hAnsi="Times New Roman" w:cs="Times New Roman"/>
          <w:color w:val="222222"/>
          <w:spacing w:val="2"/>
          <w:sz w:val="20"/>
          <w:szCs w:val="20"/>
          <w:lang w:val="en-US"/>
          <w:rPrChange w:id="379" w:author="reirose2002@gmail.com" w:date="2026-10-26T00:16:00Z">
            <w:rPr>
              <w:rFonts w:ascii="Times New Roman" w:hAnsi="Times New Roman" w:cs="Times New Roman"/>
              <w:color w:val="222222"/>
              <w:spacing w:val="2"/>
              <w:sz w:val="20"/>
              <w:szCs w:val="20"/>
            </w:rPr>
          </w:rPrChange>
        </w:rPr>
        <w:t xml:space="preserve">so many mutations at once? What are the evolutionary factors that brought it to existence? </w:t>
      </w:r>
    </w:p>
    <w:bookmarkEnd w:id="364"/>
    <w:p w14:paraId="4B7ADBD5" w14:textId="77777777" w:rsidR="006D0E23" w:rsidRPr="00B5504E" w:rsidRDefault="006D0E23" w:rsidP="006C0484">
      <w:pPr>
        <w:jc w:val="both"/>
        <w:rPr>
          <w:rFonts w:ascii="Merriweather Sans" w:hAnsi="Merriweather Sans"/>
          <w:b/>
          <w:color w:val="222222"/>
          <w:spacing w:val="2"/>
          <w:lang w:val="en-US"/>
          <w:rPrChange w:id="380" w:author="reirose2002@gmail.com" w:date="2026-10-26T00:16:00Z">
            <w:rPr>
              <w:rFonts w:ascii="Merriweather Sans" w:hAnsi="Merriweather Sans"/>
              <w:b/>
              <w:color w:val="222222"/>
              <w:spacing w:val="2"/>
            </w:rPr>
          </w:rPrChange>
        </w:rPr>
      </w:pPr>
    </w:p>
    <w:p w14:paraId="5E74F7ED" w14:textId="10D80D17" w:rsidR="006B7BA0" w:rsidRPr="00B5504E" w:rsidRDefault="00EE3753" w:rsidP="006C0484">
      <w:pPr>
        <w:jc w:val="both"/>
        <w:rPr>
          <w:rFonts w:ascii="Merriweather Sans" w:hAnsi="Merriweather Sans"/>
          <w:b/>
          <w:color w:val="222222"/>
          <w:spacing w:val="2"/>
          <w:lang w:val="en-US"/>
          <w:rPrChange w:id="381"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382" w:author="reirose2002@gmail.com" w:date="2026-10-26T00:16:00Z">
            <w:rPr>
              <w:rFonts w:ascii="Merriweather Sans" w:hAnsi="Merriweather Sans"/>
              <w:b/>
              <w:color w:val="222222"/>
              <w:spacing w:val="2"/>
            </w:rPr>
          </w:rPrChange>
        </w:rPr>
        <w:lastRenderedPageBreak/>
        <w:t xml:space="preserve">Furthermore, while recombination occurs in SARS-CoV-2, it is relatively rare compared to the high recombination rates modeled in the simulations, meaning that lineage-defining mutations remain in strong linkage disequilibrium. The network in Figure 6 could therefore reflect clonal co-inheritance rather than functional epistasis. </w:t>
      </w:r>
    </w:p>
    <w:p w14:paraId="50AF16D8" w14:textId="46F2FABE" w:rsidR="0023330B" w:rsidRPr="00B5504E" w:rsidRDefault="0023330B" w:rsidP="006C0484">
      <w:pPr>
        <w:jc w:val="both"/>
        <w:rPr>
          <w:rFonts w:ascii="Merriweather Sans" w:hAnsi="Merriweather Sans"/>
          <w:b/>
          <w:color w:val="222222"/>
          <w:spacing w:val="2"/>
          <w:lang w:val="en-US"/>
          <w:rPrChange w:id="383"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384" w:author="reirose2002@gmail.com" w:date="2026-10-26T00:16:00Z">
            <w:rPr>
              <w:rFonts w:ascii="Merriweather Sans" w:hAnsi="Merriweather Sans"/>
              <w:b/>
              <w:color w:val="222222"/>
              <w:spacing w:val="2"/>
            </w:rPr>
          </w:rPrChange>
        </w:rPr>
        <w:t>... and third, control simulations demonstrating that their correlator method does not output similar networks under a neutral model of global migration and variant replacement without epistasis.</w:t>
      </w:r>
    </w:p>
    <w:p w14:paraId="3D338CB7" w14:textId="77777777" w:rsidR="006B7BA0" w:rsidRPr="00B5504E" w:rsidRDefault="006B7BA0" w:rsidP="006C0484">
      <w:pPr>
        <w:jc w:val="both"/>
        <w:rPr>
          <w:rFonts w:ascii="Merriweather Sans" w:hAnsi="Merriweather Sans"/>
          <w:color w:val="222222"/>
          <w:spacing w:val="2"/>
          <w:lang w:val="en-US"/>
          <w:rPrChange w:id="385" w:author="reirose2002@gmail.com" w:date="2026-10-26T00:16:00Z">
            <w:rPr>
              <w:rFonts w:ascii="Merriweather Sans" w:hAnsi="Merriweather Sans"/>
              <w:color w:val="222222"/>
              <w:spacing w:val="2"/>
            </w:rPr>
          </w:rPrChange>
        </w:rPr>
      </w:pPr>
    </w:p>
    <w:p w14:paraId="48639586" w14:textId="77777777" w:rsidR="00C34B87" w:rsidRPr="00B5504E" w:rsidRDefault="00C34B87" w:rsidP="006C0484">
      <w:pPr>
        <w:jc w:val="both"/>
        <w:rPr>
          <w:rFonts w:ascii="Times New Roman" w:hAnsi="Times New Roman" w:cs="Times New Roman"/>
          <w:color w:val="222222"/>
          <w:spacing w:val="2"/>
          <w:lang w:val="en-US"/>
          <w:rPrChange w:id="386" w:author="reirose2002@gmail.com" w:date="2026-10-26T00:16:00Z">
            <w:rPr>
              <w:rFonts w:ascii="Times New Roman" w:hAnsi="Times New Roman" w:cs="Times New Roman"/>
              <w:color w:val="222222"/>
              <w:spacing w:val="2"/>
            </w:rPr>
          </w:rPrChange>
        </w:rPr>
      </w:pPr>
      <w:r w:rsidRPr="00B5504E">
        <w:rPr>
          <w:rFonts w:ascii="Times New Roman" w:hAnsi="Times New Roman" w:cs="Times New Roman"/>
          <w:color w:val="222222"/>
          <w:spacing w:val="2"/>
          <w:lang w:val="en-US"/>
          <w:rPrChange w:id="387" w:author="reirose2002@gmail.com" w:date="2026-10-26T00:16:00Z">
            <w:rPr>
              <w:rFonts w:ascii="Times New Roman" w:hAnsi="Times New Roman" w:cs="Times New Roman"/>
              <w:color w:val="222222"/>
              <w:spacing w:val="2"/>
            </w:rPr>
          </w:rPrChange>
        </w:rPr>
        <w:t>Clarified:</w:t>
      </w:r>
    </w:p>
    <w:p w14:paraId="61DB191F" w14:textId="77777777" w:rsidR="00C34B87" w:rsidRPr="00B5504E" w:rsidRDefault="00C34B87" w:rsidP="006C0484">
      <w:pPr>
        <w:jc w:val="both"/>
        <w:rPr>
          <w:rFonts w:ascii="Times New Roman" w:hAnsi="Times New Roman" w:cs="Times New Roman"/>
          <w:color w:val="222222"/>
          <w:spacing w:val="2"/>
          <w:lang w:val="en-US"/>
          <w:rPrChange w:id="388" w:author="reirose2002@gmail.com" w:date="2026-10-26T00:16:00Z">
            <w:rPr>
              <w:rFonts w:ascii="Times New Roman" w:hAnsi="Times New Roman" w:cs="Times New Roman"/>
              <w:color w:val="222222"/>
              <w:spacing w:val="2"/>
            </w:rPr>
          </w:rPrChange>
        </w:rPr>
      </w:pPr>
    </w:p>
    <w:p w14:paraId="00CE6E2B" w14:textId="68866BCB" w:rsidR="006B7BA0" w:rsidRPr="00B5504E" w:rsidRDefault="006D0E23" w:rsidP="006C0484">
      <w:pPr>
        <w:jc w:val="both"/>
        <w:rPr>
          <w:rFonts w:ascii="Times New Roman" w:hAnsi="Times New Roman" w:cs="Times New Roman"/>
          <w:color w:val="222222"/>
          <w:spacing w:val="2"/>
          <w:sz w:val="20"/>
          <w:szCs w:val="20"/>
          <w:lang w:val="en-US"/>
          <w:rPrChange w:id="389" w:author="reirose2002@gmail.com" w:date="2026-10-26T00:16:00Z">
            <w:rPr>
              <w:rFonts w:ascii="Times New Roman" w:hAnsi="Times New Roman" w:cs="Times New Roman"/>
              <w:color w:val="222222"/>
              <w:spacing w:val="2"/>
              <w:sz w:val="20"/>
              <w:szCs w:val="20"/>
            </w:rPr>
          </w:rPrChange>
        </w:rPr>
      </w:pPr>
      <w:bookmarkStart w:id="390" w:name="_Hlk243862786"/>
      <w:commentRangeStart w:id="391"/>
      <w:r w:rsidRPr="00B5504E">
        <w:rPr>
          <w:rFonts w:ascii="Times New Roman" w:hAnsi="Times New Roman" w:cs="Times New Roman"/>
          <w:color w:val="222222"/>
          <w:spacing w:val="2"/>
          <w:sz w:val="20"/>
          <w:szCs w:val="20"/>
          <w:lang w:val="en-US"/>
          <w:rPrChange w:id="392" w:author="reirose2002@gmail.com" w:date="2026-10-26T00:16:00Z">
            <w:rPr>
              <w:rFonts w:ascii="Times New Roman" w:hAnsi="Times New Roman" w:cs="Times New Roman"/>
              <w:color w:val="222222"/>
              <w:spacing w:val="2"/>
              <w:sz w:val="20"/>
              <w:szCs w:val="20"/>
            </w:rPr>
          </w:rPrChange>
        </w:rPr>
        <w:t xml:space="preserve">As explained in </w:t>
      </w:r>
      <w:r w:rsidR="00ED2BC5" w:rsidRPr="00B5504E">
        <w:rPr>
          <w:rFonts w:ascii="Times New Roman" w:hAnsi="Times New Roman" w:cs="Times New Roman"/>
          <w:color w:val="222222"/>
          <w:spacing w:val="2"/>
          <w:sz w:val="20"/>
          <w:szCs w:val="20"/>
          <w:lang w:val="en-US"/>
          <w:rPrChange w:id="393" w:author="reirose2002@gmail.com" w:date="2026-10-26T00:16:00Z">
            <w:rPr>
              <w:rFonts w:ascii="Times New Roman" w:hAnsi="Times New Roman" w:cs="Times New Roman"/>
              <w:color w:val="222222"/>
              <w:spacing w:val="2"/>
              <w:sz w:val="20"/>
              <w:szCs w:val="20"/>
            </w:rPr>
          </w:rPrChange>
        </w:rPr>
        <w:t>(Pedruzzi2021)</w:t>
      </w:r>
      <w:r w:rsidRPr="00B5504E">
        <w:rPr>
          <w:rFonts w:ascii="Times New Roman" w:hAnsi="Times New Roman" w:cs="Times New Roman"/>
          <w:color w:val="222222"/>
          <w:spacing w:val="2"/>
          <w:sz w:val="20"/>
          <w:szCs w:val="20"/>
          <w:lang w:val="en-US"/>
          <w:rPrChange w:id="394" w:author="reirose2002@gmail.com" w:date="2026-10-26T00:16:00Z">
            <w:rPr>
              <w:rFonts w:ascii="Times New Roman" w:hAnsi="Times New Roman" w:cs="Times New Roman"/>
              <w:color w:val="222222"/>
              <w:spacing w:val="2"/>
              <w:sz w:val="20"/>
              <w:szCs w:val="20"/>
            </w:rPr>
          </w:rPrChange>
        </w:rPr>
        <w:t>,</w:t>
      </w:r>
      <w:r w:rsidR="006B7BA0" w:rsidRPr="00B5504E">
        <w:rPr>
          <w:rFonts w:ascii="Times New Roman" w:hAnsi="Times New Roman" w:cs="Times New Roman"/>
          <w:color w:val="222222"/>
          <w:spacing w:val="2"/>
          <w:sz w:val="20"/>
          <w:szCs w:val="20"/>
          <w:lang w:val="en-US"/>
          <w:rPrChange w:id="395" w:author="reirose2002@gmail.com" w:date="2026-10-26T00:16:00Z">
            <w:rPr>
              <w:rFonts w:ascii="Times New Roman" w:hAnsi="Times New Roman" w:cs="Times New Roman"/>
              <w:color w:val="222222"/>
              <w:spacing w:val="2"/>
              <w:sz w:val="20"/>
              <w:szCs w:val="20"/>
            </w:rPr>
          </w:rPrChange>
        </w:rPr>
        <w:t xml:space="preserve"> </w:t>
      </w:r>
      <w:r w:rsidR="00ED2BC5" w:rsidRPr="00B5504E">
        <w:rPr>
          <w:rFonts w:ascii="Times New Roman" w:hAnsi="Times New Roman" w:cs="Times New Roman"/>
          <w:color w:val="222222"/>
          <w:spacing w:val="2"/>
          <w:sz w:val="20"/>
          <w:szCs w:val="20"/>
          <w:lang w:val="en-US"/>
          <w:rPrChange w:id="396" w:author="reirose2002@gmail.com" w:date="2026-10-26T00:16:00Z">
            <w:rPr>
              <w:rFonts w:ascii="Times New Roman" w:hAnsi="Times New Roman" w:cs="Times New Roman"/>
              <w:color w:val="222222"/>
              <w:spacing w:val="2"/>
              <w:sz w:val="20"/>
              <w:szCs w:val="20"/>
            </w:rPr>
          </w:rPrChange>
        </w:rPr>
        <w:t xml:space="preserve">the </w:t>
      </w:r>
      <w:r w:rsidRPr="00B5504E">
        <w:rPr>
          <w:rFonts w:ascii="Times New Roman" w:hAnsi="Times New Roman" w:cs="Times New Roman"/>
          <w:color w:val="222222"/>
          <w:spacing w:val="2"/>
          <w:sz w:val="20"/>
          <w:szCs w:val="20"/>
          <w:lang w:val="en-US"/>
          <w:rPrChange w:id="397" w:author="reirose2002@gmail.com" w:date="2026-10-26T00:16:00Z">
            <w:rPr>
              <w:rFonts w:ascii="Times New Roman" w:hAnsi="Times New Roman" w:cs="Times New Roman"/>
              <w:color w:val="222222"/>
              <w:spacing w:val="2"/>
              <w:sz w:val="20"/>
              <w:szCs w:val="20"/>
            </w:rPr>
          </w:rPrChange>
        </w:rPr>
        <w:t xml:space="preserve"> </w:t>
      </w:r>
      <w:r w:rsidR="0023330B" w:rsidRPr="00B5504E">
        <w:rPr>
          <w:rFonts w:ascii="Times New Roman" w:hAnsi="Times New Roman" w:cs="Times New Roman"/>
          <w:color w:val="222222"/>
          <w:spacing w:val="2"/>
          <w:sz w:val="20"/>
          <w:szCs w:val="20"/>
          <w:lang w:val="en-US"/>
          <w:rPrChange w:id="398" w:author="reirose2002@gmail.com" w:date="2026-10-26T00:16:00Z">
            <w:rPr>
              <w:rFonts w:ascii="Times New Roman" w:hAnsi="Times New Roman" w:cs="Times New Roman"/>
              <w:color w:val="222222"/>
              <w:spacing w:val="2"/>
              <w:sz w:val="20"/>
              <w:szCs w:val="20"/>
            </w:rPr>
          </w:rPrChange>
        </w:rPr>
        <w:t>test</w:t>
      </w:r>
      <w:r w:rsidR="00ED2BC5" w:rsidRPr="00B5504E">
        <w:rPr>
          <w:rFonts w:ascii="Times New Roman" w:hAnsi="Times New Roman" w:cs="Times New Roman"/>
          <w:color w:val="222222"/>
          <w:spacing w:val="2"/>
          <w:sz w:val="20"/>
          <w:szCs w:val="20"/>
          <w:lang w:val="en-US"/>
          <w:rPrChange w:id="399" w:author="reirose2002@gmail.com" w:date="2026-10-26T00:16:00Z">
            <w:rPr>
              <w:rFonts w:ascii="Times New Roman" w:hAnsi="Times New Roman" w:cs="Times New Roman"/>
              <w:color w:val="222222"/>
              <w:spacing w:val="2"/>
              <w:sz w:val="20"/>
              <w:szCs w:val="20"/>
            </w:rPr>
          </w:rPrChange>
        </w:rPr>
        <w:t xml:space="preserve"> </w:t>
      </w:r>
      <w:r w:rsidR="006B7BA0" w:rsidRPr="00B5504E">
        <w:rPr>
          <w:rFonts w:ascii="Times New Roman" w:hAnsi="Times New Roman" w:cs="Times New Roman"/>
          <w:color w:val="222222"/>
          <w:spacing w:val="2"/>
          <w:sz w:val="20"/>
          <w:szCs w:val="20"/>
          <w:lang w:val="en-US"/>
          <w:rPrChange w:id="400" w:author="reirose2002@gmail.com" w:date="2026-10-26T00:16:00Z">
            <w:rPr>
              <w:rFonts w:ascii="Times New Roman" w:hAnsi="Times New Roman" w:cs="Times New Roman"/>
              <w:color w:val="222222"/>
              <w:spacing w:val="2"/>
              <w:sz w:val="20"/>
              <w:szCs w:val="20"/>
            </w:rPr>
          </w:rPrChange>
        </w:rPr>
        <w:t>separate</w:t>
      </w:r>
      <w:r w:rsidR="00AD68A8" w:rsidRPr="00B5504E">
        <w:rPr>
          <w:rFonts w:ascii="Times New Roman" w:hAnsi="Times New Roman" w:cs="Times New Roman"/>
          <w:color w:val="222222"/>
          <w:spacing w:val="2"/>
          <w:sz w:val="20"/>
          <w:szCs w:val="20"/>
          <w:lang w:val="en-US"/>
          <w:rPrChange w:id="401" w:author="reirose2002@gmail.com" w:date="2026-10-26T00:16:00Z">
            <w:rPr>
              <w:rFonts w:ascii="Times New Roman" w:hAnsi="Times New Roman" w:cs="Times New Roman"/>
              <w:color w:val="222222"/>
              <w:spacing w:val="2"/>
              <w:sz w:val="20"/>
              <w:szCs w:val="20"/>
            </w:rPr>
          </w:rPrChange>
        </w:rPr>
        <w:t>s</w:t>
      </w:r>
      <w:r w:rsidR="006B7BA0" w:rsidRPr="00B5504E">
        <w:rPr>
          <w:rFonts w:ascii="Times New Roman" w:hAnsi="Times New Roman" w:cs="Times New Roman"/>
          <w:color w:val="222222"/>
          <w:spacing w:val="2"/>
          <w:sz w:val="20"/>
          <w:szCs w:val="20"/>
          <w:lang w:val="en-US"/>
          <w:rPrChange w:id="402" w:author="reirose2002@gmail.com" w:date="2026-10-26T00:16:00Z">
            <w:rPr>
              <w:rFonts w:ascii="Times New Roman" w:hAnsi="Times New Roman" w:cs="Times New Roman"/>
              <w:color w:val="222222"/>
              <w:spacing w:val="2"/>
              <w:sz w:val="20"/>
              <w:szCs w:val="20"/>
            </w:rPr>
          </w:rPrChange>
        </w:rPr>
        <w:t xml:space="preserve"> epistasis from clonal coinheritance</w:t>
      </w:r>
      <w:r w:rsidRPr="00B5504E">
        <w:rPr>
          <w:rFonts w:ascii="Times New Roman" w:hAnsi="Times New Roman" w:cs="Times New Roman"/>
          <w:color w:val="222222"/>
          <w:spacing w:val="2"/>
          <w:sz w:val="20"/>
          <w:szCs w:val="20"/>
          <w:lang w:val="en-US"/>
          <w:rPrChange w:id="403" w:author="reirose2002@gmail.com" w:date="2026-10-26T00:16:00Z">
            <w:rPr>
              <w:rFonts w:ascii="Times New Roman" w:hAnsi="Times New Roman" w:cs="Times New Roman"/>
              <w:color w:val="222222"/>
              <w:spacing w:val="2"/>
              <w:sz w:val="20"/>
              <w:szCs w:val="20"/>
            </w:rPr>
          </w:rPrChange>
        </w:rPr>
        <w:t xml:space="preserve"> (</w:t>
      </w:r>
      <w:r w:rsidR="006B7BA0" w:rsidRPr="00B5504E">
        <w:rPr>
          <w:rFonts w:ascii="Times New Roman" w:hAnsi="Times New Roman" w:cs="Times New Roman"/>
          <w:color w:val="222222"/>
          <w:spacing w:val="2"/>
          <w:sz w:val="20"/>
          <w:szCs w:val="20"/>
          <w:lang w:val="en-US"/>
          <w:rPrChange w:id="404" w:author="reirose2002@gmail.com" w:date="2026-10-26T00:16:00Z">
            <w:rPr>
              <w:rFonts w:ascii="Times New Roman" w:hAnsi="Times New Roman" w:cs="Times New Roman"/>
              <w:color w:val="222222"/>
              <w:spacing w:val="2"/>
              <w:sz w:val="20"/>
              <w:szCs w:val="20"/>
            </w:rPr>
          </w:rPrChange>
        </w:rPr>
        <w:t>linkag</w:t>
      </w:r>
      <w:r w:rsidRPr="00B5504E">
        <w:rPr>
          <w:rFonts w:ascii="Times New Roman" w:hAnsi="Times New Roman" w:cs="Times New Roman"/>
          <w:color w:val="222222"/>
          <w:spacing w:val="2"/>
          <w:sz w:val="20"/>
          <w:szCs w:val="20"/>
          <w:lang w:val="en-US"/>
          <w:rPrChange w:id="405" w:author="reirose2002@gmail.com" w:date="2026-10-26T00:16:00Z">
            <w:rPr>
              <w:rFonts w:ascii="Times New Roman" w:hAnsi="Times New Roman" w:cs="Times New Roman"/>
              <w:color w:val="222222"/>
              <w:spacing w:val="2"/>
              <w:sz w:val="20"/>
              <w:szCs w:val="20"/>
            </w:rPr>
          </w:rPrChange>
        </w:rPr>
        <w:t>e)</w:t>
      </w:r>
      <w:r w:rsidR="00AD68A8" w:rsidRPr="00B5504E">
        <w:rPr>
          <w:rFonts w:ascii="Times New Roman" w:hAnsi="Times New Roman" w:cs="Times New Roman"/>
          <w:color w:val="222222"/>
          <w:spacing w:val="2"/>
          <w:sz w:val="20"/>
          <w:szCs w:val="20"/>
          <w:lang w:val="en-US"/>
          <w:rPrChange w:id="406" w:author="reirose2002@gmail.com" w:date="2026-10-26T00:16:00Z">
            <w:rPr>
              <w:rFonts w:ascii="Times New Roman" w:hAnsi="Times New Roman" w:cs="Times New Roman"/>
              <w:color w:val="222222"/>
              <w:spacing w:val="2"/>
              <w:sz w:val="20"/>
              <w:szCs w:val="20"/>
            </w:rPr>
          </w:rPrChange>
        </w:rPr>
        <w:t xml:space="preserve"> and tests the accuracy of this separation on simulated sequ</w:t>
      </w:r>
      <w:r w:rsidR="0023330B" w:rsidRPr="00B5504E">
        <w:rPr>
          <w:rFonts w:ascii="Times New Roman" w:hAnsi="Times New Roman" w:cs="Times New Roman"/>
          <w:color w:val="222222"/>
          <w:spacing w:val="2"/>
          <w:sz w:val="20"/>
          <w:szCs w:val="20"/>
          <w:lang w:val="en-US"/>
          <w:rPrChange w:id="407" w:author="reirose2002@gmail.com" w:date="2026-10-26T00:16:00Z">
            <w:rPr>
              <w:rFonts w:ascii="Times New Roman" w:hAnsi="Times New Roman" w:cs="Times New Roman"/>
              <w:color w:val="222222"/>
              <w:spacing w:val="2"/>
              <w:sz w:val="20"/>
              <w:szCs w:val="20"/>
            </w:rPr>
          </w:rPrChange>
        </w:rPr>
        <w:t>e</w:t>
      </w:r>
      <w:r w:rsidR="00AD68A8" w:rsidRPr="00B5504E">
        <w:rPr>
          <w:rFonts w:ascii="Times New Roman" w:hAnsi="Times New Roman" w:cs="Times New Roman"/>
          <w:color w:val="222222"/>
          <w:spacing w:val="2"/>
          <w:sz w:val="20"/>
          <w:szCs w:val="20"/>
          <w:lang w:val="en-US"/>
          <w:rPrChange w:id="408" w:author="reirose2002@gmail.com" w:date="2026-10-26T00:16:00Z">
            <w:rPr>
              <w:rFonts w:ascii="Times New Roman" w:hAnsi="Times New Roman" w:cs="Times New Roman"/>
              <w:color w:val="222222"/>
              <w:spacing w:val="2"/>
              <w:sz w:val="20"/>
              <w:szCs w:val="20"/>
            </w:rPr>
          </w:rPrChange>
        </w:rPr>
        <w:t>nces</w:t>
      </w:r>
      <w:r w:rsidR="0023330B" w:rsidRPr="00B5504E">
        <w:rPr>
          <w:rFonts w:ascii="Times New Roman" w:hAnsi="Times New Roman" w:cs="Times New Roman"/>
          <w:color w:val="222222"/>
          <w:spacing w:val="2"/>
          <w:sz w:val="20"/>
          <w:szCs w:val="20"/>
          <w:lang w:val="en-US"/>
          <w:rPrChange w:id="409" w:author="reirose2002@gmail.com" w:date="2026-10-26T00:16:00Z">
            <w:rPr>
              <w:rFonts w:ascii="Times New Roman" w:hAnsi="Times New Roman" w:cs="Times New Roman"/>
              <w:color w:val="222222"/>
              <w:spacing w:val="2"/>
              <w:sz w:val="20"/>
              <w:szCs w:val="20"/>
            </w:rPr>
          </w:rPrChange>
        </w:rPr>
        <w:t>.</w:t>
      </w:r>
      <w:r w:rsidR="009F3AC3" w:rsidRPr="00B5504E">
        <w:rPr>
          <w:rFonts w:ascii="Times New Roman" w:hAnsi="Times New Roman" w:cs="Times New Roman"/>
          <w:color w:val="222222"/>
          <w:spacing w:val="2"/>
          <w:sz w:val="20"/>
          <w:szCs w:val="20"/>
          <w:lang w:val="en-US"/>
          <w:rPrChange w:id="410" w:author="reirose2002@gmail.com" w:date="2026-10-26T00:16:00Z">
            <w:rPr>
              <w:rFonts w:ascii="Times New Roman" w:hAnsi="Times New Roman" w:cs="Times New Roman"/>
              <w:color w:val="222222"/>
              <w:spacing w:val="2"/>
              <w:sz w:val="20"/>
              <w:szCs w:val="20"/>
            </w:rPr>
          </w:rPrChange>
        </w:rPr>
        <w:t xml:space="preserve"> </w:t>
      </w:r>
      <w:commentRangeEnd w:id="391"/>
      <w:r w:rsidR="00460D53" w:rsidRPr="00B5504E">
        <w:rPr>
          <w:rStyle w:val="CommentReference"/>
          <w:rFonts w:ascii="Times New Roman" w:hAnsi="Times New Roman" w:cs="Times New Roman"/>
          <w:color w:val="222222"/>
          <w:spacing w:val="2"/>
          <w:sz w:val="20"/>
          <w:szCs w:val="20"/>
          <w:lang w:val="en-US"/>
          <w:rPrChange w:id="411" w:author="reirose2002@gmail.com" w:date="2026-10-26T00:16:00Z">
            <w:rPr>
              <w:rStyle w:val="CommentReference"/>
              <w:rFonts w:ascii="Times New Roman" w:hAnsi="Times New Roman" w:cs="Times New Roman"/>
              <w:color w:val="222222"/>
              <w:spacing w:val="2"/>
              <w:sz w:val="20"/>
              <w:szCs w:val="20"/>
            </w:rPr>
          </w:rPrChange>
        </w:rPr>
        <w:commentReference w:id="391"/>
      </w:r>
    </w:p>
    <w:bookmarkEnd w:id="390"/>
    <w:p w14:paraId="7B6D4B0E" w14:textId="77777777" w:rsidR="006B7BA0" w:rsidRPr="00B5504E" w:rsidRDefault="006B7BA0" w:rsidP="006C0484">
      <w:pPr>
        <w:jc w:val="both"/>
        <w:rPr>
          <w:rFonts w:ascii="Merriweather Sans" w:hAnsi="Merriweather Sans"/>
          <w:color w:val="222222"/>
          <w:spacing w:val="2"/>
          <w:lang w:val="en-US"/>
          <w:rPrChange w:id="412" w:author="reirose2002@gmail.com" w:date="2026-10-26T00:16:00Z">
            <w:rPr>
              <w:rFonts w:ascii="Merriweather Sans" w:hAnsi="Merriweather Sans"/>
              <w:color w:val="222222"/>
              <w:spacing w:val="2"/>
            </w:rPr>
          </w:rPrChange>
        </w:rPr>
      </w:pPr>
    </w:p>
    <w:p w14:paraId="796C6612" w14:textId="05CE430A" w:rsidR="00AD68A8" w:rsidRPr="00B5504E" w:rsidRDefault="00EE3753" w:rsidP="006C0484">
      <w:pPr>
        <w:jc w:val="both"/>
        <w:rPr>
          <w:rFonts w:ascii="Merriweather Sans" w:hAnsi="Merriweather Sans"/>
          <w:b/>
          <w:color w:val="222222"/>
          <w:spacing w:val="2"/>
          <w:lang w:val="en-US"/>
          <w:rPrChange w:id="413"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414" w:author="reirose2002@gmail.com" w:date="2026-10-26T00:16:00Z">
            <w:rPr>
              <w:rFonts w:ascii="Merriweather Sans" w:hAnsi="Merriweather Sans"/>
              <w:b/>
              <w:color w:val="222222"/>
              <w:spacing w:val="2"/>
            </w:rPr>
          </w:rPrChange>
        </w:rPr>
        <w:t>To establish that their fitness valley interpretation is correct, the authors must provide additional evidence. This would require: first, a time-resolved phylogenetic reconstruction of ancestral states demonstrating the sequential acquisition and persistence of transient, lower-fitness intermediate genotypes;</w:t>
      </w:r>
      <w:r w:rsidR="006B7BA0" w:rsidRPr="00B5504E">
        <w:rPr>
          <w:rFonts w:ascii="Merriweather Sans" w:hAnsi="Merriweather Sans"/>
          <w:b/>
          <w:color w:val="222222"/>
          <w:spacing w:val="2"/>
          <w:lang w:val="en-US"/>
          <w:rPrChange w:id="415" w:author="reirose2002@gmail.com" w:date="2026-10-26T00:16:00Z">
            <w:rPr>
              <w:rFonts w:ascii="Merriweather Sans" w:hAnsi="Merriweather Sans"/>
              <w:b/>
              <w:color w:val="222222"/>
              <w:spacing w:val="2"/>
            </w:rPr>
          </w:rPrChange>
        </w:rPr>
        <w:t xml:space="preserve"> </w:t>
      </w:r>
      <w:r w:rsidR="000D62C9" w:rsidRPr="00B5504E">
        <w:rPr>
          <w:rFonts w:ascii="Merriweather Sans" w:hAnsi="Merriweather Sans"/>
          <w:b/>
          <w:color w:val="222222"/>
          <w:spacing w:val="2"/>
          <w:lang w:val="en-US"/>
          <w:rPrChange w:id="416" w:author="reirose2002@gmail.com" w:date="2026-10-26T00:16:00Z">
            <w:rPr>
              <w:rFonts w:ascii="Merriweather Sans" w:hAnsi="Merriweather Sans"/>
              <w:b/>
              <w:color w:val="222222"/>
              <w:spacing w:val="2"/>
            </w:rPr>
          </w:rPrChange>
        </w:rPr>
        <w:t>...</w:t>
      </w:r>
    </w:p>
    <w:p w14:paraId="74BD64C9" w14:textId="779946C2" w:rsidR="00AD68A8" w:rsidRPr="00B5504E" w:rsidRDefault="00AD68A8" w:rsidP="006C0484">
      <w:pPr>
        <w:jc w:val="both"/>
        <w:rPr>
          <w:rFonts w:ascii="Merriweather Sans" w:hAnsi="Merriweather Sans"/>
          <w:color w:val="222222"/>
          <w:spacing w:val="2"/>
          <w:lang w:val="en-US"/>
          <w:rPrChange w:id="417" w:author="reirose2002@gmail.com" w:date="2026-10-26T00:16:00Z">
            <w:rPr>
              <w:rFonts w:ascii="Merriweather Sans" w:hAnsi="Merriweather Sans"/>
              <w:color w:val="222222"/>
              <w:spacing w:val="2"/>
            </w:rPr>
          </w:rPrChange>
        </w:rPr>
      </w:pPr>
    </w:p>
    <w:p w14:paraId="3B48AFA1" w14:textId="3F67F78D" w:rsidR="00AD68A8" w:rsidRPr="00191BFD" w:rsidRDefault="00191BFD" w:rsidP="006C0484">
      <w:pPr>
        <w:jc w:val="both"/>
        <w:rPr>
          <w:rFonts w:ascii="Times New Roman" w:hAnsi="Times New Roman" w:cs="Times New Roman"/>
          <w:color w:val="222222"/>
          <w:spacing w:val="2"/>
          <w:lang w:val="en-US"/>
        </w:rPr>
      </w:pPr>
      <w:r w:rsidRPr="00B5504E">
        <w:rPr>
          <w:rFonts w:ascii="Times New Roman" w:hAnsi="Times New Roman" w:cs="Times New Roman"/>
          <w:color w:val="222222"/>
          <w:spacing w:val="2"/>
          <w:lang w:val="en-US"/>
          <w:rPrChange w:id="418" w:author="reirose2002@gmail.com" w:date="2026-10-26T00:16:00Z">
            <w:rPr>
              <w:rFonts w:ascii="Times New Roman" w:hAnsi="Times New Roman" w:cs="Times New Roman"/>
              <w:color w:val="222222"/>
              <w:spacing w:val="2"/>
            </w:rPr>
          </w:rPrChange>
        </w:rPr>
        <w:t xml:space="preserve">In </w:t>
      </w:r>
      <w:r>
        <w:rPr>
          <w:rFonts w:ascii="Times New Roman" w:hAnsi="Times New Roman" w:cs="Times New Roman"/>
          <w:color w:val="222222"/>
          <w:spacing w:val="2"/>
          <w:lang w:val="en-US"/>
        </w:rPr>
        <w:t xml:space="preserve">the </w:t>
      </w:r>
      <w:r w:rsidRPr="00B5504E">
        <w:rPr>
          <w:rFonts w:ascii="Times New Roman" w:hAnsi="Times New Roman" w:cs="Times New Roman"/>
          <w:color w:val="222222"/>
          <w:spacing w:val="2"/>
          <w:lang w:val="en-US"/>
          <w:rPrChange w:id="419" w:author="reirose2002@gmail.com" w:date="2026-10-26T00:16:00Z">
            <w:rPr>
              <w:rFonts w:ascii="Times New Roman" w:hAnsi="Times New Roman" w:cs="Times New Roman"/>
              <w:color w:val="222222"/>
              <w:spacing w:val="2"/>
            </w:rPr>
          </w:rPrChange>
        </w:rPr>
        <w:t>revised version, we tone down our claim explaning that our simulation supports the hypothesis, but does not constitute a decisive proof (see above).</w:t>
      </w:r>
      <w:r w:rsidR="008C1365" w:rsidRPr="00B5504E">
        <w:rPr>
          <w:rFonts w:ascii="Times New Roman" w:hAnsi="Times New Roman" w:cs="Times New Roman"/>
          <w:color w:val="222222"/>
          <w:spacing w:val="2"/>
          <w:lang w:val="en-US"/>
          <w:rPrChange w:id="420" w:author="reirose2002@gmail.com" w:date="2026-10-26T00:16:00Z">
            <w:rPr>
              <w:rFonts w:ascii="Times New Roman" w:hAnsi="Times New Roman" w:cs="Times New Roman"/>
              <w:color w:val="222222"/>
              <w:spacing w:val="2"/>
            </w:rPr>
          </w:rPrChange>
        </w:rPr>
        <w:t xml:space="preserve"> Phylogenetic reconstruction of ancestral states is out of scope.</w:t>
      </w:r>
    </w:p>
    <w:p w14:paraId="3A9AFA1A" w14:textId="77777777" w:rsidR="005327CC" w:rsidRPr="00B5504E" w:rsidRDefault="005327CC" w:rsidP="006C0484">
      <w:pPr>
        <w:jc w:val="both"/>
        <w:rPr>
          <w:rFonts w:ascii="Times New Roman" w:hAnsi="Times New Roman" w:cs="Times New Roman"/>
          <w:color w:val="222222"/>
          <w:spacing w:val="2"/>
          <w:lang w:val="en-US"/>
          <w:rPrChange w:id="421" w:author="reirose2002@gmail.com" w:date="2026-10-26T00:16:00Z">
            <w:rPr>
              <w:rFonts w:ascii="Times New Roman" w:hAnsi="Times New Roman" w:cs="Times New Roman"/>
              <w:color w:val="222222"/>
              <w:spacing w:val="2"/>
            </w:rPr>
          </w:rPrChange>
        </w:rPr>
      </w:pPr>
    </w:p>
    <w:p w14:paraId="5469C053" w14:textId="4A52E5BD" w:rsidR="006B7BA0" w:rsidRPr="00B5504E" w:rsidRDefault="000D62C9" w:rsidP="006C0484">
      <w:pPr>
        <w:jc w:val="both"/>
        <w:rPr>
          <w:rFonts w:ascii="Merriweather Sans" w:hAnsi="Merriweather Sans"/>
          <w:b/>
          <w:color w:val="222222"/>
          <w:spacing w:val="2"/>
          <w:lang w:val="en-US"/>
          <w:rPrChange w:id="422"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423" w:author="reirose2002@gmail.com" w:date="2026-10-26T00:16:00Z">
            <w:rPr>
              <w:rFonts w:ascii="Merriweather Sans" w:hAnsi="Merriweather Sans"/>
              <w:b/>
              <w:color w:val="222222"/>
              <w:spacing w:val="2"/>
            </w:rPr>
          </w:rPrChange>
        </w:rPr>
        <w:t>...</w:t>
      </w:r>
      <w:r w:rsidR="00A15713" w:rsidRPr="00B5504E">
        <w:rPr>
          <w:rFonts w:ascii="Merriweather Sans" w:hAnsi="Merriweather Sans"/>
          <w:b/>
          <w:color w:val="222222"/>
          <w:spacing w:val="2"/>
          <w:lang w:val="en-US"/>
          <w:rPrChange w:id="424" w:author="reirose2002@gmail.com" w:date="2026-10-26T00:16:00Z">
            <w:rPr>
              <w:rFonts w:ascii="Merriweather Sans" w:hAnsi="Merriweather Sans"/>
              <w:b/>
              <w:color w:val="222222"/>
              <w:spacing w:val="2"/>
            </w:rPr>
          </w:rPrChange>
        </w:rPr>
        <w:t xml:space="preserve"> </w:t>
      </w:r>
      <w:r w:rsidR="00EE3753" w:rsidRPr="00B5504E">
        <w:rPr>
          <w:rFonts w:ascii="Merriweather Sans" w:hAnsi="Merriweather Sans"/>
          <w:b/>
          <w:color w:val="222222"/>
          <w:spacing w:val="2"/>
          <w:lang w:val="en-US"/>
          <w:rPrChange w:id="425" w:author="reirose2002@gmail.com" w:date="2026-10-26T00:16:00Z">
            <w:rPr>
              <w:rFonts w:ascii="Merriweather Sans" w:hAnsi="Merriweather Sans"/>
              <w:b/>
              <w:color w:val="222222"/>
              <w:spacing w:val="2"/>
            </w:rPr>
          </w:rPrChange>
        </w:rPr>
        <w:t xml:space="preserve">second, functional or experimental fitness measurements (such as deep mutational scanning data) showing that the intermediate single mutants indeed suffer a fitness cost that is restored by the compensatory mutations; </w:t>
      </w:r>
    </w:p>
    <w:p w14:paraId="50788A7E" w14:textId="77777777" w:rsidR="006B7BA0" w:rsidRPr="00B5504E" w:rsidRDefault="006B7BA0" w:rsidP="006C0484">
      <w:pPr>
        <w:jc w:val="both"/>
        <w:rPr>
          <w:rFonts w:ascii="Merriweather Sans" w:hAnsi="Merriweather Sans"/>
          <w:color w:val="222222"/>
          <w:spacing w:val="2"/>
          <w:lang w:val="en-US"/>
          <w:rPrChange w:id="426" w:author="reirose2002@gmail.com" w:date="2026-10-26T00:16:00Z">
            <w:rPr>
              <w:rFonts w:ascii="Merriweather Sans" w:hAnsi="Merriweather Sans"/>
              <w:color w:val="222222"/>
              <w:spacing w:val="2"/>
            </w:rPr>
          </w:rPrChange>
        </w:rPr>
      </w:pPr>
    </w:p>
    <w:p w14:paraId="762A7521" w14:textId="6DC2CF50" w:rsidR="005327CC" w:rsidRPr="00191BFD" w:rsidRDefault="005327CC" w:rsidP="006C0484">
      <w:pPr>
        <w:jc w:val="both"/>
        <w:rPr>
          <w:rFonts w:ascii="Times New Roman" w:hAnsi="Times New Roman" w:cs="Times New Roman"/>
          <w:color w:val="222222"/>
          <w:spacing w:val="2"/>
          <w:lang w:val="en-US"/>
        </w:rPr>
      </w:pPr>
      <w:r w:rsidRPr="00B5504E">
        <w:rPr>
          <w:rFonts w:ascii="Times New Roman" w:hAnsi="Times New Roman" w:cs="Times New Roman"/>
          <w:color w:val="222222"/>
          <w:spacing w:val="2"/>
          <w:lang w:val="en-US"/>
          <w:rPrChange w:id="427" w:author="reirose2002@gmail.com" w:date="2026-10-26T00:16:00Z">
            <w:rPr>
              <w:rFonts w:ascii="Times New Roman" w:hAnsi="Times New Roman" w:cs="Times New Roman"/>
              <w:color w:val="222222"/>
              <w:spacing w:val="2"/>
            </w:rPr>
          </w:rPrChange>
        </w:rPr>
        <w:t>The</w:t>
      </w:r>
      <w:r w:rsidR="008652B0" w:rsidRPr="00B5504E">
        <w:rPr>
          <w:rFonts w:ascii="Times New Roman" w:hAnsi="Times New Roman" w:cs="Times New Roman"/>
          <w:color w:val="222222"/>
          <w:spacing w:val="2"/>
          <w:lang w:val="en-US"/>
          <w:rPrChange w:id="428" w:author="reirose2002@gmail.com" w:date="2026-10-26T00:16:00Z">
            <w:rPr>
              <w:rFonts w:ascii="Times New Roman" w:hAnsi="Times New Roman" w:cs="Times New Roman"/>
              <w:color w:val="222222"/>
              <w:spacing w:val="2"/>
            </w:rPr>
          </w:rPrChange>
        </w:rPr>
        <w:t xml:space="preserve"> experimental fitness measurements</w:t>
      </w:r>
      <w:r w:rsidR="009F3AC3" w:rsidRPr="00B5504E">
        <w:rPr>
          <w:rFonts w:ascii="Times New Roman" w:hAnsi="Times New Roman" w:cs="Times New Roman"/>
          <w:color w:val="222222"/>
          <w:spacing w:val="2"/>
          <w:lang w:val="en-US"/>
          <w:rPrChange w:id="429" w:author="reirose2002@gmail.com" w:date="2026-10-26T00:16:00Z">
            <w:rPr>
              <w:rFonts w:ascii="Times New Roman" w:hAnsi="Times New Roman" w:cs="Times New Roman"/>
              <w:color w:val="222222"/>
              <w:spacing w:val="2"/>
            </w:rPr>
          </w:rPrChange>
        </w:rPr>
        <w:t xml:space="preserve"> </w:t>
      </w:r>
      <w:r w:rsidR="008D5735" w:rsidRPr="00B5504E">
        <w:rPr>
          <w:rFonts w:ascii="Times New Roman" w:hAnsi="Times New Roman" w:cs="Times New Roman"/>
          <w:color w:val="222222"/>
          <w:spacing w:val="2"/>
          <w:lang w:val="en-US"/>
          <w:rPrChange w:id="430" w:author="reirose2002@gmail.com" w:date="2026-10-26T00:16:00Z">
            <w:rPr>
              <w:rFonts w:ascii="Times New Roman" w:hAnsi="Times New Roman" w:cs="Times New Roman"/>
              <w:color w:val="222222"/>
              <w:spacing w:val="2"/>
            </w:rPr>
          </w:rPrChange>
        </w:rPr>
        <w:t>would not help</w:t>
      </w:r>
      <w:r w:rsidR="00336F8B" w:rsidRPr="00B5504E">
        <w:rPr>
          <w:rFonts w:ascii="Times New Roman" w:hAnsi="Times New Roman" w:cs="Times New Roman"/>
          <w:color w:val="222222"/>
          <w:spacing w:val="2"/>
          <w:lang w:val="en-US"/>
          <w:rPrChange w:id="431" w:author="reirose2002@gmail.com" w:date="2026-10-26T00:16:00Z">
            <w:rPr>
              <w:rFonts w:ascii="Times New Roman" w:hAnsi="Times New Roman" w:cs="Times New Roman"/>
              <w:color w:val="222222"/>
              <w:spacing w:val="2"/>
            </w:rPr>
          </w:rPrChange>
        </w:rPr>
        <w:t xml:space="preserve"> here</w:t>
      </w:r>
      <w:r w:rsidR="006B7BA0" w:rsidRPr="00B5504E">
        <w:rPr>
          <w:rFonts w:ascii="Times New Roman" w:hAnsi="Times New Roman" w:cs="Times New Roman"/>
          <w:color w:val="222222"/>
          <w:spacing w:val="2"/>
          <w:lang w:val="en-US"/>
          <w:rPrChange w:id="432" w:author="reirose2002@gmail.com" w:date="2026-10-26T00:16:00Z">
            <w:rPr>
              <w:rFonts w:ascii="Times New Roman" w:hAnsi="Times New Roman" w:cs="Times New Roman"/>
              <w:color w:val="222222"/>
              <w:spacing w:val="2"/>
            </w:rPr>
          </w:rPrChange>
        </w:rPr>
        <w:t xml:space="preserve">, because selection coefficients </w:t>
      </w:r>
      <w:r w:rsidR="0023330B" w:rsidRPr="00B5504E">
        <w:rPr>
          <w:rFonts w:ascii="Times New Roman" w:hAnsi="Times New Roman" w:cs="Times New Roman"/>
          <w:color w:val="222222"/>
          <w:spacing w:val="2"/>
          <w:lang w:val="en-US"/>
          <w:rPrChange w:id="433" w:author="reirose2002@gmail.com" w:date="2026-10-26T00:16:00Z">
            <w:rPr>
              <w:rFonts w:ascii="Times New Roman" w:hAnsi="Times New Roman" w:cs="Times New Roman"/>
              <w:color w:val="222222"/>
              <w:spacing w:val="2"/>
            </w:rPr>
          </w:rPrChange>
        </w:rPr>
        <w:t xml:space="preserve">measured </w:t>
      </w:r>
      <w:r w:rsidR="006B7BA0" w:rsidRPr="00B5504E">
        <w:rPr>
          <w:rFonts w:ascii="Times New Roman" w:hAnsi="Times New Roman" w:cs="Times New Roman"/>
          <w:color w:val="222222"/>
          <w:spacing w:val="2"/>
          <w:lang w:val="en-US"/>
          <w:rPrChange w:id="434" w:author="reirose2002@gmail.com" w:date="2026-10-26T00:16:00Z">
            <w:rPr>
              <w:rFonts w:ascii="Times New Roman" w:hAnsi="Times New Roman" w:cs="Times New Roman"/>
              <w:color w:val="222222"/>
              <w:spacing w:val="2"/>
            </w:rPr>
          </w:rPrChange>
        </w:rPr>
        <w:t>in culture</w:t>
      </w:r>
      <w:r w:rsidR="0023330B" w:rsidRPr="00B5504E">
        <w:rPr>
          <w:rFonts w:ascii="Times New Roman" w:hAnsi="Times New Roman" w:cs="Times New Roman"/>
          <w:color w:val="222222"/>
          <w:spacing w:val="2"/>
          <w:lang w:val="en-US"/>
          <w:rPrChange w:id="435" w:author="reirose2002@gmail.com" w:date="2026-10-26T00:16:00Z">
            <w:rPr>
              <w:rFonts w:ascii="Times New Roman" w:hAnsi="Times New Roman" w:cs="Times New Roman"/>
              <w:color w:val="222222"/>
              <w:spacing w:val="2"/>
            </w:rPr>
          </w:rPrChange>
        </w:rPr>
        <w:t xml:space="preserve"> differ</w:t>
      </w:r>
      <w:r w:rsidR="008D5735" w:rsidRPr="00B5504E">
        <w:rPr>
          <w:rFonts w:ascii="Times New Roman" w:hAnsi="Times New Roman" w:cs="Times New Roman"/>
          <w:color w:val="222222"/>
          <w:spacing w:val="2"/>
          <w:lang w:val="en-US"/>
          <w:rPrChange w:id="436" w:author="reirose2002@gmail.com" w:date="2026-10-26T00:16:00Z">
            <w:rPr>
              <w:rFonts w:ascii="Times New Roman" w:hAnsi="Times New Roman" w:cs="Times New Roman"/>
              <w:color w:val="222222"/>
              <w:spacing w:val="2"/>
            </w:rPr>
          </w:rPrChange>
        </w:rPr>
        <w:t xml:space="preserve"> </w:t>
      </w:r>
      <w:r w:rsidR="0023330B" w:rsidRPr="00B5504E">
        <w:rPr>
          <w:rFonts w:ascii="Times New Roman" w:hAnsi="Times New Roman" w:cs="Times New Roman"/>
          <w:color w:val="222222"/>
          <w:spacing w:val="2"/>
          <w:lang w:val="en-US"/>
          <w:rPrChange w:id="437" w:author="reirose2002@gmail.com" w:date="2026-10-26T00:16:00Z">
            <w:rPr>
              <w:rFonts w:ascii="Times New Roman" w:hAnsi="Times New Roman" w:cs="Times New Roman"/>
              <w:color w:val="222222"/>
              <w:spacing w:val="2"/>
            </w:rPr>
          </w:rPrChange>
        </w:rPr>
        <w:t>from those</w:t>
      </w:r>
      <w:r w:rsidR="00AD68A8" w:rsidRPr="00B5504E">
        <w:rPr>
          <w:rFonts w:ascii="Times New Roman" w:hAnsi="Times New Roman" w:cs="Times New Roman"/>
          <w:color w:val="222222"/>
          <w:spacing w:val="2"/>
          <w:lang w:val="en-US"/>
          <w:rPrChange w:id="438" w:author="reirose2002@gmail.com" w:date="2026-10-26T00:16:00Z">
            <w:rPr>
              <w:rFonts w:ascii="Times New Roman" w:hAnsi="Times New Roman" w:cs="Times New Roman"/>
              <w:color w:val="222222"/>
              <w:spacing w:val="2"/>
            </w:rPr>
          </w:rPrChange>
        </w:rPr>
        <w:t xml:space="preserve"> </w:t>
      </w:r>
      <w:r w:rsidR="008652B0" w:rsidRPr="00B5504E">
        <w:rPr>
          <w:rFonts w:ascii="Times New Roman" w:hAnsi="Times New Roman" w:cs="Times New Roman"/>
          <w:color w:val="222222"/>
          <w:spacing w:val="2"/>
          <w:lang w:val="en-US"/>
          <w:rPrChange w:id="439" w:author="reirose2002@gmail.com" w:date="2026-10-26T00:16:00Z">
            <w:rPr>
              <w:rFonts w:ascii="Times New Roman" w:hAnsi="Times New Roman" w:cs="Times New Roman"/>
              <w:color w:val="222222"/>
              <w:spacing w:val="2"/>
            </w:rPr>
          </w:rPrChange>
        </w:rPr>
        <w:t>at the</w:t>
      </w:r>
      <w:r w:rsidR="006B7BA0" w:rsidRPr="00B5504E">
        <w:rPr>
          <w:rFonts w:ascii="Times New Roman" w:hAnsi="Times New Roman" w:cs="Times New Roman"/>
          <w:color w:val="222222"/>
          <w:spacing w:val="2"/>
          <w:lang w:val="en-US"/>
          <w:rPrChange w:id="440" w:author="reirose2002@gmail.com" w:date="2026-10-26T00:16:00Z">
            <w:rPr>
              <w:rFonts w:ascii="Times New Roman" w:hAnsi="Times New Roman" w:cs="Times New Roman"/>
              <w:color w:val="222222"/>
              <w:spacing w:val="2"/>
            </w:rPr>
          </w:rPrChange>
        </w:rPr>
        <w:t xml:space="preserve"> population</w:t>
      </w:r>
      <w:r w:rsidR="008652B0" w:rsidRPr="00B5504E">
        <w:rPr>
          <w:rFonts w:ascii="Times New Roman" w:hAnsi="Times New Roman" w:cs="Times New Roman"/>
          <w:color w:val="222222"/>
          <w:spacing w:val="2"/>
          <w:lang w:val="en-US"/>
          <w:rPrChange w:id="441" w:author="reirose2002@gmail.com" w:date="2026-10-26T00:16:00Z">
            <w:rPr>
              <w:rFonts w:ascii="Times New Roman" w:hAnsi="Times New Roman" w:cs="Times New Roman"/>
              <w:color w:val="222222"/>
              <w:spacing w:val="2"/>
            </w:rPr>
          </w:rPrChange>
        </w:rPr>
        <w:t xml:space="preserve"> level</w:t>
      </w:r>
      <w:r w:rsidR="006B7BA0" w:rsidRPr="00B5504E">
        <w:rPr>
          <w:rFonts w:ascii="Times New Roman" w:hAnsi="Times New Roman" w:cs="Times New Roman"/>
          <w:color w:val="222222"/>
          <w:spacing w:val="2"/>
          <w:lang w:val="en-US"/>
          <w:rPrChange w:id="442" w:author="reirose2002@gmail.com" w:date="2026-10-26T00:16:00Z">
            <w:rPr>
              <w:rFonts w:ascii="Times New Roman" w:hAnsi="Times New Roman" w:cs="Times New Roman"/>
              <w:color w:val="222222"/>
              <w:spacing w:val="2"/>
            </w:rPr>
          </w:rPrChange>
        </w:rPr>
        <w:t>.</w:t>
      </w:r>
    </w:p>
    <w:p w14:paraId="445D37C2" w14:textId="5D99F3CA" w:rsidR="006B7BA0" w:rsidRPr="00B5504E" w:rsidRDefault="00EE3753" w:rsidP="006C0484">
      <w:pPr>
        <w:jc w:val="both"/>
        <w:rPr>
          <w:rFonts w:ascii="Times New Roman" w:hAnsi="Times New Roman" w:cs="Times New Roman"/>
          <w:color w:val="222222"/>
          <w:spacing w:val="2"/>
          <w:lang w:val="en-US"/>
          <w:rPrChange w:id="443" w:author="reirose2002@gmail.com" w:date="2026-10-26T00:16:00Z">
            <w:rPr>
              <w:rFonts w:ascii="Times New Roman" w:hAnsi="Times New Roman" w:cs="Times New Roman"/>
              <w:color w:val="222222"/>
              <w:spacing w:val="2"/>
            </w:rPr>
          </w:rPrChange>
        </w:rPr>
      </w:pPr>
      <w:r w:rsidRPr="00B5504E">
        <w:rPr>
          <w:rFonts w:ascii="Merriweather Sans" w:hAnsi="Merriweather Sans"/>
          <w:color w:val="222222"/>
          <w:spacing w:val="2"/>
          <w:lang w:val="en-US"/>
          <w:rPrChange w:id="444" w:author="reirose2002@gmail.com" w:date="2026-10-26T00:16:00Z">
            <w:rPr>
              <w:rFonts w:ascii="Merriweather Sans" w:hAnsi="Merriweather Sans"/>
              <w:color w:val="222222"/>
              <w:spacing w:val="2"/>
            </w:rPr>
          </w:rPrChange>
        </w:rPr>
        <w:br/>
      </w:r>
      <w:r w:rsidRPr="00B5504E">
        <w:rPr>
          <w:rFonts w:ascii="Merriweather Sans" w:hAnsi="Merriweather Sans"/>
          <w:b/>
          <w:color w:val="222222"/>
          <w:spacing w:val="2"/>
          <w:lang w:val="en-US"/>
          <w:rPrChange w:id="445" w:author="reirose2002@gmail.com" w:date="2026-10-26T00:16:00Z">
            <w:rPr>
              <w:rFonts w:ascii="Merriweather Sans" w:hAnsi="Merriweather Sans"/>
              <w:b/>
              <w:color w:val="222222"/>
              <w:spacing w:val="2"/>
            </w:rPr>
          </w:rPrChange>
        </w:rPr>
        <w:t xml:space="preserve">Finally, the provided GitHub repository is in an unresolved and non-reproducible state. The primary script contains module-level compilation bugs where shared memory arrays reference variables defined only inside the main block, causing a NameError compilation bug upon execution. The repository is missing the empirical sequence alignments, lacks requirements files or environment specifications, and relies on hardcoded placeholder strings that require users to manually edit the script code. It also contains unrelated personal PowerPoint presentations in Russian, cover letters, and previous drafts of rebuttals. </w:t>
      </w:r>
    </w:p>
    <w:p w14:paraId="483917C0" w14:textId="77777777" w:rsidR="006B7BA0" w:rsidRPr="00B5504E" w:rsidRDefault="006B7BA0" w:rsidP="006C0484">
      <w:pPr>
        <w:jc w:val="both"/>
        <w:rPr>
          <w:rFonts w:ascii="Merriweather Sans" w:hAnsi="Merriweather Sans"/>
          <w:color w:val="222222"/>
          <w:spacing w:val="2"/>
          <w:lang w:val="en-US"/>
          <w:rPrChange w:id="446" w:author="reirose2002@gmail.com" w:date="2026-10-26T00:16:00Z">
            <w:rPr>
              <w:rFonts w:ascii="Merriweather Sans" w:hAnsi="Merriweather Sans"/>
              <w:color w:val="222222"/>
              <w:spacing w:val="2"/>
            </w:rPr>
          </w:rPrChange>
        </w:rPr>
      </w:pPr>
    </w:p>
    <w:p w14:paraId="292635FD" w14:textId="1697E1FF" w:rsidR="006B7BA0" w:rsidRPr="00B5504E" w:rsidRDefault="002B0F4F" w:rsidP="006C0484">
      <w:pPr>
        <w:jc w:val="both"/>
        <w:rPr>
          <w:rFonts w:ascii="Times New Roman" w:hAnsi="Times New Roman" w:cs="Times New Roman"/>
          <w:color w:val="222222"/>
          <w:spacing w:val="2"/>
          <w:lang w:val="en-US"/>
          <w:rPrChange w:id="447" w:author="reirose2002@gmail.com" w:date="2026-10-26T00:16:00Z">
            <w:rPr>
              <w:rFonts w:ascii="Times New Roman" w:hAnsi="Times New Roman" w:cs="Times New Roman"/>
              <w:color w:val="222222"/>
              <w:spacing w:val="2"/>
            </w:rPr>
          </w:rPrChange>
        </w:rPr>
      </w:pPr>
      <w:r w:rsidRPr="00B5504E">
        <w:rPr>
          <w:rFonts w:ascii="Times New Roman" w:hAnsi="Times New Roman" w:cs="Times New Roman"/>
          <w:color w:val="222222"/>
          <w:spacing w:val="2"/>
          <w:lang w:val="en-US"/>
          <w:rPrChange w:id="448" w:author="reirose2002@gmail.com" w:date="2026-10-26T00:16:00Z">
            <w:rPr>
              <w:rFonts w:ascii="Times New Roman" w:hAnsi="Times New Roman" w:cs="Times New Roman"/>
              <w:color w:val="222222"/>
              <w:spacing w:val="2"/>
            </w:rPr>
          </w:rPrChange>
        </w:rPr>
        <w:t xml:space="preserve">We apologize for </w:t>
      </w:r>
      <w:r w:rsidR="00FE19BB" w:rsidRPr="00B5504E">
        <w:rPr>
          <w:rFonts w:ascii="Times New Roman" w:hAnsi="Times New Roman" w:cs="Times New Roman"/>
          <w:color w:val="222222"/>
          <w:spacing w:val="2"/>
          <w:lang w:val="en-US"/>
          <w:rPrChange w:id="449" w:author="reirose2002@gmail.com" w:date="2026-10-26T00:16:00Z">
            <w:rPr>
              <w:rFonts w:ascii="Times New Roman" w:hAnsi="Times New Roman" w:cs="Times New Roman"/>
              <w:color w:val="222222"/>
              <w:spacing w:val="2"/>
            </w:rPr>
          </w:rPrChange>
        </w:rPr>
        <w:t xml:space="preserve">the </w:t>
      </w:r>
      <w:r w:rsidRPr="00B5504E">
        <w:rPr>
          <w:rFonts w:ascii="Times New Roman" w:hAnsi="Times New Roman" w:cs="Times New Roman"/>
          <w:color w:val="222222"/>
          <w:spacing w:val="2"/>
          <w:lang w:val="en-US"/>
          <w:rPrChange w:id="450" w:author="reirose2002@gmail.com" w:date="2026-10-26T00:16:00Z">
            <w:rPr>
              <w:rFonts w:ascii="Times New Roman" w:hAnsi="Times New Roman" w:cs="Times New Roman"/>
              <w:color w:val="222222"/>
              <w:spacing w:val="2"/>
            </w:rPr>
          </w:rPrChange>
        </w:rPr>
        <w:t>inconvenience.</w:t>
      </w:r>
      <w:r w:rsidR="00336F8B" w:rsidRPr="00B5504E">
        <w:rPr>
          <w:rFonts w:ascii="Times New Roman" w:hAnsi="Times New Roman" w:cs="Times New Roman"/>
          <w:color w:val="222222"/>
          <w:spacing w:val="2"/>
          <w:lang w:val="en-US"/>
          <w:rPrChange w:id="451" w:author="reirose2002@gmail.com" w:date="2026-10-26T00:16:00Z">
            <w:rPr>
              <w:rFonts w:ascii="Times New Roman" w:hAnsi="Times New Roman" w:cs="Times New Roman"/>
              <w:color w:val="222222"/>
              <w:spacing w:val="2"/>
            </w:rPr>
          </w:rPrChange>
        </w:rPr>
        <w:t xml:space="preserve"> We have cleaned our repository and added Readme file.</w:t>
      </w:r>
    </w:p>
    <w:p w14:paraId="3C3D880B" w14:textId="77777777" w:rsidR="006B7BA0" w:rsidRPr="00B5504E" w:rsidRDefault="006B7BA0" w:rsidP="006C0484">
      <w:pPr>
        <w:jc w:val="both"/>
        <w:rPr>
          <w:rFonts w:ascii="Merriweather Sans" w:hAnsi="Merriweather Sans"/>
          <w:color w:val="222222"/>
          <w:spacing w:val="2"/>
          <w:lang w:val="en-US"/>
          <w:rPrChange w:id="452" w:author="reirose2002@gmail.com" w:date="2026-10-26T00:16:00Z">
            <w:rPr>
              <w:rFonts w:ascii="Merriweather Sans" w:hAnsi="Merriweather Sans"/>
              <w:color w:val="222222"/>
              <w:spacing w:val="2"/>
            </w:rPr>
          </w:rPrChange>
        </w:rPr>
      </w:pPr>
    </w:p>
    <w:p w14:paraId="0D3B76AF" w14:textId="5331E1B2" w:rsidR="006B7BA0" w:rsidRPr="00B5504E" w:rsidRDefault="00EE3753" w:rsidP="006C0484">
      <w:pPr>
        <w:jc w:val="both"/>
        <w:rPr>
          <w:rFonts w:ascii="Merriweather Sans" w:hAnsi="Merriweather Sans"/>
          <w:b/>
          <w:color w:val="222222"/>
          <w:spacing w:val="2"/>
          <w:lang w:val="en-US"/>
          <w:rPrChange w:id="453"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454" w:author="reirose2002@gmail.com" w:date="2026-10-26T00:16:00Z">
            <w:rPr>
              <w:rFonts w:ascii="Merriweather Sans" w:hAnsi="Merriweather Sans"/>
              <w:b/>
              <w:color w:val="222222"/>
              <w:spacing w:val="2"/>
            </w:rPr>
          </w:rPrChange>
        </w:rPr>
        <w:t>The authors should calibrate their method under neutral null models, incorporate migration and realistic selection coefficients in simulations,</w:t>
      </w:r>
    </w:p>
    <w:p w14:paraId="4FB7AC36" w14:textId="2FD5B667" w:rsidR="00EE3753" w:rsidRPr="00B5504E" w:rsidRDefault="00EE3753" w:rsidP="006C0484">
      <w:pPr>
        <w:jc w:val="both"/>
        <w:rPr>
          <w:rFonts w:ascii="Merriweather Sans" w:hAnsi="Merriweather Sans"/>
          <w:b/>
          <w:color w:val="222222"/>
          <w:spacing w:val="2"/>
          <w:lang w:val="en-US"/>
          <w:rPrChange w:id="455"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456" w:author="reirose2002@gmail.com" w:date="2026-10-26T00:16:00Z">
            <w:rPr>
              <w:rFonts w:ascii="Merriweather Sans" w:hAnsi="Merriweather Sans"/>
              <w:b/>
              <w:color w:val="222222"/>
              <w:spacing w:val="2"/>
            </w:rPr>
          </w:rPrChange>
        </w:rPr>
        <w:t>fix the code execution bugs, clean the repository, and temper their evolutionary claims for SARS-CoV-2.</w:t>
      </w:r>
    </w:p>
    <w:p w14:paraId="5AFCB9A7" w14:textId="77777777" w:rsidR="006B7BA0" w:rsidRPr="00B5504E" w:rsidRDefault="006B7BA0" w:rsidP="006C0484">
      <w:pPr>
        <w:jc w:val="both"/>
        <w:rPr>
          <w:rFonts w:ascii="Times New Roman" w:hAnsi="Times New Roman" w:cs="Times New Roman"/>
          <w:color w:val="222222"/>
          <w:spacing w:val="2"/>
          <w:lang w:val="en-US"/>
          <w:rPrChange w:id="457" w:author="reirose2002@gmail.com" w:date="2026-10-26T00:16:00Z">
            <w:rPr>
              <w:rFonts w:ascii="Times New Roman" w:hAnsi="Times New Roman" w:cs="Times New Roman"/>
              <w:color w:val="222222"/>
              <w:spacing w:val="2"/>
            </w:rPr>
          </w:rPrChange>
        </w:rPr>
      </w:pPr>
    </w:p>
    <w:p w14:paraId="3FDB4234" w14:textId="42687DE6" w:rsidR="006B7BA0" w:rsidRPr="00B5504E" w:rsidRDefault="00112699" w:rsidP="006C0484">
      <w:pPr>
        <w:jc w:val="both"/>
        <w:rPr>
          <w:rFonts w:ascii="Times New Roman" w:hAnsi="Times New Roman" w:cs="Times New Roman"/>
          <w:color w:val="222222"/>
          <w:spacing w:val="2"/>
          <w:lang w:val="en-US"/>
          <w:rPrChange w:id="458" w:author="reirose2002@gmail.com" w:date="2026-10-26T00:16:00Z">
            <w:rPr>
              <w:rFonts w:ascii="Times New Roman" w:hAnsi="Times New Roman" w:cs="Times New Roman"/>
              <w:color w:val="222222"/>
              <w:spacing w:val="2"/>
            </w:rPr>
          </w:rPrChange>
        </w:rPr>
      </w:pPr>
      <w:r w:rsidRPr="00B5504E">
        <w:rPr>
          <w:rFonts w:ascii="Times New Roman" w:hAnsi="Times New Roman" w:cs="Times New Roman"/>
          <w:color w:val="222222"/>
          <w:spacing w:val="2"/>
          <w:lang w:val="en-US"/>
          <w:rPrChange w:id="459" w:author="reirose2002@gmail.com" w:date="2026-10-26T00:16:00Z">
            <w:rPr>
              <w:rFonts w:ascii="Times New Roman" w:hAnsi="Times New Roman" w:cs="Times New Roman"/>
              <w:color w:val="222222"/>
              <w:spacing w:val="2"/>
            </w:rPr>
          </w:rPrChange>
        </w:rPr>
        <w:t>We hope that above clarifications address</w:t>
      </w:r>
      <w:r w:rsidR="00E9278F" w:rsidRPr="00B5504E">
        <w:rPr>
          <w:rFonts w:ascii="Times New Roman" w:hAnsi="Times New Roman" w:cs="Times New Roman"/>
          <w:color w:val="222222"/>
          <w:spacing w:val="2"/>
          <w:lang w:val="en-US"/>
          <w:rPrChange w:id="460" w:author="reirose2002@gmail.com" w:date="2026-10-26T00:16:00Z">
            <w:rPr>
              <w:rFonts w:ascii="Times New Roman" w:hAnsi="Times New Roman" w:cs="Times New Roman"/>
              <w:color w:val="222222"/>
              <w:spacing w:val="2"/>
            </w:rPr>
          </w:rPrChange>
        </w:rPr>
        <w:t>ed</w:t>
      </w:r>
      <w:r w:rsidRPr="00B5504E">
        <w:rPr>
          <w:rFonts w:ascii="Times New Roman" w:hAnsi="Times New Roman" w:cs="Times New Roman"/>
          <w:color w:val="222222"/>
          <w:spacing w:val="2"/>
          <w:lang w:val="en-US"/>
          <w:rPrChange w:id="461" w:author="reirose2002@gmail.com" w:date="2026-10-26T00:16:00Z">
            <w:rPr>
              <w:rFonts w:ascii="Times New Roman" w:hAnsi="Times New Roman" w:cs="Times New Roman"/>
              <w:color w:val="222222"/>
              <w:spacing w:val="2"/>
            </w:rPr>
          </w:rPrChange>
        </w:rPr>
        <w:t xml:space="preserve"> these issues. </w:t>
      </w:r>
    </w:p>
    <w:p w14:paraId="5C81587C" w14:textId="77777777" w:rsidR="0023330B" w:rsidRPr="00B5504E" w:rsidRDefault="0023330B" w:rsidP="006C0484">
      <w:pPr>
        <w:jc w:val="both"/>
        <w:rPr>
          <w:rFonts w:ascii="Merriweather Sans" w:hAnsi="Merriweather Sans"/>
          <w:color w:val="222222"/>
          <w:spacing w:val="2"/>
          <w:lang w:val="en-US"/>
          <w:rPrChange w:id="462" w:author="reirose2002@gmail.com" w:date="2026-10-26T00:16:00Z">
            <w:rPr>
              <w:rFonts w:ascii="Merriweather Sans" w:hAnsi="Merriweather Sans"/>
              <w:color w:val="222222"/>
              <w:spacing w:val="2"/>
            </w:rPr>
          </w:rPrChange>
        </w:rPr>
      </w:pPr>
    </w:p>
    <w:p w14:paraId="41B08B50" w14:textId="77777777" w:rsidR="006B7BA0" w:rsidRPr="00B5504E" w:rsidRDefault="006B7BA0" w:rsidP="006C0484">
      <w:pPr>
        <w:jc w:val="both"/>
        <w:rPr>
          <w:rFonts w:ascii="Roboto" w:hAnsi="Roboto"/>
          <w:color w:val="000000"/>
          <w:sz w:val="20"/>
          <w:szCs w:val="20"/>
          <w:shd w:val="clear" w:color="auto" w:fill="FFFFFF"/>
          <w:lang w:val="en-US"/>
          <w:rPrChange w:id="463" w:author="reirose2002@gmail.com" w:date="2026-10-26T00:16:00Z">
            <w:rPr>
              <w:rFonts w:ascii="Roboto" w:hAnsi="Roboto"/>
              <w:color w:val="000000"/>
              <w:sz w:val="20"/>
              <w:szCs w:val="20"/>
              <w:shd w:val="clear" w:color="auto" w:fill="FFFFFF"/>
            </w:rPr>
          </w:rPrChange>
        </w:rPr>
      </w:pPr>
    </w:p>
    <w:p w14:paraId="6FE62ACE" w14:textId="77777777" w:rsidR="0059183A" w:rsidRPr="00B5504E" w:rsidRDefault="0059183A" w:rsidP="006C0484">
      <w:pPr>
        <w:pStyle w:val="u-mb-16"/>
        <w:spacing w:before="0" w:beforeAutospacing="0" w:after="240" w:afterAutospacing="0"/>
        <w:jc w:val="both"/>
        <w:rPr>
          <w:rFonts w:ascii="Merriweather Sans" w:hAnsi="Merriweather Sans"/>
          <w:b/>
          <w:bCs/>
          <w:color w:val="222222"/>
          <w:spacing w:val="2"/>
          <w:lang w:val="en-US"/>
          <w:rPrChange w:id="464" w:author="reirose2002@gmail.com" w:date="2026-10-26T00:16:00Z">
            <w:rPr>
              <w:rFonts w:ascii="Merriweather Sans" w:hAnsi="Merriweather Sans"/>
              <w:b/>
              <w:bCs/>
              <w:color w:val="222222"/>
              <w:spacing w:val="2"/>
            </w:rPr>
          </w:rPrChange>
        </w:rPr>
      </w:pPr>
      <w:r w:rsidRPr="00B5504E">
        <w:rPr>
          <w:rFonts w:ascii="Merriweather Sans" w:hAnsi="Merriweather Sans"/>
          <w:b/>
          <w:bCs/>
          <w:color w:val="222222"/>
          <w:spacing w:val="2"/>
          <w:lang w:val="en-US"/>
          <w:rPrChange w:id="465" w:author="reirose2002@gmail.com" w:date="2026-10-26T00:16:00Z">
            <w:rPr>
              <w:rFonts w:ascii="Merriweather Sans" w:hAnsi="Merriweather Sans"/>
              <w:b/>
              <w:bCs/>
              <w:color w:val="222222"/>
              <w:spacing w:val="2"/>
            </w:rPr>
          </w:rPrChange>
        </w:rPr>
        <w:t>Reviewer 2</w:t>
      </w:r>
    </w:p>
    <w:p w14:paraId="27A2BB3E" w14:textId="77777777" w:rsidR="0059183A" w:rsidRPr="00B5504E" w:rsidRDefault="0059183A" w:rsidP="006C0484">
      <w:pPr>
        <w:pStyle w:val="u-mb-24"/>
        <w:spacing w:before="0" w:beforeAutospacing="0" w:after="0" w:afterAutospacing="0"/>
        <w:jc w:val="both"/>
        <w:rPr>
          <w:rFonts w:ascii="Merriweather Sans" w:hAnsi="Merriweather Sans"/>
          <w:b/>
          <w:color w:val="222222"/>
          <w:spacing w:val="2"/>
          <w:lang w:val="en-US"/>
          <w:rPrChange w:id="466"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467" w:author="reirose2002@gmail.com" w:date="2026-10-26T00:16:00Z">
            <w:rPr>
              <w:rFonts w:ascii="Merriweather Sans" w:hAnsi="Merriweather Sans"/>
              <w:b/>
              <w:color w:val="222222"/>
              <w:spacing w:val="2"/>
            </w:rPr>
          </w:rPrChange>
        </w:rPr>
        <w:t xml:space="preserve">The study by Likhachev and Rouzine evaluates the accuracy of a method for detecting epistasis published in a previous study by the authors and includes an application of that method to investigate epistatic pairs in SARS-CoV-2 genome sequences. The analysis of epistasis is generally complex, including the difficulty of statistically demonstrating epistatic interactions, and is important. </w:t>
      </w:r>
    </w:p>
    <w:p w14:paraId="2C156CDD" w14:textId="77777777" w:rsidR="0059183A" w:rsidRPr="00B5504E" w:rsidRDefault="0059183A" w:rsidP="006C0484">
      <w:pPr>
        <w:pStyle w:val="u-mb-24"/>
        <w:spacing w:before="0" w:beforeAutospacing="0" w:after="0" w:afterAutospacing="0"/>
        <w:jc w:val="both"/>
        <w:rPr>
          <w:rFonts w:ascii="Merriweather Sans" w:hAnsi="Merriweather Sans"/>
          <w:b/>
          <w:color w:val="222222"/>
          <w:spacing w:val="2"/>
          <w:lang w:val="en-US"/>
          <w:rPrChange w:id="468" w:author="reirose2002@gmail.com" w:date="2026-10-26T00:16:00Z">
            <w:rPr>
              <w:rFonts w:ascii="Merriweather Sans" w:hAnsi="Merriweather Sans"/>
              <w:b/>
              <w:color w:val="222222"/>
              <w:spacing w:val="2"/>
            </w:rPr>
          </w:rPrChange>
        </w:rPr>
      </w:pPr>
    </w:p>
    <w:p w14:paraId="4A4E78E8" w14:textId="753AC885" w:rsidR="0059183A" w:rsidRPr="00B5504E" w:rsidRDefault="0059183A" w:rsidP="006C0484">
      <w:pPr>
        <w:pStyle w:val="u-mb-24"/>
        <w:spacing w:before="0" w:beforeAutospacing="0" w:after="0" w:afterAutospacing="0"/>
        <w:jc w:val="both"/>
        <w:rPr>
          <w:rFonts w:ascii="Merriweather Sans" w:hAnsi="Merriweather Sans"/>
          <w:b/>
          <w:color w:val="222222"/>
          <w:spacing w:val="2"/>
          <w:lang w:val="en-US"/>
          <w:rPrChange w:id="469" w:author="reirose2002@gmail.com" w:date="2026-10-26T00:16:00Z">
            <w:rPr>
              <w:rFonts w:ascii="Merriweather Sans" w:hAnsi="Merriweather Sans"/>
              <w:b/>
              <w:color w:val="222222"/>
              <w:spacing w:val="2"/>
            </w:rPr>
          </w:rPrChange>
        </w:rPr>
      </w:pPr>
      <w:r w:rsidRPr="00101EE6">
        <w:rPr>
          <w:rFonts w:eastAsiaTheme="minorEastAsia"/>
          <w:color w:val="222222"/>
          <w:spacing w:val="2"/>
          <w:lang w:val="en-US" w:eastAsia="ja-JP"/>
        </w:rPr>
        <w:t xml:space="preserve">We thank the </w:t>
      </w:r>
      <w:r>
        <w:rPr>
          <w:rFonts w:eastAsiaTheme="minorEastAsia"/>
          <w:color w:val="222222"/>
          <w:spacing w:val="2"/>
          <w:lang w:val="en-US" w:eastAsia="ja-JP"/>
        </w:rPr>
        <w:t>R</w:t>
      </w:r>
      <w:r w:rsidRPr="00101EE6">
        <w:rPr>
          <w:rFonts w:eastAsiaTheme="minorEastAsia"/>
          <w:color w:val="222222"/>
          <w:spacing w:val="2"/>
          <w:lang w:val="en-US" w:eastAsia="ja-JP"/>
        </w:rPr>
        <w:t xml:space="preserve">eviewer for </w:t>
      </w:r>
      <w:r>
        <w:rPr>
          <w:rFonts w:eastAsiaTheme="minorEastAsia"/>
          <w:color w:val="222222"/>
          <w:spacing w:val="2"/>
          <w:lang w:val="en-US" w:eastAsia="ja-JP"/>
        </w:rPr>
        <w:t xml:space="preserve">recognizing the importance </w:t>
      </w:r>
      <w:r w:rsidRPr="00101EE6">
        <w:rPr>
          <w:rFonts w:eastAsiaTheme="minorEastAsia"/>
          <w:color w:val="222222"/>
          <w:spacing w:val="2"/>
          <w:lang w:val="en-US" w:eastAsia="ja-JP"/>
        </w:rPr>
        <w:t>of our work.</w:t>
      </w:r>
    </w:p>
    <w:p w14:paraId="003E0BE6" w14:textId="77777777" w:rsidR="0059183A" w:rsidRPr="00B5504E" w:rsidRDefault="0059183A" w:rsidP="006C0484">
      <w:pPr>
        <w:pStyle w:val="u-mb-24"/>
        <w:spacing w:before="0" w:beforeAutospacing="0" w:after="0" w:afterAutospacing="0"/>
        <w:jc w:val="both"/>
        <w:rPr>
          <w:rFonts w:ascii="Merriweather Sans" w:hAnsi="Merriweather Sans"/>
          <w:b/>
          <w:color w:val="222222"/>
          <w:spacing w:val="2"/>
          <w:lang w:val="en-US"/>
          <w:rPrChange w:id="470" w:author="reirose2002@gmail.com" w:date="2026-10-26T00:16:00Z">
            <w:rPr>
              <w:rFonts w:ascii="Merriweather Sans" w:hAnsi="Merriweather Sans"/>
              <w:b/>
              <w:color w:val="222222"/>
              <w:spacing w:val="2"/>
            </w:rPr>
          </w:rPrChange>
        </w:rPr>
      </w:pPr>
    </w:p>
    <w:p w14:paraId="1AA93BA1" w14:textId="2AF42FA3" w:rsidR="0059183A" w:rsidRPr="00B5504E" w:rsidRDefault="0059183A" w:rsidP="006C0484">
      <w:pPr>
        <w:pStyle w:val="u-mb-24"/>
        <w:spacing w:before="0" w:beforeAutospacing="0" w:after="0" w:afterAutospacing="0"/>
        <w:jc w:val="both"/>
        <w:rPr>
          <w:rFonts w:ascii="Merriweather Sans" w:hAnsi="Merriweather Sans"/>
          <w:b/>
          <w:color w:val="222222"/>
          <w:spacing w:val="2"/>
          <w:lang w:val="en-US"/>
          <w:rPrChange w:id="471"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472" w:author="reirose2002@gmail.com" w:date="2026-10-26T00:16:00Z">
            <w:rPr>
              <w:rFonts w:ascii="Merriweather Sans" w:hAnsi="Merriweather Sans"/>
              <w:b/>
              <w:color w:val="222222"/>
              <w:spacing w:val="2"/>
            </w:rPr>
          </w:rPrChange>
        </w:rPr>
        <w:t>However, this study has several problematic aspects. First, the method was published in a previous study, and the current study provides only an evaluation and an example of its application, which, in my view, should have been included in the original publication of the method.</w:t>
      </w:r>
      <w:r w:rsidR="008652B0" w:rsidRPr="00B5504E">
        <w:rPr>
          <w:rFonts w:ascii="Merriweather Sans" w:hAnsi="Merriweather Sans"/>
          <w:b/>
          <w:color w:val="222222"/>
          <w:spacing w:val="2"/>
          <w:lang w:val="en-US"/>
          <w:rPrChange w:id="473" w:author="reirose2002@gmail.com" w:date="2026-10-26T00:16:00Z">
            <w:rPr>
              <w:rFonts w:ascii="Merriweather Sans" w:hAnsi="Merriweather Sans"/>
              <w:b/>
              <w:color w:val="222222"/>
              <w:spacing w:val="2"/>
            </w:rPr>
          </w:rPrChange>
        </w:rPr>
        <w:t>..</w:t>
      </w:r>
    </w:p>
    <w:p w14:paraId="4BD37896" w14:textId="3FB14679" w:rsidR="008652B0" w:rsidRPr="00B5504E" w:rsidRDefault="008652B0" w:rsidP="006C0484">
      <w:pPr>
        <w:pStyle w:val="u-mb-24"/>
        <w:spacing w:before="0" w:beforeAutospacing="0" w:after="0" w:afterAutospacing="0"/>
        <w:jc w:val="both"/>
        <w:rPr>
          <w:rFonts w:ascii="Merriweather Sans" w:hAnsi="Merriweather Sans"/>
          <w:b/>
          <w:color w:val="222222"/>
          <w:spacing w:val="2"/>
          <w:lang w:val="en-US"/>
          <w:rPrChange w:id="474"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475" w:author="reirose2002@gmail.com" w:date="2026-10-26T00:16:00Z">
            <w:rPr>
              <w:rFonts w:ascii="Merriweather Sans" w:hAnsi="Merriweather Sans"/>
              <w:b/>
              <w:color w:val="222222"/>
              <w:spacing w:val="2"/>
            </w:rPr>
          </w:rPrChange>
        </w:rPr>
        <w:t>... The method was published in a previous study, and the current study provides only an evaluation and an example of its application, which, in my view, should have been included in the original publication of the method. This reduces the novelty of the present study.</w:t>
      </w:r>
    </w:p>
    <w:p w14:paraId="1BD0D7C7" w14:textId="77777777" w:rsidR="0059183A" w:rsidRDefault="0059183A" w:rsidP="006C0484">
      <w:pPr>
        <w:pStyle w:val="u-mb-24"/>
        <w:spacing w:before="0" w:beforeAutospacing="0" w:after="0" w:afterAutospacing="0"/>
        <w:jc w:val="both"/>
        <w:rPr>
          <w:rFonts w:eastAsiaTheme="minorEastAsia"/>
          <w:color w:val="222222"/>
          <w:spacing w:val="2"/>
          <w:lang w:val="en-US" w:eastAsia="ja-JP"/>
        </w:rPr>
      </w:pPr>
    </w:p>
    <w:p w14:paraId="5C97B751" w14:textId="22888B3E" w:rsidR="006C0484" w:rsidRPr="00B5504E" w:rsidRDefault="006C0484" w:rsidP="006C0484">
      <w:pPr>
        <w:pStyle w:val="u-mb-24"/>
        <w:spacing w:before="0" w:beforeAutospacing="0" w:after="0" w:afterAutospacing="0"/>
        <w:jc w:val="both"/>
        <w:rPr>
          <w:color w:val="222222"/>
          <w:spacing w:val="2"/>
          <w:lang w:val="en-US"/>
          <w:rPrChange w:id="476" w:author="reirose2002@gmail.com" w:date="2026-10-26T00:16:00Z">
            <w:rPr>
              <w:color w:val="222222"/>
              <w:spacing w:val="2"/>
            </w:rPr>
          </w:rPrChange>
        </w:rPr>
      </w:pPr>
      <w:r w:rsidRPr="00B5504E">
        <w:rPr>
          <w:color w:val="222222"/>
          <w:spacing w:val="2"/>
          <w:lang w:val="en-US"/>
          <w:rPrChange w:id="477" w:author="reirose2002@gmail.com" w:date="2026-10-26T00:16:00Z">
            <w:rPr>
              <w:color w:val="222222"/>
              <w:spacing w:val="2"/>
            </w:rPr>
          </w:rPrChange>
        </w:rPr>
        <w:t>The novelty of the present work is now stated more clearly in Introduction</w:t>
      </w:r>
      <w:ins w:id="478" w:author="reirose2002@gmail.com" w:date="2026-10-26T00:22:00Z">
        <w:r w:rsidR="00B5504E">
          <w:rPr>
            <w:color w:val="222222"/>
            <w:spacing w:val="2"/>
            <w:lang w:val="en-US"/>
          </w:rPr>
          <w:t xml:space="preserve"> </w:t>
        </w:r>
      </w:ins>
      <w:ins w:id="479" w:author="reirose2002@gmail.com" w:date="2026-10-25T23:22:00Z">
        <w:r w:rsidR="00460D53">
          <w:rPr>
            <w:color w:val="222222"/>
            <w:spacing w:val="2"/>
            <w:lang w:val="en-US"/>
          </w:rPr>
          <w:t>(lines 9</w:t>
        </w:r>
        <w:r w:rsidR="00460D53" w:rsidRPr="00CB6490">
          <w:rPr>
            <w:color w:val="222222"/>
            <w:spacing w:val="2"/>
            <w:lang w:val="en-US"/>
          </w:rPr>
          <w:t>5</w:t>
        </w:r>
      </w:ins>
      <w:ins w:id="480" w:author="reirose2002@gmail.com" w:date="2026-10-26T00:22:00Z">
        <w:r w:rsidR="005C1BFF">
          <w:rPr>
            <w:color w:val="222222"/>
            <w:spacing w:val="2"/>
            <w:lang w:val="en-US"/>
          </w:rPr>
          <w:t>-101</w:t>
        </w:r>
      </w:ins>
      <w:ins w:id="481" w:author="reirose2002@gmail.com" w:date="2026-10-25T23:22:00Z">
        <w:r w:rsidR="00460D53">
          <w:rPr>
            <w:color w:val="222222"/>
            <w:spacing w:val="2"/>
            <w:lang w:val="en-US"/>
          </w:rPr>
          <w:t>)</w:t>
        </w:r>
        <w:r w:rsidR="00460D53" w:rsidRPr="00B5504E">
          <w:rPr>
            <w:color w:val="222222"/>
            <w:spacing w:val="2"/>
            <w:lang w:val="en-US"/>
            <w:rPrChange w:id="482" w:author="reirose2002@gmail.com" w:date="2026-10-26T00:16:00Z">
              <w:rPr>
                <w:color w:val="222222"/>
                <w:spacing w:val="2"/>
              </w:rPr>
            </w:rPrChange>
          </w:rPr>
          <w:t>:</w:t>
        </w:r>
      </w:ins>
      <w:r w:rsidRPr="00B5504E">
        <w:rPr>
          <w:color w:val="222222"/>
          <w:spacing w:val="2"/>
          <w:lang w:val="en-US"/>
          <w:rPrChange w:id="483" w:author="reirose2002@gmail.com" w:date="2026-10-26T00:16:00Z">
            <w:rPr>
              <w:color w:val="222222"/>
              <w:spacing w:val="2"/>
            </w:rPr>
          </w:rPrChange>
        </w:rPr>
        <w:t>:</w:t>
      </w:r>
    </w:p>
    <w:p w14:paraId="43607E56" w14:textId="33F6B9F4" w:rsidR="006C0484" w:rsidRDefault="00824C84" w:rsidP="006C0484">
      <w:pPr>
        <w:pStyle w:val="u-mb-24"/>
        <w:jc w:val="both"/>
        <w:rPr>
          <w:color w:val="222222"/>
          <w:spacing w:val="2"/>
          <w:sz w:val="20"/>
          <w:szCs w:val="20"/>
          <w:lang w:val="en-US"/>
        </w:rPr>
      </w:pPr>
      <w:r>
        <w:rPr>
          <w:color w:val="222222"/>
          <w:spacing w:val="2"/>
          <w:sz w:val="20"/>
          <w:szCs w:val="20"/>
          <w:lang w:val="en-US"/>
        </w:rPr>
        <w:t xml:space="preserve">The study (Pedruzzi </w:t>
      </w:r>
      <w:r w:rsidRPr="0059183A">
        <w:rPr>
          <w:color w:val="222222"/>
          <w:spacing w:val="2"/>
          <w:sz w:val="20"/>
          <w:szCs w:val="20"/>
          <w:lang w:val="en-US"/>
        </w:rPr>
        <w:t>2021</w:t>
      </w:r>
      <w:r>
        <w:rPr>
          <w:color w:val="222222"/>
          <w:spacing w:val="2"/>
          <w:sz w:val="20"/>
          <w:szCs w:val="20"/>
          <w:lang w:val="en-US"/>
        </w:rPr>
        <w:t>)</w:t>
      </w:r>
      <w:r w:rsidRPr="0059183A">
        <w:rPr>
          <w:color w:val="222222"/>
          <w:spacing w:val="2"/>
          <w:sz w:val="20"/>
          <w:szCs w:val="20"/>
          <w:lang w:val="en-US"/>
        </w:rPr>
        <w:t xml:space="preserve"> </w:t>
      </w:r>
      <w:r>
        <w:rPr>
          <w:color w:val="222222"/>
          <w:spacing w:val="2"/>
          <w:sz w:val="20"/>
          <w:szCs w:val="20"/>
          <w:lang w:val="en-US"/>
        </w:rPr>
        <w:t>proposed a</w:t>
      </w:r>
      <w:r w:rsidRPr="0059183A">
        <w:rPr>
          <w:color w:val="222222"/>
          <w:spacing w:val="2"/>
          <w:sz w:val="20"/>
          <w:szCs w:val="20"/>
          <w:lang w:val="en-US"/>
        </w:rPr>
        <w:t xml:space="preserve"> method</w:t>
      </w:r>
      <w:r>
        <w:rPr>
          <w:color w:val="222222"/>
          <w:spacing w:val="2"/>
          <w:sz w:val="20"/>
          <w:szCs w:val="20"/>
          <w:lang w:val="en-US"/>
        </w:rPr>
        <w:t xml:space="preserve"> of separating linkage (clonal) effects</w:t>
      </w:r>
      <w:r w:rsidRPr="0059183A">
        <w:rPr>
          <w:color w:val="222222"/>
          <w:spacing w:val="2"/>
          <w:sz w:val="20"/>
          <w:szCs w:val="20"/>
          <w:lang w:val="en-US"/>
        </w:rPr>
        <w:t>, provide</w:t>
      </w:r>
      <w:r>
        <w:rPr>
          <w:color w:val="222222"/>
          <w:spacing w:val="2"/>
          <w:sz w:val="20"/>
          <w:szCs w:val="20"/>
          <w:lang w:val="en-US"/>
        </w:rPr>
        <w:t>d</w:t>
      </w:r>
      <w:r w:rsidRPr="0059183A">
        <w:rPr>
          <w:color w:val="222222"/>
          <w:spacing w:val="2"/>
          <w:sz w:val="20"/>
          <w:szCs w:val="20"/>
          <w:lang w:val="en-US"/>
        </w:rPr>
        <w:t xml:space="preserve"> a </w:t>
      </w:r>
      <w:r>
        <w:rPr>
          <w:color w:val="222222"/>
          <w:spacing w:val="2"/>
          <w:sz w:val="20"/>
          <w:szCs w:val="20"/>
          <w:lang w:val="en-US"/>
        </w:rPr>
        <w:t xml:space="preserve">simulated </w:t>
      </w:r>
      <w:r w:rsidRPr="0059183A">
        <w:rPr>
          <w:color w:val="222222"/>
          <w:spacing w:val="2"/>
          <w:sz w:val="20"/>
          <w:szCs w:val="20"/>
          <w:lang w:val="en-US"/>
        </w:rPr>
        <w:t xml:space="preserve">demonstration, and applied it to influenza data to explain the </w:t>
      </w:r>
      <w:r>
        <w:rPr>
          <w:color w:val="222222"/>
          <w:spacing w:val="2"/>
          <w:sz w:val="20"/>
          <w:szCs w:val="20"/>
          <w:lang w:val="en-US"/>
        </w:rPr>
        <w:t xml:space="preserve">emergence of the </w:t>
      </w:r>
      <w:r w:rsidRPr="0059183A">
        <w:rPr>
          <w:color w:val="222222"/>
          <w:spacing w:val="2"/>
          <w:sz w:val="20"/>
          <w:szCs w:val="20"/>
          <w:lang w:val="en-US"/>
        </w:rPr>
        <w:t>2009 pandemic</w:t>
      </w:r>
      <w:r>
        <w:rPr>
          <w:color w:val="222222"/>
          <w:spacing w:val="2"/>
          <w:sz w:val="20"/>
          <w:szCs w:val="20"/>
          <w:lang w:val="en-US"/>
        </w:rPr>
        <w:t xml:space="preserve"> strain</w:t>
      </w:r>
      <w:r w:rsidRPr="0059183A">
        <w:rPr>
          <w:color w:val="222222"/>
          <w:spacing w:val="2"/>
          <w:sz w:val="20"/>
          <w:szCs w:val="20"/>
          <w:lang w:val="en-US"/>
        </w:rPr>
        <w:t xml:space="preserve">.  </w:t>
      </w:r>
      <w:r w:rsidRPr="00B5504E">
        <w:rPr>
          <w:color w:val="222222"/>
          <w:spacing w:val="2"/>
          <w:sz w:val="20"/>
          <w:szCs w:val="20"/>
          <w:lang w:val="en-US"/>
          <w:rPrChange w:id="484" w:author="reirose2002@gmail.com" w:date="2026-10-26T00:16:00Z">
            <w:rPr>
              <w:color w:val="222222"/>
              <w:spacing w:val="2"/>
              <w:sz w:val="20"/>
              <w:szCs w:val="20"/>
            </w:rPr>
          </w:rPrChange>
        </w:rPr>
        <w:t xml:space="preserve">In the present work,  this method is tested on simulated sequences in a broad range of parameters, for different scenarios of epistatic networks, and different initial states. </w:t>
      </w:r>
      <w:r>
        <w:rPr>
          <w:color w:val="222222"/>
          <w:spacing w:val="2"/>
          <w:sz w:val="20"/>
          <w:szCs w:val="20"/>
          <w:lang w:val="en-US"/>
        </w:rPr>
        <w:t>After that</w:t>
      </w:r>
      <w:r w:rsidRPr="00254733">
        <w:rPr>
          <w:color w:val="222222"/>
          <w:spacing w:val="2"/>
          <w:sz w:val="20"/>
          <w:szCs w:val="20"/>
          <w:lang w:val="en-US"/>
        </w:rPr>
        <w:t xml:space="preserve">, the hypothesis of VOC emergence due to the spontaneous crossing of а fitness valley is backed by a computer simulation. Although the simulation does not constitute a decisive proof, it </w:t>
      </w:r>
      <w:r>
        <w:rPr>
          <w:color w:val="222222"/>
          <w:spacing w:val="2"/>
          <w:sz w:val="20"/>
          <w:szCs w:val="20"/>
          <w:lang w:val="en-US"/>
        </w:rPr>
        <w:t>offers</w:t>
      </w:r>
      <w:r w:rsidRPr="00254733">
        <w:rPr>
          <w:color w:val="222222"/>
          <w:spacing w:val="2"/>
          <w:sz w:val="20"/>
          <w:szCs w:val="20"/>
          <w:lang w:val="en-US"/>
        </w:rPr>
        <w:t xml:space="preserve"> positive evidence in favor of the hypothesis.  </w:t>
      </w:r>
      <w:r w:rsidR="006C0484" w:rsidRPr="00B5504E">
        <w:rPr>
          <w:color w:val="222222"/>
          <w:spacing w:val="2"/>
          <w:sz w:val="20"/>
          <w:szCs w:val="20"/>
          <w:lang w:val="en-US"/>
          <w:rPrChange w:id="485" w:author="reirose2002@gmail.com" w:date="2026-10-26T00:16:00Z">
            <w:rPr>
              <w:color w:val="222222"/>
              <w:spacing w:val="2"/>
              <w:sz w:val="20"/>
              <w:szCs w:val="20"/>
            </w:rPr>
          </w:rPrChange>
        </w:rPr>
        <w:t xml:space="preserve"> </w:t>
      </w:r>
    </w:p>
    <w:p w14:paraId="06A4E9B0" w14:textId="0C5FA657" w:rsidR="0059183A" w:rsidRPr="00B5504E" w:rsidRDefault="0059183A" w:rsidP="006C0484">
      <w:pPr>
        <w:pStyle w:val="u-mb-24"/>
        <w:spacing w:before="0" w:beforeAutospacing="0" w:after="0" w:afterAutospacing="0"/>
        <w:jc w:val="both"/>
        <w:rPr>
          <w:rFonts w:ascii="Merriweather Sans" w:hAnsi="Merriweather Sans"/>
          <w:b/>
          <w:color w:val="222222"/>
          <w:spacing w:val="2"/>
          <w:lang w:val="en-US"/>
          <w:rPrChange w:id="486"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487" w:author="reirose2002@gmail.com" w:date="2026-10-26T00:16:00Z">
            <w:rPr>
              <w:rFonts w:ascii="Merriweather Sans" w:hAnsi="Merriweather Sans"/>
              <w:b/>
              <w:color w:val="222222"/>
              <w:spacing w:val="2"/>
            </w:rPr>
          </w:rPrChange>
        </w:rPr>
        <w:t xml:space="preserve"> Second, the method seems to be implemented in code, but the GitHub repository lacks detailed documentation on its usability (e.g., information about input files and settings, detailed execution instructions, outputs, and their interpretation). This may affect its usability by other investigators and even the reproduction of the presented results.</w:t>
      </w:r>
      <w:r w:rsidR="008652B0" w:rsidRPr="00B5504E">
        <w:rPr>
          <w:rFonts w:ascii="Merriweather Sans" w:hAnsi="Merriweather Sans"/>
          <w:b/>
          <w:color w:val="222222"/>
          <w:spacing w:val="2"/>
          <w:lang w:val="en-US"/>
          <w:rPrChange w:id="488" w:author="reirose2002@gmail.com" w:date="2026-10-26T00:16:00Z">
            <w:rPr>
              <w:rFonts w:ascii="Merriweather Sans" w:hAnsi="Merriweather Sans"/>
              <w:b/>
              <w:color w:val="222222"/>
              <w:spacing w:val="2"/>
            </w:rPr>
          </w:rPrChange>
        </w:rPr>
        <w:t>..</w:t>
      </w:r>
    </w:p>
    <w:p w14:paraId="7632BE5F" w14:textId="129646D8" w:rsidR="008652B0" w:rsidRPr="00B5504E" w:rsidRDefault="008652B0" w:rsidP="006C0484">
      <w:pPr>
        <w:pStyle w:val="u-mb-24"/>
        <w:spacing w:before="0" w:beforeAutospacing="0" w:after="0" w:afterAutospacing="0"/>
        <w:jc w:val="both"/>
        <w:rPr>
          <w:rFonts w:ascii="Merriweather Sans" w:hAnsi="Merriweather Sans"/>
          <w:b/>
          <w:color w:val="222222"/>
          <w:spacing w:val="2"/>
          <w:lang w:val="en-US"/>
          <w:rPrChange w:id="489"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490" w:author="reirose2002@gmail.com" w:date="2026-10-26T00:16:00Z">
            <w:rPr>
              <w:rFonts w:ascii="Merriweather Sans" w:hAnsi="Merriweather Sans"/>
              <w:b/>
              <w:color w:val="222222"/>
              <w:spacing w:val="2"/>
            </w:rPr>
          </w:rPrChange>
        </w:rPr>
        <w:t xml:space="preserve">... The method seems to be implemented in software code, but the GitHub repository lacks detailed documentation on its usability (e.g., information about input files and settings, detailed execution instructions, outputs, and their interpretation). This may affect its usability by other investigators and the reproduction of the presented results. Developing a method is important, but it is even more important to implement the method in a computational framework that other investigators can use to analyze their data, compare it with other frameworks, and propose improvements. This facilitates scientific progress. However, the present study lacks this </w:t>
      </w:r>
      <w:r w:rsidRPr="00B5504E">
        <w:rPr>
          <w:rFonts w:ascii="Merriweather Sans" w:hAnsi="Merriweather Sans"/>
          <w:b/>
          <w:color w:val="222222"/>
          <w:spacing w:val="2"/>
          <w:lang w:val="en-US"/>
          <w:rPrChange w:id="491" w:author="reirose2002@gmail.com" w:date="2026-10-26T00:16:00Z">
            <w:rPr>
              <w:rFonts w:ascii="Merriweather Sans" w:hAnsi="Merriweather Sans"/>
              <w:b/>
              <w:color w:val="222222"/>
              <w:spacing w:val="2"/>
            </w:rPr>
          </w:rPrChange>
        </w:rPr>
        <w:lastRenderedPageBreak/>
        <w:t>information. I tried to run the code but could not see how to do so and which input files and settings should be used.</w:t>
      </w:r>
      <w:r w:rsidR="00C07FEA" w:rsidRPr="00B5504E">
        <w:rPr>
          <w:rFonts w:ascii="Merriweather Sans" w:hAnsi="Merriweather Sans"/>
          <w:b/>
          <w:color w:val="222222"/>
          <w:spacing w:val="2"/>
          <w:lang w:val="en-US"/>
          <w:rPrChange w:id="492" w:author="reirose2002@gmail.com" w:date="2026-10-26T00:16:00Z">
            <w:rPr>
              <w:rFonts w:ascii="Merriweather Sans" w:hAnsi="Merriweather Sans"/>
              <w:b/>
              <w:color w:val="222222"/>
              <w:spacing w:val="2"/>
            </w:rPr>
          </w:rPrChange>
        </w:rPr>
        <w:t>...</w:t>
      </w:r>
    </w:p>
    <w:p w14:paraId="7FA5A90D" w14:textId="77777777" w:rsidR="0059183A" w:rsidRPr="00B5504E" w:rsidRDefault="0059183A" w:rsidP="006C0484">
      <w:pPr>
        <w:pStyle w:val="u-mb-24"/>
        <w:spacing w:before="0" w:beforeAutospacing="0" w:after="0" w:afterAutospacing="0"/>
        <w:jc w:val="both"/>
        <w:rPr>
          <w:rFonts w:ascii="Merriweather Sans" w:hAnsi="Merriweather Sans"/>
          <w:color w:val="222222"/>
          <w:spacing w:val="2"/>
          <w:lang w:val="en-US"/>
          <w:rPrChange w:id="493" w:author="reirose2002@gmail.com" w:date="2026-10-26T00:16:00Z">
            <w:rPr>
              <w:rFonts w:ascii="Merriweather Sans" w:hAnsi="Merriweather Sans"/>
              <w:color w:val="222222"/>
              <w:spacing w:val="2"/>
            </w:rPr>
          </w:rPrChange>
        </w:rPr>
      </w:pPr>
    </w:p>
    <w:p w14:paraId="11535DB0" w14:textId="57281EA4" w:rsidR="0059183A" w:rsidRPr="00101EE6" w:rsidRDefault="00015BA1" w:rsidP="006C0484">
      <w:pPr>
        <w:pStyle w:val="u-mb-24"/>
        <w:spacing w:before="0" w:beforeAutospacing="0" w:after="0" w:afterAutospacing="0"/>
        <w:jc w:val="both"/>
        <w:rPr>
          <w:color w:val="222222"/>
          <w:spacing w:val="2"/>
          <w:lang w:val="en-US"/>
        </w:rPr>
      </w:pPr>
      <w:r>
        <w:rPr>
          <w:color w:val="222222"/>
          <w:spacing w:val="2"/>
          <w:lang w:val="en-US"/>
        </w:rPr>
        <w:t xml:space="preserve">We apologize for the inconvenience. </w:t>
      </w:r>
      <w:r w:rsidR="0059183A" w:rsidRPr="00101EE6">
        <w:rPr>
          <w:color w:val="222222"/>
          <w:spacing w:val="2"/>
          <w:lang w:val="en-US"/>
        </w:rPr>
        <w:t>We have cleaned up the repository and added clear usage instructions.</w:t>
      </w:r>
      <w:r w:rsidR="008652B0">
        <w:rPr>
          <w:color w:val="222222"/>
          <w:spacing w:val="2"/>
          <w:lang w:val="en-US"/>
        </w:rPr>
        <w:t xml:space="preserve">  </w:t>
      </w:r>
    </w:p>
    <w:p w14:paraId="463DEAF3" w14:textId="77777777" w:rsidR="0059183A" w:rsidRPr="00101EE6" w:rsidRDefault="0059183A" w:rsidP="006C0484">
      <w:pPr>
        <w:pStyle w:val="u-mb-24"/>
        <w:spacing w:before="0" w:beforeAutospacing="0" w:after="0" w:afterAutospacing="0"/>
        <w:jc w:val="both"/>
        <w:rPr>
          <w:rFonts w:ascii="Merriweather Sans" w:hAnsi="Merriweather Sans"/>
          <w:color w:val="222222"/>
          <w:spacing w:val="2"/>
          <w:lang w:val="en-US"/>
        </w:rPr>
      </w:pPr>
    </w:p>
    <w:p w14:paraId="506B4717" w14:textId="15A2A2C5" w:rsidR="0059183A" w:rsidRPr="00B5504E" w:rsidRDefault="0059183A" w:rsidP="006C0484">
      <w:pPr>
        <w:pStyle w:val="u-mb-24"/>
        <w:spacing w:before="0" w:beforeAutospacing="0" w:after="0" w:afterAutospacing="0"/>
        <w:jc w:val="both"/>
        <w:rPr>
          <w:rFonts w:ascii="Merriweather Sans" w:hAnsi="Merriweather Sans"/>
          <w:b/>
          <w:color w:val="222222"/>
          <w:spacing w:val="2"/>
          <w:lang w:val="en-US"/>
          <w:rPrChange w:id="494"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495" w:author="reirose2002@gmail.com" w:date="2026-10-26T00:16:00Z">
            <w:rPr>
              <w:rFonts w:ascii="Merriweather Sans" w:hAnsi="Merriweather Sans"/>
              <w:b/>
              <w:color w:val="222222"/>
              <w:spacing w:val="2"/>
            </w:rPr>
          </w:rPrChange>
        </w:rPr>
        <w:t>Third, the study requires statistical analyses to evaluate whether the detection accuracy is statistically acceptable. The results from the application to SARS-CoV-2 data also require statistical analyses to assess the strength of the detected epistatic interactions.</w:t>
      </w:r>
      <w:r w:rsidR="002A7600" w:rsidRPr="00B5504E">
        <w:rPr>
          <w:rFonts w:ascii="Merriweather Sans" w:hAnsi="Merriweather Sans"/>
          <w:b/>
          <w:color w:val="222222"/>
          <w:spacing w:val="2"/>
          <w:lang w:val="en-US"/>
          <w:rPrChange w:id="496" w:author="reirose2002@gmail.com" w:date="2026-10-26T00:16:00Z">
            <w:rPr>
              <w:rFonts w:ascii="Merriweather Sans" w:hAnsi="Merriweather Sans"/>
              <w:b/>
              <w:color w:val="222222"/>
              <w:spacing w:val="2"/>
            </w:rPr>
          </w:rPrChange>
        </w:rPr>
        <w:t>..</w:t>
      </w:r>
      <w:r w:rsidRPr="00B5504E">
        <w:rPr>
          <w:rFonts w:ascii="Merriweather Sans" w:hAnsi="Merriweather Sans"/>
          <w:b/>
          <w:color w:val="222222"/>
          <w:spacing w:val="2"/>
          <w:lang w:val="en-US"/>
          <w:rPrChange w:id="497" w:author="reirose2002@gmail.com" w:date="2026-10-26T00:16:00Z">
            <w:rPr>
              <w:rFonts w:ascii="Merriweather Sans" w:hAnsi="Merriweather Sans"/>
              <w:b/>
              <w:color w:val="222222"/>
              <w:spacing w:val="2"/>
            </w:rPr>
          </w:rPrChange>
        </w:rPr>
        <w:t xml:space="preserve"> </w:t>
      </w:r>
    </w:p>
    <w:p w14:paraId="0541F72C" w14:textId="33F6BBEB" w:rsidR="002A7600" w:rsidRPr="00B5504E" w:rsidRDefault="002A7600" w:rsidP="006C0484">
      <w:pPr>
        <w:pStyle w:val="u-mb-24"/>
        <w:spacing w:before="0" w:beforeAutospacing="0" w:after="0" w:afterAutospacing="0"/>
        <w:jc w:val="both"/>
        <w:rPr>
          <w:rFonts w:ascii="Merriweather Sans" w:hAnsi="Merriweather Sans"/>
          <w:b/>
          <w:color w:val="222222"/>
          <w:spacing w:val="2"/>
          <w:lang w:val="en-US"/>
          <w:rPrChange w:id="498"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499" w:author="reirose2002@gmail.com" w:date="2026-10-26T00:16:00Z">
            <w:rPr>
              <w:rFonts w:ascii="Merriweather Sans" w:hAnsi="Merriweather Sans"/>
              <w:b/>
              <w:color w:val="222222"/>
              <w:spacing w:val="2"/>
            </w:rPr>
          </w:rPrChange>
        </w:rPr>
        <w:t>.... The study requires statistical analyses to evaluate whether the detection accuracy is statistically acceptable. The reported prediction errors should be evaluated by assessing their magnitude. Are these errors statistically acceptable? Formal statistical tests are required.</w:t>
      </w:r>
      <w:r w:rsidRPr="00B5504E">
        <w:rPr>
          <w:rFonts w:ascii="Merriweather Sans" w:hAnsi="Merriweather Sans"/>
          <w:b/>
          <w:color w:val="222222"/>
          <w:spacing w:val="2"/>
          <w:lang w:val="en-US"/>
          <w:rPrChange w:id="500" w:author="reirose2002@gmail.com" w:date="2026-10-26T00:16:00Z">
            <w:rPr>
              <w:rFonts w:ascii="Merriweather Sans" w:hAnsi="Merriweather Sans"/>
              <w:b/>
              <w:color w:val="222222"/>
              <w:spacing w:val="2"/>
            </w:rPr>
          </w:rPrChange>
        </w:rPr>
        <w:br/>
        <w:t>The same applies to the results from the application of the method to SARS-CoV-2 data, which also require statistical analyses to assess how strong or weak the detected epistatic interactions are.</w:t>
      </w:r>
    </w:p>
    <w:p w14:paraId="7A3C4BA8" w14:textId="78A5C82C" w:rsidR="00C07FEA" w:rsidRPr="00B5504E" w:rsidRDefault="00C07FEA" w:rsidP="00C07FEA">
      <w:pPr>
        <w:pStyle w:val="u-mb-24"/>
        <w:spacing w:before="0" w:beforeAutospacing="0" w:after="0" w:afterAutospacing="0"/>
        <w:jc w:val="both"/>
        <w:rPr>
          <w:rFonts w:ascii="Merriweather Sans" w:hAnsi="Merriweather Sans"/>
          <w:b/>
          <w:color w:val="222222"/>
          <w:spacing w:val="2"/>
          <w:lang w:val="en-US"/>
          <w:rPrChange w:id="501"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502" w:author="reirose2002@gmail.com" w:date="2026-10-26T00:16:00Z">
            <w:rPr>
              <w:rFonts w:ascii="Merriweather Sans" w:hAnsi="Merriweather Sans"/>
              <w:b/>
              <w:color w:val="222222"/>
              <w:spacing w:val="2"/>
            </w:rPr>
          </w:rPrChange>
        </w:rPr>
        <w:t>....Again, formal statistical analyses are required to evaluate whether the detection accuracy is acceptable.</w:t>
      </w:r>
    </w:p>
    <w:p w14:paraId="762F627D" w14:textId="77777777" w:rsidR="00C07FEA" w:rsidRPr="00B5504E" w:rsidRDefault="00C07FEA" w:rsidP="00C07FEA">
      <w:pPr>
        <w:pStyle w:val="u-mb-24"/>
        <w:spacing w:before="0" w:beforeAutospacing="0" w:after="0" w:afterAutospacing="0"/>
        <w:jc w:val="both"/>
        <w:rPr>
          <w:rFonts w:ascii="Merriweather Sans" w:hAnsi="Merriweather Sans"/>
          <w:b/>
          <w:color w:val="222222"/>
          <w:spacing w:val="2"/>
          <w:lang w:val="en-US"/>
          <w:rPrChange w:id="503"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504" w:author="reirose2002@gmail.com" w:date="2026-10-26T00:16:00Z">
            <w:rPr>
              <w:rFonts w:ascii="Merriweather Sans" w:hAnsi="Merriweather Sans"/>
              <w:b/>
              <w:color w:val="222222"/>
              <w:spacing w:val="2"/>
            </w:rPr>
          </w:rPrChange>
        </w:rPr>
        <w:t>... As formal statistical evaluations were not performed, it is not possible to determine how was the accuracy.</w:t>
      </w:r>
    </w:p>
    <w:p w14:paraId="53B1757F" w14:textId="56C5B942" w:rsidR="005327CC" w:rsidRPr="00B5504E" w:rsidRDefault="005327CC" w:rsidP="00C07FEA">
      <w:pPr>
        <w:pStyle w:val="u-mb-24"/>
        <w:spacing w:before="0" w:beforeAutospacing="0" w:after="0" w:afterAutospacing="0"/>
        <w:jc w:val="both"/>
        <w:rPr>
          <w:rFonts w:ascii="Merriweather Sans" w:hAnsi="Merriweather Sans"/>
          <w:color w:val="222222"/>
          <w:spacing w:val="2"/>
          <w:lang w:val="en-US"/>
          <w:rPrChange w:id="505" w:author="reirose2002@gmail.com" w:date="2026-10-26T00:16:00Z">
            <w:rPr>
              <w:rFonts w:ascii="Merriweather Sans" w:hAnsi="Merriweather Sans"/>
              <w:color w:val="222222"/>
              <w:spacing w:val="2"/>
            </w:rPr>
          </w:rPrChange>
        </w:rPr>
      </w:pPr>
      <w:r w:rsidRPr="00B5504E">
        <w:rPr>
          <w:rFonts w:ascii="Merriweather Sans" w:hAnsi="Merriweather Sans"/>
          <w:b/>
          <w:color w:val="222222"/>
          <w:spacing w:val="2"/>
          <w:lang w:val="en-US"/>
          <w:rPrChange w:id="506" w:author="reirose2002@gmail.com" w:date="2026-10-26T00:16:00Z">
            <w:rPr>
              <w:rFonts w:ascii="Merriweather Sans" w:hAnsi="Merriweather Sans"/>
              <w:b/>
              <w:color w:val="222222"/>
              <w:spacing w:val="2"/>
            </w:rPr>
          </w:rPrChange>
        </w:rPr>
        <w:t>.... Again, statistical analyses are needed to determine whether this level of false negatives is acceptable.</w:t>
      </w:r>
    </w:p>
    <w:p w14:paraId="2C42933C" w14:textId="77777777" w:rsidR="008652B0" w:rsidRPr="00B5504E" w:rsidRDefault="008652B0" w:rsidP="006C0484">
      <w:pPr>
        <w:pStyle w:val="u-mb-24"/>
        <w:spacing w:before="0" w:beforeAutospacing="0" w:after="0" w:afterAutospacing="0"/>
        <w:jc w:val="both"/>
        <w:rPr>
          <w:rFonts w:ascii="Merriweather Sans" w:hAnsi="Merriweather Sans"/>
          <w:b/>
          <w:color w:val="222222"/>
          <w:spacing w:val="2"/>
          <w:lang w:val="en-US"/>
          <w:rPrChange w:id="507" w:author="reirose2002@gmail.com" w:date="2026-10-26T00:16:00Z">
            <w:rPr>
              <w:rFonts w:ascii="Merriweather Sans" w:hAnsi="Merriweather Sans"/>
              <w:b/>
              <w:color w:val="222222"/>
              <w:spacing w:val="2"/>
            </w:rPr>
          </w:rPrChange>
        </w:rPr>
      </w:pPr>
    </w:p>
    <w:p w14:paraId="65302236" w14:textId="3DBA7CD2" w:rsidR="00E507DF" w:rsidRPr="00B5504E" w:rsidRDefault="008652B0" w:rsidP="006C0484">
      <w:pPr>
        <w:pStyle w:val="u-mb-24"/>
        <w:spacing w:before="0" w:beforeAutospacing="0" w:after="0" w:afterAutospacing="0"/>
        <w:jc w:val="both"/>
        <w:rPr>
          <w:b/>
          <w:color w:val="222222"/>
          <w:spacing w:val="2"/>
          <w:lang w:val="en-US"/>
          <w:rPrChange w:id="508" w:author="reirose2002@gmail.com" w:date="2026-10-26T00:16:00Z">
            <w:rPr>
              <w:b/>
              <w:color w:val="222222"/>
              <w:spacing w:val="2"/>
            </w:rPr>
          </w:rPrChange>
        </w:rPr>
      </w:pPr>
      <w:r>
        <w:rPr>
          <w:color w:val="222222"/>
          <w:spacing w:val="2"/>
          <w:lang w:val="en-US"/>
        </w:rPr>
        <w:t>This</w:t>
      </w:r>
      <w:r w:rsidR="002A7600">
        <w:rPr>
          <w:color w:val="222222"/>
          <w:spacing w:val="2"/>
          <w:lang w:val="en-US"/>
        </w:rPr>
        <w:t xml:space="preserve"> </w:t>
      </w:r>
      <w:r w:rsidR="00C07FEA">
        <w:rPr>
          <w:color w:val="222222"/>
          <w:spacing w:val="2"/>
          <w:lang w:val="en-US"/>
        </w:rPr>
        <w:t xml:space="preserve">repeated </w:t>
      </w:r>
      <w:r w:rsidR="002A7600">
        <w:rPr>
          <w:color w:val="222222"/>
          <w:spacing w:val="2"/>
          <w:lang w:val="en-US"/>
        </w:rPr>
        <w:t>comment</w:t>
      </w:r>
      <w:r>
        <w:rPr>
          <w:color w:val="222222"/>
          <w:spacing w:val="2"/>
          <w:lang w:val="en-US"/>
        </w:rPr>
        <w:t xml:space="preserve"> </w:t>
      </w:r>
      <w:r w:rsidR="00533C75">
        <w:rPr>
          <w:color w:val="222222"/>
          <w:spacing w:val="2"/>
          <w:lang w:val="en-US"/>
        </w:rPr>
        <w:t>reflects</w:t>
      </w:r>
      <w:r w:rsidR="00E507DF">
        <w:rPr>
          <w:color w:val="222222"/>
          <w:spacing w:val="2"/>
          <w:lang w:val="en-US"/>
        </w:rPr>
        <w:t xml:space="preserve"> </w:t>
      </w:r>
      <w:r w:rsidR="005327CC">
        <w:rPr>
          <w:color w:val="222222"/>
          <w:spacing w:val="2"/>
          <w:lang w:val="en-US"/>
        </w:rPr>
        <w:t>confusion about</w:t>
      </w:r>
      <w:r w:rsidR="00C07FEA">
        <w:rPr>
          <w:color w:val="222222"/>
          <w:spacing w:val="2"/>
          <w:lang w:val="en-US"/>
        </w:rPr>
        <w:t xml:space="preserve"> the </w:t>
      </w:r>
      <w:r w:rsidR="00E507DF">
        <w:rPr>
          <w:color w:val="222222"/>
          <w:spacing w:val="2"/>
          <w:lang w:val="en-US"/>
        </w:rPr>
        <w:t xml:space="preserve">genre of </w:t>
      </w:r>
      <w:r w:rsidR="005327CC">
        <w:rPr>
          <w:color w:val="222222"/>
          <w:spacing w:val="2"/>
          <w:lang w:val="en-US"/>
        </w:rPr>
        <w:t xml:space="preserve">the </w:t>
      </w:r>
      <w:r w:rsidR="00C07FEA">
        <w:rPr>
          <w:color w:val="222222"/>
          <w:spacing w:val="2"/>
          <w:lang w:val="en-US"/>
        </w:rPr>
        <w:t>present work</w:t>
      </w:r>
      <w:r>
        <w:rPr>
          <w:color w:val="222222"/>
          <w:spacing w:val="2"/>
          <w:lang w:val="en-US"/>
        </w:rPr>
        <w:t xml:space="preserve">. </w:t>
      </w:r>
      <w:r w:rsidR="00533C75">
        <w:rPr>
          <w:color w:val="222222"/>
          <w:spacing w:val="2"/>
          <w:lang w:val="en-US"/>
        </w:rPr>
        <w:t>It</w:t>
      </w:r>
      <w:r w:rsidR="00C07FEA">
        <w:rPr>
          <w:color w:val="222222"/>
          <w:spacing w:val="2"/>
          <w:lang w:val="en-US"/>
        </w:rPr>
        <w:t xml:space="preserve"> is not a study in </w:t>
      </w:r>
      <w:r w:rsidR="00E507DF">
        <w:rPr>
          <w:color w:val="222222"/>
          <w:spacing w:val="2"/>
          <w:lang w:val="en-US"/>
        </w:rPr>
        <w:t>statistical genetics</w:t>
      </w:r>
      <w:r w:rsidR="00C07FEA">
        <w:rPr>
          <w:color w:val="222222"/>
          <w:spacing w:val="2"/>
          <w:lang w:val="en-US"/>
        </w:rPr>
        <w:t xml:space="preserve">, </w:t>
      </w:r>
      <w:r w:rsidR="00E507DF">
        <w:rPr>
          <w:color w:val="222222"/>
          <w:spacing w:val="2"/>
          <w:lang w:val="en-US"/>
        </w:rPr>
        <w:t xml:space="preserve">but </w:t>
      </w:r>
      <w:r w:rsidR="005327CC">
        <w:rPr>
          <w:color w:val="222222"/>
          <w:spacing w:val="2"/>
          <w:lang w:val="en-US"/>
        </w:rPr>
        <w:t xml:space="preserve">a modeling work </w:t>
      </w:r>
      <w:r w:rsidR="00E507DF">
        <w:rPr>
          <w:color w:val="222222"/>
          <w:spacing w:val="2"/>
          <w:lang w:val="en-US"/>
        </w:rPr>
        <w:t xml:space="preserve">in the field of </w:t>
      </w:r>
      <w:r w:rsidR="00C07FEA">
        <w:rPr>
          <w:color w:val="222222"/>
          <w:spacing w:val="2"/>
          <w:lang w:val="en-US"/>
        </w:rPr>
        <w:t>population genetics</w:t>
      </w:r>
      <w:r w:rsidR="00E507DF">
        <w:rPr>
          <w:color w:val="222222"/>
          <w:spacing w:val="2"/>
          <w:lang w:val="en-US"/>
        </w:rPr>
        <w:t xml:space="preserve">. The two </w:t>
      </w:r>
      <w:r w:rsidR="005327CC">
        <w:rPr>
          <w:color w:val="222222"/>
          <w:spacing w:val="2"/>
          <w:lang w:val="en-US"/>
        </w:rPr>
        <w:t xml:space="preserve">fields </w:t>
      </w:r>
      <w:r w:rsidR="00E507DF">
        <w:rPr>
          <w:color w:val="222222"/>
          <w:spacing w:val="2"/>
          <w:lang w:val="en-US"/>
        </w:rPr>
        <w:t xml:space="preserve">use </w:t>
      </w:r>
      <w:r w:rsidR="00533C75">
        <w:rPr>
          <w:color w:val="222222"/>
          <w:spacing w:val="2"/>
          <w:lang w:val="en-US"/>
        </w:rPr>
        <w:t xml:space="preserve">different </w:t>
      </w:r>
      <w:r w:rsidR="00E507DF">
        <w:rPr>
          <w:color w:val="222222"/>
          <w:spacing w:val="2"/>
          <w:lang w:val="en-US"/>
        </w:rPr>
        <w:t>methodology</w:t>
      </w:r>
      <w:r w:rsidR="00191BFD">
        <w:rPr>
          <w:color w:val="222222"/>
          <w:spacing w:val="2"/>
          <w:lang w:val="en-US"/>
        </w:rPr>
        <w:t xml:space="preserve">. </w:t>
      </w:r>
      <w:r w:rsidR="00191BFD" w:rsidRPr="00191BFD">
        <w:rPr>
          <w:color w:val="222222"/>
          <w:spacing w:val="2"/>
          <w:lang w:val="en-US"/>
        </w:rPr>
        <w:t>The detection error is averaged over Monte Carlo runs, which represents the statistical test necessary and sufficient in this context.</w:t>
      </w:r>
      <w:r w:rsidR="00191BFD">
        <w:rPr>
          <w:b/>
          <w:color w:val="222222"/>
          <w:spacing w:val="2"/>
          <w:lang w:val="en-US"/>
        </w:rPr>
        <w:t xml:space="preserve"> </w:t>
      </w:r>
      <w:r w:rsidR="00E507DF">
        <w:rPr>
          <w:color w:val="222222"/>
          <w:spacing w:val="2"/>
          <w:lang w:val="en-US"/>
        </w:rPr>
        <w:t>Clarified</w:t>
      </w:r>
      <w:ins w:id="509" w:author="reirose2002@gmail.com" w:date="2026-10-25T23:27:00Z">
        <w:r w:rsidR="00460D53">
          <w:rPr>
            <w:color w:val="222222"/>
            <w:spacing w:val="2"/>
            <w:lang w:val="en-US"/>
          </w:rPr>
          <w:t xml:space="preserve"> </w:t>
        </w:r>
      </w:ins>
      <w:ins w:id="510" w:author="reirose2002@gmail.com" w:date="2026-10-26T00:24:00Z">
        <w:r w:rsidR="005C1BFF">
          <w:rPr>
            <w:color w:val="222222"/>
            <w:spacing w:val="2"/>
            <w:lang w:val="en-US"/>
          </w:rPr>
          <w:t>(104</w:t>
        </w:r>
      </w:ins>
      <w:ins w:id="511" w:author="reirose2002@gmail.com" w:date="2026-10-25T23:27:00Z">
        <w:r w:rsidR="00460D53">
          <w:rPr>
            <w:color w:val="222222"/>
            <w:spacing w:val="2"/>
            <w:lang w:val="en-US"/>
          </w:rPr>
          <w:t>-10</w:t>
        </w:r>
      </w:ins>
      <w:ins w:id="512" w:author="reirose2002@gmail.com" w:date="2026-10-26T00:24:00Z">
        <w:r w:rsidR="005C1BFF">
          <w:rPr>
            <w:color w:val="222222"/>
            <w:spacing w:val="2"/>
            <w:lang w:val="en-US"/>
          </w:rPr>
          <w:t>7</w:t>
        </w:r>
      </w:ins>
      <w:ins w:id="513" w:author="reirose2002@gmail.com" w:date="2026-10-25T23:30:00Z">
        <w:r w:rsidR="00460D53">
          <w:rPr>
            <w:color w:val="222222"/>
            <w:spacing w:val="2"/>
            <w:lang w:val="en-US"/>
          </w:rPr>
          <w:t>, 1</w:t>
        </w:r>
      </w:ins>
      <w:ins w:id="514" w:author="reirose2002@gmail.com" w:date="2026-10-26T00:24:00Z">
        <w:r w:rsidR="005C1BFF">
          <w:rPr>
            <w:color w:val="222222"/>
            <w:spacing w:val="2"/>
            <w:lang w:val="en-US"/>
          </w:rPr>
          <w:t>13</w:t>
        </w:r>
      </w:ins>
      <w:ins w:id="515" w:author="reirose2002@gmail.com" w:date="2026-10-25T23:30:00Z">
        <w:r w:rsidR="00460D53">
          <w:rPr>
            <w:color w:val="222222"/>
            <w:spacing w:val="2"/>
            <w:lang w:val="en-US"/>
          </w:rPr>
          <w:t>-1</w:t>
        </w:r>
      </w:ins>
      <w:ins w:id="516" w:author="reirose2002@gmail.com" w:date="2026-10-26T00:24:00Z">
        <w:r w:rsidR="005C1BFF">
          <w:rPr>
            <w:color w:val="222222"/>
            <w:spacing w:val="2"/>
            <w:lang w:val="en-US"/>
          </w:rPr>
          <w:t>15</w:t>
        </w:r>
      </w:ins>
      <w:ins w:id="517" w:author="reirose2002@gmail.com" w:date="2026-10-25T23:27:00Z">
        <w:r w:rsidR="00460D53">
          <w:rPr>
            <w:color w:val="222222"/>
            <w:spacing w:val="2"/>
            <w:lang w:val="en-US"/>
          </w:rPr>
          <w:t>)</w:t>
        </w:r>
      </w:ins>
      <w:r w:rsidR="00E507DF">
        <w:rPr>
          <w:color w:val="222222"/>
          <w:spacing w:val="2"/>
          <w:lang w:val="en-US"/>
        </w:rPr>
        <w:t>:</w:t>
      </w:r>
    </w:p>
    <w:p w14:paraId="4843E17C" w14:textId="77777777" w:rsidR="00CE1A58" w:rsidRDefault="00CE1A58" w:rsidP="006C0484">
      <w:pPr>
        <w:pStyle w:val="u-mb-24"/>
        <w:spacing w:before="0" w:beforeAutospacing="0" w:after="0" w:afterAutospacing="0"/>
        <w:jc w:val="both"/>
        <w:rPr>
          <w:color w:val="222222"/>
          <w:spacing w:val="2"/>
          <w:lang w:val="en-US"/>
        </w:rPr>
      </w:pPr>
    </w:p>
    <w:p w14:paraId="43E4A3B9" w14:textId="6F30B9DE" w:rsidR="008652B0" w:rsidRPr="00B5504E" w:rsidRDefault="002A7600" w:rsidP="006C0484">
      <w:pPr>
        <w:pStyle w:val="u-mb-24"/>
        <w:spacing w:before="0" w:beforeAutospacing="0" w:after="0" w:afterAutospacing="0"/>
        <w:jc w:val="both"/>
        <w:rPr>
          <w:rFonts w:ascii="Merriweather Sans" w:hAnsi="Merriweather Sans"/>
          <w:b/>
          <w:color w:val="222222"/>
          <w:spacing w:val="2"/>
          <w:sz w:val="20"/>
          <w:szCs w:val="20"/>
          <w:lang w:val="en-US"/>
          <w:rPrChange w:id="518" w:author="reirose2002@gmail.com" w:date="2026-10-26T00:16:00Z">
            <w:rPr>
              <w:rFonts w:ascii="Merriweather Sans" w:hAnsi="Merriweather Sans"/>
              <w:b/>
              <w:color w:val="222222"/>
              <w:spacing w:val="2"/>
              <w:sz w:val="20"/>
              <w:szCs w:val="20"/>
            </w:rPr>
          </w:rPrChange>
        </w:rPr>
      </w:pPr>
      <w:bookmarkStart w:id="519" w:name="_Hlk243863171"/>
      <w:r w:rsidRPr="00CE1A58">
        <w:rPr>
          <w:color w:val="222222"/>
          <w:spacing w:val="2"/>
          <w:sz w:val="20"/>
          <w:szCs w:val="20"/>
          <w:lang w:val="en-US"/>
        </w:rPr>
        <w:t xml:space="preserve">In the present work, we test </w:t>
      </w:r>
      <w:r w:rsidR="008652B0" w:rsidRPr="00CE1A58">
        <w:rPr>
          <w:color w:val="222222"/>
          <w:spacing w:val="2"/>
          <w:sz w:val="20"/>
          <w:szCs w:val="20"/>
          <w:lang w:val="en-US"/>
        </w:rPr>
        <w:t xml:space="preserve">the accuracy of the </w:t>
      </w:r>
      <w:r w:rsidRPr="00CE1A58">
        <w:rPr>
          <w:color w:val="222222"/>
          <w:spacing w:val="2"/>
          <w:sz w:val="20"/>
          <w:szCs w:val="20"/>
          <w:lang w:val="en-US"/>
        </w:rPr>
        <w:t xml:space="preserve">method of </w:t>
      </w:r>
      <w:r w:rsidR="008652B0" w:rsidRPr="00CE1A58">
        <w:rPr>
          <w:color w:val="222222"/>
          <w:spacing w:val="2"/>
          <w:sz w:val="20"/>
          <w:szCs w:val="20"/>
          <w:lang w:val="en-US"/>
        </w:rPr>
        <w:t>epistasis detection</w:t>
      </w:r>
      <w:r w:rsidR="00CE1A58">
        <w:rPr>
          <w:color w:val="222222"/>
          <w:spacing w:val="2"/>
          <w:sz w:val="20"/>
          <w:szCs w:val="20"/>
          <w:lang w:val="en-US"/>
        </w:rPr>
        <w:t xml:space="preserve"> (Pedruzzi2021)</w:t>
      </w:r>
      <w:r w:rsidR="008652B0" w:rsidRPr="00CE1A58">
        <w:rPr>
          <w:color w:val="222222"/>
          <w:spacing w:val="2"/>
          <w:sz w:val="20"/>
          <w:szCs w:val="20"/>
          <w:lang w:val="en-US"/>
        </w:rPr>
        <w:t xml:space="preserve"> against the </w:t>
      </w:r>
      <w:r w:rsidRPr="00CE1A58">
        <w:rPr>
          <w:color w:val="222222"/>
          <w:spacing w:val="2"/>
          <w:sz w:val="20"/>
          <w:szCs w:val="20"/>
          <w:lang w:val="en-US"/>
        </w:rPr>
        <w:t xml:space="preserve">background of </w:t>
      </w:r>
      <w:r w:rsidR="008652B0" w:rsidRPr="00CE1A58">
        <w:rPr>
          <w:color w:val="222222"/>
          <w:spacing w:val="2"/>
          <w:sz w:val="20"/>
          <w:szCs w:val="20"/>
          <w:lang w:val="en-US"/>
        </w:rPr>
        <w:t>random noise caused by genetic linkage (clonal) effects</w:t>
      </w:r>
      <w:r w:rsidR="00276154">
        <w:rPr>
          <w:color w:val="222222"/>
          <w:spacing w:val="2"/>
          <w:sz w:val="20"/>
          <w:szCs w:val="20"/>
          <w:lang w:val="en-US"/>
        </w:rPr>
        <w:t>, in a broad range of parameters. The test is performed by using</w:t>
      </w:r>
      <w:r w:rsidR="008652B0" w:rsidRPr="00CE1A58">
        <w:rPr>
          <w:color w:val="222222"/>
          <w:spacing w:val="2"/>
          <w:sz w:val="20"/>
          <w:szCs w:val="20"/>
          <w:lang w:val="en-US"/>
        </w:rPr>
        <w:t xml:space="preserve"> set</w:t>
      </w:r>
      <w:r w:rsidRPr="00CE1A58">
        <w:rPr>
          <w:color w:val="222222"/>
          <w:spacing w:val="2"/>
          <w:sz w:val="20"/>
          <w:szCs w:val="20"/>
          <w:lang w:val="en-US"/>
        </w:rPr>
        <w:t>s</w:t>
      </w:r>
      <w:r w:rsidR="008652B0" w:rsidRPr="00CE1A58">
        <w:rPr>
          <w:color w:val="222222"/>
          <w:spacing w:val="2"/>
          <w:sz w:val="20"/>
          <w:szCs w:val="20"/>
          <w:lang w:val="en-US"/>
        </w:rPr>
        <w:t xml:space="preserve"> of simulated sequences with known epistasis</w:t>
      </w:r>
      <w:r w:rsidR="00276154">
        <w:rPr>
          <w:color w:val="222222"/>
          <w:spacing w:val="2"/>
          <w:sz w:val="20"/>
          <w:szCs w:val="20"/>
          <w:lang w:val="en-US"/>
        </w:rPr>
        <w:t xml:space="preserve"> magnitude and network</w:t>
      </w:r>
      <w:ins w:id="520" w:author="reirose2002@gmail.com" w:date="2026-10-25T23:31:00Z">
        <w:r w:rsidR="00460D53">
          <w:rPr>
            <w:color w:val="222222"/>
            <w:spacing w:val="2"/>
            <w:sz w:val="20"/>
            <w:szCs w:val="20"/>
            <w:lang w:val="en-US"/>
          </w:rPr>
          <w:t xml:space="preserve">… </w:t>
        </w:r>
      </w:ins>
      <w:del w:id="521" w:author="reirose2002@gmail.com" w:date="2026-10-25T23:31:00Z">
        <w:r w:rsidR="008652B0" w:rsidRPr="00CE1A58" w:rsidDel="00460D53">
          <w:rPr>
            <w:color w:val="222222"/>
            <w:spacing w:val="2"/>
            <w:sz w:val="20"/>
            <w:szCs w:val="20"/>
            <w:lang w:val="en-US"/>
          </w:rPr>
          <w:delText>.</w:delText>
        </w:r>
      </w:del>
      <w:del w:id="522" w:author="reirose2002@gmail.com" w:date="2026-10-25T23:30:00Z">
        <w:r w:rsidR="008652B0" w:rsidRPr="00CE1A58" w:rsidDel="00460D53">
          <w:rPr>
            <w:color w:val="222222"/>
            <w:spacing w:val="2"/>
            <w:sz w:val="20"/>
            <w:szCs w:val="20"/>
            <w:lang w:val="en-US"/>
          </w:rPr>
          <w:delText xml:space="preserve"> </w:delText>
        </w:r>
      </w:del>
      <w:r w:rsidR="008652B0" w:rsidRPr="00CE1A58">
        <w:rPr>
          <w:color w:val="222222"/>
          <w:spacing w:val="2"/>
          <w:sz w:val="20"/>
          <w:szCs w:val="20"/>
          <w:lang w:val="en-US"/>
        </w:rPr>
        <w:t>Th</w:t>
      </w:r>
      <w:r w:rsidR="00E507DF">
        <w:rPr>
          <w:color w:val="222222"/>
          <w:spacing w:val="2"/>
          <w:sz w:val="20"/>
          <w:szCs w:val="20"/>
          <w:lang w:val="en-US"/>
        </w:rPr>
        <w:t xml:space="preserve">e detection error </w:t>
      </w:r>
      <w:r w:rsidR="00276154">
        <w:rPr>
          <w:color w:val="222222"/>
          <w:spacing w:val="2"/>
          <w:sz w:val="20"/>
          <w:szCs w:val="20"/>
          <w:lang w:val="en-US"/>
        </w:rPr>
        <w:t>is</w:t>
      </w:r>
      <w:r w:rsidR="00E507DF">
        <w:rPr>
          <w:color w:val="222222"/>
          <w:spacing w:val="2"/>
          <w:sz w:val="20"/>
          <w:szCs w:val="20"/>
          <w:lang w:val="en-US"/>
        </w:rPr>
        <w:t xml:space="preserve"> averaged over Monte Carlo runs</w:t>
      </w:r>
      <w:r w:rsidR="00276154">
        <w:rPr>
          <w:color w:val="222222"/>
          <w:spacing w:val="2"/>
          <w:sz w:val="20"/>
          <w:szCs w:val="20"/>
          <w:lang w:val="en-US"/>
        </w:rPr>
        <w:t>, which</w:t>
      </w:r>
      <w:r w:rsidR="008652B0" w:rsidRPr="00CE1A58">
        <w:rPr>
          <w:color w:val="222222"/>
          <w:spacing w:val="2"/>
          <w:sz w:val="20"/>
          <w:szCs w:val="20"/>
          <w:lang w:val="en-US"/>
        </w:rPr>
        <w:t xml:space="preserve"> represents </w:t>
      </w:r>
      <w:r w:rsidR="00CE1A58">
        <w:rPr>
          <w:color w:val="222222"/>
          <w:spacing w:val="2"/>
          <w:sz w:val="20"/>
          <w:szCs w:val="20"/>
          <w:lang w:val="en-US"/>
        </w:rPr>
        <w:t>the</w:t>
      </w:r>
      <w:r w:rsidR="008652B0" w:rsidRPr="00CE1A58">
        <w:rPr>
          <w:color w:val="222222"/>
          <w:spacing w:val="2"/>
          <w:sz w:val="20"/>
          <w:szCs w:val="20"/>
          <w:lang w:val="en-US"/>
        </w:rPr>
        <w:t xml:space="preserve"> statistical test necessary</w:t>
      </w:r>
      <w:r w:rsidR="00E507DF">
        <w:rPr>
          <w:color w:val="222222"/>
          <w:spacing w:val="2"/>
          <w:sz w:val="20"/>
          <w:szCs w:val="20"/>
          <w:lang w:val="en-US"/>
        </w:rPr>
        <w:t xml:space="preserve"> and sufficient</w:t>
      </w:r>
      <w:r w:rsidR="008652B0" w:rsidRPr="00CE1A58">
        <w:rPr>
          <w:color w:val="222222"/>
          <w:spacing w:val="2"/>
          <w:sz w:val="20"/>
          <w:szCs w:val="20"/>
          <w:lang w:val="en-US"/>
        </w:rPr>
        <w:t xml:space="preserve"> in this context.</w:t>
      </w:r>
    </w:p>
    <w:bookmarkEnd w:id="519"/>
    <w:p w14:paraId="4453D27E" w14:textId="77777777" w:rsidR="008652B0" w:rsidRPr="00B5504E" w:rsidRDefault="008652B0" w:rsidP="006C0484">
      <w:pPr>
        <w:pStyle w:val="u-mb-24"/>
        <w:spacing w:before="0" w:beforeAutospacing="0" w:after="0" w:afterAutospacing="0"/>
        <w:jc w:val="both"/>
        <w:rPr>
          <w:rFonts w:ascii="Merriweather Sans" w:hAnsi="Merriweather Sans"/>
          <w:b/>
          <w:color w:val="222222"/>
          <w:spacing w:val="2"/>
          <w:lang w:val="en-US"/>
          <w:rPrChange w:id="523" w:author="reirose2002@gmail.com" w:date="2026-10-26T00:16:00Z">
            <w:rPr>
              <w:rFonts w:ascii="Merriweather Sans" w:hAnsi="Merriweather Sans"/>
              <w:b/>
              <w:color w:val="222222"/>
              <w:spacing w:val="2"/>
            </w:rPr>
          </w:rPrChange>
        </w:rPr>
      </w:pPr>
    </w:p>
    <w:p w14:paraId="3E931CE4" w14:textId="54B87B02" w:rsidR="0059183A" w:rsidRPr="00B5504E" w:rsidRDefault="0059183A" w:rsidP="006C0484">
      <w:pPr>
        <w:pStyle w:val="u-mb-24"/>
        <w:spacing w:before="0" w:beforeAutospacing="0" w:after="0" w:afterAutospacing="0"/>
        <w:jc w:val="both"/>
        <w:rPr>
          <w:rFonts w:ascii="Merriweather Sans" w:hAnsi="Merriweather Sans"/>
          <w:b/>
          <w:color w:val="222222"/>
          <w:spacing w:val="2"/>
          <w:lang w:val="en-US"/>
          <w:rPrChange w:id="524"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525" w:author="reirose2002@gmail.com" w:date="2026-10-26T00:16:00Z">
            <w:rPr>
              <w:rFonts w:ascii="Merriweather Sans" w:hAnsi="Merriweather Sans"/>
              <w:b/>
              <w:color w:val="222222"/>
              <w:spacing w:val="2"/>
            </w:rPr>
          </w:rPrChange>
        </w:rPr>
        <w:t>Finally, the manuscript is difficult to read for non-experts in the field. Please find below my specific comments.</w:t>
      </w:r>
    </w:p>
    <w:p w14:paraId="7C4BF2CF" w14:textId="5C1FB9BE" w:rsidR="00BC4861" w:rsidRPr="00BC4861" w:rsidRDefault="00BC4861" w:rsidP="006C0484">
      <w:pPr>
        <w:pStyle w:val="u-mb-24"/>
        <w:spacing w:before="0" w:beforeAutospacing="0" w:after="0" w:afterAutospacing="0"/>
        <w:jc w:val="both"/>
        <w:rPr>
          <w:color w:val="222222"/>
          <w:spacing w:val="2"/>
          <w:lang w:val="en-US"/>
        </w:rPr>
      </w:pPr>
      <w:r w:rsidRPr="00B5504E">
        <w:rPr>
          <w:rFonts w:ascii="Merriweather Sans" w:hAnsi="Merriweather Sans"/>
          <w:b/>
          <w:color w:val="222222"/>
          <w:spacing w:val="2"/>
          <w:lang w:val="en-US"/>
          <w:rPrChange w:id="526" w:author="reirose2002@gmail.com" w:date="2026-10-26T00:16:00Z">
            <w:rPr>
              <w:rFonts w:ascii="Merriweather Sans" w:hAnsi="Merriweather Sans"/>
              <w:b/>
              <w:color w:val="222222"/>
              <w:spacing w:val="2"/>
            </w:rPr>
          </w:rPrChange>
        </w:rPr>
        <w:t>... The manuscript is difficult to read for non-experts in the field. While the significance section can be easily followed, the abstract and several sections throughout the manuscript are difficult to understand.</w:t>
      </w:r>
    </w:p>
    <w:p w14:paraId="2CC82102" w14:textId="77777777" w:rsidR="0059183A" w:rsidRPr="00B5504E" w:rsidRDefault="0059183A" w:rsidP="006C0484">
      <w:pPr>
        <w:pStyle w:val="u-mb-24"/>
        <w:spacing w:before="0" w:beforeAutospacing="0" w:after="0" w:afterAutospacing="0"/>
        <w:jc w:val="both"/>
        <w:rPr>
          <w:rFonts w:ascii="Merriweather Sans" w:hAnsi="Merriweather Sans"/>
          <w:color w:val="222222"/>
          <w:spacing w:val="2"/>
          <w:lang w:val="en-US"/>
          <w:rPrChange w:id="527" w:author="reirose2002@gmail.com" w:date="2026-10-26T00:16:00Z">
            <w:rPr>
              <w:rFonts w:ascii="Merriweather Sans" w:hAnsi="Merriweather Sans"/>
              <w:color w:val="222222"/>
              <w:spacing w:val="2"/>
            </w:rPr>
          </w:rPrChange>
        </w:rPr>
      </w:pPr>
    </w:p>
    <w:p w14:paraId="32938D5D" w14:textId="1F334F56" w:rsidR="008652B0" w:rsidRPr="00BC4861" w:rsidRDefault="00BC4861" w:rsidP="008652B0">
      <w:pPr>
        <w:pStyle w:val="u-mb-24"/>
        <w:spacing w:before="0" w:beforeAutospacing="0" w:after="0" w:afterAutospacing="0"/>
        <w:jc w:val="both"/>
        <w:rPr>
          <w:color w:val="222222"/>
          <w:spacing w:val="2"/>
          <w:lang w:val="en-US"/>
        </w:rPr>
      </w:pPr>
      <w:r w:rsidRPr="00101EE6">
        <w:rPr>
          <w:color w:val="222222"/>
          <w:spacing w:val="2"/>
          <w:lang w:val="en-US"/>
        </w:rPr>
        <w:t xml:space="preserve">We have </w:t>
      </w:r>
      <w:r>
        <w:rPr>
          <w:color w:val="222222"/>
          <w:spacing w:val="2"/>
          <w:lang w:val="en-US"/>
        </w:rPr>
        <w:t>edited</w:t>
      </w:r>
      <w:r w:rsidRPr="00101EE6">
        <w:rPr>
          <w:color w:val="222222"/>
          <w:spacing w:val="2"/>
          <w:lang w:val="en-US"/>
        </w:rPr>
        <w:t xml:space="preserve"> the abstract </w:t>
      </w:r>
      <w:r>
        <w:rPr>
          <w:color w:val="222222"/>
          <w:spacing w:val="2"/>
          <w:lang w:val="en-US"/>
        </w:rPr>
        <w:t xml:space="preserve">and </w:t>
      </w:r>
      <w:r w:rsidRPr="00101EE6">
        <w:rPr>
          <w:color w:val="222222"/>
          <w:spacing w:val="2"/>
          <w:lang w:val="en-US"/>
        </w:rPr>
        <w:t xml:space="preserve">the </w:t>
      </w:r>
      <w:r>
        <w:rPr>
          <w:color w:val="222222"/>
          <w:spacing w:val="2"/>
          <w:lang w:val="en-US"/>
        </w:rPr>
        <w:t xml:space="preserve">main </w:t>
      </w:r>
      <w:r w:rsidRPr="00101EE6">
        <w:rPr>
          <w:color w:val="222222"/>
          <w:spacing w:val="2"/>
          <w:lang w:val="en-US"/>
        </w:rPr>
        <w:t xml:space="preserve">text </w:t>
      </w:r>
      <w:r>
        <w:rPr>
          <w:color w:val="222222"/>
          <w:spacing w:val="2"/>
          <w:lang w:val="en-US"/>
        </w:rPr>
        <w:t xml:space="preserve">to make it </w:t>
      </w:r>
      <w:r w:rsidRPr="00101EE6">
        <w:rPr>
          <w:color w:val="222222"/>
          <w:spacing w:val="2"/>
          <w:lang w:val="en-US"/>
        </w:rPr>
        <w:t>more accessible</w:t>
      </w:r>
      <w:r>
        <w:rPr>
          <w:color w:val="222222"/>
          <w:spacing w:val="2"/>
          <w:lang w:val="en-US"/>
        </w:rPr>
        <w:t xml:space="preserve">. </w:t>
      </w:r>
    </w:p>
    <w:p w14:paraId="101BE994" w14:textId="77777777" w:rsidR="002A7600" w:rsidRPr="00B5504E" w:rsidRDefault="002A7600" w:rsidP="006C0484">
      <w:pPr>
        <w:pStyle w:val="u-mb-24"/>
        <w:spacing w:before="0" w:beforeAutospacing="0" w:after="0" w:afterAutospacing="0"/>
        <w:jc w:val="both"/>
        <w:rPr>
          <w:rFonts w:ascii="Merriweather Sans" w:hAnsi="Merriweather Sans"/>
          <w:color w:val="222222"/>
          <w:spacing w:val="2"/>
          <w:lang w:val="en-US"/>
          <w:rPrChange w:id="528" w:author="reirose2002@gmail.com" w:date="2026-10-26T00:16:00Z">
            <w:rPr>
              <w:rFonts w:ascii="Merriweather Sans" w:hAnsi="Merriweather Sans"/>
              <w:color w:val="222222"/>
              <w:spacing w:val="2"/>
            </w:rPr>
          </w:rPrChange>
        </w:rPr>
      </w:pPr>
    </w:p>
    <w:p w14:paraId="3D9D0C39" w14:textId="17EA3C67" w:rsidR="0059183A" w:rsidRPr="00B5504E" w:rsidRDefault="0059183A" w:rsidP="006C0484">
      <w:pPr>
        <w:pStyle w:val="u-mb-24"/>
        <w:spacing w:before="0" w:beforeAutospacing="0" w:after="0" w:afterAutospacing="0"/>
        <w:jc w:val="both"/>
        <w:rPr>
          <w:rFonts w:ascii="Merriweather Sans" w:hAnsi="Merriweather Sans"/>
          <w:color w:val="222222"/>
          <w:spacing w:val="2"/>
          <w:lang w:val="en-US"/>
          <w:rPrChange w:id="529" w:author="reirose2002@gmail.com" w:date="2026-10-26T00:16:00Z">
            <w:rPr>
              <w:rFonts w:ascii="Merriweather Sans" w:hAnsi="Merriweather Sans"/>
              <w:color w:val="222222"/>
              <w:spacing w:val="2"/>
            </w:rPr>
          </w:rPrChange>
        </w:rPr>
      </w:pPr>
      <w:r w:rsidRPr="00B5504E">
        <w:rPr>
          <w:rFonts w:ascii="Merriweather Sans" w:hAnsi="Merriweather Sans"/>
          <w:b/>
          <w:color w:val="222222"/>
          <w:spacing w:val="2"/>
          <w:lang w:val="en-US"/>
          <w:rPrChange w:id="530" w:author="reirose2002@gmail.com" w:date="2026-10-26T00:16:00Z">
            <w:rPr>
              <w:rFonts w:ascii="Merriweather Sans" w:hAnsi="Merriweather Sans"/>
              <w:b/>
              <w:color w:val="222222"/>
              <w:spacing w:val="2"/>
            </w:rPr>
          </w:rPrChange>
        </w:rPr>
        <w:t xml:space="preserve">The simulated data seem to have been generated using methodologies included in the detection method (i.e., “Evolution of a haploid asexual population of </w:t>
      </w:r>
      <w:r w:rsidRPr="00B25E1A">
        <w:rPr>
          <w:rFonts w:ascii="Cambria Math" w:hAnsi="Cambria Math" w:cs="Cambria Math"/>
          <w:b/>
          <w:color w:val="222222"/>
          <w:spacing w:val="2"/>
        </w:rPr>
        <w:t>𝑁</w:t>
      </w:r>
      <w:r w:rsidRPr="00B5504E">
        <w:rPr>
          <w:rFonts w:ascii="Merriweather Sans" w:hAnsi="Merriweather Sans"/>
          <w:b/>
          <w:color w:val="222222"/>
          <w:spacing w:val="2"/>
          <w:lang w:val="en-US"/>
          <w:rPrChange w:id="531" w:author="reirose2002@gmail.com" w:date="2026-10-26T00:16:00Z">
            <w:rPr>
              <w:rFonts w:ascii="Merriweather Sans" w:hAnsi="Merriweather Sans"/>
              <w:b/>
              <w:color w:val="222222"/>
              <w:spacing w:val="2"/>
            </w:rPr>
          </w:rPrChange>
        </w:rPr>
        <w:t xml:space="preserve"> binary sequences is simulated by a Monte Carlo code [36, 69]”). This is a serious issue because data simulated using settings and </w:t>
      </w:r>
      <w:r w:rsidRPr="00B5504E">
        <w:rPr>
          <w:rFonts w:ascii="Merriweather Sans" w:hAnsi="Merriweather Sans"/>
          <w:b/>
          <w:color w:val="222222"/>
          <w:spacing w:val="2"/>
          <w:lang w:val="en-US"/>
          <w:rPrChange w:id="532" w:author="reirose2002@gmail.com" w:date="2026-10-26T00:16:00Z">
            <w:rPr>
              <w:rFonts w:ascii="Merriweather Sans" w:hAnsi="Merriweather Sans"/>
              <w:b/>
              <w:color w:val="222222"/>
              <w:spacing w:val="2"/>
            </w:rPr>
          </w:rPrChange>
        </w:rPr>
        <w:lastRenderedPageBreak/>
        <w:t>methodological aspects included in the detection method may show high detection accuracy due to the nature of the simulations. In other words, the simulated data could be biased toward high detection accuracy. Instead, the study should use data simulated using methodologies that are completely independent of those implemented in the detection method.</w:t>
      </w:r>
    </w:p>
    <w:p w14:paraId="4CEAB0D0" w14:textId="77777777" w:rsidR="0059183A" w:rsidRPr="00B5504E" w:rsidRDefault="0059183A" w:rsidP="006C0484">
      <w:pPr>
        <w:pStyle w:val="u-mb-24"/>
        <w:spacing w:before="0" w:beforeAutospacing="0" w:after="0" w:afterAutospacing="0"/>
        <w:jc w:val="both"/>
        <w:rPr>
          <w:rFonts w:ascii="Merriweather Sans" w:hAnsi="Merriweather Sans"/>
          <w:color w:val="222222"/>
          <w:spacing w:val="2"/>
          <w:lang w:val="en-US"/>
          <w:rPrChange w:id="533" w:author="reirose2002@gmail.com" w:date="2026-10-26T00:16:00Z">
            <w:rPr>
              <w:rFonts w:ascii="Merriweather Sans" w:hAnsi="Merriweather Sans"/>
              <w:color w:val="222222"/>
              <w:spacing w:val="2"/>
            </w:rPr>
          </w:rPrChange>
        </w:rPr>
      </w:pPr>
    </w:p>
    <w:p w14:paraId="0A26C467" w14:textId="609CD7CD" w:rsidR="00CE1A58" w:rsidRDefault="00C07FEA" w:rsidP="006C0484">
      <w:pPr>
        <w:pStyle w:val="u-mb-24"/>
        <w:spacing w:before="0" w:beforeAutospacing="0" w:after="0" w:afterAutospacing="0"/>
        <w:jc w:val="both"/>
        <w:rPr>
          <w:color w:val="222222"/>
          <w:spacing w:val="2"/>
          <w:lang w:val="en-US"/>
        </w:rPr>
      </w:pPr>
      <w:r>
        <w:rPr>
          <w:color w:val="222222"/>
          <w:spacing w:val="2"/>
          <w:lang w:val="en-US"/>
        </w:rPr>
        <w:t>Reviewer is mistaken. The</w:t>
      </w:r>
      <w:r w:rsidR="0059183A" w:rsidRPr="00101EE6">
        <w:rPr>
          <w:color w:val="222222"/>
          <w:spacing w:val="2"/>
          <w:lang w:val="en-US"/>
        </w:rPr>
        <w:t xml:space="preserve"> </w:t>
      </w:r>
      <w:r w:rsidR="002A7600">
        <w:rPr>
          <w:color w:val="222222"/>
          <w:spacing w:val="2"/>
          <w:lang w:val="en-US"/>
        </w:rPr>
        <w:t xml:space="preserve">detection </w:t>
      </w:r>
      <w:r w:rsidR="0059183A" w:rsidRPr="00101EE6">
        <w:rPr>
          <w:color w:val="222222"/>
          <w:spacing w:val="2"/>
          <w:lang w:val="en-US"/>
        </w:rPr>
        <w:t xml:space="preserve">method </w:t>
      </w:r>
      <w:r w:rsidR="002A7600">
        <w:rPr>
          <w:color w:val="222222"/>
          <w:spacing w:val="2"/>
          <w:lang w:val="en-US"/>
        </w:rPr>
        <w:t>has nothing to do with</w:t>
      </w:r>
      <w:r w:rsidR="0059183A" w:rsidRPr="00101EE6">
        <w:rPr>
          <w:color w:val="222222"/>
          <w:spacing w:val="2"/>
          <w:lang w:val="en-US"/>
        </w:rPr>
        <w:t xml:space="preserve"> </w:t>
      </w:r>
      <w:r w:rsidR="002A7600">
        <w:rPr>
          <w:color w:val="222222"/>
          <w:spacing w:val="2"/>
          <w:lang w:val="en-US"/>
        </w:rPr>
        <w:t>the</w:t>
      </w:r>
      <w:r w:rsidR="0059183A" w:rsidRPr="00101EE6">
        <w:rPr>
          <w:color w:val="222222"/>
          <w:spacing w:val="2"/>
          <w:lang w:val="en-US"/>
        </w:rPr>
        <w:t xml:space="preserve"> simulation</w:t>
      </w:r>
      <w:r w:rsidR="002A7600">
        <w:rPr>
          <w:color w:val="222222"/>
          <w:spacing w:val="2"/>
          <w:lang w:val="en-US"/>
        </w:rPr>
        <w:t xml:space="preserve"> used to generate the test</w:t>
      </w:r>
      <w:r>
        <w:rPr>
          <w:color w:val="222222"/>
          <w:spacing w:val="2"/>
          <w:lang w:val="en-US"/>
        </w:rPr>
        <w:t>ing</w:t>
      </w:r>
      <w:r w:rsidR="002A7600">
        <w:rPr>
          <w:color w:val="222222"/>
          <w:spacing w:val="2"/>
          <w:lang w:val="en-US"/>
        </w:rPr>
        <w:t xml:space="preserve"> sequences.  </w:t>
      </w:r>
      <w:r w:rsidR="00CE1A58">
        <w:rPr>
          <w:color w:val="222222"/>
          <w:spacing w:val="2"/>
          <w:lang w:val="en-US"/>
        </w:rPr>
        <w:t>Clarified in the revised version</w:t>
      </w:r>
      <w:ins w:id="534" w:author="reirose2002@gmail.com" w:date="2026-10-25T23:29:00Z">
        <w:r w:rsidR="00460D53">
          <w:rPr>
            <w:color w:val="222222"/>
            <w:spacing w:val="2"/>
            <w:lang w:val="en-US"/>
          </w:rPr>
          <w:t>(lines 1</w:t>
        </w:r>
      </w:ins>
      <w:ins w:id="535" w:author="reirose2002@gmail.com" w:date="2026-10-25T23:30:00Z">
        <w:r w:rsidR="00460D53">
          <w:rPr>
            <w:color w:val="222222"/>
            <w:spacing w:val="2"/>
            <w:lang w:val="en-US"/>
          </w:rPr>
          <w:t>0</w:t>
        </w:r>
      </w:ins>
      <w:ins w:id="536" w:author="reirose2002@gmail.com" w:date="2026-10-26T00:25:00Z">
        <w:r w:rsidR="005C1BFF">
          <w:rPr>
            <w:color w:val="222222"/>
            <w:spacing w:val="2"/>
            <w:lang w:val="en-US"/>
          </w:rPr>
          <w:t>7</w:t>
        </w:r>
      </w:ins>
      <w:ins w:id="537" w:author="reirose2002@gmail.com" w:date="2026-10-25T23:30:00Z">
        <w:r w:rsidR="00460D53">
          <w:rPr>
            <w:color w:val="222222"/>
            <w:spacing w:val="2"/>
            <w:lang w:val="en-US"/>
          </w:rPr>
          <w:t>-1</w:t>
        </w:r>
      </w:ins>
      <w:ins w:id="538" w:author="reirose2002@gmail.com" w:date="2026-10-26T00:25:00Z">
        <w:r w:rsidR="005C1BFF">
          <w:rPr>
            <w:color w:val="222222"/>
            <w:spacing w:val="2"/>
            <w:lang w:val="en-US"/>
          </w:rPr>
          <w:t>13</w:t>
        </w:r>
      </w:ins>
      <w:ins w:id="539" w:author="reirose2002@gmail.com" w:date="2026-10-25T23:29:00Z">
        <w:r w:rsidR="00460D53">
          <w:rPr>
            <w:color w:val="222222"/>
            <w:spacing w:val="2"/>
            <w:lang w:val="en-US"/>
          </w:rPr>
          <w:t>)</w:t>
        </w:r>
      </w:ins>
      <w:r w:rsidR="00CE1A58">
        <w:rPr>
          <w:color w:val="222222"/>
          <w:spacing w:val="2"/>
          <w:lang w:val="en-US"/>
        </w:rPr>
        <w:t>:</w:t>
      </w:r>
    </w:p>
    <w:p w14:paraId="7B54BBDE" w14:textId="77777777" w:rsidR="002A7600" w:rsidRDefault="002A7600" w:rsidP="006C0484">
      <w:pPr>
        <w:pStyle w:val="u-mb-24"/>
        <w:spacing w:before="0" w:beforeAutospacing="0" w:after="0" w:afterAutospacing="0"/>
        <w:jc w:val="both"/>
        <w:rPr>
          <w:color w:val="222222"/>
          <w:spacing w:val="2"/>
          <w:lang w:val="en-US"/>
        </w:rPr>
      </w:pPr>
    </w:p>
    <w:p w14:paraId="1F878CF1" w14:textId="0E776765" w:rsidR="002A7600" w:rsidRPr="00C07FEA" w:rsidRDefault="00194039" w:rsidP="006C0484">
      <w:pPr>
        <w:pStyle w:val="u-mb-24"/>
        <w:spacing w:before="0" w:beforeAutospacing="0" w:after="0" w:afterAutospacing="0"/>
        <w:jc w:val="both"/>
        <w:rPr>
          <w:color w:val="222222"/>
          <w:spacing w:val="2"/>
          <w:sz w:val="20"/>
          <w:szCs w:val="20"/>
          <w:lang w:val="en-US"/>
        </w:rPr>
      </w:pPr>
      <w:bookmarkStart w:id="540" w:name="_Hlk243863376"/>
      <w:r>
        <w:rPr>
          <w:color w:val="222222"/>
          <w:spacing w:val="2"/>
          <w:sz w:val="20"/>
          <w:szCs w:val="20"/>
          <w:lang w:val="en-US"/>
        </w:rPr>
        <w:t>Test</w:t>
      </w:r>
      <w:r w:rsidR="00466D6C">
        <w:rPr>
          <w:color w:val="222222"/>
          <w:spacing w:val="2"/>
          <w:sz w:val="20"/>
          <w:szCs w:val="20"/>
          <w:lang w:val="en-US"/>
        </w:rPr>
        <w:t>ing</w:t>
      </w:r>
      <w:r>
        <w:rPr>
          <w:color w:val="222222"/>
          <w:spacing w:val="2"/>
          <w:sz w:val="20"/>
          <w:szCs w:val="20"/>
          <w:lang w:val="en-US"/>
        </w:rPr>
        <w:t xml:space="preserve"> sequences are obtained in</w:t>
      </w:r>
      <w:r w:rsidR="002A7600" w:rsidRPr="00CE1A58">
        <w:rPr>
          <w:color w:val="222222"/>
          <w:spacing w:val="2"/>
          <w:sz w:val="20"/>
          <w:szCs w:val="20"/>
          <w:lang w:val="en-US"/>
        </w:rPr>
        <w:t xml:space="preserve"> Monte Carlo simulation</w:t>
      </w:r>
      <w:r w:rsidR="00805714">
        <w:rPr>
          <w:color w:val="222222"/>
          <w:spacing w:val="2"/>
          <w:sz w:val="20"/>
          <w:szCs w:val="20"/>
          <w:lang w:val="en-US"/>
        </w:rPr>
        <w:t xml:space="preserve"> using Wright Fisher process</w:t>
      </w:r>
      <w:r w:rsidR="002A7600" w:rsidRPr="00CE1A58">
        <w:rPr>
          <w:color w:val="222222"/>
          <w:spacing w:val="2"/>
          <w:sz w:val="20"/>
          <w:szCs w:val="20"/>
          <w:lang w:val="en-US"/>
        </w:rPr>
        <w:t>. It implement</w:t>
      </w:r>
      <w:r w:rsidR="00805714">
        <w:rPr>
          <w:color w:val="222222"/>
          <w:spacing w:val="2"/>
          <w:sz w:val="20"/>
          <w:szCs w:val="20"/>
          <w:lang w:val="en-US"/>
        </w:rPr>
        <w:t>s</w:t>
      </w:r>
      <w:r w:rsidR="002A7600" w:rsidRPr="00CE1A58">
        <w:rPr>
          <w:color w:val="222222"/>
          <w:spacing w:val="2"/>
          <w:sz w:val="20"/>
          <w:szCs w:val="20"/>
          <w:lang w:val="en-US"/>
        </w:rPr>
        <w:t xml:space="preserve"> different evolutionary scenarios regarding the initial state of population and </w:t>
      </w:r>
      <w:r w:rsidR="00167506" w:rsidRPr="00CE1A58">
        <w:rPr>
          <w:color w:val="222222"/>
          <w:spacing w:val="2"/>
          <w:sz w:val="20"/>
          <w:szCs w:val="20"/>
          <w:lang w:val="en-US"/>
        </w:rPr>
        <w:t xml:space="preserve">various </w:t>
      </w:r>
      <w:r w:rsidR="002A7600" w:rsidRPr="00CE1A58">
        <w:rPr>
          <w:color w:val="222222"/>
          <w:spacing w:val="2"/>
          <w:sz w:val="20"/>
          <w:szCs w:val="20"/>
          <w:lang w:val="en-US"/>
        </w:rPr>
        <w:t xml:space="preserve">evolutionary factors, including mutation, natural selection, </w:t>
      </w:r>
      <w:r w:rsidR="00167506" w:rsidRPr="00CE1A58">
        <w:rPr>
          <w:color w:val="222222"/>
          <w:spacing w:val="2"/>
          <w:sz w:val="20"/>
          <w:szCs w:val="20"/>
          <w:lang w:val="en-US"/>
        </w:rPr>
        <w:t xml:space="preserve">different types of </w:t>
      </w:r>
      <w:r w:rsidR="002A7600" w:rsidRPr="00CE1A58">
        <w:rPr>
          <w:color w:val="222222"/>
          <w:spacing w:val="2"/>
          <w:sz w:val="20"/>
          <w:szCs w:val="20"/>
          <w:lang w:val="en-US"/>
        </w:rPr>
        <w:t>epistatic network, and recombination.</w:t>
      </w:r>
      <w:r w:rsidR="00C07FEA">
        <w:rPr>
          <w:color w:val="222222"/>
          <w:spacing w:val="2"/>
          <w:sz w:val="20"/>
          <w:szCs w:val="20"/>
          <w:lang w:val="en-US"/>
        </w:rPr>
        <w:t xml:space="preserve"> </w:t>
      </w:r>
      <w:r w:rsidR="002A7600" w:rsidRPr="00CE1A58">
        <w:rPr>
          <w:color w:val="222222"/>
          <w:spacing w:val="2"/>
          <w:sz w:val="20"/>
          <w:szCs w:val="20"/>
          <w:lang w:val="en-US"/>
        </w:rPr>
        <w:t xml:space="preserve">The method of detection </w:t>
      </w:r>
      <w:r w:rsidR="00167506" w:rsidRPr="00CE1A58">
        <w:rPr>
          <w:color w:val="222222"/>
          <w:spacing w:val="2"/>
          <w:sz w:val="20"/>
          <w:szCs w:val="20"/>
          <w:lang w:val="en-US"/>
        </w:rPr>
        <w:t xml:space="preserve">(Pedruzzi 2021) is </w:t>
      </w:r>
      <w:r w:rsidR="002A7600" w:rsidRPr="00CE1A58">
        <w:rPr>
          <w:color w:val="222222"/>
          <w:spacing w:val="2"/>
          <w:sz w:val="20"/>
          <w:szCs w:val="20"/>
          <w:lang w:val="en-US"/>
        </w:rPr>
        <w:t xml:space="preserve">based on a specific </w:t>
      </w:r>
      <w:r w:rsidR="00167506" w:rsidRPr="00CE1A58">
        <w:rPr>
          <w:color w:val="222222"/>
          <w:spacing w:val="2"/>
          <w:sz w:val="20"/>
          <w:szCs w:val="20"/>
          <w:lang w:val="en-US"/>
        </w:rPr>
        <w:t>measure of allelic correlations (</w:t>
      </w:r>
      <w:r w:rsidR="002A7600" w:rsidRPr="00CE1A58">
        <w:rPr>
          <w:color w:val="222222"/>
          <w:spacing w:val="2"/>
          <w:sz w:val="20"/>
          <w:szCs w:val="20"/>
          <w:lang w:val="en-US"/>
        </w:rPr>
        <w:t>UFE</w:t>
      </w:r>
      <w:r w:rsidR="00167506" w:rsidRPr="00CE1A58">
        <w:rPr>
          <w:color w:val="222222"/>
          <w:spacing w:val="2"/>
          <w:sz w:val="20"/>
          <w:szCs w:val="20"/>
          <w:lang w:val="en-US"/>
        </w:rPr>
        <w:t>)</w:t>
      </w:r>
      <w:r w:rsidR="002A7600" w:rsidRPr="00CE1A58">
        <w:rPr>
          <w:color w:val="222222"/>
          <w:spacing w:val="2"/>
          <w:sz w:val="20"/>
          <w:szCs w:val="20"/>
          <w:lang w:val="en-US"/>
        </w:rPr>
        <w:t xml:space="preserve"> </w:t>
      </w:r>
      <w:r w:rsidR="00167506" w:rsidRPr="00CE1A58">
        <w:rPr>
          <w:color w:val="222222"/>
          <w:spacing w:val="2"/>
          <w:sz w:val="20"/>
          <w:szCs w:val="20"/>
          <w:lang w:val="en-US"/>
        </w:rPr>
        <w:t>designed to</w:t>
      </w:r>
      <w:r w:rsidR="002A7600" w:rsidRPr="00CE1A58">
        <w:rPr>
          <w:color w:val="222222"/>
          <w:spacing w:val="2"/>
          <w:sz w:val="20"/>
          <w:szCs w:val="20"/>
          <w:lang w:val="en-US"/>
        </w:rPr>
        <w:t xml:space="preserve"> separate epistatic magnitude from other </w:t>
      </w:r>
      <w:r w:rsidR="00167506" w:rsidRPr="00CE1A58">
        <w:rPr>
          <w:color w:val="222222"/>
          <w:spacing w:val="2"/>
          <w:sz w:val="20"/>
          <w:szCs w:val="20"/>
          <w:lang w:val="en-US"/>
        </w:rPr>
        <w:t xml:space="preserve">model </w:t>
      </w:r>
      <w:r w:rsidR="002A7600" w:rsidRPr="00CE1A58">
        <w:rPr>
          <w:color w:val="222222"/>
          <w:spacing w:val="2"/>
          <w:sz w:val="20"/>
          <w:szCs w:val="20"/>
          <w:lang w:val="en-US"/>
        </w:rPr>
        <w:t>parameters (Pedruzzi 2018)</w:t>
      </w:r>
      <w:r w:rsidR="00167506" w:rsidRPr="00CE1A58">
        <w:rPr>
          <w:color w:val="222222"/>
          <w:spacing w:val="2"/>
          <w:sz w:val="20"/>
          <w:szCs w:val="20"/>
          <w:lang w:val="en-US"/>
        </w:rPr>
        <w:t>, and helps to suppress clonal effects</w:t>
      </w:r>
      <w:r w:rsidR="002A7600" w:rsidRPr="00CE1A58">
        <w:rPr>
          <w:color w:val="222222"/>
          <w:spacing w:val="2"/>
          <w:sz w:val="20"/>
          <w:szCs w:val="20"/>
          <w:lang w:val="en-US"/>
        </w:rPr>
        <w:t xml:space="preserve">. </w:t>
      </w:r>
      <w:r w:rsidR="00167506" w:rsidRPr="00CE1A58">
        <w:rPr>
          <w:color w:val="222222"/>
          <w:spacing w:val="2"/>
          <w:sz w:val="20"/>
          <w:szCs w:val="20"/>
          <w:lang w:val="en-US"/>
        </w:rPr>
        <w:t>The method</w:t>
      </w:r>
      <w:r w:rsidR="002A7600" w:rsidRPr="00CE1A58">
        <w:rPr>
          <w:color w:val="222222"/>
          <w:spacing w:val="2"/>
          <w:sz w:val="20"/>
          <w:szCs w:val="20"/>
          <w:lang w:val="en-US"/>
        </w:rPr>
        <w:t xml:space="preserve"> </w:t>
      </w:r>
      <w:r w:rsidR="00C169A4">
        <w:rPr>
          <w:color w:val="222222"/>
          <w:spacing w:val="2"/>
          <w:sz w:val="20"/>
          <w:szCs w:val="20"/>
          <w:lang w:val="en-US"/>
        </w:rPr>
        <w:t>also carries out</w:t>
      </w:r>
      <w:r w:rsidR="00167506" w:rsidRPr="00CE1A58">
        <w:rPr>
          <w:color w:val="222222"/>
          <w:spacing w:val="2"/>
          <w:sz w:val="20"/>
          <w:szCs w:val="20"/>
          <w:lang w:val="en-US"/>
        </w:rPr>
        <w:t xml:space="preserve"> </w:t>
      </w:r>
      <w:r w:rsidR="0062027C">
        <w:rPr>
          <w:color w:val="222222"/>
          <w:spacing w:val="2"/>
          <w:sz w:val="20"/>
          <w:szCs w:val="20"/>
          <w:lang w:val="en-US"/>
        </w:rPr>
        <w:t xml:space="preserve">the </w:t>
      </w:r>
      <w:r w:rsidR="00167506" w:rsidRPr="00CE1A58">
        <w:rPr>
          <w:color w:val="222222"/>
          <w:spacing w:val="2"/>
          <w:sz w:val="20"/>
          <w:szCs w:val="20"/>
          <w:lang w:val="en-US"/>
        </w:rPr>
        <w:t>balanced</w:t>
      </w:r>
      <w:r w:rsidR="002A7600" w:rsidRPr="00CE1A58">
        <w:rPr>
          <w:color w:val="222222"/>
          <w:spacing w:val="2"/>
          <w:sz w:val="20"/>
          <w:szCs w:val="20"/>
          <w:lang w:val="en-US"/>
        </w:rPr>
        <w:t xml:space="preserve"> averaging</w:t>
      </w:r>
      <w:r w:rsidR="00552959">
        <w:rPr>
          <w:color w:val="222222"/>
          <w:spacing w:val="2"/>
          <w:sz w:val="20"/>
          <w:szCs w:val="20"/>
          <w:lang w:val="en-US"/>
        </w:rPr>
        <w:t xml:space="preserve"> of haplotype frequencies</w:t>
      </w:r>
      <w:r w:rsidR="002A7600" w:rsidRPr="00CE1A58">
        <w:rPr>
          <w:color w:val="222222"/>
          <w:spacing w:val="2"/>
          <w:sz w:val="20"/>
          <w:szCs w:val="20"/>
          <w:lang w:val="en-US"/>
        </w:rPr>
        <w:t xml:space="preserve"> over independent populations.</w:t>
      </w:r>
    </w:p>
    <w:bookmarkEnd w:id="540"/>
    <w:p w14:paraId="670329A7" w14:textId="77777777" w:rsidR="0059183A" w:rsidRPr="00B5504E" w:rsidRDefault="0059183A" w:rsidP="006C0484">
      <w:pPr>
        <w:pStyle w:val="u-mb-24"/>
        <w:spacing w:before="0" w:beforeAutospacing="0" w:after="0" w:afterAutospacing="0"/>
        <w:jc w:val="both"/>
        <w:rPr>
          <w:rFonts w:ascii="Merriweather Sans" w:hAnsi="Merriweather Sans"/>
          <w:b/>
          <w:color w:val="222222"/>
          <w:spacing w:val="2"/>
          <w:lang w:val="en-US"/>
          <w:rPrChange w:id="541" w:author="reirose2002@gmail.com" w:date="2026-10-26T00:16:00Z">
            <w:rPr>
              <w:rFonts w:ascii="Merriweather Sans" w:hAnsi="Merriweather Sans"/>
              <w:b/>
              <w:color w:val="222222"/>
              <w:spacing w:val="2"/>
            </w:rPr>
          </w:rPrChange>
        </w:rPr>
      </w:pPr>
      <w:r w:rsidRPr="00B5504E">
        <w:rPr>
          <w:rFonts w:ascii="Merriweather Sans" w:hAnsi="Merriweather Sans"/>
          <w:color w:val="222222"/>
          <w:spacing w:val="2"/>
          <w:lang w:val="en-US"/>
          <w:rPrChange w:id="542" w:author="reirose2002@gmail.com" w:date="2026-10-26T00:16:00Z">
            <w:rPr>
              <w:rFonts w:ascii="Merriweather Sans" w:hAnsi="Merriweather Sans"/>
              <w:color w:val="222222"/>
              <w:spacing w:val="2"/>
            </w:rPr>
          </w:rPrChange>
        </w:rPr>
        <w:br/>
      </w:r>
      <w:r w:rsidRPr="00B5504E">
        <w:rPr>
          <w:rFonts w:ascii="Merriweather Sans" w:hAnsi="Merriweather Sans"/>
          <w:b/>
          <w:color w:val="222222"/>
          <w:spacing w:val="2"/>
          <w:lang w:val="en-US"/>
          <w:rPrChange w:id="543" w:author="reirose2002@gmail.com" w:date="2026-10-26T00:16:00Z">
            <w:rPr>
              <w:rFonts w:ascii="Merriweather Sans" w:hAnsi="Merriweather Sans"/>
              <w:b/>
              <w:color w:val="222222"/>
              <w:spacing w:val="2"/>
            </w:rPr>
          </w:rPrChange>
        </w:rPr>
        <w:t>The title is too general and does not adequately represent the manuscript, which is based on a specific detection method, with multiple assumptions and limitations, and on a single virus.</w:t>
      </w:r>
    </w:p>
    <w:p w14:paraId="4A3A62CB" w14:textId="3F5DD3E6" w:rsidR="00167506" w:rsidRDefault="00CE1A58" w:rsidP="00167506">
      <w:pPr>
        <w:pStyle w:val="u-mb-24"/>
        <w:jc w:val="both"/>
        <w:rPr>
          <w:color w:val="222222"/>
          <w:spacing w:val="2"/>
          <w:lang w:val="en-US"/>
        </w:rPr>
      </w:pPr>
      <w:r>
        <w:rPr>
          <w:color w:val="222222"/>
          <w:spacing w:val="2"/>
          <w:lang w:val="en-US"/>
        </w:rPr>
        <w:t>In response to this comment, we</w:t>
      </w:r>
      <w:r w:rsidR="00167506">
        <w:rPr>
          <w:color w:val="222222"/>
          <w:spacing w:val="2"/>
          <w:lang w:val="en-US"/>
        </w:rPr>
        <w:t xml:space="preserve"> modified the title to "</w:t>
      </w:r>
      <w:bookmarkStart w:id="544" w:name="_Hlk243863550"/>
      <w:r w:rsidR="00167506" w:rsidRPr="00167506">
        <w:rPr>
          <w:color w:val="222222"/>
          <w:spacing w:val="2"/>
          <w:lang w:val="en-US"/>
        </w:rPr>
        <w:t>Epistasis detection and fitness valleys in SARS-CoV-2 evolutio</w:t>
      </w:r>
      <w:r w:rsidR="00167506">
        <w:rPr>
          <w:color w:val="222222"/>
          <w:spacing w:val="2"/>
          <w:lang w:val="en-US"/>
        </w:rPr>
        <w:t>n</w:t>
      </w:r>
      <w:bookmarkEnd w:id="544"/>
      <w:r w:rsidR="00167506" w:rsidRPr="00167506">
        <w:rPr>
          <w:color w:val="222222"/>
          <w:spacing w:val="2"/>
          <w:lang w:val="en-US"/>
        </w:rPr>
        <w:t>"</w:t>
      </w:r>
      <w:r w:rsidR="00167506">
        <w:rPr>
          <w:color w:val="222222"/>
          <w:spacing w:val="2"/>
          <w:lang w:val="en-US"/>
        </w:rPr>
        <w:t xml:space="preserve">. </w:t>
      </w:r>
    </w:p>
    <w:p w14:paraId="6974C943" w14:textId="2A8DE8B5" w:rsidR="0059183A" w:rsidRPr="00B5504E" w:rsidRDefault="0059183A" w:rsidP="00167506">
      <w:pPr>
        <w:pStyle w:val="u-mb-24"/>
        <w:jc w:val="both"/>
        <w:rPr>
          <w:rFonts w:ascii="Merriweather Sans" w:hAnsi="Merriweather Sans"/>
          <w:b/>
          <w:color w:val="222222"/>
          <w:spacing w:val="2"/>
          <w:lang w:val="en-US"/>
          <w:rPrChange w:id="545"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546" w:author="reirose2002@gmail.com" w:date="2026-10-26T00:16:00Z">
            <w:rPr>
              <w:rFonts w:ascii="Merriweather Sans" w:hAnsi="Merriweather Sans"/>
              <w:b/>
              <w:color w:val="222222"/>
              <w:spacing w:val="2"/>
            </w:rPr>
          </w:rPrChange>
        </w:rPr>
        <w:t xml:space="preserve">In the evaluation of detection accuracy many parameters are fixed (for example, “Fixed parameters: initial allele frequency </w:t>
      </w:r>
      <w:r w:rsidRPr="00B25E1A">
        <w:rPr>
          <w:rFonts w:ascii="Cambria Math" w:hAnsi="Cambria Math" w:cs="Cambria Math"/>
          <w:b/>
          <w:color w:val="222222"/>
          <w:spacing w:val="2"/>
        </w:rPr>
        <w:t>𝑓</w:t>
      </w:r>
      <w:r w:rsidRPr="00B5504E">
        <w:rPr>
          <w:rFonts w:ascii="Merriweather Sans" w:hAnsi="Merriweather Sans"/>
          <w:b/>
          <w:color w:val="222222"/>
          <w:spacing w:val="2"/>
          <w:lang w:val="en-US"/>
          <w:rPrChange w:id="547" w:author="reirose2002@gmail.com" w:date="2026-10-26T00:16:00Z">
            <w:rPr>
              <w:rFonts w:ascii="Merriweather Sans" w:hAnsi="Merriweather Sans"/>
              <w:b/>
              <w:color w:val="222222"/>
              <w:spacing w:val="2"/>
            </w:rPr>
          </w:rPrChange>
        </w:rPr>
        <w:t xml:space="preserve">0= 0.45, population size </w:t>
      </w:r>
      <w:r w:rsidRPr="00B25E1A">
        <w:rPr>
          <w:rFonts w:ascii="Cambria Math" w:hAnsi="Cambria Math" w:cs="Cambria Math"/>
          <w:b/>
          <w:color w:val="222222"/>
          <w:spacing w:val="2"/>
        </w:rPr>
        <w:t>𝑁</w:t>
      </w:r>
      <w:r w:rsidRPr="00B5504E">
        <w:rPr>
          <w:rFonts w:ascii="Merriweather Sans" w:hAnsi="Merriweather Sans"/>
          <w:b/>
          <w:color w:val="222222"/>
          <w:spacing w:val="2"/>
          <w:lang w:val="en-US"/>
          <w:rPrChange w:id="548" w:author="reirose2002@gmail.com" w:date="2026-10-26T00:16:00Z">
            <w:rPr>
              <w:rFonts w:ascii="Merriweather Sans" w:hAnsi="Merriweather Sans"/>
              <w:b/>
              <w:color w:val="222222"/>
              <w:spacing w:val="2"/>
            </w:rPr>
          </w:rPrChange>
        </w:rPr>
        <w:t xml:space="preserve"> = 1000, mutation rate per genome </w:t>
      </w:r>
      <w:r w:rsidRPr="00B25E1A">
        <w:rPr>
          <w:rFonts w:ascii="Cambria Math" w:hAnsi="Cambria Math" w:cs="Cambria Math"/>
          <w:b/>
          <w:color w:val="222222"/>
          <w:spacing w:val="2"/>
        </w:rPr>
        <w:t>𝜇𝐿</w:t>
      </w:r>
      <w:r w:rsidRPr="00B5504E">
        <w:rPr>
          <w:rFonts w:ascii="Merriweather Sans" w:hAnsi="Merriweather Sans"/>
          <w:b/>
          <w:color w:val="222222"/>
          <w:spacing w:val="2"/>
          <w:lang w:val="en-US"/>
          <w:rPrChange w:id="549" w:author="reirose2002@gmail.com" w:date="2026-10-26T00:16:00Z">
            <w:rPr>
              <w:rFonts w:ascii="Merriweather Sans" w:hAnsi="Merriweather Sans"/>
              <w:b/>
              <w:color w:val="222222"/>
              <w:spacing w:val="2"/>
            </w:rPr>
          </w:rPrChange>
        </w:rPr>
        <w:t xml:space="preserve"> = 0.07, simulation time in generations </w:t>
      </w:r>
      <w:r w:rsidRPr="00B25E1A">
        <w:rPr>
          <w:rFonts w:ascii="Cambria Math" w:hAnsi="Cambria Math" w:cs="Cambria Math"/>
          <w:b/>
          <w:color w:val="222222"/>
          <w:spacing w:val="2"/>
        </w:rPr>
        <w:t>𝑡</w:t>
      </w:r>
      <w:r w:rsidRPr="00B5504E">
        <w:rPr>
          <w:rFonts w:ascii="Merriweather Sans" w:hAnsi="Merriweather Sans"/>
          <w:b/>
          <w:color w:val="222222"/>
          <w:spacing w:val="2"/>
          <w:lang w:val="en-US"/>
          <w:rPrChange w:id="550" w:author="reirose2002@gmail.com" w:date="2026-10-26T00:16:00Z">
            <w:rPr>
              <w:rFonts w:ascii="Merriweather Sans" w:hAnsi="Merriweather Sans"/>
              <w:b/>
              <w:color w:val="222222"/>
              <w:spacing w:val="2"/>
            </w:rPr>
          </w:rPrChange>
        </w:rPr>
        <w:t xml:space="preserve"> = 30, selection coefficient </w:t>
      </w:r>
      <w:r w:rsidRPr="00B25E1A">
        <w:rPr>
          <w:rFonts w:ascii="Cambria Math" w:hAnsi="Cambria Math" w:cs="Cambria Math"/>
          <w:b/>
          <w:color w:val="222222"/>
          <w:spacing w:val="2"/>
        </w:rPr>
        <w:t>𝑠</w:t>
      </w:r>
      <w:r w:rsidRPr="00B5504E">
        <w:rPr>
          <w:rFonts w:ascii="Merriweather Sans" w:hAnsi="Merriweather Sans"/>
          <w:b/>
          <w:color w:val="222222"/>
          <w:spacing w:val="2"/>
          <w:lang w:val="en-US"/>
          <w:rPrChange w:id="551" w:author="reirose2002@gmail.com" w:date="2026-10-26T00:16:00Z">
            <w:rPr>
              <w:rFonts w:ascii="Merriweather Sans" w:hAnsi="Merriweather Sans"/>
              <w:b/>
              <w:color w:val="222222"/>
              <w:spacing w:val="2"/>
            </w:rPr>
          </w:rPrChange>
        </w:rPr>
        <w:t xml:space="preserve"> = 0.1”). I wonder how varying each of these parameters could affect detection accuracy. Additional analyses could be performed to explore the robustness of the detection method under different evolutionary conditions.</w:t>
      </w:r>
    </w:p>
    <w:p w14:paraId="1C0C636F" w14:textId="08064128" w:rsidR="00CE1A58" w:rsidRPr="00CE1A58" w:rsidRDefault="00C07FEA" w:rsidP="00CE1A58">
      <w:pPr>
        <w:pStyle w:val="u-mb-24"/>
        <w:spacing w:before="0" w:beforeAutospacing="0" w:after="0" w:afterAutospacing="0"/>
        <w:jc w:val="both"/>
        <w:rPr>
          <w:color w:val="222222"/>
          <w:spacing w:val="2"/>
          <w:lang w:val="en-US"/>
        </w:rPr>
      </w:pPr>
      <w:r>
        <w:rPr>
          <w:color w:val="222222"/>
          <w:spacing w:val="2"/>
          <w:lang w:val="en-US"/>
        </w:rPr>
        <w:t>W</w:t>
      </w:r>
      <w:r w:rsidR="00CE1A58" w:rsidRPr="00CE1A58">
        <w:rPr>
          <w:color w:val="222222"/>
          <w:spacing w:val="2"/>
          <w:lang w:val="en-US"/>
        </w:rPr>
        <w:t xml:space="preserve">e already </w:t>
      </w:r>
      <w:r>
        <w:rPr>
          <w:color w:val="222222"/>
          <w:spacing w:val="2"/>
          <w:lang w:val="en-US"/>
        </w:rPr>
        <w:t>performed them</w:t>
      </w:r>
      <w:r w:rsidR="00CE1A58" w:rsidRPr="00CE1A58">
        <w:rPr>
          <w:color w:val="222222"/>
          <w:spacing w:val="2"/>
          <w:lang w:val="en-US"/>
        </w:rPr>
        <w:t>. Clarified</w:t>
      </w:r>
      <w:r w:rsidR="00CE1A58">
        <w:rPr>
          <w:color w:val="222222"/>
          <w:spacing w:val="2"/>
          <w:lang w:val="en-US"/>
        </w:rPr>
        <w:t xml:space="preserve"> in </w:t>
      </w:r>
      <w:r w:rsidR="001C7798">
        <w:rPr>
          <w:color w:val="222222"/>
          <w:spacing w:val="2"/>
          <w:lang w:val="en-US"/>
        </w:rPr>
        <w:t xml:space="preserve">the </w:t>
      </w:r>
      <w:r w:rsidR="00CE1A58">
        <w:rPr>
          <w:color w:val="222222"/>
          <w:spacing w:val="2"/>
          <w:lang w:val="en-US"/>
        </w:rPr>
        <w:t>revision</w:t>
      </w:r>
      <w:ins w:id="552" w:author="reirose2002@gmail.com" w:date="2026-10-25T23:39:00Z">
        <w:r w:rsidR="00794BCC">
          <w:rPr>
            <w:color w:val="222222"/>
            <w:spacing w:val="2"/>
            <w:lang w:val="en-US"/>
          </w:rPr>
          <w:t xml:space="preserve"> (Lines </w:t>
        </w:r>
      </w:ins>
      <w:ins w:id="553" w:author="reirose2002@gmail.com" w:date="2026-10-26T00:25:00Z">
        <w:r w:rsidR="005C1BFF">
          <w:rPr>
            <w:color w:val="222222"/>
            <w:spacing w:val="2"/>
            <w:lang w:val="en-US"/>
          </w:rPr>
          <w:t>121</w:t>
        </w:r>
      </w:ins>
      <w:ins w:id="554" w:author="reirose2002@gmail.com" w:date="2026-10-25T23:39:00Z">
        <w:r w:rsidR="00794BCC">
          <w:rPr>
            <w:color w:val="222222"/>
            <w:spacing w:val="2"/>
            <w:lang w:val="en-US"/>
          </w:rPr>
          <w:t>-</w:t>
        </w:r>
      </w:ins>
      <w:ins w:id="555" w:author="reirose2002@gmail.com" w:date="2026-10-26T00:25:00Z">
        <w:r w:rsidR="005C1BFF">
          <w:rPr>
            <w:color w:val="222222"/>
            <w:spacing w:val="2"/>
            <w:lang w:val="en-US"/>
          </w:rPr>
          <w:t>123</w:t>
        </w:r>
      </w:ins>
      <w:ins w:id="556" w:author="reirose2002@gmail.com" w:date="2026-10-25T23:39:00Z">
        <w:r w:rsidR="00794BCC">
          <w:rPr>
            <w:color w:val="222222"/>
            <w:spacing w:val="2"/>
            <w:lang w:val="en-US"/>
          </w:rPr>
          <w:t>)</w:t>
        </w:r>
      </w:ins>
      <w:r w:rsidR="00CE1A58" w:rsidRPr="00CE1A58">
        <w:rPr>
          <w:color w:val="222222"/>
          <w:spacing w:val="2"/>
          <w:lang w:val="en-US"/>
        </w:rPr>
        <w:t>:</w:t>
      </w:r>
    </w:p>
    <w:p w14:paraId="4299F23B" w14:textId="28C51541" w:rsidR="00CE1A58" w:rsidRPr="00CE1A58" w:rsidRDefault="00CE1A58" w:rsidP="00CE1A58">
      <w:pPr>
        <w:pStyle w:val="u-mb-24"/>
        <w:spacing w:before="0" w:beforeAutospacing="0" w:after="0" w:afterAutospacing="0"/>
        <w:jc w:val="both"/>
        <w:rPr>
          <w:color w:val="222222"/>
          <w:spacing w:val="2"/>
          <w:sz w:val="20"/>
          <w:szCs w:val="20"/>
          <w:lang w:val="en-US"/>
        </w:rPr>
      </w:pPr>
    </w:p>
    <w:p w14:paraId="55E00989" w14:textId="0A924D8B" w:rsidR="0059183A" w:rsidRPr="00CE1A58" w:rsidRDefault="00794BCC" w:rsidP="006C0484">
      <w:pPr>
        <w:pStyle w:val="u-mb-24"/>
        <w:spacing w:before="0" w:beforeAutospacing="0" w:after="0" w:afterAutospacing="0"/>
        <w:jc w:val="both"/>
        <w:rPr>
          <w:color w:val="222222"/>
          <w:spacing w:val="2"/>
          <w:sz w:val="20"/>
          <w:szCs w:val="20"/>
          <w:lang w:val="en-US"/>
        </w:rPr>
      </w:pPr>
      <w:bookmarkStart w:id="557" w:name="_Hlk243863891"/>
      <w:ins w:id="558" w:author="reirose2002@gmail.com" w:date="2026-10-25T23:39:00Z">
        <w:r>
          <w:rPr>
            <w:sz w:val="20"/>
            <w:szCs w:val="20"/>
            <w:lang w:val="en-US"/>
          </w:rPr>
          <w:t>…</w:t>
        </w:r>
      </w:ins>
      <w:ins w:id="559" w:author="reirose2002@gmail.com" w:date="2026-10-25T23:38:00Z">
        <w:r w:rsidRPr="00794BCC">
          <w:rPr>
            <w:sz w:val="20"/>
            <w:szCs w:val="20"/>
            <w:lang w:val="en-US"/>
            <w:rPrChange w:id="560" w:author="reirose2002@gmail.com" w:date="2026-10-25T23:39:00Z">
              <w:rPr>
                <w:lang w:val="en-US"/>
              </w:rPr>
            </w:rPrChange>
          </w:rPr>
          <w:t xml:space="preserve">using a generic model of population genetics of the Wright Fisher type for </w:t>
        </w:r>
      </w:ins>
      <w:del w:id="561" w:author="reirose2002@gmail.com" w:date="2026-10-25T23:38:00Z">
        <w:r w:rsidR="00CE1A58" w:rsidRPr="00CE1A58" w:rsidDel="00794BCC">
          <w:rPr>
            <w:color w:val="222222"/>
            <w:spacing w:val="2"/>
            <w:sz w:val="20"/>
            <w:szCs w:val="20"/>
            <w:lang w:val="en-US"/>
          </w:rPr>
          <w:delText>In the present manuscript, we</w:delText>
        </w:r>
        <w:r w:rsidR="00167506" w:rsidRPr="00CE1A58" w:rsidDel="00794BCC">
          <w:rPr>
            <w:color w:val="222222"/>
            <w:spacing w:val="2"/>
            <w:sz w:val="20"/>
            <w:szCs w:val="20"/>
            <w:lang w:val="en-US"/>
          </w:rPr>
          <w:delText xml:space="preserve"> considered </w:delText>
        </w:r>
      </w:del>
      <w:r w:rsidR="00167506" w:rsidRPr="00CE1A58">
        <w:rPr>
          <w:color w:val="222222"/>
          <w:spacing w:val="2"/>
          <w:sz w:val="20"/>
          <w:szCs w:val="20"/>
          <w:lang w:val="en-US"/>
        </w:rPr>
        <w:t xml:space="preserve">different </w:t>
      </w:r>
      <w:r w:rsidR="00CE1A58" w:rsidRPr="00CE1A58">
        <w:rPr>
          <w:color w:val="222222"/>
          <w:spacing w:val="2"/>
          <w:sz w:val="20"/>
          <w:szCs w:val="20"/>
          <w:lang w:val="en-US"/>
        </w:rPr>
        <w:t xml:space="preserve">evolutionary </w:t>
      </w:r>
      <w:r w:rsidR="00167506" w:rsidRPr="00CE1A58">
        <w:rPr>
          <w:color w:val="222222"/>
          <w:spacing w:val="2"/>
          <w:sz w:val="20"/>
          <w:szCs w:val="20"/>
          <w:lang w:val="en-US"/>
        </w:rPr>
        <w:t>scenarios:</w:t>
      </w:r>
      <w:r w:rsidR="00CE1A58" w:rsidRPr="00CE1A58">
        <w:rPr>
          <w:color w:val="222222"/>
          <w:spacing w:val="2"/>
          <w:sz w:val="20"/>
          <w:szCs w:val="20"/>
          <w:lang w:val="en-US"/>
        </w:rPr>
        <w:t xml:space="preserve"> initial allele frequency</w:t>
      </w:r>
      <w:r w:rsidR="00167506" w:rsidRPr="00CE1A58">
        <w:rPr>
          <w:color w:val="222222"/>
          <w:spacing w:val="2"/>
          <w:sz w:val="20"/>
          <w:szCs w:val="20"/>
          <w:lang w:val="en-US"/>
        </w:rPr>
        <w:t xml:space="preserve"> f</w:t>
      </w:r>
      <w:r w:rsidR="00CE1A58" w:rsidRPr="00CE1A58">
        <w:rPr>
          <w:color w:val="222222"/>
          <w:spacing w:val="2"/>
          <w:sz w:val="20"/>
          <w:szCs w:val="20"/>
          <w:lang w:val="en-US"/>
        </w:rPr>
        <w:t>_</w:t>
      </w:r>
      <w:r w:rsidR="00167506" w:rsidRPr="00CE1A58">
        <w:rPr>
          <w:color w:val="222222"/>
          <w:spacing w:val="2"/>
          <w:sz w:val="20"/>
          <w:szCs w:val="20"/>
          <w:lang w:val="en-US"/>
        </w:rPr>
        <w:t xml:space="preserve">0=0.45 and 0, </w:t>
      </w:r>
      <w:r w:rsidR="00CE1A58" w:rsidRPr="00CE1A58">
        <w:rPr>
          <w:color w:val="222222"/>
          <w:spacing w:val="2"/>
          <w:sz w:val="20"/>
          <w:szCs w:val="20"/>
          <w:lang w:val="en-US"/>
        </w:rPr>
        <w:t>in the presence of</w:t>
      </w:r>
      <w:r w:rsidR="00167506" w:rsidRPr="00CE1A58">
        <w:rPr>
          <w:color w:val="222222"/>
          <w:spacing w:val="2"/>
          <w:sz w:val="20"/>
          <w:szCs w:val="20"/>
          <w:lang w:val="en-US"/>
        </w:rPr>
        <w:t xml:space="preserve"> recombination and without</w:t>
      </w:r>
      <w:r w:rsidR="00CE1A58" w:rsidRPr="00CE1A58">
        <w:rPr>
          <w:color w:val="222222"/>
          <w:spacing w:val="2"/>
          <w:sz w:val="20"/>
          <w:szCs w:val="20"/>
          <w:lang w:val="en-US"/>
        </w:rPr>
        <w:t>, with periodic and star-like epistatic network.</w:t>
      </w:r>
    </w:p>
    <w:bookmarkEnd w:id="557"/>
    <w:p w14:paraId="0EDAACE8" w14:textId="77777777" w:rsidR="0059183A" w:rsidRPr="00B5504E" w:rsidRDefault="0059183A" w:rsidP="006C0484">
      <w:pPr>
        <w:pStyle w:val="u-mb-24"/>
        <w:spacing w:before="0" w:beforeAutospacing="0" w:after="0" w:afterAutospacing="0"/>
        <w:jc w:val="both"/>
        <w:rPr>
          <w:rFonts w:ascii="Merriweather Sans" w:hAnsi="Merriweather Sans"/>
          <w:b/>
          <w:color w:val="222222"/>
          <w:spacing w:val="2"/>
          <w:lang w:val="en-US"/>
          <w:rPrChange w:id="562" w:author="reirose2002@gmail.com" w:date="2026-10-26T00:16:00Z">
            <w:rPr>
              <w:rFonts w:ascii="Merriweather Sans" w:hAnsi="Merriweather Sans"/>
              <w:b/>
              <w:color w:val="222222"/>
              <w:spacing w:val="2"/>
            </w:rPr>
          </w:rPrChange>
        </w:rPr>
      </w:pPr>
      <w:r w:rsidRPr="00B5504E">
        <w:rPr>
          <w:rFonts w:ascii="Merriweather Sans" w:hAnsi="Merriweather Sans"/>
          <w:color w:val="222222"/>
          <w:spacing w:val="2"/>
          <w:lang w:val="en-US"/>
          <w:rPrChange w:id="563" w:author="reirose2002@gmail.com" w:date="2026-10-26T00:16:00Z">
            <w:rPr>
              <w:rFonts w:ascii="Merriweather Sans" w:hAnsi="Merriweather Sans"/>
              <w:color w:val="222222"/>
              <w:spacing w:val="2"/>
            </w:rPr>
          </w:rPrChange>
        </w:rPr>
        <w:br/>
      </w:r>
      <w:r w:rsidRPr="00B5504E">
        <w:rPr>
          <w:rFonts w:ascii="Merriweather Sans" w:hAnsi="Merriweather Sans"/>
          <w:b/>
          <w:color w:val="222222"/>
          <w:spacing w:val="2"/>
          <w:lang w:val="en-US"/>
          <w:rPrChange w:id="564" w:author="reirose2002@gmail.com" w:date="2026-10-26T00:16:00Z">
            <w:rPr>
              <w:rFonts w:ascii="Merriweather Sans" w:hAnsi="Merriweather Sans"/>
              <w:b/>
              <w:color w:val="222222"/>
              <w:spacing w:val="2"/>
            </w:rPr>
          </w:rPrChange>
        </w:rPr>
        <w:t>The setting used to obtain the simulated data (i.e., “</w:t>
      </w:r>
      <w:r w:rsidRPr="00B25E1A">
        <w:rPr>
          <w:rFonts w:ascii="Cambria Math" w:hAnsi="Cambria Math" w:cs="Cambria Math"/>
          <w:b/>
          <w:color w:val="222222"/>
          <w:spacing w:val="2"/>
        </w:rPr>
        <w:t>𝑠</w:t>
      </w:r>
      <w:r w:rsidRPr="00B5504E">
        <w:rPr>
          <w:rFonts w:ascii="Merriweather Sans" w:hAnsi="Merriweather Sans"/>
          <w:b/>
          <w:color w:val="222222"/>
          <w:spacing w:val="2"/>
          <w:lang w:val="en-US"/>
          <w:rPrChange w:id="565" w:author="reirose2002@gmail.com" w:date="2026-10-26T00:16:00Z">
            <w:rPr>
              <w:rFonts w:ascii="Merriweather Sans" w:hAnsi="Merriweather Sans"/>
              <w:b/>
              <w:color w:val="222222"/>
              <w:spacing w:val="2"/>
            </w:rPr>
          </w:rPrChange>
        </w:rPr>
        <w:t xml:space="preserve"> =0.1, where 10% of potential mutations are advantageous and 90% are deleterious, population size </w:t>
      </w:r>
      <w:r w:rsidRPr="00B25E1A">
        <w:rPr>
          <w:rFonts w:ascii="Cambria Math" w:hAnsi="Cambria Math" w:cs="Cambria Math"/>
          <w:b/>
          <w:color w:val="222222"/>
          <w:spacing w:val="2"/>
        </w:rPr>
        <w:t>𝑁</w:t>
      </w:r>
      <w:r w:rsidRPr="00B5504E">
        <w:rPr>
          <w:rFonts w:ascii="Merriweather Sans" w:hAnsi="Merriweather Sans"/>
          <w:b/>
          <w:color w:val="222222"/>
          <w:spacing w:val="2"/>
          <w:lang w:val="en-US"/>
          <w:rPrChange w:id="566" w:author="reirose2002@gmail.com" w:date="2026-10-26T00:16:00Z">
            <w:rPr>
              <w:rFonts w:ascii="Merriweather Sans" w:hAnsi="Merriweather Sans"/>
              <w:b/>
              <w:color w:val="222222"/>
              <w:spacing w:val="2"/>
            </w:rPr>
          </w:rPrChange>
        </w:rPr>
        <w:t xml:space="preserve">=1000 individuals and genome length </w:t>
      </w:r>
      <w:r w:rsidRPr="00B25E1A">
        <w:rPr>
          <w:rFonts w:ascii="Cambria Math" w:hAnsi="Cambria Math" w:cs="Cambria Math"/>
          <w:b/>
          <w:color w:val="222222"/>
          <w:spacing w:val="2"/>
        </w:rPr>
        <w:t>𝐿</w:t>
      </w:r>
      <w:r w:rsidRPr="00B5504E">
        <w:rPr>
          <w:rFonts w:ascii="Merriweather Sans" w:hAnsi="Merriweather Sans"/>
          <w:b/>
          <w:color w:val="222222"/>
          <w:spacing w:val="2"/>
          <w:lang w:val="en-US"/>
          <w:rPrChange w:id="567" w:author="reirose2002@gmail.com" w:date="2026-10-26T00:16:00Z">
            <w:rPr>
              <w:rFonts w:ascii="Merriweather Sans" w:hAnsi="Merriweather Sans"/>
              <w:b/>
              <w:color w:val="222222"/>
              <w:spacing w:val="2"/>
            </w:rPr>
          </w:rPrChange>
        </w:rPr>
        <w:t>=100 sites”) are not justified.</w:t>
      </w:r>
    </w:p>
    <w:p w14:paraId="7627F57A" w14:textId="77777777" w:rsidR="0059183A" w:rsidRPr="00B5504E" w:rsidRDefault="0059183A" w:rsidP="006C0484">
      <w:pPr>
        <w:pStyle w:val="u-mb-24"/>
        <w:spacing w:before="0" w:beforeAutospacing="0" w:after="0" w:afterAutospacing="0"/>
        <w:jc w:val="both"/>
        <w:rPr>
          <w:rFonts w:ascii="Merriweather Sans" w:hAnsi="Merriweather Sans"/>
          <w:color w:val="222222"/>
          <w:spacing w:val="2"/>
          <w:lang w:val="en-US"/>
          <w:rPrChange w:id="568" w:author="reirose2002@gmail.com" w:date="2026-10-26T00:16:00Z">
            <w:rPr>
              <w:rFonts w:ascii="Merriweather Sans" w:hAnsi="Merriweather Sans"/>
              <w:color w:val="222222"/>
              <w:spacing w:val="2"/>
            </w:rPr>
          </w:rPrChange>
        </w:rPr>
      </w:pPr>
    </w:p>
    <w:p w14:paraId="3435FBC8" w14:textId="41BC45FC" w:rsidR="00CE1A58" w:rsidRPr="00B5504E" w:rsidRDefault="00CE1A58" w:rsidP="006C0484">
      <w:pPr>
        <w:pStyle w:val="u-mb-24"/>
        <w:spacing w:before="0" w:beforeAutospacing="0" w:after="0" w:afterAutospacing="0"/>
        <w:jc w:val="both"/>
        <w:rPr>
          <w:color w:val="222222"/>
          <w:spacing w:val="2"/>
          <w:lang w:val="en-US"/>
          <w:rPrChange w:id="569" w:author="reirose2002@gmail.com" w:date="2026-10-26T00:16:00Z">
            <w:rPr>
              <w:color w:val="222222"/>
              <w:spacing w:val="2"/>
            </w:rPr>
          </w:rPrChange>
        </w:rPr>
      </w:pPr>
      <w:r w:rsidRPr="00B5504E">
        <w:rPr>
          <w:color w:val="222222"/>
          <w:spacing w:val="2"/>
          <w:lang w:val="en-US"/>
          <w:rPrChange w:id="570" w:author="reirose2002@gmail.com" w:date="2026-10-26T00:16:00Z">
            <w:rPr>
              <w:color w:val="222222"/>
              <w:spacing w:val="2"/>
            </w:rPr>
          </w:rPrChange>
        </w:rPr>
        <w:t>Clarified in the revised version</w:t>
      </w:r>
      <w:ins w:id="571" w:author="reirose2002@gmail.com" w:date="2026-10-25T23:42:00Z">
        <w:r w:rsidR="00794BCC">
          <w:rPr>
            <w:color w:val="222222"/>
            <w:spacing w:val="2"/>
            <w:lang w:val="en-US"/>
          </w:rPr>
          <w:t xml:space="preserve"> (</w:t>
        </w:r>
      </w:ins>
      <w:ins w:id="572" w:author="reirose2002@gmail.com" w:date="2026-10-26T00:26:00Z">
        <w:r w:rsidR="005C1BFF">
          <w:rPr>
            <w:lang w:val="en-US"/>
          </w:rPr>
          <w:t>Lines 158-1</w:t>
        </w:r>
        <w:r w:rsidR="005C1BFF" w:rsidRPr="00D35C5D">
          <w:rPr>
            <w:lang w:val="en-US"/>
          </w:rPr>
          <w:t>61</w:t>
        </w:r>
        <w:r w:rsidR="005C1BFF">
          <w:rPr>
            <w:lang w:val="en-US"/>
          </w:rPr>
          <w:t>, 1</w:t>
        </w:r>
        <w:r w:rsidR="005C1BFF" w:rsidRPr="00D35C5D">
          <w:rPr>
            <w:lang w:val="en-US"/>
          </w:rPr>
          <w:t>8</w:t>
        </w:r>
      </w:ins>
      <w:ins w:id="573" w:author="reirose2002@gmail.com" w:date="2026-10-26T00:27:00Z">
        <w:r w:rsidR="005C1BFF">
          <w:rPr>
            <w:lang w:val="en-US"/>
          </w:rPr>
          <w:t>1</w:t>
        </w:r>
      </w:ins>
      <w:ins w:id="574" w:author="reirose2002@gmail.com" w:date="2026-10-26T00:26:00Z">
        <w:r w:rsidR="005C1BFF">
          <w:rPr>
            <w:lang w:val="en-US"/>
          </w:rPr>
          <w:t>-1</w:t>
        </w:r>
        <w:r w:rsidR="005C1BFF" w:rsidRPr="00D35C5D">
          <w:rPr>
            <w:lang w:val="en-US"/>
          </w:rPr>
          <w:t>84</w:t>
        </w:r>
        <w:r w:rsidR="005C1BFF">
          <w:rPr>
            <w:lang w:val="en-US"/>
          </w:rPr>
          <w:t xml:space="preserve">, </w:t>
        </w:r>
        <w:r w:rsidR="005C1BFF" w:rsidRPr="00D35C5D">
          <w:rPr>
            <w:lang w:val="en-US"/>
          </w:rPr>
          <w:t>50</w:t>
        </w:r>
      </w:ins>
      <w:ins w:id="575" w:author="reirose2002@gmail.com" w:date="2026-10-26T00:28:00Z">
        <w:r w:rsidR="005C1BFF">
          <w:rPr>
            <w:lang w:val="en-US"/>
          </w:rPr>
          <w:t>7</w:t>
        </w:r>
      </w:ins>
      <w:ins w:id="576" w:author="reirose2002@gmail.com" w:date="2026-10-26T00:26:00Z">
        <w:r w:rsidR="005C1BFF" w:rsidRPr="00D35C5D">
          <w:rPr>
            <w:lang w:val="en-US"/>
          </w:rPr>
          <w:t>-510</w:t>
        </w:r>
        <w:r w:rsidR="005C1BFF">
          <w:rPr>
            <w:lang w:val="en-US"/>
          </w:rPr>
          <w:t>, table 1)</w:t>
        </w:r>
        <w:r w:rsidR="005C1BFF" w:rsidRPr="00D35C5D">
          <w:rPr>
            <w:lang w:val="en-US"/>
          </w:rPr>
          <w:t>:</w:t>
        </w:r>
      </w:ins>
      <w:r w:rsidRPr="00B5504E">
        <w:rPr>
          <w:color w:val="222222"/>
          <w:spacing w:val="2"/>
          <w:lang w:val="en-US"/>
          <w:rPrChange w:id="577" w:author="reirose2002@gmail.com" w:date="2026-10-26T00:16:00Z">
            <w:rPr>
              <w:color w:val="222222"/>
              <w:spacing w:val="2"/>
            </w:rPr>
          </w:rPrChange>
        </w:rPr>
        <w:t>:</w:t>
      </w:r>
    </w:p>
    <w:p w14:paraId="7836A1FC" w14:textId="77777777" w:rsidR="00CE1A58" w:rsidRPr="00B5504E" w:rsidRDefault="00CE1A58" w:rsidP="006C0484">
      <w:pPr>
        <w:pStyle w:val="u-mb-24"/>
        <w:spacing w:before="0" w:beforeAutospacing="0" w:after="0" w:afterAutospacing="0"/>
        <w:jc w:val="both"/>
        <w:rPr>
          <w:color w:val="222222"/>
          <w:spacing w:val="2"/>
          <w:lang w:val="en-US"/>
          <w:rPrChange w:id="578" w:author="reirose2002@gmail.com" w:date="2026-10-26T00:16:00Z">
            <w:rPr>
              <w:color w:val="222222"/>
              <w:spacing w:val="2"/>
            </w:rPr>
          </w:rPrChange>
        </w:rPr>
      </w:pPr>
    </w:p>
    <w:p w14:paraId="5D4DABE9" w14:textId="022DAC0B" w:rsidR="00CE1A58" w:rsidRPr="00B5504E" w:rsidRDefault="00CE1A58" w:rsidP="006C0484">
      <w:pPr>
        <w:pStyle w:val="u-mb-24"/>
        <w:spacing w:before="0" w:beforeAutospacing="0" w:after="0" w:afterAutospacing="0"/>
        <w:jc w:val="both"/>
        <w:rPr>
          <w:rFonts w:ascii="Merriweather Sans" w:hAnsi="Merriweather Sans"/>
          <w:color w:val="222222"/>
          <w:spacing w:val="2"/>
          <w:sz w:val="20"/>
          <w:szCs w:val="20"/>
          <w:lang w:val="en-US"/>
          <w:rPrChange w:id="579" w:author="reirose2002@gmail.com" w:date="2026-10-26T00:16:00Z">
            <w:rPr>
              <w:rFonts w:ascii="Merriweather Sans" w:hAnsi="Merriweather Sans"/>
              <w:color w:val="222222"/>
              <w:spacing w:val="2"/>
              <w:sz w:val="20"/>
              <w:szCs w:val="20"/>
            </w:rPr>
          </w:rPrChange>
        </w:rPr>
      </w:pPr>
      <w:bookmarkStart w:id="580" w:name="_Hlk243864057"/>
      <w:r w:rsidRPr="00B5504E">
        <w:rPr>
          <w:color w:val="222222"/>
          <w:spacing w:val="2"/>
          <w:sz w:val="20"/>
          <w:szCs w:val="20"/>
          <w:lang w:val="en-US"/>
          <w:rPrChange w:id="581" w:author="reirose2002@gmail.com" w:date="2026-10-26T00:16:00Z">
            <w:rPr>
              <w:color w:val="222222"/>
              <w:spacing w:val="2"/>
              <w:sz w:val="20"/>
              <w:szCs w:val="20"/>
            </w:rPr>
          </w:rPrChange>
        </w:rPr>
        <w:t xml:space="preserve">This </w:t>
      </w:r>
      <w:r w:rsidR="00C07FEA" w:rsidRPr="00B5504E">
        <w:rPr>
          <w:color w:val="222222"/>
          <w:spacing w:val="2"/>
          <w:sz w:val="20"/>
          <w:szCs w:val="20"/>
          <w:lang w:val="en-US"/>
          <w:rPrChange w:id="582" w:author="reirose2002@gmail.com" w:date="2026-10-26T00:16:00Z">
            <w:rPr>
              <w:color w:val="222222"/>
              <w:spacing w:val="2"/>
              <w:sz w:val="20"/>
              <w:szCs w:val="20"/>
            </w:rPr>
          </w:rPrChange>
        </w:rPr>
        <w:t xml:space="preserve">specific </w:t>
      </w:r>
      <w:r w:rsidRPr="00B5504E">
        <w:rPr>
          <w:color w:val="222222"/>
          <w:spacing w:val="2"/>
          <w:sz w:val="20"/>
          <w:szCs w:val="20"/>
          <w:lang w:val="en-US"/>
          <w:rPrChange w:id="583" w:author="reirose2002@gmail.com" w:date="2026-10-26T00:16:00Z">
            <w:rPr>
              <w:color w:val="222222"/>
              <w:spacing w:val="2"/>
              <w:sz w:val="20"/>
              <w:szCs w:val="20"/>
            </w:rPr>
          </w:rPrChange>
        </w:rPr>
        <w:t xml:space="preserve">choice of parameters </w:t>
      </w:r>
      <w:r w:rsidR="00BC4861" w:rsidRPr="00B5504E">
        <w:rPr>
          <w:color w:val="222222"/>
          <w:spacing w:val="2"/>
          <w:sz w:val="20"/>
          <w:szCs w:val="20"/>
          <w:lang w:val="en-US"/>
          <w:rPrChange w:id="584" w:author="reirose2002@gmail.com" w:date="2026-10-26T00:16:00Z">
            <w:rPr>
              <w:color w:val="222222"/>
              <w:spacing w:val="2"/>
              <w:sz w:val="20"/>
              <w:szCs w:val="20"/>
            </w:rPr>
          </w:rPrChange>
        </w:rPr>
        <w:t>is</w:t>
      </w:r>
      <w:r w:rsidR="00C07FEA" w:rsidRPr="00B5504E">
        <w:rPr>
          <w:color w:val="222222"/>
          <w:spacing w:val="2"/>
          <w:sz w:val="20"/>
          <w:szCs w:val="20"/>
          <w:lang w:val="en-US"/>
          <w:rPrChange w:id="585" w:author="reirose2002@gmail.com" w:date="2026-10-26T00:16:00Z">
            <w:rPr>
              <w:color w:val="222222"/>
              <w:spacing w:val="2"/>
              <w:sz w:val="20"/>
              <w:szCs w:val="20"/>
            </w:rPr>
          </w:rPrChange>
        </w:rPr>
        <w:t xml:space="preserve"> </w:t>
      </w:r>
      <w:r w:rsidRPr="00B5504E">
        <w:rPr>
          <w:color w:val="222222"/>
          <w:spacing w:val="2"/>
          <w:sz w:val="20"/>
          <w:szCs w:val="20"/>
          <w:lang w:val="en-US"/>
          <w:rPrChange w:id="586" w:author="reirose2002@gmail.com" w:date="2026-10-26T00:16:00Z">
            <w:rPr>
              <w:color w:val="222222"/>
              <w:spacing w:val="2"/>
              <w:sz w:val="20"/>
              <w:szCs w:val="20"/>
            </w:rPr>
          </w:rPrChange>
        </w:rPr>
        <w:t>a representative example</w:t>
      </w:r>
      <w:r w:rsidR="00BC4861" w:rsidRPr="00B5504E">
        <w:rPr>
          <w:color w:val="222222"/>
          <w:spacing w:val="2"/>
          <w:sz w:val="20"/>
          <w:szCs w:val="20"/>
          <w:lang w:val="en-US"/>
          <w:rPrChange w:id="587" w:author="reirose2002@gmail.com" w:date="2026-10-26T00:16:00Z">
            <w:rPr>
              <w:color w:val="222222"/>
              <w:spacing w:val="2"/>
              <w:sz w:val="20"/>
              <w:szCs w:val="20"/>
            </w:rPr>
          </w:rPrChange>
        </w:rPr>
        <w:t>,</w:t>
      </w:r>
      <w:r w:rsidRPr="00B5504E">
        <w:rPr>
          <w:color w:val="222222"/>
          <w:spacing w:val="2"/>
          <w:sz w:val="20"/>
          <w:szCs w:val="20"/>
          <w:lang w:val="en-US"/>
          <w:rPrChange w:id="588" w:author="reirose2002@gmail.com" w:date="2026-10-26T00:16:00Z">
            <w:rPr>
              <w:color w:val="222222"/>
              <w:spacing w:val="2"/>
              <w:sz w:val="20"/>
              <w:szCs w:val="20"/>
            </w:rPr>
          </w:rPrChange>
        </w:rPr>
        <w:t xml:space="preserve"> in which spontaneous crossing </w:t>
      </w:r>
      <w:r w:rsidR="00C07FEA" w:rsidRPr="00B5504E">
        <w:rPr>
          <w:color w:val="222222"/>
          <w:spacing w:val="2"/>
          <w:sz w:val="20"/>
          <w:szCs w:val="20"/>
          <w:lang w:val="en-US"/>
          <w:rPrChange w:id="589" w:author="reirose2002@gmail.com" w:date="2026-10-26T00:16:00Z">
            <w:rPr>
              <w:color w:val="222222"/>
              <w:spacing w:val="2"/>
              <w:sz w:val="20"/>
              <w:szCs w:val="20"/>
            </w:rPr>
          </w:rPrChange>
        </w:rPr>
        <w:t>of the fitness valley could</w:t>
      </w:r>
      <w:r w:rsidRPr="00B5504E">
        <w:rPr>
          <w:color w:val="222222"/>
          <w:spacing w:val="2"/>
          <w:sz w:val="20"/>
          <w:szCs w:val="20"/>
          <w:lang w:val="en-US"/>
          <w:rPrChange w:id="590" w:author="reirose2002@gmail.com" w:date="2026-10-26T00:16:00Z">
            <w:rPr>
              <w:color w:val="222222"/>
              <w:spacing w:val="2"/>
              <w:sz w:val="20"/>
              <w:szCs w:val="20"/>
            </w:rPr>
          </w:rPrChange>
        </w:rPr>
        <w:t xml:space="preserve"> occur</w:t>
      </w:r>
      <w:r w:rsidR="00C07FEA" w:rsidRPr="00B5504E">
        <w:rPr>
          <w:color w:val="222222"/>
          <w:spacing w:val="2"/>
          <w:sz w:val="20"/>
          <w:szCs w:val="20"/>
          <w:lang w:val="en-US"/>
          <w:rPrChange w:id="591" w:author="reirose2002@gmail.com" w:date="2026-10-26T00:16:00Z">
            <w:rPr>
              <w:color w:val="222222"/>
              <w:spacing w:val="2"/>
              <w:sz w:val="20"/>
              <w:szCs w:val="20"/>
            </w:rPr>
          </w:rPrChange>
        </w:rPr>
        <w:t xml:space="preserve"> to resemble emergence of VOC</w:t>
      </w:r>
      <w:r w:rsidRPr="00B5504E">
        <w:rPr>
          <w:color w:val="222222"/>
          <w:spacing w:val="2"/>
          <w:sz w:val="20"/>
          <w:szCs w:val="20"/>
          <w:lang w:val="en-US"/>
          <w:rPrChange w:id="592" w:author="reirose2002@gmail.com" w:date="2026-10-26T00:16:00Z">
            <w:rPr>
              <w:color w:val="222222"/>
              <w:spacing w:val="2"/>
              <w:sz w:val="20"/>
              <w:szCs w:val="20"/>
            </w:rPr>
          </w:rPrChange>
        </w:rPr>
        <w:t xml:space="preserve">. Variation of </w:t>
      </w:r>
      <w:r w:rsidR="00C07FEA" w:rsidRPr="00B5504E">
        <w:rPr>
          <w:color w:val="222222"/>
          <w:spacing w:val="2"/>
          <w:sz w:val="20"/>
          <w:szCs w:val="20"/>
          <w:lang w:val="en-US"/>
          <w:rPrChange w:id="593" w:author="reirose2002@gmail.com" w:date="2026-10-26T00:16:00Z">
            <w:rPr>
              <w:color w:val="222222"/>
              <w:spacing w:val="2"/>
              <w:sz w:val="20"/>
              <w:szCs w:val="20"/>
            </w:rPr>
          </w:rPrChange>
        </w:rPr>
        <w:t>the</w:t>
      </w:r>
      <w:r w:rsidRPr="00B5504E">
        <w:rPr>
          <w:color w:val="222222"/>
          <w:spacing w:val="2"/>
          <w:sz w:val="20"/>
          <w:szCs w:val="20"/>
          <w:lang w:val="en-US"/>
          <w:rPrChange w:id="594" w:author="reirose2002@gmail.com" w:date="2026-10-26T00:16:00Z">
            <w:rPr>
              <w:color w:val="222222"/>
              <w:spacing w:val="2"/>
              <w:sz w:val="20"/>
              <w:szCs w:val="20"/>
            </w:rPr>
          </w:rPrChange>
        </w:rPr>
        <w:t xml:space="preserve"> initial allelic frequency has a small effect on the dynamics. The value of selection cofficient is chosen to fit the timing of variant B.1.1.7.</w:t>
      </w:r>
    </w:p>
    <w:bookmarkEnd w:id="580"/>
    <w:p w14:paraId="7601482C" w14:textId="5BC51EA8" w:rsidR="0059183A" w:rsidRPr="00B5504E" w:rsidRDefault="0059183A" w:rsidP="006C0484">
      <w:pPr>
        <w:pStyle w:val="u-mb-24"/>
        <w:spacing w:before="0" w:beforeAutospacing="0" w:after="0" w:afterAutospacing="0"/>
        <w:jc w:val="both"/>
        <w:rPr>
          <w:rFonts w:ascii="Merriweather Sans" w:hAnsi="Merriweather Sans"/>
          <w:color w:val="222222"/>
          <w:spacing w:val="2"/>
          <w:lang w:val="en-US"/>
          <w:rPrChange w:id="595" w:author="reirose2002@gmail.com" w:date="2026-10-26T00:16:00Z">
            <w:rPr>
              <w:rFonts w:ascii="Merriweather Sans" w:hAnsi="Merriweather Sans"/>
              <w:color w:val="222222"/>
              <w:spacing w:val="2"/>
            </w:rPr>
          </w:rPrChange>
        </w:rPr>
      </w:pPr>
      <w:r w:rsidRPr="00B5504E">
        <w:rPr>
          <w:rFonts w:ascii="Merriweather Sans" w:hAnsi="Merriweather Sans"/>
          <w:color w:val="222222"/>
          <w:spacing w:val="2"/>
          <w:lang w:val="en-US"/>
          <w:rPrChange w:id="596" w:author="reirose2002@gmail.com" w:date="2026-10-26T00:16:00Z">
            <w:rPr>
              <w:rFonts w:ascii="Merriweather Sans" w:hAnsi="Merriweather Sans"/>
              <w:color w:val="222222"/>
              <w:spacing w:val="2"/>
            </w:rPr>
          </w:rPrChange>
        </w:rPr>
        <w:br/>
      </w:r>
      <w:r w:rsidRPr="00B5504E">
        <w:rPr>
          <w:rFonts w:ascii="Merriweather Sans" w:hAnsi="Merriweather Sans"/>
          <w:b/>
          <w:color w:val="222222"/>
          <w:spacing w:val="2"/>
          <w:lang w:val="en-US"/>
          <w:rPrChange w:id="597" w:author="reirose2002@gmail.com" w:date="2026-10-26T00:16:00Z">
            <w:rPr>
              <w:rFonts w:ascii="Merriweather Sans" w:hAnsi="Merriweather Sans"/>
              <w:b/>
              <w:color w:val="222222"/>
              <w:spacing w:val="2"/>
            </w:rPr>
          </w:rPrChange>
        </w:rPr>
        <w:t xml:space="preserve">Related to the previous issue, the manuscript indicates “equal sampling from world regions is critical for detection.” This raises several questions. What is the influence of sample size on detection accuracy? What is the </w:t>
      </w:r>
      <w:r w:rsidRPr="00B5504E">
        <w:rPr>
          <w:rFonts w:ascii="Merriweather Sans" w:hAnsi="Merriweather Sans"/>
          <w:b/>
          <w:color w:val="222222"/>
          <w:spacing w:val="2"/>
          <w:lang w:val="en-US"/>
          <w:rPrChange w:id="598" w:author="reirose2002@gmail.com" w:date="2026-10-26T00:16:00Z">
            <w:rPr>
              <w:rFonts w:ascii="Merriweather Sans" w:hAnsi="Merriweather Sans"/>
              <w:b/>
              <w:color w:val="222222"/>
              <w:spacing w:val="2"/>
            </w:rPr>
          </w:rPrChange>
        </w:rPr>
        <w:lastRenderedPageBreak/>
        <w:t>influence of unequal sample sizes among different subsamples on detection accuracy? The minimum sample size required to obtain statistically acceptable detection accuracy should be indicated so that other investigators know whether such a minimum sample size is required.</w:t>
      </w:r>
    </w:p>
    <w:p w14:paraId="2A3AADC2" w14:textId="77777777" w:rsidR="0059183A" w:rsidRPr="00B5504E" w:rsidRDefault="0059183A" w:rsidP="006C0484">
      <w:pPr>
        <w:pStyle w:val="u-mb-24"/>
        <w:spacing w:before="0" w:beforeAutospacing="0" w:after="0" w:afterAutospacing="0"/>
        <w:jc w:val="both"/>
        <w:rPr>
          <w:rFonts w:ascii="Merriweather Sans" w:hAnsi="Merriweather Sans"/>
          <w:color w:val="222222"/>
          <w:spacing w:val="2"/>
          <w:lang w:val="en-US"/>
          <w:rPrChange w:id="599" w:author="reirose2002@gmail.com" w:date="2026-10-26T00:16:00Z">
            <w:rPr>
              <w:rFonts w:ascii="Merriweather Sans" w:hAnsi="Merriweather Sans"/>
              <w:color w:val="222222"/>
              <w:spacing w:val="2"/>
            </w:rPr>
          </w:rPrChange>
        </w:rPr>
      </w:pPr>
    </w:p>
    <w:p w14:paraId="734B6B7C" w14:textId="16F1605C" w:rsidR="008673EB" w:rsidRDefault="0059183A" w:rsidP="006C0484">
      <w:pPr>
        <w:pStyle w:val="u-mb-24"/>
        <w:spacing w:before="0" w:beforeAutospacing="0" w:after="0" w:afterAutospacing="0"/>
        <w:jc w:val="both"/>
        <w:rPr>
          <w:color w:val="222222"/>
          <w:spacing w:val="2"/>
          <w:lang w:val="en-US"/>
        </w:rPr>
      </w:pPr>
      <w:r w:rsidRPr="00B25E1A">
        <w:rPr>
          <w:color w:val="222222"/>
          <w:spacing w:val="2"/>
          <w:lang w:val="en-US"/>
        </w:rPr>
        <w:t xml:space="preserve">The answer to the first two questions is </w:t>
      </w:r>
      <w:r w:rsidR="008673EB">
        <w:rPr>
          <w:color w:val="222222"/>
          <w:spacing w:val="2"/>
          <w:lang w:val="en-US"/>
        </w:rPr>
        <w:t>given</w:t>
      </w:r>
      <w:r w:rsidRPr="00B25E1A">
        <w:rPr>
          <w:color w:val="222222"/>
          <w:spacing w:val="2"/>
          <w:lang w:val="en-US"/>
        </w:rPr>
        <w:t xml:space="preserve"> in Fig. 4</w:t>
      </w:r>
      <w:r w:rsidR="00C70122">
        <w:rPr>
          <w:color w:val="222222"/>
          <w:spacing w:val="2"/>
          <w:lang w:val="en-US"/>
        </w:rPr>
        <w:t xml:space="preserve"> and Pedruzzi2021</w:t>
      </w:r>
      <w:r w:rsidRPr="00B25E1A">
        <w:rPr>
          <w:color w:val="222222"/>
          <w:spacing w:val="2"/>
          <w:lang w:val="en-US"/>
        </w:rPr>
        <w:t xml:space="preserve">. The </w:t>
      </w:r>
      <w:r w:rsidR="008673EB">
        <w:rPr>
          <w:color w:val="222222"/>
          <w:spacing w:val="2"/>
          <w:lang w:val="en-US"/>
        </w:rPr>
        <w:t>caption</w:t>
      </w:r>
      <w:r w:rsidRPr="00B25E1A">
        <w:rPr>
          <w:color w:val="222222"/>
          <w:spacing w:val="2"/>
          <w:lang w:val="en-US"/>
        </w:rPr>
        <w:t xml:space="preserve"> now includes a recommendation regarding the minimum sample size</w:t>
      </w:r>
      <w:ins w:id="600" w:author="reirose2002@gmail.com" w:date="2026-10-25T23:47:00Z">
        <w:r w:rsidR="00BD5585">
          <w:rPr>
            <w:color w:val="222222"/>
            <w:spacing w:val="2"/>
            <w:lang w:val="en-US"/>
          </w:rPr>
          <w:t xml:space="preserve"> (lines 22</w:t>
        </w:r>
      </w:ins>
      <w:ins w:id="601" w:author="reirose2002@gmail.com" w:date="2026-10-26T00:28:00Z">
        <w:r w:rsidR="005C1BFF">
          <w:rPr>
            <w:color w:val="222222"/>
            <w:spacing w:val="2"/>
            <w:lang w:val="en-US"/>
          </w:rPr>
          <w:t>5</w:t>
        </w:r>
      </w:ins>
      <w:ins w:id="602" w:author="reirose2002@gmail.com" w:date="2026-10-25T23:47:00Z">
        <w:r w:rsidR="00BD5585">
          <w:rPr>
            <w:color w:val="222222"/>
            <w:spacing w:val="2"/>
            <w:lang w:val="en-US"/>
          </w:rPr>
          <w:t>-22</w:t>
        </w:r>
      </w:ins>
      <w:ins w:id="603" w:author="reirose2002@gmail.com" w:date="2026-10-26T00:28:00Z">
        <w:r w:rsidR="005C1BFF">
          <w:rPr>
            <w:color w:val="222222"/>
            <w:spacing w:val="2"/>
            <w:lang w:val="en-US"/>
          </w:rPr>
          <w:t>6</w:t>
        </w:r>
      </w:ins>
      <w:ins w:id="604" w:author="reirose2002@gmail.com" w:date="2026-10-25T23:47:00Z">
        <w:r w:rsidR="00BD5585">
          <w:rPr>
            <w:color w:val="222222"/>
            <w:spacing w:val="2"/>
            <w:lang w:val="en-US"/>
          </w:rPr>
          <w:t>)</w:t>
        </w:r>
      </w:ins>
      <w:r w:rsidR="008673EB">
        <w:rPr>
          <w:color w:val="222222"/>
          <w:spacing w:val="2"/>
          <w:lang w:val="en-US"/>
        </w:rPr>
        <w:t>:</w:t>
      </w:r>
    </w:p>
    <w:p w14:paraId="2ED80D84" w14:textId="77777777" w:rsidR="008673EB" w:rsidRDefault="008673EB" w:rsidP="006C0484">
      <w:pPr>
        <w:pStyle w:val="u-mb-24"/>
        <w:spacing w:before="0" w:beforeAutospacing="0" w:after="0" w:afterAutospacing="0"/>
        <w:jc w:val="both"/>
        <w:rPr>
          <w:color w:val="222222"/>
          <w:spacing w:val="2"/>
          <w:lang w:val="en-US"/>
        </w:rPr>
      </w:pPr>
    </w:p>
    <w:p w14:paraId="64C48732" w14:textId="7C0E000A" w:rsidR="00C07FEA" w:rsidRPr="00B5504E" w:rsidDel="00BD5585" w:rsidRDefault="00BD5585" w:rsidP="006C0484">
      <w:pPr>
        <w:pStyle w:val="u-mb-24"/>
        <w:spacing w:before="0" w:beforeAutospacing="0" w:after="0" w:afterAutospacing="0"/>
        <w:jc w:val="both"/>
        <w:rPr>
          <w:del w:id="605" w:author="reirose2002@gmail.com" w:date="2026-10-25T23:47:00Z"/>
          <w:rFonts w:ascii="Merriweather Sans" w:hAnsi="Merriweather Sans"/>
          <w:color w:val="222222"/>
          <w:spacing w:val="2"/>
          <w:lang w:val="en-US"/>
          <w:rPrChange w:id="606" w:author="reirose2002@gmail.com" w:date="2026-10-26T00:16:00Z">
            <w:rPr>
              <w:del w:id="607" w:author="reirose2002@gmail.com" w:date="2026-10-25T23:47:00Z"/>
              <w:rFonts w:ascii="Merriweather Sans" w:hAnsi="Merriweather Sans"/>
              <w:color w:val="222222"/>
              <w:spacing w:val="2"/>
            </w:rPr>
          </w:rPrChange>
        </w:rPr>
      </w:pPr>
      <w:ins w:id="608" w:author="reirose2002@gmail.com" w:date="2026-10-25T23:47:00Z">
        <w:r w:rsidRPr="00B5504E">
          <w:rPr>
            <w:sz w:val="20"/>
            <w:szCs w:val="20"/>
            <w:lang w:val="en-US"/>
            <w:rPrChange w:id="609" w:author="reirose2002@gmail.com" w:date="2026-10-26T00:16:00Z">
              <w:rPr>
                <w:sz w:val="20"/>
                <w:szCs w:val="20"/>
              </w:rPr>
            </w:rPrChange>
          </w:rPr>
          <w:t>Minimum sample size is approximately 1000 good sequences per one population, minimal population number is six.</w:t>
        </w:r>
      </w:ins>
      <w:del w:id="610" w:author="reirose2002@gmail.com" w:date="2026-10-25T23:47:00Z">
        <w:r w:rsidR="00C07FEA" w:rsidRPr="00C07FEA" w:rsidDel="00BD5585">
          <w:rPr>
            <w:color w:val="222222"/>
            <w:spacing w:val="2"/>
            <w:highlight w:val="yellow"/>
            <w:lang w:val="en-US"/>
          </w:rPr>
          <w:delText>Cite recommendation here</w:delText>
        </w:r>
      </w:del>
    </w:p>
    <w:p w14:paraId="662F06E3" w14:textId="77777777" w:rsidR="00C07FEA" w:rsidRPr="00B5504E" w:rsidRDefault="00C07FEA" w:rsidP="006C0484">
      <w:pPr>
        <w:pStyle w:val="u-mb-24"/>
        <w:spacing w:before="0" w:beforeAutospacing="0" w:after="0" w:afterAutospacing="0"/>
        <w:jc w:val="both"/>
        <w:rPr>
          <w:rFonts w:ascii="Merriweather Sans" w:hAnsi="Merriweather Sans"/>
          <w:color w:val="222222"/>
          <w:spacing w:val="2"/>
          <w:lang w:val="en-US"/>
          <w:rPrChange w:id="611" w:author="reirose2002@gmail.com" w:date="2026-10-26T00:16:00Z">
            <w:rPr>
              <w:rFonts w:ascii="Merriweather Sans" w:hAnsi="Merriweather Sans"/>
              <w:color w:val="222222"/>
              <w:spacing w:val="2"/>
            </w:rPr>
          </w:rPrChange>
        </w:rPr>
      </w:pPr>
    </w:p>
    <w:p w14:paraId="2828A300" w14:textId="628367B9" w:rsidR="0059183A" w:rsidRPr="00B5504E" w:rsidRDefault="0059183A" w:rsidP="006C0484">
      <w:pPr>
        <w:pStyle w:val="u-mb-24"/>
        <w:spacing w:before="0" w:beforeAutospacing="0" w:after="0" w:afterAutospacing="0"/>
        <w:jc w:val="both"/>
        <w:rPr>
          <w:rFonts w:ascii="Merriweather Sans" w:hAnsi="Merriweather Sans"/>
          <w:color w:val="222222"/>
          <w:spacing w:val="2"/>
          <w:lang w:val="en-US"/>
          <w:rPrChange w:id="612" w:author="reirose2002@gmail.com" w:date="2026-10-26T00:16:00Z">
            <w:rPr>
              <w:rFonts w:ascii="Merriweather Sans" w:hAnsi="Merriweather Sans"/>
              <w:color w:val="222222"/>
              <w:spacing w:val="2"/>
            </w:rPr>
          </w:rPrChange>
        </w:rPr>
      </w:pPr>
      <w:r w:rsidRPr="00B5504E">
        <w:rPr>
          <w:rFonts w:ascii="Merriweather Sans" w:hAnsi="Merriweather Sans"/>
          <w:b/>
          <w:color w:val="222222"/>
          <w:spacing w:val="2"/>
          <w:lang w:val="en-US"/>
          <w:rPrChange w:id="613" w:author="reirose2002@gmail.com" w:date="2026-10-26T00:16:00Z">
            <w:rPr>
              <w:rFonts w:ascii="Merriweather Sans" w:hAnsi="Merriweather Sans"/>
              <w:b/>
              <w:color w:val="222222"/>
              <w:spacing w:val="2"/>
            </w:rPr>
          </w:rPrChange>
        </w:rPr>
        <w:t>Several sentences throughout the manuscript are hypothetical or not properly supported (i.e., “The detected network (Fig. 6) is consistent with the presence of fitness valleys, although does not prove their existence directly, presumably, due to the absence of weaker links not captured by the method.”, the absence of weaker links was not studied, so why is this presumed?). Given the assumptions and limitations of the method, as well as the analysis of a single virus, I recommend being more cautious with the statements made throughout the manuscript. The authors could use terms such as “we believe” when making interpretations rather than presenting unsupported conclusions as established facts.</w:t>
      </w:r>
    </w:p>
    <w:p w14:paraId="3A020154" w14:textId="77777777" w:rsidR="0059183A" w:rsidRPr="00B5504E" w:rsidRDefault="0059183A" w:rsidP="006C0484">
      <w:pPr>
        <w:pStyle w:val="u-mb-24"/>
        <w:spacing w:before="0" w:beforeAutospacing="0" w:after="0" w:afterAutospacing="0"/>
        <w:jc w:val="both"/>
        <w:rPr>
          <w:rFonts w:ascii="Merriweather Sans" w:hAnsi="Merriweather Sans"/>
          <w:color w:val="222222"/>
          <w:spacing w:val="2"/>
          <w:lang w:val="en-US"/>
          <w:rPrChange w:id="614" w:author="reirose2002@gmail.com" w:date="2026-10-26T00:16:00Z">
            <w:rPr>
              <w:rFonts w:ascii="Merriweather Sans" w:hAnsi="Merriweather Sans"/>
              <w:color w:val="222222"/>
              <w:spacing w:val="2"/>
            </w:rPr>
          </w:rPrChange>
        </w:rPr>
      </w:pPr>
    </w:p>
    <w:p w14:paraId="79F9D48B" w14:textId="037DB021" w:rsidR="0059183A" w:rsidRDefault="008673EB" w:rsidP="006C0484">
      <w:pPr>
        <w:pStyle w:val="u-mb-24"/>
        <w:spacing w:before="0" w:beforeAutospacing="0" w:after="0" w:afterAutospacing="0"/>
        <w:jc w:val="both"/>
        <w:rPr>
          <w:color w:val="222222"/>
          <w:spacing w:val="2"/>
          <w:lang w:val="en-US"/>
        </w:rPr>
      </w:pPr>
      <w:r>
        <w:rPr>
          <w:color w:val="222222"/>
          <w:spacing w:val="2"/>
          <w:lang w:val="en-US"/>
        </w:rPr>
        <w:t>In the revised version, we toned down</w:t>
      </w:r>
      <w:r w:rsidR="0059183A" w:rsidRPr="00B25E1A">
        <w:rPr>
          <w:color w:val="222222"/>
          <w:spacing w:val="2"/>
          <w:lang w:val="en-US"/>
        </w:rPr>
        <w:t xml:space="preserve"> </w:t>
      </w:r>
      <w:r>
        <w:rPr>
          <w:color w:val="222222"/>
          <w:spacing w:val="2"/>
          <w:lang w:val="en-US"/>
        </w:rPr>
        <w:t>our claims.</w:t>
      </w:r>
    </w:p>
    <w:p w14:paraId="2F801944" w14:textId="62BD0C66" w:rsidR="008673EB" w:rsidRPr="00B5504E" w:rsidRDefault="008673EB" w:rsidP="006C0484">
      <w:pPr>
        <w:pStyle w:val="u-mb-24"/>
        <w:spacing w:before="0" w:beforeAutospacing="0" w:after="0" w:afterAutospacing="0"/>
        <w:jc w:val="both"/>
        <w:rPr>
          <w:rFonts w:ascii="Merriweather Sans" w:hAnsi="Merriweather Sans"/>
          <w:b/>
          <w:color w:val="222222"/>
          <w:spacing w:val="2"/>
          <w:lang w:val="en-US"/>
          <w:rPrChange w:id="615" w:author="reirose2002@gmail.com" w:date="2026-10-26T00:16:00Z">
            <w:rPr>
              <w:rFonts w:ascii="Merriweather Sans" w:hAnsi="Merriweather Sans"/>
              <w:b/>
              <w:color w:val="222222"/>
              <w:spacing w:val="2"/>
            </w:rPr>
          </w:rPrChange>
        </w:rPr>
      </w:pPr>
    </w:p>
    <w:p w14:paraId="005BE152" w14:textId="2F9CDABC" w:rsidR="0059183A" w:rsidRPr="00B5504E" w:rsidRDefault="0059183A" w:rsidP="006C0484">
      <w:pPr>
        <w:pStyle w:val="u-mb-24"/>
        <w:spacing w:before="0" w:beforeAutospacing="0" w:after="0" w:afterAutospacing="0"/>
        <w:jc w:val="both"/>
        <w:rPr>
          <w:rFonts w:ascii="Merriweather Sans" w:hAnsi="Merriweather Sans"/>
          <w:b/>
          <w:color w:val="222222"/>
          <w:spacing w:val="2"/>
          <w:lang w:val="en-US"/>
          <w:rPrChange w:id="616"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617" w:author="reirose2002@gmail.com" w:date="2026-10-26T00:16:00Z">
            <w:rPr>
              <w:rFonts w:ascii="Merriweather Sans" w:hAnsi="Merriweather Sans"/>
              <w:b/>
              <w:color w:val="222222"/>
              <w:spacing w:val="2"/>
            </w:rPr>
          </w:rPrChange>
        </w:rPr>
        <w:t>In the absence of recombination, the sequences do not necessarily have to be similar to the sequence of their MRCA (Lines 74–75). With high rates of evolution, sequences at the present time can be very different from the sequence of their MRCA.</w:t>
      </w:r>
    </w:p>
    <w:p w14:paraId="5FDFADFA" w14:textId="77777777" w:rsidR="0059183A" w:rsidRDefault="0059183A" w:rsidP="006C0484">
      <w:pPr>
        <w:pStyle w:val="u-mb-24"/>
        <w:spacing w:before="0" w:beforeAutospacing="0" w:after="0" w:afterAutospacing="0"/>
        <w:jc w:val="both"/>
        <w:rPr>
          <w:rFonts w:ascii="Merriweather Sans" w:hAnsi="Merriweather Sans"/>
          <w:color w:val="222222"/>
          <w:spacing w:val="2"/>
          <w:lang w:val="en-US"/>
        </w:rPr>
      </w:pPr>
    </w:p>
    <w:p w14:paraId="08B4C5BC" w14:textId="2BB3748D" w:rsidR="008673EB" w:rsidRDefault="008673EB" w:rsidP="006C0484">
      <w:pPr>
        <w:pStyle w:val="u-mb-24"/>
        <w:spacing w:before="0" w:beforeAutospacing="0" w:after="0" w:afterAutospacing="0"/>
        <w:jc w:val="both"/>
        <w:rPr>
          <w:rFonts w:eastAsiaTheme="minorEastAsia"/>
          <w:color w:val="222222"/>
          <w:spacing w:val="2"/>
          <w:lang w:val="en-US" w:eastAsia="ja-JP"/>
        </w:rPr>
      </w:pPr>
      <w:r>
        <w:rPr>
          <w:rFonts w:eastAsiaTheme="minorEastAsia"/>
          <w:color w:val="222222"/>
          <w:spacing w:val="2"/>
          <w:lang w:val="en-US" w:eastAsia="ja-JP"/>
        </w:rPr>
        <w:t>Clarified</w:t>
      </w:r>
      <w:ins w:id="618" w:author="reirose2002@gmail.com" w:date="2026-10-25T23:50:00Z">
        <w:r w:rsidR="00BD5585">
          <w:rPr>
            <w:rFonts w:eastAsiaTheme="minorEastAsia"/>
            <w:color w:val="222222"/>
            <w:spacing w:val="2"/>
            <w:lang w:val="en-US" w:eastAsia="ja-JP"/>
          </w:rPr>
          <w:t xml:space="preserve"> (lines 77-80)</w:t>
        </w:r>
      </w:ins>
      <w:r>
        <w:rPr>
          <w:rFonts w:eastAsiaTheme="minorEastAsia"/>
          <w:color w:val="222222"/>
          <w:spacing w:val="2"/>
          <w:lang w:val="en-US" w:eastAsia="ja-JP"/>
        </w:rPr>
        <w:t>:</w:t>
      </w:r>
    </w:p>
    <w:p w14:paraId="3953CFC1" w14:textId="77777777" w:rsidR="008673EB" w:rsidRDefault="008673EB" w:rsidP="006C0484">
      <w:pPr>
        <w:pStyle w:val="u-mb-24"/>
        <w:spacing w:before="0" w:beforeAutospacing="0" w:after="0" w:afterAutospacing="0"/>
        <w:jc w:val="both"/>
        <w:rPr>
          <w:rFonts w:eastAsiaTheme="minorEastAsia"/>
          <w:color w:val="222222"/>
          <w:spacing w:val="2"/>
          <w:lang w:val="en-US" w:eastAsia="ja-JP"/>
        </w:rPr>
      </w:pPr>
    </w:p>
    <w:p w14:paraId="7E792E9D" w14:textId="284DF3FC" w:rsidR="008673EB" w:rsidRPr="00B5504E" w:rsidRDefault="008673EB" w:rsidP="006C0484">
      <w:pPr>
        <w:pStyle w:val="u-mb-24"/>
        <w:spacing w:before="0" w:beforeAutospacing="0" w:after="0" w:afterAutospacing="0"/>
        <w:jc w:val="both"/>
        <w:rPr>
          <w:rFonts w:ascii="Merriweather Sans" w:hAnsi="Merriweather Sans"/>
          <w:color w:val="222222"/>
          <w:spacing w:val="2"/>
          <w:sz w:val="20"/>
          <w:szCs w:val="20"/>
          <w:lang w:val="en-US"/>
          <w:rPrChange w:id="619" w:author="reirose2002@gmail.com" w:date="2026-10-26T00:16:00Z">
            <w:rPr>
              <w:rFonts w:ascii="Merriweather Sans" w:hAnsi="Merriweather Sans"/>
              <w:color w:val="222222"/>
              <w:spacing w:val="2"/>
              <w:sz w:val="20"/>
              <w:szCs w:val="20"/>
            </w:rPr>
          </w:rPrChange>
        </w:rPr>
      </w:pPr>
      <w:bookmarkStart w:id="620" w:name="_Hlk243864602"/>
      <w:r w:rsidRPr="008673EB">
        <w:rPr>
          <w:rFonts w:eastAsiaTheme="minorEastAsia"/>
          <w:color w:val="222222"/>
          <w:spacing w:val="2"/>
          <w:sz w:val="20"/>
          <w:szCs w:val="20"/>
          <w:lang w:val="en-US" w:eastAsia="ja-JP"/>
        </w:rPr>
        <w:t>The sequences of each population are relatively close to their MRCA, as compared to other independently-evolving population</w:t>
      </w:r>
      <w:r w:rsidR="00B8060A">
        <w:rPr>
          <w:rFonts w:eastAsiaTheme="minorEastAsia"/>
          <w:color w:val="222222"/>
          <w:spacing w:val="2"/>
          <w:sz w:val="20"/>
          <w:szCs w:val="20"/>
          <w:lang w:val="en-US" w:eastAsia="ja-JP"/>
        </w:rPr>
        <w:t>s</w:t>
      </w:r>
      <w:r w:rsidRPr="008673EB">
        <w:rPr>
          <w:rFonts w:eastAsiaTheme="minorEastAsia"/>
          <w:color w:val="222222"/>
          <w:spacing w:val="2"/>
          <w:sz w:val="20"/>
          <w:szCs w:val="20"/>
          <w:lang w:val="en-US" w:eastAsia="ja-JP"/>
        </w:rPr>
        <w:t xml:space="preserve"> </w:t>
      </w:r>
      <w:r w:rsidR="00B8060A">
        <w:rPr>
          <w:rFonts w:eastAsiaTheme="minorEastAsia"/>
          <w:color w:val="222222"/>
          <w:spacing w:val="2"/>
          <w:sz w:val="20"/>
          <w:szCs w:val="20"/>
          <w:lang w:val="en-US" w:eastAsia="ja-JP"/>
        </w:rPr>
        <w:t>of</w:t>
      </w:r>
      <w:r w:rsidRPr="008673EB">
        <w:rPr>
          <w:rFonts w:eastAsiaTheme="minorEastAsia"/>
          <w:color w:val="222222"/>
          <w:spacing w:val="2"/>
          <w:sz w:val="20"/>
          <w:szCs w:val="20"/>
          <w:lang w:val="en-US" w:eastAsia="ja-JP"/>
        </w:rPr>
        <w:t xml:space="preserve"> the same origin. This is because TMRCA of each population is more or less constant, while independent populations are diverging from each other</w:t>
      </w:r>
      <w:r w:rsidR="00B8060A">
        <w:rPr>
          <w:rFonts w:eastAsiaTheme="minorEastAsia"/>
          <w:color w:val="222222"/>
          <w:spacing w:val="2"/>
          <w:sz w:val="20"/>
          <w:szCs w:val="20"/>
          <w:lang w:val="en-US" w:eastAsia="ja-JP"/>
        </w:rPr>
        <w:t xml:space="preserve"> in time</w:t>
      </w:r>
      <w:r w:rsidRPr="008673EB">
        <w:rPr>
          <w:rFonts w:eastAsiaTheme="minorEastAsia"/>
          <w:color w:val="222222"/>
          <w:spacing w:val="2"/>
          <w:sz w:val="20"/>
          <w:szCs w:val="20"/>
          <w:lang w:val="en-US" w:eastAsia="ja-JP"/>
        </w:rPr>
        <w:t xml:space="preserve"> (Pedruzzi 2019).</w:t>
      </w:r>
    </w:p>
    <w:bookmarkEnd w:id="620"/>
    <w:p w14:paraId="23222997" w14:textId="1A1271E6" w:rsidR="0059183A" w:rsidRPr="00B5504E" w:rsidRDefault="0059183A" w:rsidP="006C0484">
      <w:pPr>
        <w:pStyle w:val="u-mb-24"/>
        <w:spacing w:before="0" w:beforeAutospacing="0" w:after="0" w:afterAutospacing="0"/>
        <w:jc w:val="both"/>
        <w:rPr>
          <w:rFonts w:ascii="Merriweather Sans" w:hAnsi="Merriweather Sans"/>
          <w:color w:val="222222"/>
          <w:spacing w:val="2"/>
          <w:lang w:val="en-US"/>
          <w:rPrChange w:id="621" w:author="reirose2002@gmail.com" w:date="2026-10-26T00:16:00Z">
            <w:rPr>
              <w:rFonts w:ascii="Merriweather Sans" w:hAnsi="Merriweather Sans"/>
              <w:color w:val="222222"/>
              <w:spacing w:val="2"/>
            </w:rPr>
          </w:rPrChange>
        </w:rPr>
      </w:pPr>
      <w:r w:rsidRPr="00B5504E">
        <w:rPr>
          <w:rFonts w:ascii="Merriweather Sans" w:hAnsi="Merriweather Sans"/>
          <w:color w:val="222222"/>
          <w:spacing w:val="2"/>
          <w:lang w:val="en-US"/>
          <w:rPrChange w:id="622" w:author="reirose2002@gmail.com" w:date="2026-10-26T00:16:00Z">
            <w:rPr>
              <w:rFonts w:ascii="Merriweather Sans" w:hAnsi="Merriweather Sans"/>
              <w:color w:val="222222"/>
              <w:spacing w:val="2"/>
            </w:rPr>
          </w:rPrChange>
        </w:rPr>
        <w:br/>
      </w:r>
      <w:r w:rsidRPr="00B5504E">
        <w:rPr>
          <w:rFonts w:ascii="Merriweather Sans" w:hAnsi="Merriweather Sans"/>
          <w:b/>
          <w:color w:val="222222"/>
          <w:spacing w:val="2"/>
          <w:lang w:val="en-US"/>
          <w:rPrChange w:id="623" w:author="reirose2002@gmail.com" w:date="2026-10-26T00:16:00Z">
            <w:rPr>
              <w:rFonts w:ascii="Merriweather Sans" w:hAnsi="Merriweather Sans"/>
              <w:b/>
              <w:color w:val="222222"/>
              <w:spacing w:val="2"/>
            </w:rPr>
          </w:rPrChange>
        </w:rPr>
        <w:t>Regarding the statement “To decrease the required number of populations, it was proposed to use only sequences with a majority allele at a neighbor site of the measured site pair to interrupt a path along sites that creates a false-positive interaction [39]”, one should consider that ignoring low-frequency alleles can introduce biases and errors into the predictions, as a substantial amount of evolutionary information would be ignored.</w:t>
      </w:r>
    </w:p>
    <w:p w14:paraId="70A23894" w14:textId="77777777" w:rsidR="0059183A" w:rsidRPr="00B5504E" w:rsidRDefault="0059183A" w:rsidP="006C0484">
      <w:pPr>
        <w:pStyle w:val="u-mb-24"/>
        <w:spacing w:before="0" w:beforeAutospacing="0" w:after="0" w:afterAutospacing="0"/>
        <w:jc w:val="both"/>
        <w:rPr>
          <w:rFonts w:ascii="Merriweather Sans" w:hAnsi="Merriweather Sans"/>
          <w:color w:val="222222"/>
          <w:spacing w:val="2"/>
          <w:lang w:val="en-US"/>
          <w:rPrChange w:id="624" w:author="reirose2002@gmail.com" w:date="2026-10-26T00:16:00Z">
            <w:rPr>
              <w:rFonts w:ascii="Merriweather Sans" w:hAnsi="Merriweather Sans"/>
              <w:color w:val="222222"/>
              <w:spacing w:val="2"/>
            </w:rPr>
          </w:rPrChange>
        </w:rPr>
      </w:pPr>
    </w:p>
    <w:p w14:paraId="381ACE29" w14:textId="020B0193" w:rsidR="008673EB" w:rsidRPr="00B5504E" w:rsidRDefault="008673EB" w:rsidP="006C0484">
      <w:pPr>
        <w:pStyle w:val="u-mb-24"/>
        <w:spacing w:before="0" w:beforeAutospacing="0" w:after="0" w:afterAutospacing="0"/>
        <w:jc w:val="both"/>
        <w:rPr>
          <w:color w:val="222222"/>
          <w:spacing w:val="2"/>
          <w:lang w:val="en-US"/>
          <w:rPrChange w:id="625" w:author="reirose2002@gmail.com" w:date="2026-10-26T00:16:00Z">
            <w:rPr>
              <w:color w:val="222222"/>
              <w:spacing w:val="2"/>
            </w:rPr>
          </w:rPrChange>
        </w:rPr>
      </w:pPr>
      <w:r w:rsidRPr="00B5504E">
        <w:rPr>
          <w:color w:val="222222"/>
          <w:spacing w:val="2"/>
          <w:lang w:val="en-US"/>
          <w:rPrChange w:id="626" w:author="reirose2002@gmail.com" w:date="2026-10-26T00:16:00Z">
            <w:rPr>
              <w:color w:val="222222"/>
              <w:spacing w:val="2"/>
            </w:rPr>
          </w:rPrChange>
        </w:rPr>
        <w:t>Clarified</w:t>
      </w:r>
      <w:ins w:id="627" w:author="reirose2002@gmail.com" w:date="2026-10-25T23:52:00Z">
        <w:r w:rsidR="00BD5585">
          <w:rPr>
            <w:color w:val="222222"/>
            <w:spacing w:val="2"/>
            <w:lang w:val="en-US"/>
          </w:rPr>
          <w:t xml:space="preserve"> (93-95)</w:t>
        </w:r>
      </w:ins>
      <w:r w:rsidRPr="00B5504E">
        <w:rPr>
          <w:color w:val="222222"/>
          <w:spacing w:val="2"/>
          <w:lang w:val="en-US"/>
          <w:rPrChange w:id="628" w:author="reirose2002@gmail.com" w:date="2026-10-26T00:16:00Z">
            <w:rPr>
              <w:color w:val="222222"/>
              <w:spacing w:val="2"/>
            </w:rPr>
          </w:rPrChange>
        </w:rPr>
        <w:t>:</w:t>
      </w:r>
    </w:p>
    <w:p w14:paraId="4ADCA4DF" w14:textId="77777777" w:rsidR="008673EB" w:rsidRPr="00B5504E" w:rsidRDefault="008673EB" w:rsidP="006C0484">
      <w:pPr>
        <w:pStyle w:val="u-mb-24"/>
        <w:spacing w:before="0" w:beforeAutospacing="0" w:after="0" w:afterAutospacing="0"/>
        <w:jc w:val="both"/>
        <w:rPr>
          <w:color w:val="222222"/>
          <w:spacing w:val="2"/>
          <w:lang w:val="en-US"/>
          <w:rPrChange w:id="629" w:author="reirose2002@gmail.com" w:date="2026-10-26T00:16:00Z">
            <w:rPr>
              <w:color w:val="222222"/>
              <w:spacing w:val="2"/>
            </w:rPr>
          </w:rPrChange>
        </w:rPr>
      </w:pPr>
    </w:p>
    <w:p w14:paraId="11B938F3" w14:textId="53B938B6" w:rsidR="008673EB" w:rsidRPr="00B5504E" w:rsidRDefault="008673EB" w:rsidP="006C0484">
      <w:pPr>
        <w:pStyle w:val="u-mb-24"/>
        <w:spacing w:before="0" w:beforeAutospacing="0" w:after="0" w:afterAutospacing="0"/>
        <w:jc w:val="both"/>
        <w:rPr>
          <w:rFonts w:ascii="Merriweather Sans" w:hAnsi="Merriweather Sans"/>
          <w:color w:val="222222"/>
          <w:spacing w:val="2"/>
          <w:sz w:val="20"/>
          <w:szCs w:val="20"/>
          <w:lang w:val="en-US"/>
          <w:rPrChange w:id="630" w:author="reirose2002@gmail.com" w:date="2026-10-26T00:16:00Z">
            <w:rPr>
              <w:rFonts w:ascii="Merriweather Sans" w:hAnsi="Merriweather Sans"/>
              <w:color w:val="222222"/>
              <w:spacing w:val="2"/>
              <w:sz w:val="20"/>
              <w:szCs w:val="20"/>
            </w:rPr>
          </w:rPrChange>
        </w:rPr>
      </w:pPr>
      <w:bookmarkStart w:id="631" w:name="_Hlk243864693"/>
      <w:r w:rsidRPr="00B5504E">
        <w:rPr>
          <w:color w:val="222222"/>
          <w:spacing w:val="2"/>
          <w:sz w:val="20"/>
          <w:szCs w:val="20"/>
          <w:lang w:val="en-US"/>
          <w:rPrChange w:id="632" w:author="reirose2002@gmail.com" w:date="2026-10-26T00:16:00Z">
            <w:rPr>
              <w:color w:val="222222"/>
              <w:spacing w:val="2"/>
              <w:sz w:val="20"/>
              <w:szCs w:val="20"/>
            </w:rPr>
          </w:rPrChange>
        </w:rPr>
        <w:t>As it was demonstrated previously (Pedruzzi2021), this trick allows to exclude indirect epistasic interactions and linkage effects, at the expense of sample size decrease, as long as the system is close to the critical point of epistatic magnitude</w:t>
      </w:r>
      <w:bookmarkEnd w:id="631"/>
      <w:r w:rsidRPr="00B5504E">
        <w:rPr>
          <w:color w:val="222222"/>
          <w:spacing w:val="2"/>
          <w:sz w:val="20"/>
          <w:szCs w:val="20"/>
          <w:lang w:val="en-US"/>
          <w:rPrChange w:id="633" w:author="reirose2002@gmail.com" w:date="2026-10-26T00:16:00Z">
            <w:rPr>
              <w:color w:val="222222"/>
              <w:spacing w:val="2"/>
              <w:sz w:val="20"/>
              <w:szCs w:val="20"/>
            </w:rPr>
          </w:rPrChange>
        </w:rPr>
        <w:t>.</w:t>
      </w:r>
    </w:p>
    <w:p w14:paraId="390E2806" w14:textId="77777777" w:rsidR="008673EB" w:rsidRPr="00B5504E" w:rsidRDefault="008673EB" w:rsidP="006C0484">
      <w:pPr>
        <w:pStyle w:val="u-mb-24"/>
        <w:spacing w:before="0" w:beforeAutospacing="0" w:after="0" w:afterAutospacing="0"/>
        <w:jc w:val="both"/>
        <w:rPr>
          <w:rFonts w:ascii="Merriweather Sans" w:hAnsi="Merriweather Sans"/>
          <w:color w:val="222222"/>
          <w:spacing w:val="2"/>
          <w:lang w:val="en-US"/>
          <w:rPrChange w:id="634" w:author="reirose2002@gmail.com" w:date="2026-10-26T00:16:00Z">
            <w:rPr>
              <w:rFonts w:ascii="Merriweather Sans" w:hAnsi="Merriweather Sans"/>
              <w:color w:val="222222"/>
              <w:spacing w:val="2"/>
            </w:rPr>
          </w:rPrChange>
        </w:rPr>
      </w:pPr>
    </w:p>
    <w:p w14:paraId="4A31AD8E" w14:textId="77777777" w:rsidR="008673EB" w:rsidRPr="00B5504E" w:rsidRDefault="0059183A" w:rsidP="006C0484">
      <w:pPr>
        <w:pStyle w:val="u-mb-24"/>
        <w:spacing w:before="0" w:beforeAutospacing="0" w:after="0" w:afterAutospacing="0"/>
        <w:jc w:val="both"/>
        <w:rPr>
          <w:rFonts w:ascii="Merriweather Sans" w:hAnsi="Merriweather Sans"/>
          <w:b/>
          <w:color w:val="222222"/>
          <w:spacing w:val="2"/>
          <w:lang w:val="en-US"/>
          <w:rPrChange w:id="635"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636" w:author="reirose2002@gmail.com" w:date="2026-10-26T00:16:00Z">
            <w:rPr>
              <w:rFonts w:ascii="Merriweather Sans" w:hAnsi="Merriweather Sans"/>
              <w:b/>
              <w:color w:val="222222"/>
              <w:spacing w:val="2"/>
            </w:rPr>
          </w:rPrChange>
        </w:rPr>
        <w:lastRenderedPageBreak/>
        <w:t xml:space="preserve">In the presentation of prediction errors in figures such as Figure 1, it is unclear what is meant by high, medium, and low errors. </w:t>
      </w:r>
    </w:p>
    <w:p w14:paraId="2D13CC15" w14:textId="77777777" w:rsidR="008673EB" w:rsidRPr="00B5504E" w:rsidRDefault="008673EB" w:rsidP="006C0484">
      <w:pPr>
        <w:pStyle w:val="u-mb-24"/>
        <w:spacing w:before="0" w:beforeAutospacing="0" w:after="0" w:afterAutospacing="0"/>
        <w:jc w:val="both"/>
        <w:rPr>
          <w:rFonts w:ascii="Merriweather Sans" w:hAnsi="Merriweather Sans"/>
          <w:b/>
          <w:color w:val="222222"/>
          <w:spacing w:val="2"/>
          <w:lang w:val="en-US"/>
          <w:rPrChange w:id="637" w:author="reirose2002@gmail.com" w:date="2026-10-26T00:16:00Z">
            <w:rPr>
              <w:rFonts w:ascii="Merriweather Sans" w:hAnsi="Merriweather Sans"/>
              <w:b/>
              <w:color w:val="222222"/>
              <w:spacing w:val="2"/>
            </w:rPr>
          </w:rPrChange>
        </w:rPr>
      </w:pPr>
    </w:p>
    <w:p w14:paraId="01A58DAC" w14:textId="4BC38EE6" w:rsidR="008673EB" w:rsidRPr="00B5504E" w:rsidRDefault="008673EB" w:rsidP="006C0484">
      <w:pPr>
        <w:pStyle w:val="u-mb-24"/>
        <w:spacing w:before="0" w:beforeAutospacing="0" w:after="0" w:afterAutospacing="0"/>
        <w:jc w:val="both"/>
        <w:rPr>
          <w:bCs/>
          <w:color w:val="222222"/>
          <w:spacing w:val="2"/>
          <w:lang w:val="en-US"/>
          <w:rPrChange w:id="638" w:author="reirose2002@gmail.com" w:date="2026-10-26T00:16:00Z">
            <w:rPr>
              <w:bCs/>
              <w:color w:val="222222"/>
              <w:spacing w:val="2"/>
            </w:rPr>
          </w:rPrChange>
        </w:rPr>
      </w:pPr>
      <w:r w:rsidRPr="00B5504E">
        <w:rPr>
          <w:bCs/>
          <w:color w:val="222222"/>
          <w:spacing w:val="2"/>
          <w:lang w:val="en-US"/>
          <w:rPrChange w:id="639" w:author="reirose2002@gmail.com" w:date="2026-10-26T00:16:00Z">
            <w:rPr>
              <w:bCs/>
              <w:color w:val="222222"/>
              <w:spacing w:val="2"/>
            </w:rPr>
          </w:rPrChange>
        </w:rPr>
        <w:t>We do not use such term</w:t>
      </w:r>
      <w:r w:rsidR="00C07FEA" w:rsidRPr="00B5504E">
        <w:rPr>
          <w:bCs/>
          <w:color w:val="222222"/>
          <w:spacing w:val="2"/>
          <w:lang w:val="en-US"/>
          <w:rPrChange w:id="640" w:author="reirose2002@gmail.com" w:date="2026-10-26T00:16:00Z">
            <w:rPr>
              <w:bCs/>
              <w:color w:val="222222"/>
              <w:spacing w:val="2"/>
            </w:rPr>
          </w:rPrChange>
        </w:rPr>
        <w:t>inology</w:t>
      </w:r>
      <w:r w:rsidRPr="00B5504E">
        <w:rPr>
          <w:bCs/>
          <w:color w:val="222222"/>
          <w:spacing w:val="2"/>
          <w:lang w:val="en-US"/>
          <w:rPrChange w:id="641" w:author="reirose2002@gmail.com" w:date="2026-10-26T00:16:00Z">
            <w:rPr>
              <w:bCs/>
              <w:color w:val="222222"/>
              <w:spacing w:val="2"/>
            </w:rPr>
          </w:rPrChange>
        </w:rPr>
        <w:t xml:space="preserve">. </w:t>
      </w:r>
      <w:r w:rsidR="00C07FEA" w:rsidRPr="00B5504E">
        <w:rPr>
          <w:bCs/>
          <w:color w:val="222222"/>
          <w:spacing w:val="2"/>
          <w:lang w:val="en-US"/>
          <w:rPrChange w:id="642" w:author="reirose2002@gmail.com" w:date="2026-10-26T00:16:00Z">
            <w:rPr>
              <w:bCs/>
              <w:color w:val="222222"/>
              <w:spacing w:val="2"/>
            </w:rPr>
          </w:rPrChange>
        </w:rPr>
        <w:t>The</w:t>
      </w:r>
      <w:r w:rsidRPr="00B5504E">
        <w:rPr>
          <w:bCs/>
          <w:color w:val="222222"/>
          <w:spacing w:val="2"/>
          <w:lang w:val="en-US"/>
          <w:rPrChange w:id="643" w:author="reirose2002@gmail.com" w:date="2026-10-26T00:16:00Z">
            <w:rPr>
              <w:bCs/>
              <w:color w:val="222222"/>
              <w:spacing w:val="2"/>
            </w:rPr>
          </w:rPrChange>
        </w:rPr>
        <w:t xml:space="preserve"> value of </w:t>
      </w:r>
      <w:r w:rsidR="00C07FEA" w:rsidRPr="00B5504E">
        <w:rPr>
          <w:bCs/>
          <w:color w:val="222222"/>
          <w:spacing w:val="2"/>
          <w:lang w:val="en-US"/>
          <w:rPrChange w:id="644" w:author="reirose2002@gmail.com" w:date="2026-10-26T00:16:00Z">
            <w:rPr>
              <w:bCs/>
              <w:color w:val="222222"/>
              <w:spacing w:val="2"/>
            </w:rPr>
          </w:rPrChange>
        </w:rPr>
        <w:t xml:space="preserve">detection error is given in the </w:t>
      </w:r>
      <w:r w:rsidRPr="00B5504E">
        <w:rPr>
          <w:bCs/>
          <w:color w:val="222222"/>
          <w:spacing w:val="2"/>
          <w:lang w:val="en-US"/>
          <w:rPrChange w:id="645" w:author="reirose2002@gmail.com" w:date="2026-10-26T00:16:00Z">
            <w:rPr>
              <w:bCs/>
              <w:color w:val="222222"/>
              <w:spacing w:val="2"/>
            </w:rPr>
          </w:rPrChange>
        </w:rPr>
        <w:t>heatmap</w:t>
      </w:r>
      <w:r w:rsidR="00EF7A10" w:rsidRPr="00B5504E">
        <w:rPr>
          <w:bCs/>
          <w:color w:val="222222"/>
          <w:spacing w:val="2"/>
          <w:lang w:val="en-US"/>
          <w:rPrChange w:id="646" w:author="reirose2002@gmail.com" w:date="2026-10-26T00:16:00Z">
            <w:rPr>
              <w:bCs/>
              <w:color w:val="222222"/>
              <w:spacing w:val="2"/>
            </w:rPr>
          </w:rPrChange>
        </w:rPr>
        <w:t>s</w:t>
      </w:r>
      <w:r w:rsidRPr="00B5504E">
        <w:rPr>
          <w:bCs/>
          <w:color w:val="222222"/>
          <w:spacing w:val="2"/>
          <w:lang w:val="en-US"/>
          <w:rPrChange w:id="647" w:author="reirose2002@gmail.com" w:date="2026-10-26T00:16:00Z">
            <w:rPr>
              <w:bCs/>
              <w:color w:val="222222"/>
              <w:spacing w:val="2"/>
            </w:rPr>
          </w:rPrChange>
        </w:rPr>
        <w:t>.</w:t>
      </w:r>
    </w:p>
    <w:p w14:paraId="51C63FA4" w14:textId="77777777" w:rsidR="008673EB" w:rsidRPr="00B5504E" w:rsidRDefault="008673EB" w:rsidP="006C0484">
      <w:pPr>
        <w:pStyle w:val="u-mb-24"/>
        <w:spacing w:before="0" w:beforeAutospacing="0" w:after="0" w:afterAutospacing="0"/>
        <w:jc w:val="both"/>
        <w:rPr>
          <w:rFonts w:ascii="Merriweather Sans" w:hAnsi="Merriweather Sans"/>
          <w:b/>
          <w:color w:val="222222"/>
          <w:spacing w:val="2"/>
          <w:lang w:val="en-US"/>
          <w:rPrChange w:id="648" w:author="reirose2002@gmail.com" w:date="2026-10-26T00:16:00Z">
            <w:rPr>
              <w:rFonts w:ascii="Merriweather Sans" w:hAnsi="Merriweather Sans"/>
              <w:b/>
              <w:color w:val="222222"/>
              <w:spacing w:val="2"/>
            </w:rPr>
          </w:rPrChange>
        </w:rPr>
      </w:pPr>
    </w:p>
    <w:p w14:paraId="2A322EB5" w14:textId="4585CA87" w:rsidR="0059183A" w:rsidRPr="00B5504E" w:rsidRDefault="0059183A" w:rsidP="006C0484">
      <w:pPr>
        <w:pStyle w:val="u-mb-24"/>
        <w:spacing w:before="0" w:beforeAutospacing="0" w:after="0" w:afterAutospacing="0"/>
        <w:jc w:val="both"/>
        <w:rPr>
          <w:rFonts w:ascii="Merriweather Sans" w:hAnsi="Merriweather Sans"/>
          <w:b/>
          <w:color w:val="222222"/>
          <w:spacing w:val="2"/>
          <w:lang w:val="en-US"/>
          <w:rPrChange w:id="649" w:author="reirose2002@gmail.com" w:date="2026-10-26T00:16:00Z">
            <w:rPr>
              <w:rFonts w:ascii="Merriweather Sans" w:hAnsi="Merriweather Sans"/>
              <w:b/>
              <w:color w:val="222222"/>
              <w:spacing w:val="2"/>
            </w:rPr>
          </w:rPrChange>
        </w:rPr>
      </w:pPr>
      <w:r w:rsidRPr="00B5504E">
        <w:rPr>
          <w:rFonts w:ascii="Merriweather Sans" w:hAnsi="Merriweather Sans"/>
          <w:b/>
          <w:color w:val="222222"/>
          <w:spacing w:val="2"/>
          <w:lang w:val="en-US"/>
          <w:rPrChange w:id="650" w:author="reirose2002@gmail.com" w:date="2026-10-26T00:16:00Z">
            <w:rPr>
              <w:rFonts w:ascii="Merriweather Sans" w:hAnsi="Merriweather Sans"/>
              <w:b/>
              <w:color w:val="222222"/>
              <w:spacing w:val="2"/>
            </w:rPr>
          </w:rPrChange>
        </w:rPr>
        <w:t>Also, in these figures, why are errors above 1 shown using the same color as an error of 1? This may confuse the visualization of the errors in the figures.</w:t>
      </w:r>
    </w:p>
    <w:p w14:paraId="6236A03B" w14:textId="77777777" w:rsidR="0059183A" w:rsidRPr="00B5504E" w:rsidRDefault="0059183A" w:rsidP="006C0484">
      <w:pPr>
        <w:pStyle w:val="u-mb-24"/>
        <w:spacing w:before="0" w:beforeAutospacing="0" w:after="0" w:afterAutospacing="0"/>
        <w:jc w:val="both"/>
        <w:rPr>
          <w:rFonts w:ascii="Merriweather Sans" w:hAnsi="Merriweather Sans"/>
          <w:color w:val="222222"/>
          <w:spacing w:val="2"/>
          <w:lang w:val="en-US"/>
          <w:rPrChange w:id="651" w:author="reirose2002@gmail.com" w:date="2026-10-26T00:16:00Z">
            <w:rPr>
              <w:rFonts w:ascii="Merriweather Sans" w:hAnsi="Merriweather Sans"/>
              <w:color w:val="222222"/>
              <w:spacing w:val="2"/>
            </w:rPr>
          </w:rPrChange>
        </w:rPr>
      </w:pPr>
    </w:p>
    <w:p w14:paraId="796399E4" w14:textId="0C93B18D" w:rsidR="00C07FEA" w:rsidRPr="00B5504E" w:rsidRDefault="00B8060A" w:rsidP="006C0484">
      <w:pPr>
        <w:pStyle w:val="u-mb-24"/>
        <w:spacing w:before="0" w:beforeAutospacing="0" w:after="0" w:afterAutospacing="0"/>
        <w:jc w:val="both"/>
        <w:rPr>
          <w:color w:val="222222"/>
          <w:spacing w:val="2"/>
          <w:lang w:val="en-US"/>
          <w:rPrChange w:id="652" w:author="reirose2002@gmail.com" w:date="2026-10-26T00:16:00Z">
            <w:rPr>
              <w:color w:val="222222"/>
              <w:spacing w:val="2"/>
            </w:rPr>
          </w:rPrChange>
        </w:rPr>
      </w:pPr>
      <w:r w:rsidRPr="00B5504E">
        <w:rPr>
          <w:color w:val="222222"/>
          <w:spacing w:val="2"/>
          <w:lang w:val="en-US"/>
          <w:rPrChange w:id="653" w:author="reirose2002@gmail.com" w:date="2026-10-26T00:16:00Z">
            <w:rPr>
              <w:color w:val="222222"/>
              <w:spacing w:val="2"/>
            </w:rPr>
          </w:rPrChange>
        </w:rPr>
        <w:t>E</w:t>
      </w:r>
      <w:r w:rsidR="00C07FEA" w:rsidRPr="00B5504E">
        <w:rPr>
          <w:color w:val="222222"/>
          <w:spacing w:val="2"/>
          <w:lang w:val="en-US"/>
          <w:rPrChange w:id="654" w:author="reirose2002@gmail.com" w:date="2026-10-26T00:16:00Z">
            <w:rPr>
              <w:color w:val="222222"/>
              <w:spacing w:val="2"/>
            </w:rPr>
          </w:rPrChange>
        </w:rPr>
        <w:t>rror</w:t>
      </w:r>
      <w:r w:rsidR="0059183A" w:rsidRPr="00B5504E">
        <w:rPr>
          <w:color w:val="222222"/>
          <w:spacing w:val="2"/>
          <w:lang w:val="en-US"/>
          <w:rPrChange w:id="655" w:author="reirose2002@gmail.com" w:date="2026-10-26T00:16:00Z">
            <w:rPr>
              <w:color w:val="222222"/>
              <w:spacing w:val="2"/>
            </w:rPr>
          </w:rPrChange>
        </w:rPr>
        <w:t xml:space="preserve"> 1 and higher </w:t>
      </w:r>
      <w:r w:rsidR="00EF7A10" w:rsidRPr="00B5504E">
        <w:rPr>
          <w:color w:val="222222"/>
          <w:spacing w:val="2"/>
          <w:lang w:val="en-US"/>
          <w:rPrChange w:id="656" w:author="reirose2002@gmail.com" w:date="2026-10-26T00:16:00Z">
            <w:rPr>
              <w:color w:val="222222"/>
              <w:spacing w:val="2"/>
            </w:rPr>
          </w:rPrChange>
        </w:rPr>
        <w:t>show</w:t>
      </w:r>
      <w:r w:rsidR="00AC14AF" w:rsidRPr="00B5504E">
        <w:rPr>
          <w:color w:val="222222"/>
          <w:spacing w:val="2"/>
          <w:lang w:val="en-US"/>
          <w:rPrChange w:id="657" w:author="reirose2002@gmail.com" w:date="2026-10-26T00:16:00Z">
            <w:rPr>
              <w:color w:val="222222"/>
              <w:spacing w:val="2"/>
            </w:rPr>
          </w:rPrChange>
        </w:rPr>
        <w:t xml:space="preserve"> </w:t>
      </w:r>
      <w:r w:rsidR="00CE73DA" w:rsidRPr="00B5504E">
        <w:rPr>
          <w:color w:val="222222"/>
          <w:spacing w:val="2"/>
          <w:lang w:val="en-US"/>
          <w:rPrChange w:id="658" w:author="reirose2002@gmail.com" w:date="2026-10-26T00:16:00Z">
            <w:rPr>
              <w:color w:val="222222"/>
              <w:spacing w:val="2"/>
            </w:rPr>
          </w:rPrChange>
        </w:rPr>
        <w:t xml:space="preserve">the same result </w:t>
      </w:r>
      <w:r w:rsidR="00EF7A10" w:rsidRPr="00B5504E">
        <w:rPr>
          <w:color w:val="222222"/>
          <w:spacing w:val="2"/>
          <w:lang w:val="en-US"/>
          <w:rPrChange w:id="659" w:author="reirose2002@gmail.com" w:date="2026-10-26T00:16:00Z">
            <w:rPr>
              <w:color w:val="222222"/>
              <w:spacing w:val="2"/>
            </w:rPr>
          </w:rPrChange>
        </w:rPr>
        <w:t>that</w:t>
      </w:r>
      <w:r w:rsidR="00C07FEA" w:rsidRPr="00B5504E">
        <w:rPr>
          <w:color w:val="222222"/>
          <w:spacing w:val="2"/>
          <w:lang w:val="en-US"/>
          <w:rPrChange w:id="660" w:author="reirose2002@gmail.com" w:date="2026-10-26T00:16:00Z">
            <w:rPr>
              <w:color w:val="222222"/>
              <w:spacing w:val="2"/>
            </w:rPr>
          </w:rPrChange>
        </w:rPr>
        <w:t xml:space="preserve"> the detection method failed in this parameter region.</w:t>
      </w:r>
      <w:r w:rsidRPr="00B5504E">
        <w:rPr>
          <w:color w:val="222222"/>
          <w:spacing w:val="2"/>
          <w:lang w:val="en-US"/>
          <w:rPrChange w:id="661" w:author="reirose2002@gmail.com" w:date="2026-10-26T00:16:00Z">
            <w:rPr>
              <w:color w:val="222222"/>
              <w:spacing w:val="2"/>
            </w:rPr>
          </w:rPrChange>
        </w:rPr>
        <w:t xml:space="preserve"> Hence, it makes sense to use the same color.</w:t>
      </w:r>
    </w:p>
    <w:p w14:paraId="7AF9D65F" w14:textId="77777777" w:rsidR="00C07FEA" w:rsidRPr="00B5504E" w:rsidRDefault="00C07FEA" w:rsidP="006C0484">
      <w:pPr>
        <w:pStyle w:val="u-mb-24"/>
        <w:spacing w:before="0" w:beforeAutospacing="0" w:after="0" w:afterAutospacing="0"/>
        <w:jc w:val="both"/>
        <w:rPr>
          <w:color w:val="222222"/>
          <w:spacing w:val="2"/>
          <w:lang w:val="en-US"/>
          <w:rPrChange w:id="662" w:author="reirose2002@gmail.com" w:date="2026-10-26T00:16:00Z">
            <w:rPr>
              <w:color w:val="222222"/>
              <w:spacing w:val="2"/>
            </w:rPr>
          </w:rPrChange>
        </w:rPr>
      </w:pPr>
    </w:p>
    <w:p w14:paraId="22EEACEA" w14:textId="77777777" w:rsidR="00BC4861" w:rsidRPr="00B5504E" w:rsidRDefault="00C07FEA" w:rsidP="00BC4861">
      <w:pPr>
        <w:pStyle w:val="u-mb-24"/>
        <w:spacing w:before="0" w:beforeAutospacing="0" w:after="0" w:afterAutospacing="0"/>
        <w:jc w:val="both"/>
        <w:rPr>
          <w:rFonts w:ascii="Merriweather Sans" w:hAnsi="Merriweather Sans"/>
          <w:color w:val="222222"/>
          <w:spacing w:val="2"/>
          <w:lang w:val="en-US"/>
          <w:rPrChange w:id="663" w:author="reirose2002@gmail.com" w:date="2026-10-26T00:16:00Z">
            <w:rPr>
              <w:rFonts w:ascii="Merriweather Sans" w:hAnsi="Merriweather Sans"/>
              <w:color w:val="222222"/>
              <w:spacing w:val="2"/>
            </w:rPr>
          </w:rPrChange>
        </w:rPr>
      </w:pPr>
      <w:r w:rsidRPr="00B5504E">
        <w:rPr>
          <w:color w:val="222222"/>
          <w:spacing w:val="2"/>
          <w:lang w:val="en-US"/>
          <w:rPrChange w:id="664" w:author="reirose2002@gmail.com" w:date="2026-10-26T00:16:00Z">
            <w:rPr>
              <w:color w:val="222222"/>
              <w:spacing w:val="2"/>
            </w:rPr>
          </w:rPrChange>
        </w:rPr>
        <w:t>'</w:t>
      </w:r>
      <w:r w:rsidR="0059183A" w:rsidRPr="00B5504E">
        <w:rPr>
          <w:rFonts w:ascii="Merriweather Sans" w:hAnsi="Merriweather Sans"/>
          <w:b/>
          <w:color w:val="222222"/>
          <w:spacing w:val="2"/>
          <w:lang w:val="en-US"/>
          <w:rPrChange w:id="665" w:author="reirose2002@gmail.com" w:date="2026-10-26T00:16:00Z">
            <w:rPr>
              <w:rFonts w:ascii="Merriweather Sans" w:hAnsi="Merriweather Sans"/>
              <w:b/>
              <w:color w:val="222222"/>
              <w:spacing w:val="2"/>
            </w:rPr>
          </w:rPrChange>
        </w:rPr>
        <w:t>The method seems to have a large number of false negatives (e.g., lines 181–185).</w:t>
      </w:r>
      <w:r w:rsidR="00BC4861" w:rsidRPr="00B5504E">
        <w:rPr>
          <w:rFonts w:ascii="Merriweather Sans" w:hAnsi="Merriweather Sans"/>
          <w:b/>
          <w:color w:val="222222"/>
          <w:spacing w:val="2"/>
          <w:lang w:val="en-US"/>
          <w:rPrChange w:id="666" w:author="reirose2002@gmail.com" w:date="2026-10-26T00:16:00Z">
            <w:rPr>
              <w:rFonts w:ascii="Merriweather Sans" w:hAnsi="Merriweather Sans"/>
              <w:b/>
              <w:color w:val="222222"/>
              <w:spacing w:val="2"/>
            </w:rPr>
          </w:rPrChange>
        </w:rPr>
        <w:t xml:space="preserve"> The sentence “The method is very conservative, and its accuracy at small epistatic magnitudes is low” is not sufficiently supported. </w:t>
      </w:r>
    </w:p>
    <w:p w14:paraId="7E6CD7A1" w14:textId="77777777" w:rsidR="0059183A" w:rsidRPr="00B5504E" w:rsidRDefault="0059183A" w:rsidP="006C0484">
      <w:pPr>
        <w:pStyle w:val="u-mb-24"/>
        <w:spacing w:before="0" w:beforeAutospacing="0" w:after="0" w:afterAutospacing="0"/>
        <w:jc w:val="both"/>
        <w:rPr>
          <w:rFonts w:ascii="Merriweather Sans" w:hAnsi="Merriweather Sans"/>
          <w:color w:val="222222"/>
          <w:spacing w:val="2"/>
          <w:lang w:val="en-US"/>
          <w:rPrChange w:id="667" w:author="reirose2002@gmail.com" w:date="2026-10-26T00:16:00Z">
            <w:rPr>
              <w:rFonts w:ascii="Merriweather Sans" w:hAnsi="Merriweather Sans"/>
              <w:color w:val="222222"/>
              <w:spacing w:val="2"/>
            </w:rPr>
          </w:rPrChange>
        </w:rPr>
      </w:pPr>
    </w:p>
    <w:p w14:paraId="3E8346F1" w14:textId="28512F55" w:rsidR="00C07FEA" w:rsidRPr="00B5504E" w:rsidRDefault="00C07FEA" w:rsidP="006C0484">
      <w:pPr>
        <w:pStyle w:val="u-mb-24"/>
        <w:spacing w:before="0" w:beforeAutospacing="0" w:after="0" w:afterAutospacing="0"/>
        <w:jc w:val="both"/>
        <w:rPr>
          <w:color w:val="222222"/>
          <w:spacing w:val="2"/>
          <w:lang w:val="en-US"/>
          <w:rPrChange w:id="668" w:author="reirose2002@gmail.com" w:date="2026-10-26T00:16:00Z">
            <w:rPr>
              <w:color w:val="222222"/>
              <w:spacing w:val="2"/>
            </w:rPr>
          </w:rPrChange>
        </w:rPr>
      </w:pPr>
      <w:r w:rsidRPr="00B5504E">
        <w:rPr>
          <w:color w:val="222222"/>
          <w:spacing w:val="2"/>
          <w:lang w:val="en-US"/>
          <w:rPrChange w:id="669" w:author="reirose2002@gmail.com" w:date="2026-10-26T00:16:00Z">
            <w:rPr>
              <w:color w:val="222222"/>
              <w:spacing w:val="2"/>
            </w:rPr>
          </w:rPrChange>
        </w:rPr>
        <w:t xml:space="preserve">We already stated in the text that the method is conservative. </w:t>
      </w:r>
      <w:r w:rsidR="0059183A" w:rsidRPr="00B5504E">
        <w:rPr>
          <w:color w:val="222222"/>
          <w:spacing w:val="2"/>
          <w:lang w:val="en-US"/>
          <w:rPrChange w:id="670" w:author="reirose2002@gmail.com" w:date="2026-10-26T00:16:00Z">
            <w:rPr>
              <w:color w:val="222222"/>
              <w:spacing w:val="2"/>
            </w:rPr>
          </w:rPrChange>
        </w:rPr>
        <w:t xml:space="preserve">We do not consider a high number of false negatives to be unacceptable, given that the </w:t>
      </w:r>
      <w:r w:rsidR="00B8060A" w:rsidRPr="00B5504E">
        <w:rPr>
          <w:color w:val="222222"/>
          <w:spacing w:val="2"/>
          <w:lang w:val="en-US"/>
          <w:rPrChange w:id="671" w:author="reirose2002@gmail.com" w:date="2026-10-26T00:16:00Z">
            <w:rPr>
              <w:color w:val="222222"/>
              <w:spacing w:val="2"/>
            </w:rPr>
          </w:rPrChange>
        </w:rPr>
        <w:t>fundamental</w:t>
      </w:r>
      <w:r w:rsidR="0059183A" w:rsidRPr="00B5504E">
        <w:rPr>
          <w:color w:val="222222"/>
          <w:spacing w:val="2"/>
          <w:lang w:val="en-US"/>
          <w:rPrChange w:id="672" w:author="reirose2002@gmail.com" w:date="2026-10-26T00:16:00Z">
            <w:rPr>
              <w:color w:val="222222"/>
              <w:spacing w:val="2"/>
            </w:rPr>
          </w:rPrChange>
        </w:rPr>
        <w:t xml:space="preserve"> problem </w:t>
      </w:r>
      <w:r w:rsidRPr="00B5504E">
        <w:rPr>
          <w:color w:val="222222"/>
          <w:spacing w:val="2"/>
          <w:lang w:val="en-US"/>
          <w:rPrChange w:id="673" w:author="reirose2002@gmail.com" w:date="2026-10-26T00:16:00Z">
            <w:rPr>
              <w:color w:val="222222"/>
              <w:spacing w:val="2"/>
            </w:rPr>
          </w:rPrChange>
        </w:rPr>
        <w:t xml:space="preserve">of </w:t>
      </w:r>
      <w:r w:rsidR="00B8060A" w:rsidRPr="00B5504E">
        <w:rPr>
          <w:color w:val="222222"/>
          <w:spacing w:val="2"/>
          <w:lang w:val="en-US"/>
          <w:rPrChange w:id="674" w:author="reirose2002@gmail.com" w:date="2026-10-26T00:16:00Z">
            <w:rPr>
              <w:color w:val="222222"/>
              <w:spacing w:val="2"/>
            </w:rPr>
          </w:rPrChange>
        </w:rPr>
        <w:t xml:space="preserve">many </w:t>
      </w:r>
      <w:r w:rsidRPr="00B5504E">
        <w:rPr>
          <w:color w:val="222222"/>
          <w:spacing w:val="2"/>
          <w:lang w:val="en-US"/>
          <w:rPrChange w:id="675" w:author="reirose2002@gmail.com" w:date="2026-10-26T00:16:00Z">
            <w:rPr>
              <w:color w:val="222222"/>
              <w:spacing w:val="2"/>
            </w:rPr>
          </w:rPrChange>
        </w:rPr>
        <w:t>other methods of epistasis detection</w:t>
      </w:r>
      <w:r w:rsidR="0059183A" w:rsidRPr="00B5504E">
        <w:rPr>
          <w:color w:val="222222"/>
          <w:spacing w:val="2"/>
          <w:lang w:val="en-US"/>
          <w:rPrChange w:id="676" w:author="reirose2002@gmail.com" w:date="2026-10-26T00:16:00Z">
            <w:rPr>
              <w:color w:val="222222"/>
              <w:spacing w:val="2"/>
            </w:rPr>
          </w:rPrChange>
        </w:rPr>
        <w:t xml:space="preserve"> is </w:t>
      </w:r>
      <w:r w:rsidRPr="00B5504E">
        <w:rPr>
          <w:color w:val="222222"/>
          <w:spacing w:val="2"/>
          <w:lang w:val="en-US"/>
          <w:rPrChange w:id="677" w:author="reirose2002@gmail.com" w:date="2026-10-26T00:16:00Z">
            <w:rPr>
              <w:color w:val="222222"/>
              <w:spacing w:val="2"/>
            </w:rPr>
          </w:rPrChange>
        </w:rPr>
        <w:t>the</w:t>
      </w:r>
      <w:r w:rsidR="0059183A" w:rsidRPr="00B5504E">
        <w:rPr>
          <w:color w:val="222222"/>
          <w:spacing w:val="2"/>
          <w:lang w:val="en-US"/>
          <w:rPrChange w:id="678" w:author="reirose2002@gmail.com" w:date="2026-10-26T00:16:00Z">
            <w:rPr>
              <w:color w:val="222222"/>
              <w:spacing w:val="2"/>
            </w:rPr>
          </w:rPrChange>
        </w:rPr>
        <w:t xml:space="preserve"> excess of false positives</w:t>
      </w:r>
      <w:r w:rsidRPr="00B5504E">
        <w:rPr>
          <w:color w:val="222222"/>
          <w:spacing w:val="2"/>
          <w:lang w:val="en-US"/>
          <w:rPrChange w:id="679" w:author="reirose2002@gmail.com" w:date="2026-10-26T00:16:00Z">
            <w:rPr>
              <w:color w:val="222222"/>
              <w:spacing w:val="2"/>
            </w:rPr>
          </w:rPrChange>
        </w:rPr>
        <w:t xml:space="preserve"> (see </w:t>
      </w:r>
      <w:r w:rsidR="00B8060A" w:rsidRPr="00B5504E">
        <w:rPr>
          <w:color w:val="222222"/>
          <w:spacing w:val="2"/>
          <w:lang w:val="en-US"/>
          <w:rPrChange w:id="680" w:author="reirose2002@gmail.com" w:date="2026-10-26T00:16:00Z">
            <w:rPr>
              <w:color w:val="222222"/>
              <w:spacing w:val="2"/>
            </w:rPr>
          </w:rPrChange>
        </w:rPr>
        <w:t xml:space="preserve">the </w:t>
      </w:r>
      <w:r w:rsidRPr="00B5504E">
        <w:rPr>
          <w:color w:val="222222"/>
          <w:spacing w:val="2"/>
          <w:lang w:val="en-US"/>
          <w:rPrChange w:id="681" w:author="reirose2002@gmail.com" w:date="2026-10-26T00:16:00Z">
            <w:rPr>
              <w:color w:val="222222"/>
              <w:spacing w:val="2"/>
            </w:rPr>
          </w:rPrChange>
        </w:rPr>
        <w:t>comparison of three methods in Discussion)</w:t>
      </w:r>
      <w:r w:rsidR="0059183A" w:rsidRPr="00B5504E">
        <w:rPr>
          <w:color w:val="222222"/>
          <w:spacing w:val="2"/>
          <w:lang w:val="en-US"/>
          <w:rPrChange w:id="682" w:author="reirose2002@gmail.com" w:date="2026-10-26T00:16:00Z">
            <w:rPr>
              <w:color w:val="222222"/>
              <w:spacing w:val="2"/>
            </w:rPr>
          </w:rPrChange>
        </w:rPr>
        <w:t>.</w:t>
      </w:r>
    </w:p>
    <w:p w14:paraId="6A763877" w14:textId="77777777" w:rsidR="0059183A" w:rsidRPr="00B5504E" w:rsidRDefault="0059183A" w:rsidP="006C0484">
      <w:pPr>
        <w:pStyle w:val="u-mb-24"/>
        <w:spacing w:before="0" w:beforeAutospacing="0" w:after="0" w:afterAutospacing="0"/>
        <w:jc w:val="both"/>
        <w:rPr>
          <w:rFonts w:ascii="Merriweather Sans" w:hAnsi="Merriweather Sans"/>
          <w:b/>
          <w:color w:val="222222"/>
          <w:spacing w:val="2"/>
          <w:lang w:val="en-US"/>
          <w:rPrChange w:id="683" w:author="reirose2002@gmail.com" w:date="2026-10-26T00:16:00Z">
            <w:rPr>
              <w:rFonts w:ascii="Merriweather Sans" w:hAnsi="Merriweather Sans"/>
              <w:b/>
              <w:color w:val="222222"/>
              <w:spacing w:val="2"/>
            </w:rPr>
          </w:rPrChange>
        </w:rPr>
      </w:pPr>
      <w:r w:rsidRPr="00B5504E">
        <w:rPr>
          <w:rFonts w:ascii="Merriweather Sans" w:hAnsi="Merriweather Sans"/>
          <w:color w:val="222222"/>
          <w:spacing w:val="2"/>
          <w:lang w:val="en-US"/>
          <w:rPrChange w:id="684" w:author="reirose2002@gmail.com" w:date="2026-10-26T00:16:00Z">
            <w:rPr>
              <w:rFonts w:ascii="Merriweather Sans" w:hAnsi="Merriweather Sans"/>
              <w:color w:val="222222"/>
              <w:spacing w:val="2"/>
            </w:rPr>
          </w:rPrChange>
        </w:rPr>
        <w:br/>
      </w:r>
      <w:r w:rsidRPr="00B5504E">
        <w:rPr>
          <w:rFonts w:ascii="Merriweather Sans" w:hAnsi="Merriweather Sans"/>
          <w:b/>
          <w:color w:val="222222"/>
          <w:spacing w:val="2"/>
          <w:lang w:val="en-US"/>
          <w:rPrChange w:id="685" w:author="reirose2002@gmail.com" w:date="2026-10-26T00:16:00Z">
            <w:rPr>
              <w:rFonts w:ascii="Merriweather Sans" w:hAnsi="Merriweather Sans"/>
              <w:b/>
              <w:color w:val="222222"/>
              <w:spacing w:val="2"/>
            </w:rPr>
          </w:rPrChange>
        </w:rPr>
        <w:t>The sentence “The results we obtain are consistent with the existence of several fitness valleys connecting large groups of virus variants” requires references supporting the existence of several fitness valleys connecting large groups of virus variants.</w:t>
      </w:r>
    </w:p>
    <w:p w14:paraId="54611395" w14:textId="77777777" w:rsidR="0059183A" w:rsidRPr="00B5504E" w:rsidRDefault="0059183A" w:rsidP="006C0484">
      <w:pPr>
        <w:pStyle w:val="u-mb-24"/>
        <w:spacing w:before="0" w:beforeAutospacing="0" w:after="0" w:afterAutospacing="0"/>
        <w:jc w:val="both"/>
        <w:rPr>
          <w:rFonts w:ascii="Merriweather Sans" w:hAnsi="Merriweather Sans"/>
          <w:color w:val="222222"/>
          <w:spacing w:val="2"/>
          <w:lang w:val="en-US"/>
          <w:rPrChange w:id="686" w:author="reirose2002@gmail.com" w:date="2026-10-26T00:16:00Z">
            <w:rPr>
              <w:rFonts w:ascii="Merriweather Sans" w:hAnsi="Merriweather Sans"/>
              <w:color w:val="222222"/>
              <w:spacing w:val="2"/>
            </w:rPr>
          </w:rPrChange>
        </w:rPr>
      </w:pPr>
    </w:p>
    <w:p w14:paraId="5EB196CB" w14:textId="31CBFEB3" w:rsidR="00E507DF" w:rsidRDefault="00E507DF" w:rsidP="006C0484">
      <w:pPr>
        <w:pStyle w:val="u-mb-24"/>
        <w:spacing w:before="0" w:beforeAutospacing="0" w:after="0" w:afterAutospacing="0"/>
        <w:jc w:val="both"/>
        <w:rPr>
          <w:color w:val="222222"/>
          <w:spacing w:val="2"/>
          <w:lang w:val="en-US"/>
        </w:rPr>
      </w:pPr>
      <w:r>
        <w:rPr>
          <w:color w:val="222222"/>
          <w:spacing w:val="2"/>
          <w:lang w:val="en-US"/>
        </w:rPr>
        <w:t>This is</w:t>
      </w:r>
      <w:r w:rsidR="00543759">
        <w:rPr>
          <w:color w:val="222222"/>
          <w:spacing w:val="2"/>
          <w:lang w:val="en-US"/>
        </w:rPr>
        <w:t xml:space="preserve"> the result of </w:t>
      </w:r>
      <w:r w:rsidR="00BA6F33">
        <w:rPr>
          <w:color w:val="222222"/>
          <w:spacing w:val="2"/>
          <w:lang w:val="en-US"/>
        </w:rPr>
        <w:t>our</w:t>
      </w:r>
      <w:r w:rsidR="00543759">
        <w:rPr>
          <w:color w:val="222222"/>
          <w:spacing w:val="2"/>
          <w:lang w:val="en-US"/>
        </w:rPr>
        <w:t xml:space="preserve"> work. </w:t>
      </w:r>
      <w:r w:rsidR="00BC4861">
        <w:rPr>
          <w:color w:val="222222"/>
          <w:spacing w:val="2"/>
          <w:lang w:val="en-US"/>
        </w:rPr>
        <w:t>We clarified that this is what our circular diagrams imply.</w:t>
      </w:r>
    </w:p>
    <w:p w14:paraId="47A787BF" w14:textId="77777777" w:rsidR="00E507DF" w:rsidRDefault="00E507DF" w:rsidP="006C0484">
      <w:pPr>
        <w:pStyle w:val="u-mb-24"/>
        <w:spacing w:before="0" w:beforeAutospacing="0" w:after="0" w:afterAutospacing="0"/>
        <w:jc w:val="both"/>
        <w:rPr>
          <w:color w:val="222222"/>
          <w:spacing w:val="2"/>
          <w:lang w:val="en-US"/>
        </w:rPr>
      </w:pPr>
    </w:p>
    <w:p w14:paraId="2B39199D" w14:textId="5DF2D378" w:rsidR="0059183A" w:rsidRPr="00B5504E" w:rsidRDefault="0059183A" w:rsidP="006C0484">
      <w:pPr>
        <w:pStyle w:val="u-mb-24"/>
        <w:spacing w:before="0" w:beforeAutospacing="0" w:after="0" w:afterAutospacing="0"/>
        <w:jc w:val="both"/>
        <w:rPr>
          <w:rFonts w:ascii="Merriweather Sans" w:hAnsi="Merriweather Sans"/>
          <w:color w:val="222222"/>
          <w:spacing w:val="2"/>
          <w:lang w:val="en-US"/>
          <w:rPrChange w:id="687" w:author="reirose2002@gmail.com" w:date="2026-10-26T00:16:00Z">
            <w:rPr>
              <w:rFonts w:ascii="Merriweather Sans" w:hAnsi="Merriweather Sans"/>
              <w:color w:val="222222"/>
              <w:spacing w:val="2"/>
            </w:rPr>
          </w:rPrChange>
        </w:rPr>
      </w:pPr>
      <w:r w:rsidRPr="00B5504E">
        <w:rPr>
          <w:rFonts w:ascii="Merriweather Sans" w:hAnsi="Merriweather Sans"/>
          <w:b/>
          <w:color w:val="222222"/>
          <w:spacing w:val="2"/>
          <w:lang w:val="en-US"/>
          <w:rPrChange w:id="688" w:author="reirose2002@gmail.com" w:date="2026-10-26T00:16:00Z">
            <w:rPr>
              <w:rFonts w:ascii="Merriweather Sans" w:hAnsi="Merriweather Sans"/>
              <w:b/>
              <w:color w:val="222222"/>
              <w:spacing w:val="2"/>
            </w:rPr>
          </w:rPrChange>
        </w:rPr>
        <w:t>The section “Biological function of the predicted interacting sites” seems more appropriate for the Discussion section, as it discusses the biological interpretation of the detected interacting sites. I would move this section to the Discussion section.</w:t>
      </w:r>
    </w:p>
    <w:p w14:paraId="489877BF" w14:textId="77777777" w:rsidR="0059183A" w:rsidRPr="00B5504E" w:rsidRDefault="0059183A" w:rsidP="006C0484">
      <w:pPr>
        <w:pStyle w:val="u-mb-24"/>
        <w:spacing w:before="0" w:beforeAutospacing="0" w:after="0" w:afterAutospacing="0"/>
        <w:jc w:val="both"/>
        <w:rPr>
          <w:rFonts w:ascii="Merriweather Sans" w:hAnsi="Merriweather Sans"/>
          <w:color w:val="222222"/>
          <w:spacing w:val="2"/>
          <w:lang w:val="en-US"/>
          <w:rPrChange w:id="689" w:author="reirose2002@gmail.com" w:date="2026-10-26T00:16:00Z">
            <w:rPr>
              <w:rFonts w:ascii="Merriweather Sans" w:hAnsi="Merriweather Sans"/>
              <w:color w:val="222222"/>
              <w:spacing w:val="2"/>
            </w:rPr>
          </w:rPrChange>
        </w:rPr>
      </w:pPr>
    </w:p>
    <w:p w14:paraId="43C0B428" w14:textId="5B137B29" w:rsidR="00E507DF" w:rsidRPr="00B5504E" w:rsidRDefault="004473F6" w:rsidP="006C0484">
      <w:pPr>
        <w:pStyle w:val="u-mb-24"/>
        <w:spacing w:before="0" w:beforeAutospacing="0" w:after="0" w:afterAutospacing="0"/>
        <w:jc w:val="both"/>
        <w:rPr>
          <w:color w:val="222222"/>
          <w:spacing w:val="2"/>
          <w:lang w:val="en-US"/>
          <w:rPrChange w:id="690" w:author="reirose2002@gmail.com" w:date="2026-10-26T00:16:00Z">
            <w:rPr>
              <w:color w:val="222222"/>
              <w:spacing w:val="2"/>
            </w:rPr>
          </w:rPrChange>
        </w:rPr>
      </w:pPr>
      <w:ins w:id="691" w:author="xv 873" w:date="2026-10-26T01:56:00Z" w16du:dateUtc="2026-10-25T22:56:00Z">
        <w:r>
          <w:rPr>
            <w:color w:val="222222"/>
            <w:spacing w:val="2"/>
            <w:lang w:val="en-US"/>
          </w:rPr>
          <w:t xml:space="preserve">Section </w:t>
        </w:r>
      </w:ins>
      <w:del w:id="692" w:author="xv 873" w:date="2026-10-26T01:54:00Z" w16du:dateUtc="2026-10-25T22:54:00Z">
        <w:r w:rsidR="00CD65EE" w:rsidDel="004473F6">
          <w:rPr>
            <w:color w:val="222222"/>
            <w:spacing w:val="2"/>
            <w:lang w:val="en-US"/>
          </w:rPr>
          <w:delText>To address this comment,</w:delText>
        </w:r>
      </w:del>
      <w:ins w:id="693" w:author="xv 873" w:date="2026-10-26T01:54:00Z" w16du:dateUtc="2026-10-25T22:54:00Z">
        <w:r>
          <w:rPr>
            <w:color w:val="222222"/>
            <w:spacing w:val="2"/>
            <w:lang w:val="en-US"/>
          </w:rPr>
          <w:t xml:space="preserve">Discussion is dedicated to </w:t>
        </w:r>
      </w:ins>
      <w:ins w:id="694" w:author="xv 873" w:date="2026-10-26T01:56:00Z" w16du:dateUtc="2026-10-25T22:56:00Z">
        <w:r>
          <w:rPr>
            <w:color w:val="222222"/>
            <w:spacing w:val="2"/>
            <w:lang w:val="en-US"/>
          </w:rPr>
          <w:t>the</w:t>
        </w:r>
      </w:ins>
      <w:ins w:id="695" w:author="xv 873" w:date="2026-10-26T01:55:00Z" w16du:dateUtc="2026-10-25T22:55:00Z">
        <w:r>
          <w:rPr>
            <w:color w:val="222222"/>
            <w:spacing w:val="2"/>
            <w:lang w:val="en-US"/>
          </w:rPr>
          <w:t xml:space="preserve"> comparison with alternative methods and models of population genetics,</w:t>
        </w:r>
      </w:ins>
      <w:r w:rsidR="00CD65EE">
        <w:rPr>
          <w:color w:val="222222"/>
          <w:spacing w:val="2"/>
          <w:lang w:val="en-US"/>
        </w:rPr>
        <w:t xml:space="preserve"> </w:t>
      </w:r>
      <w:ins w:id="696" w:author="xv 873" w:date="2026-10-26T01:55:00Z" w16du:dateUtc="2026-10-25T22:55:00Z">
        <w:r>
          <w:rPr>
            <w:color w:val="222222"/>
            <w:spacing w:val="2"/>
            <w:lang w:val="en-US"/>
          </w:rPr>
          <w:t xml:space="preserve">as well as </w:t>
        </w:r>
      </w:ins>
      <w:ins w:id="697" w:author="xv 873" w:date="2026-10-26T01:56:00Z" w16du:dateUtc="2026-10-25T22:56:00Z">
        <w:r>
          <w:rPr>
            <w:color w:val="222222"/>
            <w:spacing w:val="2"/>
            <w:lang w:val="en-US"/>
          </w:rPr>
          <w:t xml:space="preserve">to </w:t>
        </w:r>
      </w:ins>
      <w:ins w:id="698" w:author="xv 873" w:date="2026-10-26T01:55:00Z" w16du:dateUtc="2026-10-25T22:55:00Z">
        <w:r>
          <w:rPr>
            <w:color w:val="222222"/>
            <w:spacing w:val="2"/>
            <w:lang w:val="en-US"/>
          </w:rPr>
          <w:t>the limitations</w:t>
        </w:r>
      </w:ins>
      <w:ins w:id="699" w:author="xv 873" w:date="2026-10-26T01:56:00Z" w16du:dateUtc="2026-10-25T22:56:00Z">
        <w:r>
          <w:rPr>
            <w:color w:val="222222"/>
            <w:spacing w:val="2"/>
            <w:lang w:val="en-US"/>
          </w:rPr>
          <w:t xml:space="preserve"> of our work. Hence,</w:t>
        </w:r>
      </w:ins>
      <w:ins w:id="700" w:author="xv 873" w:date="2026-10-26T01:55:00Z" w16du:dateUtc="2026-10-25T22:55:00Z">
        <w:r>
          <w:rPr>
            <w:color w:val="222222"/>
            <w:spacing w:val="2"/>
            <w:lang w:val="en-US"/>
          </w:rPr>
          <w:t xml:space="preserve"> this section</w:t>
        </w:r>
      </w:ins>
      <w:ins w:id="701" w:author="xv 873" w:date="2026-10-26T01:57:00Z" w16du:dateUtc="2026-10-25T22:57:00Z">
        <w:r>
          <w:rPr>
            <w:color w:val="222222"/>
            <w:spacing w:val="2"/>
            <w:lang w:val="en-US"/>
          </w:rPr>
          <w:t xml:space="preserve"> that has</w:t>
        </w:r>
      </w:ins>
      <w:ins w:id="702" w:author="xv 873" w:date="2026-10-26T01:56:00Z" w16du:dateUtc="2026-10-25T22:56:00Z">
        <w:r>
          <w:rPr>
            <w:color w:val="222222"/>
            <w:spacing w:val="2"/>
            <w:lang w:val="en-US"/>
          </w:rPr>
          <w:t xml:space="preserve"> specific information </w:t>
        </w:r>
      </w:ins>
      <w:ins w:id="703" w:author="xv 873" w:date="2026-10-26T01:57:00Z" w16du:dateUtc="2026-10-25T22:57:00Z">
        <w:r>
          <w:rPr>
            <w:color w:val="222222"/>
            <w:spacing w:val="2"/>
            <w:lang w:val="en-US"/>
          </w:rPr>
          <w:t xml:space="preserve">on predicting </w:t>
        </w:r>
      </w:ins>
      <w:ins w:id="704" w:author="xv 873" w:date="2026-10-26T01:56:00Z" w16du:dateUtc="2026-10-25T22:56:00Z">
        <w:r>
          <w:rPr>
            <w:color w:val="222222"/>
            <w:spacing w:val="2"/>
            <w:lang w:val="en-US"/>
          </w:rPr>
          <w:t>interacting sites</w:t>
        </w:r>
      </w:ins>
      <w:ins w:id="705" w:author="xv 873" w:date="2026-10-26T01:55:00Z" w16du:dateUtc="2026-10-25T22:55:00Z">
        <w:r>
          <w:rPr>
            <w:color w:val="222222"/>
            <w:spacing w:val="2"/>
            <w:lang w:val="en-US"/>
          </w:rPr>
          <w:t xml:space="preserve"> </w:t>
        </w:r>
      </w:ins>
      <w:ins w:id="706" w:author="xv 873" w:date="2026-10-26T01:56:00Z" w16du:dateUtc="2026-10-25T22:56:00Z">
        <w:r>
          <w:rPr>
            <w:color w:val="222222"/>
            <w:spacing w:val="2"/>
            <w:lang w:val="en-US"/>
          </w:rPr>
          <w:t>fits better in Results.</w:t>
        </w:r>
      </w:ins>
      <w:del w:id="707" w:author="xv 873" w:date="2026-10-26T01:56:00Z" w16du:dateUtc="2026-10-25T22:56:00Z">
        <w:r w:rsidR="00CD65EE" w:rsidDel="004473F6">
          <w:rPr>
            <w:color w:val="222222"/>
            <w:spacing w:val="2"/>
            <w:lang w:val="en-US"/>
          </w:rPr>
          <w:delText>we</w:delText>
        </w:r>
        <w:r w:rsidR="00E507DF" w:rsidRPr="00B5504E" w:rsidDel="004473F6">
          <w:rPr>
            <w:color w:val="222222"/>
            <w:spacing w:val="2"/>
            <w:lang w:val="en-US"/>
            <w:rPrChange w:id="708" w:author="reirose2002@gmail.com" w:date="2026-10-26T00:16:00Z">
              <w:rPr>
                <w:color w:val="222222"/>
                <w:spacing w:val="2"/>
              </w:rPr>
            </w:rPrChange>
          </w:rPr>
          <w:delText xml:space="preserve"> </w:delText>
        </w:r>
      </w:del>
      <w:del w:id="709" w:author="xv 873" w:date="2026-10-26T01:55:00Z" w16du:dateUtc="2026-10-25T22:55:00Z">
        <w:r w:rsidR="00E507DF" w:rsidRPr="00B5504E" w:rsidDel="004473F6">
          <w:rPr>
            <w:color w:val="222222"/>
            <w:spacing w:val="2"/>
            <w:lang w:val="en-US"/>
            <w:rPrChange w:id="710" w:author="reirose2002@gmail.com" w:date="2026-10-26T00:16:00Z">
              <w:rPr>
                <w:color w:val="222222"/>
                <w:spacing w:val="2"/>
              </w:rPr>
            </w:rPrChange>
          </w:rPr>
          <w:delText xml:space="preserve">moved </w:delText>
        </w:r>
        <w:r w:rsidR="00CD65EE" w:rsidRPr="00B5504E" w:rsidDel="004473F6">
          <w:rPr>
            <w:color w:val="222222"/>
            <w:spacing w:val="2"/>
            <w:lang w:val="en-US"/>
            <w:rPrChange w:id="711" w:author="reirose2002@gmail.com" w:date="2026-10-26T00:16:00Z">
              <w:rPr>
                <w:color w:val="222222"/>
                <w:spacing w:val="2"/>
              </w:rPr>
            </w:rPrChange>
          </w:rPr>
          <w:delText>the section</w:delText>
        </w:r>
        <w:r w:rsidR="00E507DF" w:rsidRPr="00B5504E" w:rsidDel="004473F6">
          <w:rPr>
            <w:color w:val="222222"/>
            <w:spacing w:val="2"/>
            <w:lang w:val="en-US"/>
            <w:rPrChange w:id="712" w:author="reirose2002@gmail.com" w:date="2026-10-26T00:16:00Z">
              <w:rPr>
                <w:color w:val="222222"/>
                <w:spacing w:val="2"/>
              </w:rPr>
            </w:rPrChange>
          </w:rPr>
          <w:delText xml:space="preserve"> to </w:delText>
        </w:r>
        <w:r w:rsidR="00CD65EE" w:rsidRPr="00B5504E" w:rsidDel="004473F6">
          <w:rPr>
            <w:color w:val="222222"/>
            <w:spacing w:val="2"/>
            <w:lang w:val="en-US"/>
            <w:rPrChange w:id="713" w:author="reirose2002@gmail.com" w:date="2026-10-26T00:16:00Z">
              <w:rPr>
                <w:color w:val="222222"/>
                <w:spacing w:val="2"/>
              </w:rPr>
            </w:rPrChange>
          </w:rPr>
          <w:delText xml:space="preserve">the beginning of </w:delText>
        </w:r>
        <w:r w:rsidR="00E507DF" w:rsidRPr="00B5504E" w:rsidDel="004473F6">
          <w:rPr>
            <w:color w:val="222222"/>
            <w:spacing w:val="2"/>
            <w:lang w:val="en-US"/>
            <w:rPrChange w:id="714" w:author="reirose2002@gmail.com" w:date="2026-10-26T00:16:00Z">
              <w:rPr>
                <w:color w:val="222222"/>
                <w:spacing w:val="2"/>
              </w:rPr>
            </w:rPrChange>
          </w:rPr>
          <w:delText>Discussion</w:delText>
        </w:r>
      </w:del>
      <w:del w:id="715" w:author="xv 873" w:date="2026-10-26T01:56:00Z" w16du:dateUtc="2026-10-25T22:56:00Z">
        <w:r w:rsidR="00E507DF" w:rsidRPr="00B5504E" w:rsidDel="004473F6">
          <w:rPr>
            <w:color w:val="222222"/>
            <w:spacing w:val="2"/>
            <w:lang w:val="en-US"/>
            <w:rPrChange w:id="716" w:author="reirose2002@gmail.com" w:date="2026-10-26T00:16:00Z">
              <w:rPr>
                <w:color w:val="222222"/>
                <w:spacing w:val="2"/>
              </w:rPr>
            </w:rPrChange>
          </w:rPr>
          <w:delText>.</w:delText>
        </w:r>
      </w:del>
    </w:p>
    <w:p w14:paraId="7FC1DF5A" w14:textId="77777777" w:rsidR="00E507DF" w:rsidRPr="00B5504E" w:rsidRDefault="00E507DF" w:rsidP="006C0484">
      <w:pPr>
        <w:pStyle w:val="u-mb-24"/>
        <w:spacing w:before="0" w:beforeAutospacing="0" w:after="0" w:afterAutospacing="0"/>
        <w:jc w:val="both"/>
        <w:rPr>
          <w:color w:val="222222"/>
          <w:spacing w:val="2"/>
          <w:lang w:val="en-US"/>
          <w:rPrChange w:id="717" w:author="reirose2002@gmail.com" w:date="2026-10-26T00:16:00Z">
            <w:rPr>
              <w:color w:val="222222"/>
              <w:spacing w:val="2"/>
            </w:rPr>
          </w:rPrChange>
        </w:rPr>
      </w:pPr>
    </w:p>
    <w:p w14:paraId="1C36C0D1" w14:textId="52CC395F" w:rsidR="0059183A" w:rsidRPr="00B5504E" w:rsidRDefault="0059183A" w:rsidP="006C0484">
      <w:pPr>
        <w:pStyle w:val="u-mb-24"/>
        <w:spacing w:before="0" w:beforeAutospacing="0" w:after="0" w:afterAutospacing="0"/>
        <w:jc w:val="both"/>
        <w:rPr>
          <w:color w:val="222222"/>
          <w:spacing w:val="2"/>
          <w:lang w:val="en-US"/>
          <w:rPrChange w:id="718" w:author="reirose2002@gmail.com" w:date="2026-10-26T00:16:00Z">
            <w:rPr>
              <w:color w:val="222222"/>
              <w:spacing w:val="2"/>
            </w:rPr>
          </w:rPrChange>
        </w:rPr>
      </w:pPr>
      <w:r w:rsidRPr="00B5504E">
        <w:rPr>
          <w:rFonts w:ascii="Merriweather Sans" w:hAnsi="Merriweather Sans"/>
          <w:b/>
          <w:color w:val="222222"/>
          <w:spacing w:val="2"/>
          <w:lang w:val="en-US"/>
          <w:rPrChange w:id="719" w:author="reirose2002@gmail.com" w:date="2026-10-26T00:16:00Z">
            <w:rPr>
              <w:rFonts w:ascii="Merriweather Sans" w:hAnsi="Merriweather Sans"/>
              <w:b/>
              <w:color w:val="222222"/>
              <w:spacing w:val="2"/>
            </w:rPr>
          </w:rPrChange>
        </w:rPr>
        <w:t>Line 55, a dot is missing.</w:t>
      </w:r>
    </w:p>
    <w:p w14:paraId="7B8FD103" w14:textId="77777777" w:rsidR="0059183A" w:rsidRPr="00B5504E" w:rsidRDefault="0059183A" w:rsidP="006C0484">
      <w:pPr>
        <w:pStyle w:val="u-mb-24"/>
        <w:spacing w:before="0" w:beforeAutospacing="0" w:after="0" w:afterAutospacing="0"/>
        <w:jc w:val="both"/>
        <w:rPr>
          <w:rFonts w:ascii="Merriweather Sans" w:hAnsi="Merriweather Sans"/>
          <w:color w:val="222222"/>
          <w:spacing w:val="2"/>
          <w:lang w:val="en-US"/>
          <w:rPrChange w:id="720" w:author="reirose2002@gmail.com" w:date="2026-10-26T00:16:00Z">
            <w:rPr>
              <w:rFonts w:ascii="Merriweather Sans" w:hAnsi="Merriweather Sans"/>
              <w:color w:val="222222"/>
              <w:spacing w:val="2"/>
            </w:rPr>
          </w:rPrChange>
        </w:rPr>
      </w:pPr>
    </w:p>
    <w:p w14:paraId="45D19DC4" w14:textId="4D038686" w:rsidR="00E507DF" w:rsidRDefault="00EF7A10" w:rsidP="006C0484">
      <w:pPr>
        <w:pStyle w:val="u-mb-24"/>
        <w:spacing w:before="0" w:beforeAutospacing="0" w:after="0" w:afterAutospacing="0"/>
        <w:jc w:val="both"/>
        <w:rPr>
          <w:color w:val="222222"/>
          <w:spacing w:val="2"/>
          <w:lang w:val="en-US"/>
        </w:rPr>
      </w:pPr>
      <w:commentRangeStart w:id="721"/>
      <w:r>
        <w:rPr>
          <w:color w:val="222222"/>
          <w:spacing w:val="2"/>
          <w:lang w:val="en-US"/>
        </w:rPr>
        <w:t>Added</w:t>
      </w:r>
      <w:r w:rsidR="00E507DF">
        <w:rPr>
          <w:color w:val="222222"/>
          <w:spacing w:val="2"/>
          <w:lang w:val="en-US"/>
        </w:rPr>
        <w:t>.</w:t>
      </w:r>
      <w:commentRangeEnd w:id="721"/>
      <w:r w:rsidR="00B5504E">
        <w:rPr>
          <w:rStyle w:val="CommentReference"/>
          <w:color w:val="222222"/>
          <w:spacing w:val="2"/>
          <w:sz w:val="24"/>
          <w:szCs w:val="24"/>
          <w:lang w:val="en-US"/>
        </w:rPr>
        <w:commentReference w:id="721"/>
      </w:r>
    </w:p>
    <w:p w14:paraId="75F353A9" w14:textId="77777777" w:rsidR="00E507DF" w:rsidRDefault="00E507DF" w:rsidP="006C0484">
      <w:pPr>
        <w:pStyle w:val="u-mb-24"/>
        <w:spacing w:before="0" w:beforeAutospacing="0" w:after="0" w:afterAutospacing="0"/>
        <w:jc w:val="both"/>
        <w:rPr>
          <w:color w:val="222222"/>
          <w:spacing w:val="2"/>
          <w:lang w:val="en-US"/>
        </w:rPr>
      </w:pPr>
    </w:p>
    <w:p w14:paraId="1950FDEA" w14:textId="159E536E" w:rsidR="0059183A" w:rsidRPr="00E507DF" w:rsidRDefault="0059183A" w:rsidP="006C0484">
      <w:pPr>
        <w:pStyle w:val="u-mb-24"/>
        <w:spacing w:before="0" w:beforeAutospacing="0" w:after="0" w:afterAutospacing="0"/>
        <w:jc w:val="both"/>
        <w:rPr>
          <w:color w:val="222222"/>
          <w:spacing w:val="2"/>
          <w:lang w:val="en-US"/>
        </w:rPr>
      </w:pPr>
      <w:r w:rsidRPr="00B5504E">
        <w:rPr>
          <w:rFonts w:ascii="Merriweather Sans" w:hAnsi="Merriweather Sans"/>
          <w:b/>
          <w:color w:val="222222"/>
          <w:spacing w:val="2"/>
          <w:lang w:val="en-US"/>
          <w:rPrChange w:id="722" w:author="reirose2002@gmail.com" w:date="2026-10-26T00:16:00Z">
            <w:rPr>
              <w:rFonts w:ascii="Merriweather Sans" w:hAnsi="Merriweather Sans"/>
              <w:b/>
              <w:color w:val="222222"/>
              <w:spacing w:val="2"/>
            </w:rPr>
          </w:rPrChange>
        </w:rPr>
        <w:t>The following reference could perhaps be added https://doi.org/10.3390/genes14020407</w:t>
      </w:r>
    </w:p>
    <w:p w14:paraId="5329B8DF" w14:textId="77777777" w:rsidR="0059183A" w:rsidRPr="00B5504E" w:rsidRDefault="0059183A" w:rsidP="006C0484">
      <w:pPr>
        <w:pStyle w:val="u-mb-24"/>
        <w:spacing w:before="0" w:beforeAutospacing="0" w:after="0" w:afterAutospacing="0"/>
        <w:jc w:val="both"/>
        <w:rPr>
          <w:rFonts w:ascii="Merriweather Sans" w:hAnsi="Merriweather Sans"/>
          <w:b/>
          <w:color w:val="222222"/>
          <w:spacing w:val="2"/>
          <w:lang w:val="en-US"/>
          <w:rPrChange w:id="723" w:author="reirose2002@gmail.com" w:date="2026-10-26T00:16:00Z">
            <w:rPr>
              <w:rFonts w:ascii="Merriweather Sans" w:hAnsi="Merriweather Sans"/>
              <w:b/>
              <w:color w:val="222222"/>
              <w:spacing w:val="2"/>
            </w:rPr>
          </w:rPrChange>
        </w:rPr>
      </w:pPr>
    </w:p>
    <w:p w14:paraId="1EF6128F" w14:textId="77777777" w:rsidR="00E507DF" w:rsidRPr="00B5504E" w:rsidRDefault="00E507DF" w:rsidP="006C0484">
      <w:pPr>
        <w:pStyle w:val="u-mb-24"/>
        <w:spacing w:before="0" w:beforeAutospacing="0" w:after="0" w:afterAutospacing="0"/>
        <w:jc w:val="both"/>
        <w:rPr>
          <w:rFonts w:ascii="Merriweather Sans" w:hAnsi="Merriweather Sans"/>
          <w:color w:val="222222"/>
          <w:spacing w:val="2"/>
          <w:lang w:val="en-US"/>
          <w:rPrChange w:id="724" w:author="reirose2002@gmail.com" w:date="2026-10-26T00:16:00Z">
            <w:rPr>
              <w:rFonts w:ascii="Merriweather Sans" w:hAnsi="Merriweather Sans"/>
              <w:color w:val="222222"/>
              <w:spacing w:val="2"/>
            </w:rPr>
          </w:rPrChange>
        </w:rPr>
      </w:pPr>
      <w:r>
        <w:rPr>
          <w:color w:val="222222"/>
          <w:spacing w:val="2"/>
          <w:lang w:val="en-US"/>
        </w:rPr>
        <w:t xml:space="preserve">The reference is added, thank you. </w:t>
      </w:r>
    </w:p>
    <w:p w14:paraId="7079DFAC" w14:textId="77777777" w:rsidR="00E507DF" w:rsidRPr="00B5504E" w:rsidRDefault="00E507DF" w:rsidP="006C0484">
      <w:pPr>
        <w:pStyle w:val="u-mb-24"/>
        <w:spacing w:before="0" w:beforeAutospacing="0" w:after="0" w:afterAutospacing="0"/>
        <w:jc w:val="both"/>
        <w:rPr>
          <w:rFonts w:ascii="Merriweather Sans" w:hAnsi="Merriweather Sans"/>
          <w:color w:val="222222"/>
          <w:spacing w:val="2"/>
          <w:lang w:val="en-US"/>
          <w:rPrChange w:id="725" w:author="reirose2002@gmail.com" w:date="2026-10-26T00:16:00Z">
            <w:rPr>
              <w:rFonts w:ascii="Merriweather Sans" w:hAnsi="Merriweather Sans"/>
              <w:color w:val="222222"/>
              <w:spacing w:val="2"/>
            </w:rPr>
          </w:rPrChange>
        </w:rPr>
      </w:pPr>
    </w:p>
    <w:p w14:paraId="02A62C11" w14:textId="6132AF3F" w:rsidR="0059183A" w:rsidRPr="00B5504E" w:rsidRDefault="0059183A" w:rsidP="006C0484">
      <w:pPr>
        <w:pStyle w:val="u-mb-24"/>
        <w:spacing w:before="0" w:beforeAutospacing="0" w:after="0" w:afterAutospacing="0"/>
        <w:jc w:val="both"/>
        <w:rPr>
          <w:rFonts w:ascii="Merriweather Sans" w:hAnsi="Merriweather Sans"/>
          <w:color w:val="222222"/>
          <w:spacing w:val="2"/>
          <w:lang w:val="en-US"/>
          <w:rPrChange w:id="726" w:author="reirose2002@gmail.com" w:date="2026-10-26T00:16:00Z">
            <w:rPr>
              <w:rFonts w:ascii="Merriweather Sans" w:hAnsi="Merriweather Sans"/>
              <w:color w:val="222222"/>
              <w:spacing w:val="2"/>
            </w:rPr>
          </w:rPrChange>
        </w:rPr>
      </w:pPr>
      <w:r w:rsidRPr="00B5504E">
        <w:rPr>
          <w:rFonts w:ascii="Merriweather Sans" w:hAnsi="Merriweather Sans"/>
          <w:b/>
          <w:color w:val="222222"/>
          <w:spacing w:val="2"/>
          <w:lang w:val="en-US"/>
          <w:rPrChange w:id="727" w:author="reirose2002@gmail.com" w:date="2026-10-26T00:16:00Z">
            <w:rPr>
              <w:rFonts w:ascii="Merriweather Sans" w:hAnsi="Merriweather Sans"/>
              <w:b/>
              <w:color w:val="222222"/>
              <w:spacing w:val="2"/>
            </w:rPr>
          </w:rPrChange>
        </w:rPr>
        <w:t>Line 19, remove a dot.</w:t>
      </w:r>
    </w:p>
    <w:p w14:paraId="3BF52E9D" w14:textId="77777777" w:rsidR="0059183A" w:rsidRPr="00B5504E" w:rsidRDefault="0059183A" w:rsidP="006C0484">
      <w:pPr>
        <w:pStyle w:val="u-mb-24"/>
        <w:spacing w:before="0" w:beforeAutospacing="0" w:after="0" w:afterAutospacing="0"/>
        <w:jc w:val="both"/>
        <w:rPr>
          <w:rFonts w:ascii="Merriweather Sans" w:hAnsi="Merriweather Sans"/>
          <w:color w:val="222222"/>
          <w:spacing w:val="2"/>
          <w:sz w:val="20"/>
          <w:szCs w:val="20"/>
          <w:lang w:val="en-US"/>
          <w:rPrChange w:id="728" w:author="reirose2002@gmail.com" w:date="2026-10-26T00:16:00Z">
            <w:rPr>
              <w:rFonts w:ascii="Merriweather Sans" w:hAnsi="Merriweather Sans"/>
              <w:color w:val="222222"/>
              <w:spacing w:val="2"/>
              <w:sz w:val="20"/>
              <w:szCs w:val="20"/>
            </w:rPr>
          </w:rPrChange>
        </w:rPr>
      </w:pPr>
    </w:p>
    <w:p w14:paraId="480A1DD8" w14:textId="4A0E5467" w:rsidR="0059183A" w:rsidRPr="00B25E1A" w:rsidRDefault="0059183A" w:rsidP="006C0484">
      <w:pPr>
        <w:jc w:val="both"/>
        <w:rPr>
          <w:rFonts w:ascii="Times New Roman" w:hAnsi="Times New Roman" w:cs="Times New Roman"/>
          <w:lang w:val="en-US"/>
        </w:rPr>
      </w:pPr>
      <w:r w:rsidRPr="00B25E1A">
        <w:rPr>
          <w:rFonts w:ascii="Times New Roman" w:hAnsi="Times New Roman" w:cs="Times New Roman"/>
          <w:lang w:val="en-US"/>
        </w:rPr>
        <w:lastRenderedPageBreak/>
        <w:t>Removed</w:t>
      </w:r>
      <w:r w:rsidR="00E507DF">
        <w:rPr>
          <w:rFonts w:ascii="Times New Roman" w:hAnsi="Times New Roman" w:cs="Times New Roman"/>
          <w:lang w:val="en-US"/>
        </w:rPr>
        <w:t>.</w:t>
      </w:r>
    </w:p>
    <w:p w14:paraId="3062D3D0" w14:textId="77777777" w:rsidR="00EE3753" w:rsidRPr="00B5504E" w:rsidRDefault="00EE3753" w:rsidP="006C0484">
      <w:pPr>
        <w:pStyle w:val="u-mb-16"/>
        <w:spacing w:before="0" w:beforeAutospacing="0" w:after="240" w:afterAutospacing="0"/>
        <w:jc w:val="both"/>
        <w:rPr>
          <w:lang w:val="en-US"/>
          <w:rPrChange w:id="729" w:author="reirose2002@gmail.com" w:date="2026-10-26T00:16:00Z">
            <w:rPr/>
          </w:rPrChange>
        </w:rPr>
      </w:pPr>
    </w:p>
    <w:sectPr w:rsidR="00EE3753" w:rsidRPr="00B5504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91" w:author="reirose2002@gmail.com" w:date="2026-10-25T23:20:00Z" w:initials="r">
    <w:p w14:paraId="24D24287" w14:textId="43695B20" w:rsidR="00460D53" w:rsidRPr="00460D53" w:rsidRDefault="00460D53">
      <w:pPr>
        <w:pStyle w:val="CommentText"/>
      </w:pPr>
      <w:r>
        <w:rPr>
          <w:rStyle w:val="CommentReference"/>
        </w:rPr>
        <w:annotationRef/>
      </w:r>
      <w:r>
        <w:t>Не совсем понимаю куда вставить этот отрывок, мы как будто об этом уже везде сказали</w:t>
      </w:r>
    </w:p>
  </w:comment>
  <w:comment w:id="721" w:author="reirose2002@gmail.com" w:date="2026-10-26T00:16:00Z" w:initials="r">
    <w:p w14:paraId="0B0D18D4" w14:textId="67B71D71" w:rsidR="00B5504E" w:rsidRPr="00B5504E" w:rsidRDefault="00B5504E">
      <w:pPr>
        <w:pStyle w:val="CommentText"/>
      </w:pPr>
      <w:r>
        <w:rPr>
          <w:rStyle w:val="CommentReference"/>
        </w:rPr>
        <w:annotationRef/>
      </w:r>
      <w:r>
        <w:t xml:space="preserve">Пришлось вставить в самый конец, </w:t>
      </w:r>
      <w:r>
        <w:rPr>
          <w:lang w:val="en-US"/>
        </w:rPr>
        <w:t>EndNote</w:t>
      </w:r>
      <w:r w:rsidRPr="00B5504E">
        <w:t xml:space="preserve"> </w:t>
      </w:r>
      <w:r>
        <w:t>не хочет раскрывать цитаты, поэтому либо в конец, либо вручную менять все последующие цитаты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4D24287" w15:done="0"/>
  <w15:commentEx w15:paraId="0B0D18D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4D24287" w16cid:durableId="2E890D29"/>
  <w16cid:commentId w16cid:paraId="0B0D18D4" w16cid:durableId="2E891A6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Merriweather Sans">
    <w:panose1 w:val="00000000000000000000"/>
    <w:charset w:val="4D"/>
    <w:family w:val="auto"/>
    <w:pitch w:val="variable"/>
    <w:sig w:usb0="A00004FF" w:usb1="4000207B" w:usb2="00000000" w:usb3="00000000" w:csb0="00000193" w:csb1="00000000"/>
  </w:font>
  <w:font w:name="Yu Gothic">
    <w:altName w:val="游ゴシック"/>
    <w:panose1 w:val="020B0400000000000000"/>
    <w:charset w:val="80"/>
    <w:family w:val="swiss"/>
    <w:pitch w:val="variable"/>
    <w:sig w:usb0="E00002FF" w:usb1="2AC7FDFF" w:usb2="00000016" w:usb3="00000000" w:csb0="0002009F" w:csb1="00000000"/>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192BE5"/>
    <w:multiLevelType w:val="hybridMultilevel"/>
    <w:tmpl w:val="77661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038372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eirose2002@gmail.com">
    <w15:presenceInfo w15:providerId="Windows Live" w15:userId="5352a93f057e8cf3"/>
  </w15:person>
  <w15:person w15:author="xv 873">
    <w15:presenceInfo w15:providerId="AD" w15:userId="S::xv873@o365b.top::40601243-96d4-4319-a108-298dc611fb5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753"/>
    <w:rsid w:val="00001B14"/>
    <w:rsid w:val="000025F2"/>
    <w:rsid w:val="00004550"/>
    <w:rsid w:val="00004AFF"/>
    <w:rsid w:val="00010481"/>
    <w:rsid w:val="00011702"/>
    <w:rsid w:val="000118E2"/>
    <w:rsid w:val="00013608"/>
    <w:rsid w:val="00015BA1"/>
    <w:rsid w:val="00016F46"/>
    <w:rsid w:val="000233EB"/>
    <w:rsid w:val="000317CE"/>
    <w:rsid w:val="00031EC7"/>
    <w:rsid w:val="00033012"/>
    <w:rsid w:val="00033840"/>
    <w:rsid w:val="00033F23"/>
    <w:rsid w:val="00041AA4"/>
    <w:rsid w:val="000432D2"/>
    <w:rsid w:val="00043949"/>
    <w:rsid w:val="000454A3"/>
    <w:rsid w:val="0004748F"/>
    <w:rsid w:val="00047B35"/>
    <w:rsid w:val="00050A3A"/>
    <w:rsid w:val="00051625"/>
    <w:rsid w:val="000532CA"/>
    <w:rsid w:val="00053D5A"/>
    <w:rsid w:val="0006470C"/>
    <w:rsid w:val="00065004"/>
    <w:rsid w:val="00080F65"/>
    <w:rsid w:val="00082D03"/>
    <w:rsid w:val="0008780C"/>
    <w:rsid w:val="00093930"/>
    <w:rsid w:val="00094A5B"/>
    <w:rsid w:val="000A0326"/>
    <w:rsid w:val="000A3809"/>
    <w:rsid w:val="000A74F7"/>
    <w:rsid w:val="000B1040"/>
    <w:rsid w:val="000B2979"/>
    <w:rsid w:val="000B2E2E"/>
    <w:rsid w:val="000B75B8"/>
    <w:rsid w:val="000B7FBF"/>
    <w:rsid w:val="000C1BBD"/>
    <w:rsid w:val="000C261C"/>
    <w:rsid w:val="000C62B8"/>
    <w:rsid w:val="000C760E"/>
    <w:rsid w:val="000D19F2"/>
    <w:rsid w:val="000D62C9"/>
    <w:rsid w:val="000E6D3E"/>
    <w:rsid w:val="000F40D4"/>
    <w:rsid w:val="0010519C"/>
    <w:rsid w:val="00107E16"/>
    <w:rsid w:val="00112699"/>
    <w:rsid w:val="00113D18"/>
    <w:rsid w:val="00126D7F"/>
    <w:rsid w:val="0013604C"/>
    <w:rsid w:val="00136A6C"/>
    <w:rsid w:val="00143723"/>
    <w:rsid w:val="00144238"/>
    <w:rsid w:val="00153961"/>
    <w:rsid w:val="00155500"/>
    <w:rsid w:val="00156F80"/>
    <w:rsid w:val="00157250"/>
    <w:rsid w:val="00157FD4"/>
    <w:rsid w:val="001604A3"/>
    <w:rsid w:val="00161587"/>
    <w:rsid w:val="00167506"/>
    <w:rsid w:val="00171230"/>
    <w:rsid w:val="001756A1"/>
    <w:rsid w:val="00177FDD"/>
    <w:rsid w:val="00186C7D"/>
    <w:rsid w:val="00187917"/>
    <w:rsid w:val="00191BFD"/>
    <w:rsid w:val="00194039"/>
    <w:rsid w:val="00195118"/>
    <w:rsid w:val="001A3BAD"/>
    <w:rsid w:val="001A4009"/>
    <w:rsid w:val="001B098D"/>
    <w:rsid w:val="001B1F5C"/>
    <w:rsid w:val="001B385F"/>
    <w:rsid w:val="001B50C0"/>
    <w:rsid w:val="001B5981"/>
    <w:rsid w:val="001B6CD7"/>
    <w:rsid w:val="001C0D1B"/>
    <w:rsid w:val="001C3D07"/>
    <w:rsid w:val="001C7798"/>
    <w:rsid w:val="001D4ACE"/>
    <w:rsid w:val="001E37FE"/>
    <w:rsid w:val="001E4EFB"/>
    <w:rsid w:val="001F7AB1"/>
    <w:rsid w:val="001F7E3C"/>
    <w:rsid w:val="00202AAB"/>
    <w:rsid w:val="00202CAE"/>
    <w:rsid w:val="0021263C"/>
    <w:rsid w:val="00215670"/>
    <w:rsid w:val="002159EB"/>
    <w:rsid w:val="00220BE7"/>
    <w:rsid w:val="00222F51"/>
    <w:rsid w:val="002241FA"/>
    <w:rsid w:val="002269C2"/>
    <w:rsid w:val="002271FA"/>
    <w:rsid w:val="0023330B"/>
    <w:rsid w:val="00233756"/>
    <w:rsid w:val="00233EE8"/>
    <w:rsid w:val="00236FD7"/>
    <w:rsid w:val="002430AB"/>
    <w:rsid w:val="00243F2F"/>
    <w:rsid w:val="002475EE"/>
    <w:rsid w:val="00247F9A"/>
    <w:rsid w:val="00254733"/>
    <w:rsid w:val="00257990"/>
    <w:rsid w:val="002602B2"/>
    <w:rsid w:val="00264AFA"/>
    <w:rsid w:val="00264FE6"/>
    <w:rsid w:val="00273745"/>
    <w:rsid w:val="00276154"/>
    <w:rsid w:val="00276ACF"/>
    <w:rsid w:val="00281B5B"/>
    <w:rsid w:val="00282A2E"/>
    <w:rsid w:val="00283C13"/>
    <w:rsid w:val="002855AC"/>
    <w:rsid w:val="00286E67"/>
    <w:rsid w:val="0029003B"/>
    <w:rsid w:val="00291A61"/>
    <w:rsid w:val="002977D4"/>
    <w:rsid w:val="00297A34"/>
    <w:rsid w:val="002A069E"/>
    <w:rsid w:val="002A0DF0"/>
    <w:rsid w:val="002A35C5"/>
    <w:rsid w:val="002A7600"/>
    <w:rsid w:val="002B0F4F"/>
    <w:rsid w:val="002B463F"/>
    <w:rsid w:val="002C17F2"/>
    <w:rsid w:val="002D0FEA"/>
    <w:rsid w:val="002D287F"/>
    <w:rsid w:val="002D4CE0"/>
    <w:rsid w:val="002D4FC5"/>
    <w:rsid w:val="002D5CF4"/>
    <w:rsid w:val="002E11EE"/>
    <w:rsid w:val="002E27F4"/>
    <w:rsid w:val="002E52FA"/>
    <w:rsid w:val="002F111B"/>
    <w:rsid w:val="002F4FC8"/>
    <w:rsid w:val="002F78BB"/>
    <w:rsid w:val="00305A2F"/>
    <w:rsid w:val="00312645"/>
    <w:rsid w:val="00322144"/>
    <w:rsid w:val="003260C8"/>
    <w:rsid w:val="0033599A"/>
    <w:rsid w:val="00336F8B"/>
    <w:rsid w:val="00347A99"/>
    <w:rsid w:val="00352890"/>
    <w:rsid w:val="003535F5"/>
    <w:rsid w:val="00360666"/>
    <w:rsid w:val="003626D1"/>
    <w:rsid w:val="00366F29"/>
    <w:rsid w:val="00367115"/>
    <w:rsid w:val="003810FF"/>
    <w:rsid w:val="00391A0B"/>
    <w:rsid w:val="003936E5"/>
    <w:rsid w:val="00393ED4"/>
    <w:rsid w:val="00393F8A"/>
    <w:rsid w:val="00394978"/>
    <w:rsid w:val="00397A63"/>
    <w:rsid w:val="003A5408"/>
    <w:rsid w:val="003B1101"/>
    <w:rsid w:val="003B1697"/>
    <w:rsid w:val="003B6082"/>
    <w:rsid w:val="003B6CCB"/>
    <w:rsid w:val="003C1B04"/>
    <w:rsid w:val="003C4782"/>
    <w:rsid w:val="003C584F"/>
    <w:rsid w:val="003C742B"/>
    <w:rsid w:val="003D4B99"/>
    <w:rsid w:val="003D6864"/>
    <w:rsid w:val="003E387F"/>
    <w:rsid w:val="003E4435"/>
    <w:rsid w:val="003E5DC4"/>
    <w:rsid w:val="003E63A8"/>
    <w:rsid w:val="003E6942"/>
    <w:rsid w:val="003E7883"/>
    <w:rsid w:val="00401599"/>
    <w:rsid w:val="004201D3"/>
    <w:rsid w:val="0042408F"/>
    <w:rsid w:val="00424437"/>
    <w:rsid w:val="00430A81"/>
    <w:rsid w:val="004317C7"/>
    <w:rsid w:val="004340DF"/>
    <w:rsid w:val="004352A3"/>
    <w:rsid w:val="004372A3"/>
    <w:rsid w:val="00440161"/>
    <w:rsid w:val="00440246"/>
    <w:rsid w:val="004412CA"/>
    <w:rsid w:val="004473F6"/>
    <w:rsid w:val="004505B9"/>
    <w:rsid w:val="00460D53"/>
    <w:rsid w:val="00463FBE"/>
    <w:rsid w:val="00466D6C"/>
    <w:rsid w:val="004670F7"/>
    <w:rsid w:val="0047690D"/>
    <w:rsid w:val="004823D6"/>
    <w:rsid w:val="00486B0D"/>
    <w:rsid w:val="00487634"/>
    <w:rsid w:val="004A34D4"/>
    <w:rsid w:val="004A38F1"/>
    <w:rsid w:val="004A55AE"/>
    <w:rsid w:val="004A5FE9"/>
    <w:rsid w:val="004B28D4"/>
    <w:rsid w:val="004C5029"/>
    <w:rsid w:val="004C6A03"/>
    <w:rsid w:val="004D5FD8"/>
    <w:rsid w:val="004E1F80"/>
    <w:rsid w:val="004E61F1"/>
    <w:rsid w:val="004F1AD6"/>
    <w:rsid w:val="004F5F0D"/>
    <w:rsid w:val="0051170F"/>
    <w:rsid w:val="00512A87"/>
    <w:rsid w:val="00512AB7"/>
    <w:rsid w:val="00512BA5"/>
    <w:rsid w:val="00516787"/>
    <w:rsid w:val="00531393"/>
    <w:rsid w:val="005327CC"/>
    <w:rsid w:val="00533C75"/>
    <w:rsid w:val="00533E24"/>
    <w:rsid w:val="00536ECB"/>
    <w:rsid w:val="00540E5D"/>
    <w:rsid w:val="00542956"/>
    <w:rsid w:val="0054309F"/>
    <w:rsid w:val="00543759"/>
    <w:rsid w:val="00545179"/>
    <w:rsid w:val="00546E08"/>
    <w:rsid w:val="00547091"/>
    <w:rsid w:val="005475EA"/>
    <w:rsid w:val="005516E0"/>
    <w:rsid w:val="00552959"/>
    <w:rsid w:val="00560284"/>
    <w:rsid w:val="00560B8C"/>
    <w:rsid w:val="0056154B"/>
    <w:rsid w:val="005620E8"/>
    <w:rsid w:val="00562D96"/>
    <w:rsid w:val="0057006C"/>
    <w:rsid w:val="00573B56"/>
    <w:rsid w:val="00576883"/>
    <w:rsid w:val="00576A7E"/>
    <w:rsid w:val="00581999"/>
    <w:rsid w:val="00583966"/>
    <w:rsid w:val="00585408"/>
    <w:rsid w:val="00586BE5"/>
    <w:rsid w:val="005905DE"/>
    <w:rsid w:val="0059183A"/>
    <w:rsid w:val="00595D8A"/>
    <w:rsid w:val="0059780D"/>
    <w:rsid w:val="005A2528"/>
    <w:rsid w:val="005A35D3"/>
    <w:rsid w:val="005A3769"/>
    <w:rsid w:val="005A3DED"/>
    <w:rsid w:val="005A7771"/>
    <w:rsid w:val="005B57B5"/>
    <w:rsid w:val="005B6DC7"/>
    <w:rsid w:val="005C1BFF"/>
    <w:rsid w:val="005C3973"/>
    <w:rsid w:val="005C7975"/>
    <w:rsid w:val="005D412E"/>
    <w:rsid w:val="005E5557"/>
    <w:rsid w:val="005F31B7"/>
    <w:rsid w:val="005F45B2"/>
    <w:rsid w:val="005F6DC8"/>
    <w:rsid w:val="006018F3"/>
    <w:rsid w:val="00602208"/>
    <w:rsid w:val="0060398D"/>
    <w:rsid w:val="00607450"/>
    <w:rsid w:val="00612636"/>
    <w:rsid w:val="00614287"/>
    <w:rsid w:val="0062027C"/>
    <w:rsid w:val="006235CC"/>
    <w:rsid w:val="00624595"/>
    <w:rsid w:val="00643414"/>
    <w:rsid w:val="00651EC8"/>
    <w:rsid w:val="0065355F"/>
    <w:rsid w:val="006620D2"/>
    <w:rsid w:val="0066574A"/>
    <w:rsid w:val="00665C7B"/>
    <w:rsid w:val="00671792"/>
    <w:rsid w:val="00671BCF"/>
    <w:rsid w:val="006729DA"/>
    <w:rsid w:val="00675D8E"/>
    <w:rsid w:val="00675E1A"/>
    <w:rsid w:val="006771EE"/>
    <w:rsid w:val="0068562C"/>
    <w:rsid w:val="00687417"/>
    <w:rsid w:val="00690609"/>
    <w:rsid w:val="00695D1C"/>
    <w:rsid w:val="00696DD5"/>
    <w:rsid w:val="006A0EE6"/>
    <w:rsid w:val="006A3DAD"/>
    <w:rsid w:val="006A6811"/>
    <w:rsid w:val="006A72B0"/>
    <w:rsid w:val="006A731B"/>
    <w:rsid w:val="006B21DD"/>
    <w:rsid w:val="006B7BA0"/>
    <w:rsid w:val="006C0484"/>
    <w:rsid w:val="006C0B38"/>
    <w:rsid w:val="006C2228"/>
    <w:rsid w:val="006C3D42"/>
    <w:rsid w:val="006C5E0E"/>
    <w:rsid w:val="006C7AA3"/>
    <w:rsid w:val="006D0E23"/>
    <w:rsid w:val="006D1615"/>
    <w:rsid w:val="006D2D13"/>
    <w:rsid w:val="006D3235"/>
    <w:rsid w:val="006D44CA"/>
    <w:rsid w:val="006D6709"/>
    <w:rsid w:val="006E7E2D"/>
    <w:rsid w:val="006F7ED3"/>
    <w:rsid w:val="00704DC9"/>
    <w:rsid w:val="007059DE"/>
    <w:rsid w:val="00714C5E"/>
    <w:rsid w:val="00716BDE"/>
    <w:rsid w:val="00742577"/>
    <w:rsid w:val="0074523D"/>
    <w:rsid w:val="00747180"/>
    <w:rsid w:val="00755EFB"/>
    <w:rsid w:val="0075634A"/>
    <w:rsid w:val="007677C9"/>
    <w:rsid w:val="00771325"/>
    <w:rsid w:val="007714DC"/>
    <w:rsid w:val="00775AFC"/>
    <w:rsid w:val="0078222D"/>
    <w:rsid w:val="00787691"/>
    <w:rsid w:val="00790F32"/>
    <w:rsid w:val="00790F80"/>
    <w:rsid w:val="00791080"/>
    <w:rsid w:val="007913D4"/>
    <w:rsid w:val="0079302E"/>
    <w:rsid w:val="00794BCC"/>
    <w:rsid w:val="007962D6"/>
    <w:rsid w:val="007976A2"/>
    <w:rsid w:val="007A0A8E"/>
    <w:rsid w:val="007A0E6B"/>
    <w:rsid w:val="007A34F5"/>
    <w:rsid w:val="007A43EB"/>
    <w:rsid w:val="007B758F"/>
    <w:rsid w:val="007B7742"/>
    <w:rsid w:val="007C0420"/>
    <w:rsid w:val="007C5840"/>
    <w:rsid w:val="007D5F84"/>
    <w:rsid w:val="007E30F7"/>
    <w:rsid w:val="007E3764"/>
    <w:rsid w:val="007F0434"/>
    <w:rsid w:val="007F1C56"/>
    <w:rsid w:val="007F23F0"/>
    <w:rsid w:val="007F493D"/>
    <w:rsid w:val="007F672D"/>
    <w:rsid w:val="008007C3"/>
    <w:rsid w:val="00805714"/>
    <w:rsid w:val="0080631D"/>
    <w:rsid w:val="00814956"/>
    <w:rsid w:val="0081594F"/>
    <w:rsid w:val="008208A8"/>
    <w:rsid w:val="00821338"/>
    <w:rsid w:val="0082303F"/>
    <w:rsid w:val="00824C84"/>
    <w:rsid w:val="00825AF4"/>
    <w:rsid w:val="008272E3"/>
    <w:rsid w:val="008310A4"/>
    <w:rsid w:val="0084354E"/>
    <w:rsid w:val="00845BE5"/>
    <w:rsid w:val="00847087"/>
    <w:rsid w:val="008504C0"/>
    <w:rsid w:val="00853C44"/>
    <w:rsid w:val="00853FAE"/>
    <w:rsid w:val="00855BC0"/>
    <w:rsid w:val="00856119"/>
    <w:rsid w:val="008652B0"/>
    <w:rsid w:val="008673EB"/>
    <w:rsid w:val="00875BB8"/>
    <w:rsid w:val="00876326"/>
    <w:rsid w:val="00876444"/>
    <w:rsid w:val="00876DBA"/>
    <w:rsid w:val="00877F57"/>
    <w:rsid w:val="00880CC4"/>
    <w:rsid w:val="008824C6"/>
    <w:rsid w:val="008827D6"/>
    <w:rsid w:val="00883A9D"/>
    <w:rsid w:val="0088583E"/>
    <w:rsid w:val="00885BBC"/>
    <w:rsid w:val="00893FB1"/>
    <w:rsid w:val="008961CC"/>
    <w:rsid w:val="008A5A42"/>
    <w:rsid w:val="008B4807"/>
    <w:rsid w:val="008B6FB1"/>
    <w:rsid w:val="008C1365"/>
    <w:rsid w:val="008D2C6C"/>
    <w:rsid w:val="008D5735"/>
    <w:rsid w:val="008D603E"/>
    <w:rsid w:val="008D6F95"/>
    <w:rsid w:val="008D7828"/>
    <w:rsid w:val="008F3A5F"/>
    <w:rsid w:val="008F5C7C"/>
    <w:rsid w:val="00901451"/>
    <w:rsid w:val="00906380"/>
    <w:rsid w:val="00907B9E"/>
    <w:rsid w:val="00907C47"/>
    <w:rsid w:val="00912C6E"/>
    <w:rsid w:val="00915D34"/>
    <w:rsid w:val="00917E22"/>
    <w:rsid w:val="00920835"/>
    <w:rsid w:val="0092103F"/>
    <w:rsid w:val="00927DBF"/>
    <w:rsid w:val="009359DE"/>
    <w:rsid w:val="00937EC1"/>
    <w:rsid w:val="00945810"/>
    <w:rsid w:val="00953A64"/>
    <w:rsid w:val="00962546"/>
    <w:rsid w:val="0096401C"/>
    <w:rsid w:val="00965963"/>
    <w:rsid w:val="00966953"/>
    <w:rsid w:val="0096710A"/>
    <w:rsid w:val="00977924"/>
    <w:rsid w:val="009814CE"/>
    <w:rsid w:val="00982AE0"/>
    <w:rsid w:val="0098529D"/>
    <w:rsid w:val="00985DFB"/>
    <w:rsid w:val="009934B8"/>
    <w:rsid w:val="009A3B16"/>
    <w:rsid w:val="009A53D7"/>
    <w:rsid w:val="009C0291"/>
    <w:rsid w:val="009C12B1"/>
    <w:rsid w:val="009C376E"/>
    <w:rsid w:val="009D2BD2"/>
    <w:rsid w:val="009D46A8"/>
    <w:rsid w:val="009D662A"/>
    <w:rsid w:val="009E05F3"/>
    <w:rsid w:val="009E243A"/>
    <w:rsid w:val="009E62EE"/>
    <w:rsid w:val="009E665A"/>
    <w:rsid w:val="009F3AC3"/>
    <w:rsid w:val="00A02D48"/>
    <w:rsid w:val="00A06803"/>
    <w:rsid w:val="00A12DD4"/>
    <w:rsid w:val="00A15713"/>
    <w:rsid w:val="00A173AC"/>
    <w:rsid w:val="00A20324"/>
    <w:rsid w:val="00A20890"/>
    <w:rsid w:val="00A23778"/>
    <w:rsid w:val="00A2425F"/>
    <w:rsid w:val="00A3054D"/>
    <w:rsid w:val="00A43104"/>
    <w:rsid w:val="00A467A7"/>
    <w:rsid w:val="00A47065"/>
    <w:rsid w:val="00A507F0"/>
    <w:rsid w:val="00A5381D"/>
    <w:rsid w:val="00A53EEE"/>
    <w:rsid w:val="00A554BD"/>
    <w:rsid w:val="00A57D53"/>
    <w:rsid w:val="00A614A3"/>
    <w:rsid w:val="00A6220F"/>
    <w:rsid w:val="00A62288"/>
    <w:rsid w:val="00A71201"/>
    <w:rsid w:val="00A7335F"/>
    <w:rsid w:val="00A733D7"/>
    <w:rsid w:val="00A747E1"/>
    <w:rsid w:val="00A74F2A"/>
    <w:rsid w:val="00A769CB"/>
    <w:rsid w:val="00A83243"/>
    <w:rsid w:val="00A946C1"/>
    <w:rsid w:val="00AA6FED"/>
    <w:rsid w:val="00AB6382"/>
    <w:rsid w:val="00AC14AF"/>
    <w:rsid w:val="00AC3BF0"/>
    <w:rsid w:val="00AC4917"/>
    <w:rsid w:val="00AD2707"/>
    <w:rsid w:val="00AD68A8"/>
    <w:rsid w:val="00AE3462"/>
    <w:rsid w:val="00AE44BB"/>
    <w:rsid w:val="00AE7A6D"/>
    <w:rsid w:val="00AE7D0C"/>
    <w:rsid w:val="00AF05C6"/>
    <w:rsid w:val="00AF2FB5"/>
    <w:rsid w:val="00AF53D7"/>
    <w:rsid w:val="00AF63A7"/>
    <w:rsid w:val="00AF7969"/>
    <w:rsid w:val="00B00C47"/>
    <w:rsid w:val="00B013E1"/>
    <w:rsid w:val="00B0329E"/>
    <w:rsid w:val="00B04E09"/>
    <w:rsid w:val="00B077F9"/>
    <w:rsid w:val="00B078F6"/>
    <w:rsid w:val="00B1070F"/>
    <w:rsid w:val="00B156BE"/>
    <w:rsid w:val="00B15AA5"/>
    <w:rsid w:val="00B17CF2"/>
    <w:rsid w:val="00B21E6C"/>
    <w:rsid w:val="00B22E28"/>
    <w:rsid w:val="00B24259"/>
    <w:rsid w:val="00B271A5"/>
    <w:rsid w:val="00B277C6"/>
    <w:rsid w:val="00B358CB"/>
    <w:rsid w:val="00B40BCB"/>
    <w:rsid w:val="00B42742"/>
    <w:rsid w:val="00B44B4D"/>
    <w:rsid w:val="00B46889"/>
    <w:rsid w:val="00B5504E"/>
    <w:rsid w:val="00B55375"/>
    <w:rsid w:val="00B571AA"/>
    <w:rsid w:val="00B63FCA"/>
    <w:rsid w:val="00B64476"/>
    <w:rsid w:val="00B7716E"/>
    <w:rsid w:val="00B8060A"/>
    <w:rsid w:val="00BA066F"/>
    <w:rsid w:val="00BA4200"/>
    <w:rsid w:val="00BA4FA5"/>
    <w:rsid w:val="00BA6F33"/>
    <w:rsid w:val="00BA702E"/>
    <w:rsid w:val="00BB09D7"/>
    <w:rsid w:val="00BB2893"/>
    <w:rsid w:val="00BC184B"/>
    <w:rsid w:val="00BC3D8C"/>
    <w:rsid w:val="00BC4861"/>
    <w:rsid w:val="00BC55AC"/>
    <w:rsid w:val="00BC5765"/>
    <w:rsid w:val="00BC70C2"/>
    <w:rsid w:val="00BD3319"/>
    <w:rsid w:val="00BD5585"/>
    <w:rsid w:val="00BD62C6"/>
    <w:rsid w:val="00BE09B4"/>
    <w:rsid w:val="00BE36D6"/>
    <w:rsid w:val="00BE40EE"/>
    <w:rsid w:val="00BE5CE8"/>
    <w:rsid w:val="00BE5FAA"/>
    <w:rsid w:val="00BE6639"/>
    <w:rsid w:val="00BF23BE"/>
    <w:rsid w:val="00BF4414"/>
    <w:rsid w:val="00C017B1"/>
    <w:rsid w:val="00C04A2F"/>
    <w:rsid w:val="00C052DE"/>
    <w:rsid w:val="00C0566C"/>
    <w:rsid w:val="00C07FEA"/>
    <w:rsid w:val="00C10EB0"/>
    <w:rsid w:val="00C150D3"/>
    <w:rsid w:val="00C169A4"/>
    <w:rsid w:val="00C2243F"/>
    <w:rsid w:val="00C272B0"/>
    <w:rsid w:val="00C32C5F"/>
    <w:rsid w:val="00C338DD"/>
    <w:rsid w:val="00C34B87"/>
    <w:rsid w:val="00C35BFA"/>
    <w:rsid w:val="00C36E78"/>
    <w:rsid w:val="00C37556"/>
    <w:rsid w:val="00C42BEE"/>
    <w:rsid w:val="00C504B9"/>
    <w:rsid w:val="00C508DD"/>
    <w:rsid w:val="00C52637"/>
    <w:rsid w:val="00C57231"/>
    <w:rsid w:val="00C6499A"/>
    <w:rsid w:val="00C65604"/>
    <w:rsid w:val="00C66D49"/>
    <w:rsid w:val="00C66E1B"/>
    <w:rsid w:val="00C67075"/>
    <w:rsid w:val="00C70122"/>
    <w:rsid w:val="00C7140A"/>
    <w:rsid w:val="00C72DE0"/>
    <w:rsid w:val="00C76277"/>
    <w:rsid w:val="00C76D8C"/>
    <w:rsid w:val="00C771A0"/>
    <w:rsid w:val="00C91D15"/>
    <w:rsid w:val="00C94F55"/>
    <w:rsid w:val="00CA1D0D"/>
    <w:rsid w:val="00CB05DA"/>
    <w:rsid w:val="00CB21A9"/>
    <w:rsid w:val="00CB2C12"/>
    <w:rsid w:val="00CB4108"/>
    <w:rsid w:val="00CB6C0B"/>
    <w:rsid w:val="00CB7105"/>
    <w:rsid w:val="00CB7C86"/>
    <w:rsid w:val="00CC32B7"/>
    <w:rsid w:val="00CC41EC"/>
    <w:rsid w:val="00CC64EA"/>
    <w:rsid w:val="00CD1953"/>
    <w:rsid w:val="00CD65EE"/>
    <w:rsid w:val="00CE1A58"/>
    <w:rsid w:val="00CE2E1B"/>
    <w:rsid w:val="00CE3629"/>
    <w:rsid w:val="00CE73DA"/>
    <w:rsid w:val="00CF0B92"/>
    <w:rsid w:val="00CF4901"/>
    <w:rsid w:val="00D01327"/>
    <w:rsid w:val="00D02D5A"/>
    <w:rsid w:val="00D068AB"/>
    <w:rsid w:val="00D12548"/>
    <w:rsid w:val="00D20889"/>
    <w:rsid w:val="00D25F3C"/>
    <w:rsid w:val="00D27DEB"/>
    <w:rsid w:val="00D314B3"/>
    <w:rsid w:val="00D318C9"/>
    <w:rsid w:val="00D32A7B"/>
    <w:rsid w:val="00D332EF"/>
    <w:rsid w:val="00D362A0"/>
    <w:rsid w:val="00D36E0B"/>
    <w:rsid w:val="00D37933"/>
    <w:rsid w:val="00D408BF"/>
    <w:rsid w:val="00D46148"/>
    <w:rsid w:val="00D46276"/>
    <w:rsid w:val="00D4769F"/>
    <w:rsid w:val="00D57F89"/>
    <w:rsid w:val="00D635F3"/>
    <w:rsid w:val="00D65DA2"/>
    <w:rsid w:val="00D7556D"/>
    <w:rsid w:val="00D767D2"/>
    <w:rsid w:val="00D91E77"/>
    <w:rsid w:val="00D92495"/>
    <w:rsid w:val="00D92AB3"/>
    <w:rsid w:val="00D946F7"/>
    <w:rsid w:val="00D96795"/>
    <w:rsid w:val="00DA056B"/>
    <w:rsid w:val="00DA3C0B"/>
    <w:rsid w:val="00DA6DBD"/>
    <w:rsid w:val="00DA7E65"/>
    <w:rsid w:val="00DB246A"/>
    <w:rsid w:val="00DB28B6"/>
    <w:rsid w:val="00DB5E04"/>
    <w:rsid w:val="00DC1903"/>
    <w:rsid w:val="00DC7C7E"/>
    <w:rsid w:val="00DD3875"/>
    <w:rsid w:val="00DD781D"/>
    <w:rsid w:val="00DE027A"/>
    <w:rsid w:val="00DE4419"/>
    <w:rsid w:val="00DF28A2"/>
    <w:rsid w:val="00DF4BDC"/>
    <w:rsid w:val="00E17E91"/>
    <w:rsid w:val="00E2417A"/>
    <w:rsid w:val="00E27635"/>
    <w:rsid w:val="00E33A79"/>
    <w:rsid w:val="00E35ADC"/>
    <w:rsid w:val="00E370B5"/>
    <w:rsid w:val="00E454EF"/>
    <w:rsid w:val="00E507DF"/>
    <w:rsid w:val="00E527D2"/>
    <w:rsid w:val="00E53CD5"/>
    <w:rsid w:val="00E55914"/>
    <w:rsid w:val="00E57A27"/>
    <w:rsid w:val="00E7035C"/>
    <w:rsid w:val="00E703A4"/>
    <w:rsid w:val="00E7793A"/>
    <w:rsid w:val="00E86B1D"/>
    <w:rsid w:val="00E87E14"/>
    <w:rsid w:val="00E9278F"/>
    <w:rsid w:val="00E956AF"/>
    <w:rsid w:val="00EA0E08"/>
    <w:rsid w:val="00EA183D"/>
    <w:rsid w:val="00EB2520"/>
    <w:rsid w:val="00EB2EDC"/>
    <w:rsid w:val="00EB3B05"/>
    <w:rsid w:val="00EB4A3B"/>
    <w:rsid w:val="00EC196E"/>
    <w:rsid w:val="00EC1FBD"/>
    <w:rsid w:val="00EC4918"/>
    <w:rsid w:val="00ED177D"/>
    <w:rsid w:val="00ED2B20"/>
    <w:rsid w:val="00ED2BC5"/>
    <w:rsid w:val="00EE094C"/>
    <w:rsid w:val="00EE3753"/>
    <w:rsid w:val="00EE5E93"/>
    <w:rsid w:val="00EE7946"/>
    <w:rsid w:val="00EF3D2C"/>
    <w:rsid w:val="00EF662D"/>
    <w:rsid w:val="00EF7A10"/>
    <w:rsid w:val="00EF7E2E"/>
    <w:rsid w:val="00F00059"/>
    <w:rsid w:val="00F067AC"/>
    <w:rsid w:val="00F13657"/>
    <w:rsid w:val="00F16B82"/>
    <w:rsid w:val="00F201A3"/>
    <w:rsid w:val="00F20ABE"/>
    <w:rsid w:val="00F251B5"/>
    <w:rsid w:val="00F27379"/>
    <w:rsid w:val="00F3258C"/>
    <w:rsid w:val="00F357FE"/>
    <w:rsid w:val="00F40B1F"/>
    <w:rsid w:val="00F41ECF"/>
    <w:rsid w:val="00F41FA9"/>
    <w:rsid w:val="00F42DD9"/>
    <w:rsid w:val="00F446DD"/>
    <w:rsid w:val="00F50DE5"/>
    <w:rsid w:val="00F51569"/>
    <w:rsid w:val="00F52BF6"/>
    <w:rsid w:val="00F533A6"/>
    <w:rsid w:val="00F53883"/>
    <w:rsid w:val="00F6129A"/>
    <w:rsid w:val="00F659E0"/>
    <w:rsid w:val="00F85976"/>
    <w:rsid w:val="00F877C6"/>
    <w:rsid w:val="00F92341"/>
    <w:rsid w:val="00F95B92"/>
    <w:rsid w:val="00FA07FD"/>
    <w:rsid w:val="00FA2EAB"/>
    <w:rsid w:val="00FA45C8"/>
    <w:rsid w:val="00FA4A87"/>
    <w:rsid w:val="00FA6C92"/>
    <w:rsid w:val="00FA7A86"/>
    <w:rsid w:val="00FB2B7A"/>
    <w:rsid w:val="00FB2F3A"/>
    <w:rsid w:val="00FB7DD6"/>
    <w:rsid w:val="00FC69F0"/>
    <w:rsid w:val="00FD6B14"/>
    <w:rsid w:val="00FE0530"/>
    <w:rsid w:val="00FE19BB"/>
    <w:rsid w:val="00FF36C2"/>
    <w:rsid w:val="00FF5329"/>
    <w:rsid w:val="00FF743A"/>
    <w:rsid w:val="00FF7B73"/>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CCC67"/>
  <w15:chartTrackingRefBased/>
  <w15:docId w15:val="{A58EA71C-CF47-B341-85B0-56658A68A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7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7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7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7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7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7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7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7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7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7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7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7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7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7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753"/>
    <w:rPr>
      <w:rFonts w:eastAsiaTheme="majorEastAsia" w:cstheme="majorBidi"/>
      <w:color w:val="272727" w:themeColor="text1" w:themeTint="D8"/>
    </w:rPr>
  </w:style>
  <w:style w:type="paragraph" w:styleId="Title">
    <w:name w:val="Title"/>
    <w:basedOn w:val="Normal"/>
    <w:next w:val="Normal"/>
    <w:link w:val="TitleChar"/>
    <w:uiPriority w:val="10"/>
    <w:qFormat/>
    <w:rsid w:val="00EE37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7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7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3753"/>
    <w:rPr>
      <w:i/>
      <w:iCs/>
      <w:color w:val="404040" w:themeColor="text1" w:themeTint="BF"/>
    </w:rPr>
  </w:style>
  <w:style w:type="paragraph" w:styleId="ListParagraph">
    <w:name w:val="List Paragraph"/>
    <w:basedOn w:val="Normal"/>
    <w:uiPriority w:val="34"/>
    <w:qFormat/>
    <w:rsid w:val="00EE3753"/>
    <w:pPr>
      <w:ind w:left="720"/>
      <w:contextualSpacing/>
    </w:pPr>
  </w:style>
  <w:style w:type="character" w:styleId="IntenseEmphasis">
    <w:name w:val="Intense Emphasis"/>
    <w:basedOn w:val="DefaultParagraphFont"/>
    <w:uiPriority w:val="21"/>
    <w:qFormat/>
    <w:rsid w:val="00EE3753"/>
    <w:rPr>
      <w:i/>
      <w:iCs/>
      <w:color w:val="2F5496" w:themeColor="accent1" w:themeShade="BF"/>
    </w:rPr>
  </w:style>
  <w:style w:type="paragraph" w:styleId="IntenseQuote">
    <w:name w:val="Intense Quote"/>
    <w:basedOn w:val="Normal"/>
    <w:next w:val="Normal"/>
    <w:link w:val="IntenseQuoteChar"/>
    <w:uiPriority w:val="30"/>
    <w:qFormat/>
    <w:rsid w:val="00EE3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753"/>
    <w:rPr>
      <w:i/>
      <w:iCs/>
      <w:color w:val="2F5496" w:themeColor="accent1" w:themeShade="BF"/>
    </w:rPr>
  </w:style>
  <w:style w:type="character" w:styleId="IntenseReference">
    <w:name w:val="Intense Reference"/>
    <w:basedOn w:val="DefaultParagraphFont"/>
    <w:uiPriority w:val="32"/>
    <w:qFormat/>
    <w:rsid w:val="00EE3753"/>
    <w:rPr>
      <w:b/>
      <w:bCs/>
      <w:smallCaps/>
      <w:color w:val="2F5496" w:themeColor="accent1" w:themeShade="BF"/>
      <w:spacing w:val="5"/>
    </w:rPr>
  </w:style>
  <w:style w:type="paragraph" w:customStyle="1" w:styleId="u-mb-32">
    <w:name w:val="u-mb-32"/>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EE3753"/>
    <w:rPr>
      <w:color w:val="0000FF"/>
      <w:u w:val="single"/>
    </w:rPr>
  </w:style>
  <w:style w:type="paragraph" w:customStyle="1" w:styleId="u-mb-0">
    <w:name w:val="u-mb-0"/>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16">
    <w:name w:val="u-mb-16"/>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24">
    <w:name w:val="u-mb-24"/>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1">
    <w:name w:val="p1"/>
    <w:basedOn w:val="Normal"/>
    <w:rsid w:val="005F45B2"/>
    <w:rPr>
      <w:rFonts w:ascii="Helvetica" w:eastAsia="Times New Roman" w:hAnsi="Helvetica" w:cs="Times New Roman"/>
      <w:color w:val="000000"/>
      <w:kern w:val="0"/>
      <w:sz w:val="15"/>
      <w:szCs w:val="15"/>
      <w:lang w:eastAsia="en-GB"/>
      <w14:ligatures w14:val="none"/>
    </w:rPr>
  </w:style>
  <w:style w:type="character" w:customStyle="1" w:styleId="s1">
    <w:name w:val="s1"/>
    <w:basedOn w:val="DefaultParagraphFont"/>
    <w:rsid w:val="005F45B2"/>
    <w:rPr>
      <w:color w:val="2F4785"/>
    </w:rPr>
  </w:style>
  <w:style w:type="character" w:customStyle="1" w:styleId="s2">
    <w:name w:val="s2"/>
    <w:basedOn w:val="DefaultParagraphFont"/>
    <w:rsid w:val="005F45B2"/>
    <w:rPr>
      <w:rFonts w:ascii="Helvetica" w:hAnsi="Helvetica" w:hint="default"/>
      <w:sz w:val="11"/>
      <w:szCs w:val="11"/>
    </w:rPr>
  </w:style>
  <w:style w:type="paragraph" w:styleId="BalloonText">
    <w:name w:val="Balloon Text"/>
    <w:basedOn w:val="Normal"/>
    <w:link w:val="BalloonTextChar"/>
    <w:uiPriority w:val="99"/>
    <w:semiHidden/>
    <w:unhideWhenUsed/>
    <w:rsid w:val="00675D8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5D8E"/>
    <w:rPr>
      <w:rFonts w:ascii="Segoe UI" w:hAnsi="Segoe UI" w:cs="Segoe UI"/>
      <w:sz w:val="18"/>
      <w:szCs w:val="18"/>
    </w:rPr>
  </w:style>
  <w:style w:type="character" w:styleId="CommentReference">
    <w:name w:val="annotation reference"/>
    <w:basedOn w:val="DefaultParagraphFont"/>
    <w:uiPriority w:val="99"/>
    <w:semiHidden/>
    <w:unhideWhenUsed/>
    <w:rsid w:val="00460D53"/>
    <w:rPr>
      <w:sz w:val="16"/>
      <w:szCs w:val="16"/>
    </w:rPr>
  </w:style>
  <w:style w:type="paragraph" w:styleId="CommentText">
    <w:name w:val="annotation text"/>
    <w:basedOn w:val="Normal"/>
    <w:link w:val="CommentTextChar"/>
    <w:uiPriority w:val="99"/>
    <w:semiHidden/>
    <w:unhideWhenUsed/>
    <w:rsid w:val="00460D53"/>
    <w:rPr>
      <w:sz w:val="20"/>
      <w:szCs w:val="20"/>
    </w:rPr>
  </w:style>
  <w:style w:type="character" w:customStyle="1" w:styleId="CommentTextChar">
    <w:name w:val="Comment Text Char"/>
    <w:basedOn w:val="DefaultParagraphFont"/>
    <w:link w:val="CommentText"/>
    <w:uiPriority w:val="99"/>
    <w:semiHidden/>
    <w:rsid w:val="00460D53"/>
    <w:rPr>
      <w:sz w:val="20"/>
      <w:szCs w:val="20"/>
    </w:rPr>
  </w:style>
  <w:style w:type="paragraph" w:styleId="CommentSubject">
    <w:name w:val="annotation subject"/>
    <w:basedOn w:val="CommentText"/>
    <w:next w:val="CommentText"/>
    <w:link w:val="CommentSubjectChar"/>
    <w:uiPriority w:val="99"/>
    <w:semiHidden/>
    <w:unhideWhenUsed/>
    <w:rsid w:val="00460D53"/>
    <w:rPr>
      <w:b/>
      <w:bCs/>
    </w:rPr>
  </w:style>
  <w:style w:type="character" w:customStyle="1" w:styleId="CommentSubjectChar">
    <w:name w:val="Comment Subject Char"/>
    <w:basedOn w:val="CommentTextChar"/>
    <w:link w:val="CommentSubject"/>
    <w:uiPriority w:val="99"/>
    <w:semiHidden/>
    <w:rsid w:val="00460D53"/>
    <w:rPr>
      <w:b/>
      <w:bCs/>
      <w:sz w:val="20"/>
      <w:szCs w:val="20"/>
    </w:rPr>
  </w:style>
  <w:style w:type="paragraph" w:styleId="Revision">
    <w:name w:val="Revision"/>
    <w:hidden/>
    <w:uiPriority w:val="99"/>
    <w:semiHidden/>
    <w:rsid w:val="00447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4059</Words>
  <Characters>23139</Characters>
  <Application>Microsoft Office Word</Application>
  <DocSecurity>0</DocSecurity>
  <Lines>192</Lines>
  <Paragraphs>54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xv 873</cp:lastModifiedBy>
  <cp:revision>6</cp:revision>
  <dcterms:created xsi:type="dcterms:W3CDTF">2026-10-25T21:30:00Z</dcterms:created>
  <dcterms:modified xsi:type="dcterms:W3CDTF">2026-10-26T06:19:00Z</dcterms:modified>
</cp:coreProperties>
</file>