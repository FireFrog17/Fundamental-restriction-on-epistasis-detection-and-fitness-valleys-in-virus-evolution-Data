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B3980A" w14:textId="5C28BB0D" w:rsidR="00563697" w:rsidRDefault="00563697" w:rsidP="00563697">
      <w:pPr>
        <w:jc w:val="center"/>
        <w:rPr>
          <w:rFonts w:ascii="Helvetica" w:hAnsi="Helvetica"/>
          <w:b/>
          <w:color w:val="000000"/>
          <w:sz w:val="22"/>
          <w:szCs w:val="22"/>
          <w:shd w:val="clear" w:color="auto" w:fill="FFFFFF"/>
          <w:lang w:val="en-US"/>
        </w:rPr>
      </w:pPr>
      <w:r>
        <w:rPr>
          <w:rFonts w:ascii="Helvetica" w:hAnsi="Helvetica"/>
          <w:b/>
          <w:color w:val="000000"/>
          <w:sz w:val="22"/>
          <w:szCs w:val="22"/>
          <w:shd w:val="clear" w:color="auto" w:fill="FFFFFF"/>
          <w:lang w:val="en-US"/>
        </w:rPr>
        <w:t>Reply to Reviewers</w:t>
      </w:r>
    </w:p>
    <w:p w14:paraId="219CB62B" w14:textId="14055E4C" w:rsidR="00563697" w:rsidRPr="00BA5067" w:rsidRDefault="00563697" w:rsidP="00563697">
      <w:pPr>
        <w:jc w:val="center"/>
        <w:rPr>
          <w:rFonts w:ascii="Helvetica" w:hAnsi="Helvetica"/>
          <w:color w:val="000000"/>
          <w:sz w:val="22"/>
          <w:szCs w:val="22"/>
          <w:shd w:val="clear" w:color="auto" w:fill="FFFFFF"/>
          <w:lang w:val="en-US"/>
        </w:rPr>
      </w:pPr>
    </w:p>
    <w:p w14:paraId="2CFF58CF" w14:textId="628D476C" w:rsidR="00563697" w:rsidRPr="00BA5067" w:rsidRDefault="00563697" w:rsidP="00563697">
      <w:pPr>
        <w:rPr>
          <w:rFonts w:ascii="Helvetica" w:hAnsi="Helvetica"/>
          <w:color w:val="000000"/>
          <w:sz w:val="22"/>
          <w:szCs w:val="22"/>
          <w:shd w:val="clear" w:color="auto" w:fill="FFFFFF"/>
          <w:lang w:val="en-US"/>
        </w:rPr>
      </w:pPr>
      <w:r w:rsidRPr="00BA5067">
        <w:rPr>
          <w:rFonts w:ascii="Helvetica" w:hAnsi="Helvetica"/>
          <w:color w:val="000000"/>
          <w:sz w:val="22"/>
          <w:szCs w:val="22"/>
          <w:shd w:val="clear" w:color="auto" w:fill="FFFFFF"/>
          <w:lang w:val="en-US"/>
        </w:rPr>
        <w:t>Line numbers</w:t>
      </w:r>
      <w:r w:rsidR="00BA5067">
        <w:rPr>
          <w:rFonts w:ascii="Helvetica" w:hAnsi="Helvetica"/>
          <w:color w:val="000000"/>
          <w:sz w:val="22"/>
          <w:szCs w:val="22"/>
          <w:shd w:val="clear" w:color="auto" w:fill="FFFFFF"/>
          <w:lang w:val="en-US"/>
        </w:rPr>
        <w:t xml:space="preserve"> given below</w:t>
      </w:r>
      <w:r w:rsidRPr="00BA5067">
        <w:rPr>
          <w:rFonts w:ascii="Helvetica" w:hAnsi="Helvetica"/>
          <w:color w:val="000000"/>
          <w:sz w:val="22"/>
          <w:szCs w:val="22"/>
          <w:shd w:val="clear" w:color="auto" w:fill="FFFFFF"/>
          <w:lang w:val="en-US"/>
        </w:rPr>
        <w:t xml:space="preserve"> correspond to the </w:t>
      </w:r>
      <w:r w:rsidR="00BA5067" w:rsidRPr="00BA5067">
        <w:rPr>
          <w:rFonts w:ascii="Helvetica" w:hAnsi="Helvetica"/>
          <w:color w:val="000000"/>
          <w:sz w:val="22"/>
          <w:szCs w:val="22"/>
          <w:shd w:val="clear" w:color="auto" w:fill="FFFFFF"/>
          <w:lang w:val="en-US"/>
        </w:rPr>
        <w:t xml:space="preserve">revised manuscript </w:t>
      </w:r>
      <w:r w:rsidRPr="00BA5067">
        <w:rPr>
          <w:rFonts w:ascii="Helvetica" w:hAnsi="Helvetica"/>
          <w:color w:val="000000"/>
          <w:sz w:val="22"/>
          <w:szCs w:val="22"/>
          <w:shd w:val="clear" w:color="auto" w:fill="FFFFFF"/>
          <w:lang w:val="en-US"/>
        </w:rPr>
        <w:t>version with highlighted changes.</w:t>
      </w:r>
    </w:p>
    <w:p w14:paraId="046FBB88" w14:textId="77777777" w:rsidR="00563697" w:rsidRDefault="00563697">
      <w:pPr>
        <w:rPr>
          <w:rFonts w:ascii="Helvetica" w:hAnsi="Helvetica"/>
          <w:b/>
          <w:color w:val="000000"/>
          <w:sz w:val="22"/>
          <w:szCs w:val="22"/>
          <w:shd w:val="clear" w:color="auto" w:fill="FFFFFF"/>
        </w:rPr>
      </w:pPr>
    </w:p>
    <w:p w14:paraId="1B728C51" w14:textId="76DC81E2" w:rsidR="00C90772" w:rsidRPr="003552A3" w:rsidRDefault="00133529">
      <w:pPr>
        <w:rPr>
          <w:rFonts w:ascii="Helvetica" w:hAnsi="Helvetica"/>
          <w:b/>
          <w:color w:val="000000"/>
          <w:sz w:val="22"/>
          <w:szCs w:val="22"/>
        </w:rPr>
      </w:pPr>
      <w:r w:rsidRPr="003552A3">
        <w:rPr>
          <w:rFonts w:ascii="Helvetica" w:hAnsi="Helvetica"/>
          <w:b/>
          <w:color w:val="000000"/>
          <w:sz w:val="22"/>
          <w:szCs w:val="22"/>
          <w:shd w:val="clear" w:color="auto" w:fill="FFFFFF"/>
        </w:rPr>
        <w:t>Reviewer #1 :</w:t>
      </w:r>
      <w:r w:rsidRPr="003552A3">
        <w:rPr>
          <w:rStyle w:val="apple-converted-space"/>
          <w:rFonts w:ascii="Helvetica" w:hAnsi="Helvetica"/>
          <w:b/>
          <w:color w:val="000000"/>
          <w:sz w:val="22"/>
          <w:szCs w:val="22"/>
          <w:shd w:val="clear" w:color="auto" w:fill="FFFFFF"/>
        </w:rPr>
        <w:t> </w:t>
      </w:r>
      <w:r w:rsidRPr="003552A3">
        <w:rPr>
          <w:rFonts w:ascii="Helvetica" w:hAnsi="Helvetica"/>
          <w:b/>
          <w:color w:val="000000"/>
          <w:sz w:val="22"/>
          <w:szCs w:val="22"/>
        </w:rPr>
        <w:br/>
      </w:r>
      <w:r w:rsidRPr="003552A3">
        <w:rPr>
          <w:rFonts w:ascii="Helvetica" w:hAnsi="Helvetica"/>
          <w:b/>
          <w:color w:val="000000"/>
          <w:sz w:val="22"/>
          <w:szCs w:val="22"/>
        </w:rPr>
        <w:br/>
      </w:r>
      <w:r w:rsidRPr="003552A3">
        <w:rPr>
          <w:rFonts w:ascii="Helvetica" w:hAnsi="Helvetica"/>
          <w:b/>
          <w:color w:val="000000"/>
          <w:sz w:val="22"/>
          <w:szCs w:val="22"/>
          <w:shd w:val="clear" w:color="auto" w:fill="FFFFFF"/>
        </w:rPr>
        <w:t>Likhachev and Rouzine explore how accurately epistatic interaction can be measured from genetic diversity data using a method they previously developed. They first generate synthetic data and investigate how well the method discovers the ground truth and then apply the method to SARS-CoV-2 data.</w:t>
      </w:r>
      <w:r w:rsidRPr="003552A3">
        <w:rPr>
          <w:rStyle w:val="apple-converted-space"/>
          <w:rFonts w:ascii="Helvetica" w:hAnsi="Helvetica"/>
          <w:b/>
          <w:color w:val="000000"/>
          <w:sz w:val="22"/>
          <w:szCs w:val="22"/>
          <w:shd w:val="clear" w:color="auto" w:fill="FFFFFF"/>
        </w:rPr>
        <w:t> </w:t>
      </w:r>
      <w:r w:rsidRPr="003552A3">
        <w:rPr>
          <w:rFonts w:ascii="Helvetica" w:hAnsi="Helvetica"/>
          <w:b/>
          <w:color w:val="000000"/>
          <w:sz w:val="22"/>
          <w:szCs w:val="22"/>
        </w:rPr>
        <w:br/>
      </w:r>
    </w:p>
    <w:p w14:paraId="4C1210E1" w14:textId="444CC9F2" w:rsidR="00C90772" w:rsidRPr="003552A3" w:rsidRDefault="00E24495">
      <w:pPr>
        <w:rPr>
          <w:rFonts w:ascii="Helvetica" w:hAnsi="Helvetica"/>
          <w:color w:val="000000"/>
          <w:sz w:val="22"/>
          <w:szCs w:val="22"/>
          <w:lang w:val="en-US"/>
        </w:rPr>
      </w:pPr>
      <w:r>
        <w:rPr>
          <w:rFonts w:ascii="Helvetica" w:hAnsi="Helvetica"/>
          <w:color w:val="000000"/>
          <w:sz w:val="22"/>
          <w:szCs w:val="22"/>
          <w:lang w:val="en-US"/>
        </w:rPr>
        <w:t>T</w:t>
      </w:r>
      <w:r w:rsidR="00C90772" w:rsidRPr="003552A3">
        <w:rPr>
          <w:rFonts w:ascii="Helvetica" w:hAnsi="Helvetica"/>
          <w:color w:val="000000"/>
          <w:sz w:val="22"/>
          <w:szCs w:val="22"/>
          <w:lang w:val="en-US"/>
        </w:rPr>
        <w:t xml:space="preserve">hank </w:t>
      </w:r>
      <w:r>
        <w:rPr>
          <w:rFonts w:ascii="Helvetica" w:hAnsi="Helvetica"/>
          <w:color w:val="000000"/>
          <w:sz w:val="22"/>
          <w:szCs w:val="22"/>
          <w:lang w:val="en-US"/>
        </w:rPr>
        <w:t>you</w:t>
      </w:r>
      <w:r w:rsidR="00C90772" w:rsidRPr="003552A3">
        <w:rPr>
          <w:rFonts w:ascii="Helvetica" w:hAnsi="Helvetica"/>
          <w:color w:val="000000"/>
          <w:sz w:val="22"/>
          <w:szCs w:val="22"/>
          <w:lang w:val="en-US"/>
        </w:rPr>
        <w:t xml:space="preserve"> for </w:t>
      </w:r>
      <w:r w:rsidR="00FA7AC1">
        <w:rPr>
          <w:rFonts w:ascii="Helvetica" w:hAnsi="Helvetica"/>
          <w:color w:val="000000"/>
          <w:sz w:val="22"/>
          <w:szCs w:val="22"/>
          <w:lang w:val="en-US"/>
        </w:rPr>
        <w:t>describing</w:t>
      </w:r>
      <w:r w:rsidR="00C90772" w:rsidRPr="003552A3">
        <w:rPr>
          <w:rFonts w:ascii="Helvetica" w:hAnsi="Helvetica"/>
          <w:color w:val="000000"/>
          <w:sz w:val="22"/>
          <w:szCs w:val="22"/>
          <w:lang w:val="en-US"/>
        </w:rPr>
        <w:t xml:space="preserve"> the structure of our work</w:t>
      </w:r>
      <w:r w:rsidR="00AD179B">
        <w:rPr>
          <w:rFonts w:ascii="Helvetica" w:hAnsi="Helvetica"/>
          <w:color w:val="000000"/>
          <w:sz w:val="22"/>
          <w:szCs w:val="22"/>
          <w:lang w:val="en-US"/>
        </w:rPr>
        <w:t xml:space="preserve"> </w:t>
      </w:r>
      <w:r w:rsidR="00AD179B" w:rsidRPr="003552A3">
        <w:rPr>
          <w:rFonts w:ascii="Helvetica" w:hAnsi="Helvetica"/>
          <w:color w:val="000000"/>
          <w:sz w:val="22"/>
          <w:szCs w:val="22"/>
          <w:lang w:val="en-US"/>
        </w:rPr>
        <w:t>correctly</w:t>
      </w:r>
      <w:r w:rsidR="00C90772" w:rsidRPr="003552A3">
        <w:rPr>
          <w:rFonts w:ascii="Helvetica" w:hAnsi="Helvetica"/>
          <w:color w:val="000000"/>
          <w:sz w:val="22"/>
          <w:szCs w:val="22"/>
          <w:lang w:val="en-US"/>
        </w:rPr>
        <w:t>.</w:t>
      </w:r>
    </w:p>
    <w:p w14:paraId="22B92D03" w14:textId="77777777" w:rsidR="00C90772" w:rsidRPr="003552A3" w:rsidRDefault="00133529">
      <w:pPr>
        <w:rPr>
          <w:rFonts w:ascii="Helvetica" w:hAnsi="Helvetica"/>
          <w:b/>
          <w:color w:val="000000"/>
          <w:sz w:val="22"/>
          <w:szCs w:val="22"/>
          <w:shd w:val="clear" w:color="auto" w:fill="FFFFFF"/>
        </w:rPr>
      </w:pPr>
      <w:r w:rsidRPr="003552A3">
        <w:rPr>
          <w:rFonts w:ascii="Helvetica" w:hAnsi="Helvetica"/>
          <w:b/>
          <w:color w:val="000000"/>
          <w:sz w:val="22"/>
          <w:szCs w:val="22"/>
        </w:rPr>
        <w:br/>
      </w:r>
      <w:r w:rsidRPr="003552A3">
        <w:rPr>
          <w:rFonts w:ascii="Helvetica" w:hAnsi="Helvetica"/>
          <w:b/>
          <w:color w:val="000000"/>
          <w:sz w:val="22"/>
          <w:szCs w:val="22"/>
          <w:shd w:val="clear" w:color="auto" w:fill="FFFFFF"/>
        </w:rPr>
        <w:t xml:space="preserve">If I understand correctly, what the authors refer to as mutation spectrum is essentially the distribution of Hamming distances from a consensus sequence. </w:t>
      </w:r>
    </w:p>
    <w:p w14:paraId="6F2AAF58" w14:textId="6BB2AAF2" w:rsidR="00C90772" w:rsidRPr="003552A3" w:rsidRDefault="00C90772">
      <w:pPr>
        <w:rPr>
          <w:rFonts w:ascii="Helvetica" w:hAnsi="Helvetica"/>
          <w:b/>
          <w:color w:val="000000"/>
          <w:sz w:val="22"/>
          <w:szCs w:val="22"/>
          <w:shd w:val="clear" w:color="auto" w:fill="FFFFFF"/>
        </w:rPr>
      </w:pPr>
    </w:p>
    <w:p w14:paraId="4054F422" w14:textId="35972DEB" w:rsidR="00C90772" w:rsidRPr="0028795A" w:rsidRDefault="001C04C4">
      <w:pPr>
        <w:rPr>
          <w:rFonts w:ascii="Helvetica" w:hAnsi="Helvetica"/>
          <w:color w:val="000000"/>
          <w:sz w:val="22"/>
          <w:szCs w:val="22"/>
          <w:shd w:val="clear" w:color="auto" w:fill="FFFFFF"/>
          <w:lang w:val="en-US"/>
        </w:rPr>
      </w:pPr>
      <w:r>
        <w:rPr>
          <w:rFonts w:ascii="Helvetica" w:hAnsi="Helvetica"/>
          <w:color w:val="000000"/>
          <w:sz w:val="22"/>
          <w:szCs w:val="22"/>
          <w:shd w:val="clear" w:color="auto" w:fill="FFFFFF"/>
          <w:lang w:val="en-US"/>
        </w:rPr>
        <w:t>Yes</w:t>
      </w:r>
      <w:r w:rsidR="00141783" w:rsidRPr="0028795A">
        <w:rPr>
          <w:rFonts w:ascii="Helvetica" w:hAnsi="Helvetica"/>
          <w:color w:val="000000"/>
          <w:sz w:val="22"/>
          <w:szCs w:val="22"/>
          <w:shd w:val="clear" w:color="auto" w:fill="FFFFFF"/>
          <w:lang w:val="en-US"/>
        </w:rPr>
        <w:t>.</w:t>
      </w:r>
    </w:p>
    <w:p w14:paraId="335C0182" w14:textId="77777777" w:rsidR="00C90772" w:rsidRPr="003552A3" w:rsidRDefault="00C90772">
      <w:pPr>
        <w:rPr>
          <w:rFonts w:ascii="Helvetica" w:hAnsi="Helvetica"/>
          <w:b/>
          <w:color w:val="000000"/>
          <w:sz w:val="22"/>
          <w:szCs w:val="22"/>
          <w:shd w:val="clear" w:color="auto" w:fill="FFFFFF"/>
        </w:rPr>
      </w:pPr>
    </w:p>
    <w:p w14:paraId="1A14139D" w14:textId="5395C2B8" w:rsidR="00C90772" w:rsidRPr="003552A3" w:rsidRDefault="00133529">
      <w:pPr>
        <w:rPr>
          <w:rFonts w:ascii="Helvetica" w:hAnsi="Helvetica"/>
          <w:b/>
          <w:color w:val="000000"/>
          <w:sz w:val="22"/>
          <w:szCs w:val="22"/>
          <w:shd w:val="clear" w:color="auto" w:fill="FFFFFF"/>
        </w:rPr>
      </w:pPr>
      <w:r w:rsidRPr="003552A3">
        <w:rPr>
          <w:rFonts w:ascii="Helvetica" w:hAnsi="Helvetica"/>
          <w:b/>
          <w:color w:val="000000"/>
          <w:sz w:val="22"/>
          <w:szCs w:val="22"/>
          <w:shd w:val="clear" w:color="auto" w:fill="FFFFFF"/>
        </w:rPr>
        <w:t xml:space="preserve">I have two points here: (i) why not compare to a reference sequence? </w:t>
      </w:r>
    </w:p>
    <w:p w14:paraId="54A6229C" w14:textId="77777777" w:rsidR="00C90772" w:rsidRPr="003552A3" w:rsidRDefault="00C90772">
      <w:pPr>
        <w:rPr>
          <w:rFonts w:ascii="Helvetica" w:hAnsi="Helvetica"/>
          <w:color w:val="000000"/>
          <w:sz w:val="22"/>
          <w:szCs w:val="22"/>
          <w:shd w:val="clear" w:color="auto" w:fill="FFFFFF"/>
        </w:rPr>
      </w:pPr>
    </w:p>
    <w:p w14:paraId="081A9703" w14:textId="75098D5A" w:rsidR="00C90772" w:rsidRPr="00311305" w:rsidRDefault="003B77F9">
      <w:pPr>
        <w:rPr>
          <w:rFonts w:ascii="Helvetica" w:hAnsi="Helvetica"/>
          <w:color w:val="000000"/>
          <w:sz w:val="22"/>
          <w:szCs w:val="22"/>
          <w:shd w:val="clear" w:color="auto" w:fill="FFFFFF"/>
          <w:lang w:val="en-US"/>
        </w:rPr>
      </w:pPr>
      <w:ins w:id="0" w:author="ivan4995@gmail.com" w:date="2026-05-05T16:39:00Z">
        <w:del w:id="1" w:author="Microsoft Office User" w:date="2026-05-05T18:22:00Z" w16du:dateUtc="2026-05-05T15:22:00Z">
          <w:r w:rsidDel="00CC2F32">
            <w:rPr>
              <w:rFonts w:ascii="Helvetica" w:hAnsi="Helvetica"/>
              <w:color w:val="000000"/>
              <w:sz w:val="22"/>
              <w:szCs w:val="22"/>
              <w:shd w:val="clear" w:color="auto" w:fill="FFFFFF"/>
              <w:lang w:val="en-US"/>
            </w:rPr>
            <w:delText>Now</w:delText>
          </w:r>
        </w:del>
      </w:ins>
      <w:ins w:id="2" w:author="ivan4995@gmail.com" w:date="2026-05-05T16:38:00Z">
        <w:del w:id="3" w:author="Microsoft Office User" w:date="2026-05-05T18:22:00Z" w16du:dateUtc="2026-05-05T15:22:00Z">
          <w:r w:rsidDel="00CC2F32">
            <w:rPr>
              <w:rFonts w:ascii="Helvetica" w:hAnsi="Helvetica"/>
              <w:color w:val="000000"/>
              <w:sz w:val="22"/>
              <w:szCs w:val="22"/>
              <w:shd w:val="clear" w:color="auto" w:fill="FFFFFF"/>
              <w:lang w:val="en-US"/>
            </w:rPr>
            <w:delText xml:space="preserve"> in</w:delText>
          </w:r>
        </w:del>
        <w:del w:id="4" w:author="Microsoft Office User" w:date="2026-05-05T18:25:00Z" w16du:dateUtc="2026-05-05T15:25:00Z">
          <w:r w:rsidDel="00CC2F32">
            <w:rPr>
              <w:rFonts w:ascii="Helvetica" w:hAnsi="Helvetica"/>
              <w:color w:val="000000"/>
              <w:sz w:val="22"/>
              <w:szCs w:val="22"/>
              <w:shd w:val="clear" w:color="auto" w:fill="FFFFFF"/>
              <w:lang w:val="en-US"/>
            </w:rPr>
            <w:delText xml:space="preserve"> revised version we compare to</w:delText>
          </w:r>
        </w:del>
      </w:ins>
      <w:ins w:id="5" w:author="ivan4995@gmail.com" w:date="2026-05-05T16:39:00Z">
        <w:del w:id="6" w:author="Microsoft Office User" w:date="2026-05-05T18:25:00Z" w16du:dateUtc="2026-05-05T15:25:00Z">
          <w:r w:rsidDel="00CC2F32">
            <w:rPr>
              <w:rFonts w:ascii="Helvetica" w:hAnsi="Helvetica"/>
              <w:color w:val="000000"/>
              <w:sz w:val="22"/>
              <w:szCs w:val="22"/>
              <w:shd w:val="clear" w:color="auto" w:fill="FFFFFF"/>
              <w:lang w:val="en-US"/>
            </w:rPr>
            <w:delText xml:space="preserve"> Wuhan variant</w:delText>
          </w:r>
        </w:del>
      </w:ins>
      <w:ins w:id="7" w:author="ivan4995@gmail.com" w:date="2026-05-05T16:38:00Z">
        <w:del w:id="8" w:author="Microsoft Office User" w:date="2026-05-05T18:25:00Z" w16du:dateUtc="2026-05-05T15:25:00Z">
          <w:r w:rsidDel="00CC2F32">
            <w:rPr>
              <w:rFonts w:ascii="Helvetica" w:hAnsi="Helvetica"/>
              <w:color w:val="000000"/>
              <w:sz w:val="22"/>
              <w:szCs w:val="22"/>
              <w:shd w:val="clear" w:color="auto" w:fill="FFFFFF"/>
              <w:lang w:val="en-US"/>
            </w:rPr>
            <w:delText xml:space="preserve"> a</w:delText>
          </w:r>
        </w:del>
      </w:ins>
      <w:ins w:id="9" w:author="ivan4995@gmail.com" w:date="2026-05-05T16:39:00Z">
        <w:del w:id="10" w:author="Microsoft Office User" w:date="2026-05-05T18:25:00Z" w16du:dateUtc="2026-05-05T15:25:00Z">
          <w:r w:rsidDel="00CC2F32">
            <w:rPr>
              <w:rFonts w:ascii="Helvetica" w:hAnsi="Helvetica"/>
              <w:color w:val="000000"/>
              <w:sz w:val="22"/>
              <w:szCs w:val="22"/>
              <w:shd w:val="clear" w:color="auto" w:fill="FFFFFF"/>
              <w:lang w:val="en-US"/>
            </w:rPr>
            <w:delText xml:space="preserve">s </w:delText>
          </w:r>
        </w:del>
        <w:del w:id="11" w:author="Microsoft Office User" w:date="2026-05-05T18:22:00Z" w16du:dateUtc="2026-05-05T15:22:00Z">
          <w:r w:rsidDel="00CC2F32">
            <w:rPr>
              <w:rFonts w:ascii="Helvetica" w:hAnsi="Helvetica"/>
              <w:color w:val="000000"/>
              <w:sz w:val="22"/>
              <w:szCs w:val="22"/>
              <w:shd w:val="clear" w:color="auto" w:fill="FFFFFF"/>
              <w:lang w:val="en-US"/>
            </w:rPr>
            <w:delText>a</w:delText>
          </w:r>
        </w:del>
      </w:ins>
      <w:ins w:id="12" w:author="ivan4995@gmail.com" w:date="2026-05-05T16:38:00Z">
        <w:del w:id="13" w:author="Microsoft Office User" w:date="2026-05-05T18:25:00Z" w16du:dateUtc="2026-05-05T15:25:00Z">
          <w:r w:rsidDel="00CC2F32">
            <w:rPr>
              <w:rFonts w:ascii="Helvetica" w:hAnsi="Helvetica"/>
              <w:color w:val="000000"/>
              <w:sz w:val="22"/>
              <w:szCs w:val="22"/>
              <w:shd w:val="clear" w:color="auto" w:fill="FFFFFF"/>
              <w:lang w:val="en-US"/>
            </w:rPr>
            <w:delText xml:space="preserve"> reference sequence</w:delText>
          </w:r>
        </w:del>
      </w:ins>
      <w:ins w:id="14" w:author="Microsoft Office User" w:date="2026-05-05T18:25:00Z" w16du:dateUtc="2026-05-05T15:25:00Z">
        <w:r w:rsidR="00CC2F32">
          <w:rPr>
            <w:rFonts w:ascii="Helvetica" w:hAnsi="Helvetica"/>
            <w:color w:val="000000"/>
            <w:sz w:val="22"/>
            <w:szCs w:val="22"/>
            <w:shd w:val="clear" w:color="auto" w:fill="FFFFFF"/>
            <w:lang w:val="en-US"/>
          </w:rPr>
          <w:t xml:space="preserve">In the revised version, we compare to Wuhan variant as the reference sequence. We tested by simulation that taking the initial sequence as the reference sequence, indeed, gives the best results. </w:t>
        </w:r>
      </w:ins>
      <w:del w:id="15" w:author="ivan4995@gmail.com" w:date="2026-05-05T16:38:00Z">
        <w:r w:rsidR="00E50B5F" w:rsidDel="003B77F9">
          <w:rPr>
            <w:rFonts w:ascii="Helvetica" w:hAnsi="Helvetica"/>
            <w:color w:val="000000"/>
            <w:sz w:val="22"/>
            <w:szCs w:val="22"/>
            <w:shd w:val="clear" w:color="auto" w:fill="FFFFFF"/>
            <w:lang w:val="en-US"/>
          </w:rPr>
          <w:delText>W</w:delText>
        </w:r>
        <w:r w:rsidR="0066602C" w:rsidDel="003B77F9">
          <w:rPr>
            <w:rFonts w:ascii="Helvetica" w:hAnsi="Helvetica"/>
            <w:color w:val="000000"/>
            <w:sz w:val="22"/>
            <w:szCs w:val="22"/>
            <w:shd w:val="clear" w:color="auto" w:fill="FFFFFF"/>
            <w:lang w:val="en-US"/>
          </w:rPr>
          <w:delText>e</w:delText>
        </w:r>
        <w:r w:rsidR="004C61A0" w:rsidRPr="003552A3" w:rsidDel="003B77F9">
          <w:rPr>
            <w:rFonts w:ascii="Helvetica" w:hAnsi="Helvetica"/>
            <w:color w:val="000000"/>
            <w:sz w:val="22"/>
            <w:szCs w:val="22"/>
            <w:shd w:val="clear" w:color="auto" w:fill="FFFFFF"/>
            <w:lang w:val="en-US"/>
          </w:rPr>
          <w:delText xml:space="preserve"> </w:delText>
        </w:r>
        <w:r w:rsidR="00E25845" w:rsidDel="003B77F9">
          <w:rPr>
            <w:rFonts w:ascii="Helvetica" w:hAnsi="Helvetica"/>
            <w:color w:val="000000"/>
            <w:sz w:val="22"/>
            <w:szCs w:val="22"/>
            <w:shd w:val="clear" w:color="auto" w:fill="FFFFFF"/>
            <w:lang w:val="en-US"/>
          </w:rPr>
          <w:delText xml:space="preserve">do </w:delText>
        </w:r>
        <w:r w:rsidR="00C90772" w:rsidRPr="003552A3" w:rsidDel="003B77F9">
          <w:rPr>
            <w:rFonts w:ascii="Helvetica" w:hAnsi="Helvetica"/>
            <w:color w:val="000000"/>
            <w:sz w:val="22"/>
            <w:szCs w:val="22"/>
            <w:shd w:val="clear" w:color="auto" w:fill="FFFFFF"/>
            <w:lang w:val="en-US"/>
          </w:rPr>
          <w:delText>compa</w:delText>
        </w:r>
      </w:del>
      <w:del w:id="16" w:author="ivan4995@gmail.com" w:date="2026-05-05T16:37:00Z">
        <w:r w:rsidR="00C90772" w:rsidRPr="003552A3" w:rsidDel="003B77F9">
          <w:rPr>
            <w:rFonts w:ascii="Helvetica" w:hAnsi="Helvetica"/>
            <w:color w:val="000000"/>
            <w:sz w:val="22"/>
            <w:szCs w:val="22"/>
            <w:shd w:val="clear" w:color="auto" w:fill="FFFFFF"/>
            <w:lang w:val="en-US"/>
          </w:rPr>
          <w:delText xml:space="preserve">re </w:delText>
        </w:r>
        <w:r w:rsidR="004C61A0" w:rsidRPr="003552A3" w:rsidDel="003B77F9">
          <w:rPr>
            <w:rFonts w:ascii="Helvetica" w:hAnsi="Helvetica"/>
            <w:color w:val="000000"/>
            <w:sz w:val="22"/>
            <w:szCs w:val="22"/>
            <w:shd w:val="clear" w:color="auto" w:fill="FFFFFF"/>
            <w:lang w:val="en-US"/>
          </w:rPr>
          <w:delText xml:space="preserve">sequences </w:delText>
        </w:r>
        <w:r w:rsidR="00C90772" w:rsidRPr="003552A3" w:rsidDel="003B77F9">
          <w:rPr>
            <w:rFonts w:ascii="Helvetica" w:hAnsi="Helvetica"/>
            <w:color w:val="000000"/>
            <w:sz w:val="22"/>
            <w:szCs w:val="22"/>
            <w:shd w:val="clear" w:color="auto" w:fill="FFFFFF"/>
            <w:lang w:val="en-US"/>
          </w:rPr>
          <w:delText xml:space="preserve">to a reference sequence defined as the consensus </w:delText>
        </w:r>
        <w:r w:rsidR="004C61A0" w:rsidRPr="003552A3" w:rsidDel="003B77F9">
          <w:rPr>
            <w:rFonts w:ascii="Helvetica" w:hAnsi="Helvetica"/>
            <w:color w:val="000000"/>
            <w:sz w:val="22"/>
            <w:szCs w:val="22"/>
            <w:shd w:val="clear" w:color="auto" w:fill="FFFFFF"/>
            <w:lang w:val="en-US"/>
          </w:rPr>
          <w:delText xml:space="preserve">for </w:delText>
        </w:r>
        <w:r w:rsidR="0066602C" w:rsidDel="003B77F9">
          <w:rPr>
            <w:rFonts w:ascii="Helvetica" w:hAnsi="Helvetica"/>
            <w:color w:val="000000"/>
            <w:sz w:val="22"/>
            <w:szCs w:val="22"/>
            <w:shd w:val="clear" w:color="auto" w:fill="FFFFFF"/>
            <w:lang w:val="en-US"/>
          </w:rPr>
          <w:delText>sequences</w:delText>
        </w:r>
        <w:r w:rsidR="00E94510" w:rsidRPr="003552A3" w:rsidDel="003B77F9">
          <w:rPr>
            <w:rFonts w:ascii="Helvetica" w:hAnsi="Helvetica"/>
            <w:color w:val="000000"/>
            <w:sz w:val="22"/>
            <w:szCs w:val="22"/>
            <w:shd w:val="clear" w:color="auto" w:fill="FFFFFF"/>
            <w:lang w:val="en-US"/>
          </w:rPr>
          <w:delText xml:space="preserve"> sampled during the </w:delText>
        </w:r>
        <w:r w:rsidR="004C61A0" w:rsidRPr="003552A3" w:rsidDel="003B77F9">
          <w:rPr>
            <w:rFonts w:ascii="Helvetica" w:hAnsi="Helvetica"/>
            <w:color w:val="000000"/>
            <w:sz w:val="22"/>
            <w:szCs w:val="22"/>
            <w:shd w:val="clear" w:color="auto" w:fill="FFFFFF"/>
            <w:lang w:val="en-US"/>
          </w:rPr>
          <w:delText xml:space="preserve">time period from </w:delText>
        </w:r>
        <w:r w:rsidR="005E3D14" w:rsidRPr="003552A3" w:rsidDel="003B77F9">
          <w:rPr>
            <w:rFonts w:ascii="Helvetica" w:hAnsi="Helvetica"/>
            <w:color w:val="000000"/>
            <w:sz w:val="22"/>
            <w:szCs w:val="22"/>
            <w:shd w:val="clear" w:color="auto" w:fill="FFFFFF"/>
            <w:lang w:val="en-US"/>
          </w:rPr>
          <w:delText>09/24/2020 to 09/25/2021</w:delText>
        </w:r>
        <w:r w:rsidR="004C61A0" w:rsidRPr="003552A3" w:rsidDel="003B77F9">
          <w:rPr>
            <w:rFonts w:ascii="Helvetica" w:hAnsi="Helvetica"/>
            <w:color w:val="000000"/>
            <w:sz w:val="22"/>
            <w:szCs w:val="22"/>
            <w:shd w:val="clear" w:color="auto" w:fill="FFFFFF"/>
            <w:lang w:val="en-US"/>
          </w:rPr>
          <w:delText xml:space="preserve"> (caption to Fig. 2). </w:delText>
        </w:r>
      </w:del>
    </w:p>
    <w:p w14:paraId="114D91FF" w14:textId="77777777" w:rsidR="00C90772" w:rsidRPr="003552A3" w:rsidRDefault="00C90772">
      <w:pPr>
        <w:rPr>
          <w:rFonts w:ascii="Helvetica" w:hAnsi="Helvetica"/>
          <w:color w:val="000000"/>
          <w:sz w:val="22"/>
          <w:szCs w:val="22"/>
          <w:shd w:val="clear" w:color="auto" w:fill="FFFFFF"/>
          <w:lang w:val="en-US"/>
        </w:rPr>
      </w:pPr>
    </w:p>
    <w:p w14:paraId="7ACF6F54" w14:textId="0B4EC20D" w:rsidR="00FE2CC6" w:rsidRPr="003552A3" w:rsidRDefault="00133529">
      <w:pPr>
        <w:rPr>
          <w:rStyle w:val="apple-converted-space"/>
          <w:rFonts w:ascii="Helvetica" w:hAnsi="Helvetica"/>
          <w:b/>
          <w:color w:val="000000"/>
          <w:sz w:val="22"/>
          <w:szCs w:val="22"/>
          <w:shd w:val="clear" w:color="auto" w:fill="FFFFFF"/>
        </w:rPr>
      </w:pPr>
      <w:r w:rsidRPr="003552A3">
        <w:rPr>
          <w:rFonts w:ascii="Helvetica" w:hAnsi="Helvetica"/>
          <w:b/>
          <w:color w:val="000000"/>
          <w:sz w:val="22"/>
          <w:szCs w:val="22"/>
          <w:shd w:val="clear" w:color="auto" w:fill="FFFFFF"/>
        </w:rPr>
        <w:t>and (ii) there are many sequences that seem far too diverged for the indicated period ending in September 2021. The largest distances from the reference (or a consensus) in Sept 2021 should have been 50, maybe 60 mutations. It seems to me that the alignment is not very clean or that problematic sequences were included in the analysis.</w:t>
      </w:r>
      <w:r w:rsidRPr="003552A3">
        <w:rPr>
          <w:rStyle w:val="apple-converted-space"/>
          <w:rFonts w:ascii="Helvetica" w:hAnsi="Helvetica"/>
          <w:b/>
          <w:color w:val="000000"/>
          <w:sz w:val="22"/>
          <w:szCs w:val="22"/>
          <w:shd w:val="clear" w:color="auto" w:fill="FFFFFF"/>
        </w:rPr>
        <w:t> </w:t>
      </w:r>
    </w:p>
    <w:p w14:paraId="201385D7" w14:textId="7A78DB32" w:rsidR="00FE2CC6" w:rsidRDefault="00FE2CC6">
      <w:pPr>
        <w:rPr>
          <w:ins w:id="17" w:author="ivan4995@gmail.com" w:date="2026-05-05T16:39:00Z"/>
          <w:rStyle w:val="apple-converted-space"/>
          <w:rFonts w:ascii="Helvetica" w:hAnsi="Helvetica"/>
          <w:color w:val="000000"/>
          <w:sz w:val="22"/>
          <w:szCs w:val="22"/>
          <w:shd w:val="clear" w:color="auto" w:fill="FFFFFF"/>
        </w:rPr>
      </w:pPr>
    </w:p>
    <w:p w14:paraId="097DFBB0" w14:textId="43FBF07A" w:rsidR="003B77F9" w:rsidRPr="003B77F9" w:rsidRDefault="003B77F9">
      <w:pPr>
        <w:rPr>
          <w:rStyle w:val="apple-converted-space"/>
          <w:rFonts w:ascii="Helvetica" w:hAnsi="Helvetica"/>
          <w:color w:val="000000"/>
          <w:sz w:val="22"/>
          <w:szCs w:val="22"/>
          <w:shd w:val="clear" w:color="auto" w:fill="FFFFFF"/>
          <w:lang w:val="en-US"/>
          <w:rPrChange w:id="18" w:author="ivan4995@gmail.com" w:date="2026-05-05T16:39:00Z">
            <w:rPr>
              <w:rStyle w:val="apple-converted-space"/>
              <w:rFonts w:ascii="Helvetica" w:hAnsi="Helvetica"/>
              <w:color w:val="000000"/>
              <w:sz w:val="22"/>
              <w:szCs w:val="22"/>
              <w:shd w:val="clear" w:color="auto" w:fill="FFFFFF"/>
            </w:rPr>
          </w:rPrChange>
        </w:rPr>
      </w:pPr>
      <w:ins w:id="19" w:author="ivan4995@gmail.com" w:date="2026-05-05T16:39:00Z">
        <w:r>
          <w:rPr>
            <w:rStyle w:val="apple-converted-space"/>
            <w:rFonts w:ascii="Helvetica" w:hAnsi="Helvetica"/>
            <w:color w:val="000000"/>
            <w:sz w:val="22"/>
            <w:szCs w:val="22"/>
            <w:shd w:val="clear" w:color="auto" w:fill="FFFFFF"/>
            <w:lang w:val="en-US"/>
          </w:rPr>
          <w:t>In revise</w:t>
        </w:r>
      </w:ins>
      <w:ins w:id="20" w:author="ivan4995@gmail.com" w:date="2026-05-05T16:40:00Z">
        <w:r>
          <w:rPr>
            <w:rStyle w:val="apple-converted-space"/>
            <w:rFonts w:ascii="Helvetica" w:hAnsi="Helvetica"/>
            <w:color w:val="000000"/>
            <w:sz w:val="22"/>
            <w:szCs w:val="22"/>
            <w:shd w:val="clear" w:color="auto" w:fill="FFFFFF"/>
            <w:lang w:val="en-US"/>
          </w:rPr>
          <w:t>d version</w:t>
        </w:r>
      </w:ins>
      <w:ins w:id="21" w:author="Microsoft Office User" w:date="2026-05-05T18:21:00Z" w16du:dateUtc="2026-05-05T15:21:00Z">
        <w:r w:rsidR="00CC2F32">
          <w:rPr>
            <w:rStyle w:val="apple-converted-space"/>
            <w:rFonts w:ascii="Helvetica" w:hAnsi="Helvetica"/>
            <w:color w:val="000000"/>
            <w:sz w:val="22"/>
            <w:szCs w:val="22"/>
            <w:shd w:val="clear" w:color="auto" w:fill="FFFFFF"/>
            <w:lang w:val="en-US"/>
          </w:rPr>
          <w:t xml:space="preserve">, </w:t>
        </w:r>
      </w:ins>
      <w:ins w:id="22" w:author="Microsoft Office User" w:date="2026-05-05T18:23:00Z" w16du:dateUtc="2026-05-05T15:23:00Z">
        <w:r w:rsidR="00CC2F32">
          <w:rPr>
            <w:rStyle w:val="apple-converted-space"/>
            <w:rFonts w:ascii="Helvetica" w:hAnsi="Helvetica"/>
            <w:color w:val="000000"/>
            <w:sz w:val="22"/>
            <w:szCs w:val="22"/>
            <w:shd w:val="clear" w:color="auto" w:fill="FFFFFF"/>
            <w:lang w:val="en-US"/>
          </w:rPr>
          <w:t xml:space="preserve">our main focus is on sequence groups I and II (Fig. 5), where </w:t>
        </w:r>
      </w:ins>
      <w:ins w:id="23" w:author="Microsoft Office User" w:date="2026-05-05T18:26:00Z" w16du:dateUtc="2026-05-05T15:26:00Z">
        <w:r w:rsidR="00DE081B">
          <w:rPr>
            <w:rStyle w:val="apple-converted-space"/>
            <w:rFonts w:ascii="Helvetica" w:hAnsi="Helvetica"/>
            <w:color w:val="000000"/>
            <w:sz w:val="22"/>
            <w:szCs w:val="22"/>
            <w:shd w:val="clear" w:color="auto" w:fill="FFFFFF"/>
            <w:lang w:val="en-US"/>
          </w:rPr>
          <w:t>the distance</w:t>
        </w:r>
      </w:ins>
      <w:ins w:id="24" w:author="Microsoft Office User" w:date="2026-05-05T18:23:00Z" w16du:dateUtc="2026-05-05T15:23:00Z">
        <w:r w:rsidR="00CC2F32">
          <w:rPr>
            <w:rStyle w:val="apple-converted-space"/>
            <w:rFonts w:ascii="Helvetica" w:hAnsi="Helvetica"/>
            <w:color w:val="000000"/>
            <w:sz w:val="22"/>
            <w:szCs w:val="22"/>
            <w:shd w:val="clear" w:color="auto" w:fill="FFFFFF"/>
            <w:lang w:val="en-US"/>
          </w:rPr>
          <w:t xml:space="preserve"> does not ex</w:t>
        </w:r>
      </w:ins>
      <w:ins w:id="25" w:author="Microsoft Office User" w:date="2026-05-05T18:24:00Z" w16du:dateUtc="2026-05-05T15:24:00Z">
        <w:r w:rsidR="00CC2F32">
          <w:rPr>
            <w:rStyle w:val="apple-converted-space"/>
            <w:rFonts w:ascii="Helvetica" w:hAnsi="Helvetica"/>
            <w:color w:val="000000"/>
            <w:sz w:val="22"/>
            <w:szCs w:val="22"/>
            <w:shd w:val="clear" w:color="auto" w:fill="FFFFFF"/>
            <w:lang w:val="en-US"/>
          </w:rPr>
          <w:t>ceed 40 al</w:t>
        </w:r>
      </w:ins>
      <w:ins w:id="26" w:author="Microsoft Office User" w:date="2026-05-05T18:26:00Z" w16du:dateUtc="2026-05-05T15:26:00Z">
        <w:r w:rsidR="00DE081B">
          <w:rPr>
            <w:rStyle w:val="apple-converted-space"/>
            <w:rFonts w:ascii="Helvetica" w:hAnsi="Helvetica"/>
            <w:color w:val="000000"/>
            <w:sz w:val="22"/>
            <w:szCs w:val="22"/>
            <w:shd w:val="clear" w:color="auto" w:fill="FFFFFF"/>
            <w:lang w:val="en-US"/>
          </w:rPr>
          <w:t>l</w:t>
        </w:r>
      </w:ins>
      <w:ins w:id="27" w:author="Microsoft Office User" w:date="2026-05-05T18:24:00Z" w16du:dateUtc="2026-05-05T15:24:00Z">
        <w:r w:rsidR="00CC2F32">
          <w:rPr>
            <w:rStyle w:val="apple-converted-space"/>
            <w:rFonts w:ascii="Helvetica" w:hAnsi="Helvetica"/>
            <w:color w:val="000000"/>
            <w:sz w:val="22"/>
            <w:szCs w:val="22"/>
            <w:shd w:val="clear" w:color="auto" w:fill="FFFFFF"/>
            <w:lang w:val="en-US"/>
          </w:rPr>
          <w:t>eles.</w:t>
        </w:r>
      </w:ins>
      <w:ins w:id="28" w:author="ivan4995@gmail.com" w:date="2026-05-05T16:40:00Z">
        <w:del w:id="29" w:author="Microsoft Office User" w:date="2026-05-05T18:23:00Z" w16du:dateUtc="2026-05-05T15:23:00Z">
          <w:r w:rsidDel="00CC2F32">
            <w:rPr>
              <w:rStyle w:val="apple-converted-space"/>
              <w:rFonts w:ascii="Helvetica" w:hAnsi="Helvetica"/>
              <w:color w:val="000000"/>
              <w:sz w:val="22"/>
              <w:szCs w:val="22"/>
              <w:shd w:val="clear" w:color="auto" w:fill="FFFFFF"/>
              <w:lang w:val="en-US"/>
            </w:rPr>
            <w:delText xml:space="preserve"> max divergence is 23 m</w:delText>
          </w:r>
        </w:del>
      </w:ins>
      <w:ins w:id="30" w:author="ivan4995@gmail.com" w:date="2026-05-05T16:41:00Z">
        <w:del w:id="31" w:author="Microsoft Office User" w:date="2026-05-05T18:23:00Z" w16du:dateUtc="2026-05-05T15:23:00Z">
          <w:r w:rsidDel="00CC2F32">
            <w:rPr>
              <w:rStyle w:val="apple-converted-space"/>
              <w:rFonts w:ascii="Helvetica" w:hAnsi="Helvetica"/>
              <w:color w:val="000000"/>
              <w:sz w:val="22"/>
              <w:szCs w:val="22"/>
              <w:shd w:val="clear" w:color="auto" w:fill="FFFFFF"/>
              <w:lang w:val="en-US"/>
            </w:rPr>
            <w:delText>utations</w:delText>
          </w:r>
        </w:del>
      </w:ins>
    </w:p>
    <w:p w14:paraId="6469C2A1" w14:textId="2BBE51E9" w:rsidR="002C279E" w:rsidRPr="000D7258" w:rsidDel="003B77F9" w:rsidRDefault="002F7269" w:rsidP="002C279E">
      <w:pPr>
        <w:rPr>
          <w:del w:id="32" w:author="ivan4995@gmail.com" w:date="2026-05-05T16:39:00Z"/>
          <w:rFonts w:ascii="Helvetica" w:hAnsi="Helvetica"/>
          <w:color w:val="000000"/>
          <w:sz w:val="22"/>
          <w:szCs w:val="22"/>
          <w:shd w:val="clear" w:color="auto" w:fill="FFFFFF"/>
          <w:lang w:val="en-US"/>
        </w:rPr>
      </w:pPr>
      <w:del w:id="33" w:author="ivan4995@gmail.com" w:date="2026-05-05T16:39:00Z">
        <w:r w:rsidDel="003B77F9">
          <w:rPr>
            <w:rFonts w:ascii="Helvetica" w:hAnsi="Helvetica"/>
            <w:color w:val="000000"/>
            <w:sz w:val="22"/>
            <w:szCs w:val="22"/>
            <w:shd w:val="clear" w:color="auto" w:fill="FFFFFF"/>
            <w:lang w:val="en-US"/>
          </w:rPr>
          <w:delText>There is no</w:delText>
        </w:r>
        <w:r w:rsidR="000D7258" w:rsidDel="003B77F9">
          <w:rPr>
            <w:rFonts w:ascii="Helvetica" w:hAnsi="Helvetica"/>
            <w:color w:val="000000"/>
            <w:sz w:val="22"/>
            <w:szCs w:val="22"/>
            <w:shd w:val="clear" w:color="auto" w:fill="FFFFFF"/>
            <w:lang w:val="en-US"/>
          </w:rPr>
          <w:delText xml:space="preserve"> discrepancy </w:delText>
        </w:r>
        <w:r w:rsidDel="003B77F9">
          <w:rPr>
            <w:rFonts w:ascii="Helvetica" w:hAnsi="Helvetica"/>
            <w:color w:val="000000"/>
            <w:sz w:val="22"/>
            <w:szCs w:val="22"/>
            <w:shd w:val="clear" w:color="auto" w:fill="FFFFFF"/>
            <w:lang w:val="en-US"/>
          </w:rPr>
          <w:delText>between these numbers and our results</w:delText>
        </w:r>
        <w:r w:rsidR="0028795A" w:rsidDel="003B77F9">
          <w:rPr>
            <w:rFonts w:ascii="Helvetica" w:hAnsi="Helvetica"/>
            <w:color w:val="000000"/>
            <w:sz w:val="22"/>
            <w:szCs w:val="22"/>
            <w:shd w:val="clear" w:color="auto" w:fill="FFFFFF"/>
            <w:lang w:val="en-US"/>
          </w:rPr>
          <w:delText xml:space="preserve">. </w:delText>
        </w:r>
        <w:r w:rsidR="002F603F" w:rsidDel="003B77F9">
          <w:rPr>
            <w:rFonts w:ascii="Helvetica" w:hAnsi="Helvetica"/>
            <w:color w:val="000000"/>
            <w:sz w:val="22"/>
            <w:szCs w:val="22"/>
            <w:shd w:val="clear" w:color="auto" w:fill="FFFFFF"/>
            <w:lang w:val="en-US"/>
          </w:rPr>
          <w:delText xml:space="preserve">Almost all </w:delText>
        </w:r>
        <w:r w:rsidR="00133D54" w:rsidRPr="003552A3" w:rsidDel="003B77F9">
          <w:rPr>
            <w:rFonts w:ascii="Helvetica" w:hAnsi="Helvetica"/>
            <w:color w:val="000000"/>
            <w:sz w:val="22"/>
            <w:szCs w:val="22"/>
            <w:shd w:val="clear" w:color="auto" w:fill="FFFFFF"/>
            <w:lang w:val="en-US"/>
          </w:rPr>
          <w:delText>sequences</w:delText>
        </w:r>
        <w:r w:rsidR="00133D54" w:rsidDel="003B77F9">
          <w:rPr>
            <w:rFonts w:ascii="Helvetica" w:hAnsi="Helvetica"/>
            <w:color w:val="000000"/>
            <w:sz w:val="22"/>
            <w:szCs w:val="22"/>
            <w:shd w:val="clear" w:color="auto" w:fill="FFFFFF"/>
            <w:lang w:val="en-US"/>
          </w:rPr>
          <w:delText xml:space="preserve"> in our histogram</w:delText>
        </w:r>
        <w:r w:rsidR="00133D54" w:rsidRPr="003552A3" w:rsidDel="003B77F9">
          <w:rPr>
            <w:rFonts w:ascii="Helvetica" w:hAnsi="Helvetica"/>
            <w:color w:val="000000"/>
            <w:sz w:val="22"/>
            <w:szCs w:val="22"/>
            <w:shd w:val="clear" w:color="auto" w:fill="FFFFFF"/>
            <w:lang w:val="en-US"/>
          </w:rPr>
          <w:delText xml:space="preserve"> have </w:delText>
        </w:r>
        <w:r w:rsidR="00133D54" w:rsidRPr="003552A3" w:rsidDel="003B77F9">
          <w:rPr>
            <w:rFonts w:ascii="Helvetica" w:hAnsi="Helvetica"/>
            <w:color w:val="000000"/>
            <w:sz w:val="22"/>
            <w:szCs w:val="22"/>
            <w:lang w:val="en-US"/>
          </w:rPr>
          <w:delText>less than 70 mutations</w:delText>
        </w:r>
        <w:r w:rsidR="00133D54" w:rsidDel="003B77F9">
          <w:rPr>
            <w:rFonts w:ascii="Helvetica" w:hAnsi="Helvetica"/>
            <w:color w:val="000000"/>
            <w:sz w:val="22"/>
            <w:szCs w:val="22"/>
            <w:lang w:val="en-US"/>
          </w:rPr>
          <w:delText xml:space="preserve"> (Fig. 2)</w:delText>
        </w:r>
        <w:r w:rsidR="00715326" w:rsidDel="003B77F9">
          <w:rPr>
            <w:rFonts w:ascii="Helvetica" w:hAnsi="Helvetica"/>
            <w:color w:val="000000"/>
            <w:sz w:val="22"/>
            <w:szCs w:val="22"/>
            <w:lang w:val="en-US"/>
          </w:rPr>
          <w:delText>, and the</w:delText>
        </w:r>
        <w:r w:rsidR="00133D54" w:rsidDel="003B77F9">
          <w:rPr>
            <w:rFonts w:ascii="Helvetica" w:hAnsi="Helvetica"/>
            <w:color w:val="000000"/>
            <w:sz w:val="22"/>
            <w:szCs w:val="22"/>
            <w:lang w:val="en-US"/>
          </w:rPr>
          <w:delText xml:space="preserve"> slight </w:delText>
        </w:r>
        <w:r w:rsidR="00715E3D" w:rsidDel="003B77F9">
          <w:rPr>
            <w:rFonts w:ascii="Helvetica" w:hAnsi="Helvetica"/>
            <w:color w:val="000000"/>
            <w:sz w:val="22"/>
            <w:szCs w:val="22"/>
            <w:lang w:val="en-US"/>
          </w:rPr>
          <w:delText xml:space="preserve">excess </w:delText>
        </w:r>
        <w:r w:rsidR="002C279E" w:rsidDel="003B77F9">
          <w:rPr>
            <w:rFonts w:ascii="Helvetica" w:hAnsi="Helvetica"/>
            <w:color w:val="000000"/>
            <w:sz w:val="22"/>
            <w:szCs w:val="22"/>
            <w:lang w:val="en-US"/>
          </w:rPr>
          <w:delText xml:space="preserve">of that number </w:delText>
        </w:r>
        <w:r w:rsidR="00715E3D" w:rsidDel="003B77F9">
          <w:rPr>
            <w:rFonts w:ascii="Helvetica" w:hAnsi="Helvetica"/>
            <w:color w:val="000000"/>
            <w:sz w:val="22"/>
            <w:szCs w:val="22"/>
            <w:lang w:val="en-US"/>
          </w:rPr>
          <w:delText>over</w:delText>
        </w:r>
        <w:r w:rsidR="00133D54" w:rsidDel="003B77F9">
          <w:rPr>
            <w:rFonts w:ascii="Helvetica" w:hAnsi="Helvetica"/>
            <w:color w:val="000000"/>
            <w:sz w:val="22"/>
            <w:szCs w:val="22"/>
            <w:lang w:val="en-US"/>
          </w:rPr>
          <w:delText xml:space="preserve"> </w:delText>
        </w:r>
        <w:r w:rsidR="00715E3D" w:rsidDel="003B77F9">
          <w:rPr>
            <w:rFonts w:ascii="Helvetica" w:hAnsi="Helvetica"/>
            <w:color w:val="000000"/>
            <w:sz w:val="22"/>
            <w:szCs w:val="22"/>
            <w:lang w:val="en-US"/>
          </w:rPr>
          <w:delText>50-60</w:delText>
        </w:r>
        <w:r w:rsidR="00133D54" w:rsidDel="003B77F9">
          <w:rPr>
            <w:rFonts w:ascii="Helvetica" w:hAnsi="Helvetica"/>
            <w:color w:val="000000"/>
            <w:sz w:val="22"/>
            <w:szCs w:val="22"/>
            <w:lang w:val="en-US"/>
          </w:rPr>
          <w:delText xml:space="preserve"> is </w:delText>
        </w:r>
        <w:r w:rsidR="000D7258" w:rsidDel="003B77F9">
          <w:rPr>
            <w:rFonts w:ascii="Helvetica" w:hAnsi="Helvetica"/>
            <w:color w:val="000000"/>
            <w:sz w:val="22"/>
            <w:szCs w:val="22"/>
            <w:lang w:val="en-US"/>
          </w:rPr>
          <w:delText xml:space="preserve">probably </w:delText>
        </w:r>
        <w:r w:rsidR="00715326" w:rsidDel="003B77F9">
          <w:rPr>
            <w:rFonts w:ascii="Helvetica" w:hAnsi="Helvetica"/>
            <w:color w:val="000000"/>
            <w:sz w:val="22"/>
            <w:szCs w:val="22"/>
            <w:lang w:val="en-US"/>
          </w:rPr>
          <w:delText>caused by</w:delText>
        </w:r>
        <w:r w:rsidR="00BA4239" w:rsidDel="003B77F9">
          <w:rPr>
            <w:rFonts w:ascii="Helvetica" w:hAnsi="Helvetica"/>
            <w:color w:val="000000"/>
            <w:sz w:val="22"/>
            <w:szCs w:val="22"/>
            <w:lang w:val="en-US"/>
          </w:rPr>
          <w:delText xml:space="preserve"> </w:delText>
        </w:r>
        <w:r w:rsidR="00800C6D" w:rsidDel="003B77F9">
          <w:rPr>
            <w:rFonts w:ascii="Helvetica" w:hAnsi="Helvetica"/>
            <w:color w:val="000000"/>
            <w:sz w:val="22"/>
            <w:szCs w:val="22"/>
            <w:lang w:val="en-US"/>
          </w:rPr>
          <w:delText>considering a sequence set</w:delText>
        </w:r>
        <w:r w:rsidR="00800C6D" w:rsidDel="003B77F9">
          <w:rPr>
            <w:rFonts w:ascii="Helvetica" w:hAnsi="Helvetica"/>
            <w:color w:val="000000"/>
            <w:sz w:val="22"/>
            <w:szCs w:val="22"/>
            <w:shd w:val="clear" w:color="auto" w:fill="FFFFFF"/>
            <w:lang w:val="en-US"/>
          </w:rPr>
          <w:delText xml:space="preserve"> over the period of one year</w:delText>
        </w:r>
        <w:r w:rsidR="000D7258" w:rsidDel="003B77F9">
          <w:rPr>
            <w:rFonts w:ascii="Helvetica" w:hAnsi="Helvetica"/>
            <w:color w:val="000000"/>
            <w:sz w:val="22"/>
            <w:szCs w:val="22"/>
            <w:shd w:val="clear" w:color="auto" w:fill="FFFFFF"/>
            <w:lang w:val="en-US"/>
          </w:rPr>
          <w:delText xml:space="preserve"> and a different choice of consensus</w:delText>
        </w:r>
        <w:r w:rsidR="00800C6D" w:rsidDel="003B77F9">
          <w:rPr>
            <w:rFonts w:ascii="Helvetica" w:hAnsi="Helvetica"/>
            <w:color w:val="000000"/>
            <w:sz w:val="22"/>
            <w:szCs w:val="22"/>
            <w:shd w:val="clear" w:color="auto" w:fill="FFFFFF"/>
            <w:lang w:val="en-US"/>
          </w:rPr>
          <w:delText xml:space="preserve">. </w:delText>
        </w:r>
        <w:r w:rsidR="000D7258" w:rsidDel="003B77F9">
          <w:rPr>
            <w:rFonts w:ascii="Helvetica" w:hAnsi="Helvetica"/>
            <w:color w:val="000000"/>
            <w:sz w:val="22"/>
            <w:szCs w:val="22"/>
            <w:lang w:val="en-US"/>
          </w:rPr>
          <w:delText xml:space="preserve">Moreover, when we excluded the </w:delText>
        </w:r>
        <w:r w:rsidR="00D717F3" w:rsidDel="003B77F9">
          <w:rPr>
            <w:rFonts w:ascii="Helvetica" w:hAnsi="Helvetica"/>
            <w:color w:val="000000"/>
            <w:sz w:val="22"/>
            <w:szCs w:val="22"/>
            <w:lang w:val="en-US"/>
          </w:rPr>
          <w:delText xml:space="preserve">few </w:delText>
        </w:r>
        <w:r w:rsidR="00300643" w:rsidDel="003B77F9">
          <w:rPr>
            <w:rFonts w:ascii="Helvetica" w:hAnsi="Helvetica"/>
            <w:color w:val="000000"/>
            <w:sz w:val="22"/>
            <w:szCs w:val="22"/>
            <w:lang w:val="en-US"/>
          </w:rPr>
          <w:delText xml:space="preserve">sequences creating </w:delText>
        </w:r>
        <w:r w:rsidR="00853C5C" w:rsidRPr="003552A3" w:rsidDel="003B77F9">
          <w:rPr>
            <w:rFonts w:ascii="Helvetica" w:hAnsi="Helvetica"/>
            <w:color w:val="000000"/>
            <w:sz w:val="22"/>
            <w:szCs w:val="22"/>
            <w:lang w:val="en-US"/>
          </w:rPr>
          <w:delText>the small peak at 90</w:delText>
        </w:r>
        <w:r w:rsidR="003B4ABF" w:rsidDel="003B77F9">
          <w:rPr>
            <w:rFonts w:ascii="Helvetica" w:hAnsi="Helvetica"/>
            <w:color w:val="000000"/>
            <w:sz w:val="22"/>
            <w:szCs w:val="22"/>
            <w:lang w:val="en-US"/>
          </w:rPr>
          <w:delText xml:space="preserve"> in Fig. 2</w:delText>
        </w:r>
        <w:r w:rsidR="00853C5C" w:rsidRPr="003552A3" w:rsidDel="003B77F9">
          <w:rPr>
            <w:rFonts w:ascii="Helvetica" w:hAnsi="Helvetica"/>
            <w:color w:val="000000"/>
            <w:sz w:val="22"/>
            <w:szCs w:val="22"/>
            <w:lang w:val="en-US"/>
          </w:rPr>
          <w:delText xml:space="preserve">, </w:delText>
        </w:r>
        <w:r w:rsidR="00DA53B9" w:rsidRPr="003552A3" w:rsidDel="003B77F9">
          <w:rPr>
            <w:rFonts w:ascii="Helvetica" w:hAnsi="Helvetica"/>
            <w:color w:val="000000"/>
            <w:sz w:val="22"/>
            <w:szCs w:val="22"/>
            <w:lang w:val="en-US"/>
          </w:rPr>
          <w:delText xml:space="preserve">we </w:delText>
        </w:r>
        <w:r w:rsidR="000D7258" w:rsidDel="003B77F9">
          <w:rPr>
            <w:rFonts w:ascii="Helvetica" w:hAnsi="Helvetica"/>
            <w:color w:val="000000"/>
            <w:sz w:val="22"/>
            <w:szCs w:val="22"/>
            <w:lang w:val="en-US"/>
          </w:rPr>
          <w:delText>observed</w:delText>
        </w:r>
        <w:r w:rsidR="00DA53B9" w:rsidRPr="003552A3" w:rsidDel="003B77F9">
          <w:rPr>
            <w:rFonts w:ascii="Helvetica" w:hAnsi="Helvetica"/>
            <w:color w:val="000000"/>
            <w:sz w:val="22"/>
            <w:szCs w:val="22"/>
            <w:lang w:val="en-US"/>
          </w:rPr>
          <w:delText xml:space="preserve"> no change </w:delText>
        </w:r>
        <w:r w:rsidR="00DA53B9" w:rsidDel="003B77F9">
          <w:rPr>
            <w:rFonts w:ascii="Helvetica" w:hAnsi="Helvetica"/>
            <w:color w:val="000000"/>
            <w:sz w:val="22"/>
            <w:szCs w:val="22"/>
            <w:lang w:val="en-US"/>
          </w:rPr>
          <w:delText xml:space="preserve">in </w:delText>
        </w:r>
        <w:r w:rsidR="00900125" w:rsidDel="003B77F9">
          <w:rPr>
            <w:rFonts w:ascii="Helvetica" w:hAnsi="Helvetica"/>
            <w:color w:val="000000"/>
            <w:sz w:val="22"/>
            <w:szCs w:val="22"/>
            <w:lang w:val="en-US"/>
          </w:rPr>
          <w:delText xml:space="preserve">final </w:delText>
        </w:r>
        <w:r w:rsidR="00853C5C" w:rsidRPr="003552A3" w:rsidDel="003B77F9">
          <w:rPr>
            <w:rFonts w:ascii="Helvetica" w:hAnsi="Helvetica"/>
            <w:color w:val="000000"/>
            <w:sz w:val="22"/>
            <w:szCs w:val="22"/>
            <w:lang w:val="en-US"/>
          </w:rPr>
          <w:delText>results</w:delText>
        </w:r>
        <w:r w:rsidR="00DA53B9" w:rsidDel="003B77F9">
          <w:rPr>
            <w:rFonts w:ascii="Helvetica" w:hAnsi="Helvetica"/>
            <w:color w:val="000000"/>
            <w:sz w:val="22"/>
            <w:szCs w:val="22"/>
            <w:lang w:val="en-US"/>
          </w:rPr>
          <w:delText xml:space="preserve">, as long as </w:delText>
        </w:r>
        <w:r w:rsidR="00853C5C" w:rsidRPr="003552A3" w:rsidDel="003B77F9">
          <w:rPr>
            <w:rFonts w:ascii="Helvetica" w:hAnsi="Helvetica"/>
            <w:color w:val="000000"/>
            <w:sz w:val="22"/>
            <w:szCs w:val="22"/>
            <w:lang w:val="en-US"/>
          </w:rPr>
          <w:delText>samples are balanced</w:delText>
        </w:r>
        <w:r w:rsidR="00363E82" w:rsidDel="003B77F9">
          <w:rPr>
            <w:rFonts w:ascii="Helvetica" w:hAnsi="Helvetica"/>
            <w:color w:val="000000"/>
            <w:sz w:val="22"/>
            <w:szCs w:val="22"/>
            <w:lang w:val="en-US"/>
          </w:rPr>
          <w:delText xml:space="preserve"> between major variants</w:delText>
        </w:r>
        <w:r w:rsidR="00853C5C" w:rsidRPr="003552A3" w:rsidDel="003B77F9">
          <w:rPr>
            <w:rFonts w:ascii="Helvetica" w:hAnsi="Helvetica"/>
            <w:color w:val="000000"/>
            <w:sz w:val="22"/>
            <w:szCs w:val="22"/>
            <w:lang w:val="en-US"/>
          </w:rPr>
          <w:delText xml:space="preserve"> </w:delText>
        </w:r>
        <w:r w:rsidR="00900125" w:rsidDel="003B77F9">
          <w:rPr>
            <w:rFonts w:ascii="Helvetica" w:hAnsi="Helvetica"/>
            <w:color w:val="000000"/>
            <w:sz w:val="22"/>
            <w:szCs w:val="22"/>
            <w:lang w:val="en-US"/>
          </w:rPr>
          <w:delText>(</w:delText>
        </w:r>
        <w:r w:rsidR="00B35BF0" w:rsidDel="003B77F9">
          <w:rPr>
            <w:rFonts w:ascii="Helvetica" w:hAnsi="Helvetica"/>
            <w:color w:val="000000"/>
            <w:sz w:val="22"/>
            <w:szCs w:val="22"/>
            <w:lang w:val="en-US"/>
          </w:rPr>
          <w:delText xml:space="preserve">compare </w:delText>
        </w:r>
        <w:r w:rsidR="00DA53B9" w:rsidRPr="003552A3" w:rsidDel="003B77F9">
          <w:rPr>
            <w:rFonts w:ascii="Helvetica" w:hAnsi="Helvetica"/>
            <w:color w:val="000000"/>
            <w:sz w:val="22"/>
            <w:szCs w:val="22"/>
            <w:lang w:val="en-US"/>
          </w:rPr>
          <w:delText>Fig. S5</w:delText>
        </w:r>
        <w:r w:rsidR="00900125" w:rsidDel="003B77F9">
          <w:rPr>
            <w:rFonts w:ascii="Helvetica" w:hAnsi="Helvetica"/>
            <w:color w:val="000000"/>
            <w:sz w:val="22"/>
            <w:szCs w:val="22"/>
            <w:lang w:val="en-US"/>
          </w:rPr>
          <w:delText>A, D</w:delText>
        </w:r>
        <w:r w:rsidR="00B35BF0" w:rsidDel="003B77F9">
          <w:rPr>
            <w:rFonts w:ascii="Helvetica" w:hAnsi="Helvetica"/>
            <w:color w:val="000000"/>
            <w:sz w:val="22"/>
            <w:szCs w:val="22"/>
            <w:lang w:val="en-US"/>
          </w:rPr>
          <w:delText xml:space="preserve"> </w:delText>
        </w:r>
        <w:r w:rsidR="00004867" w:rsidRPr="00090F01" w:rsidDel="003B77F9">
          <w:rPr>
            <w:rFonts w:ascii="Helvetica" w:hAnsi="Helvetica"/>
            <w:color w:val="000000"/>
            <w:sz w:val="22"/>
            <w:szCs w:val="22"/>
            <w:lang w:val="en-US"/>
          </w:rPr>
          <w:delText>w</w:delText>
        </w:r>
        <w:r w:rsidR="00004867" w:rsidDel="003B77F9">
          <w:rPr>
            <w:rFonts w:ascii="Helvetica" w:hAnsi="Helvetica"/>
            <w:color w:val="000000"/>
            <w:sz w:val="22"/>
            <w:szCs w:val="22"/>
            <w:lang w:val="en-US"/>
          </w:rPr>
          <w:delText>ith</w:delText>
        </w:r>
        <w:r w:rsidR="00B35BF0" w:rsidDel="003B77F9">
          <w:rPr>
            <w:rFonts w:ascii="Helvetica" w:hAnsi="Helvetica"/>
            <w:color w:val="000000"/>
            <w:sz w:val="22"/>
            <w:szCs w:val="22"/>
            <w:lang w:val="en-US"/>
          </w:rPr>
          <w:delText xml:space="preserve"> Fig. 4A, D</w:delText>
        </w:r>
        <w:r w:rsidR="00853C5C" w:rsidRPr="003552A3" w:rsidDel="003B77F9">
          <w:rPr>
            <w:rFonts w:ascii="Helvetica" w:hAnsi="Helvetica"/>
            <w:color w:val="000000"/>
            <w:sz w:val="22"/>
            <w:szCs w:val="22"/>
            <w:lang w:val="en-US"/>
          </w:rPr>
          <w:delText>)</w:delText>
        </w:r>
        <w:r w:rsidR="00DA53B9" w:rsidDel="003B77F9">
          <w:rPr>
            <w:rFonts w:ascii="Helvetica" w:hAnsi="Helvetica"/>
            <w:color w:val="000000"/>
            <w:sz w:val="22"/>
            <w:szCs w:val="22"/>
            <w:lang w:val="en-US"/>
          </w:rPr>
          <w:delText>.</w:delText>
        </w:r>
        <w:r w:rsidR="002C279E" w:rsidDel="003B77F9">
          <w:rPr>
            <w:rFonts w:ascii="Helvetica" w:hAnsi="Helvetica"/>
            <w:color w:val="000000"/>
            <w:sz w:val="22"/>
            <w:szCs w:val="22"/>
            <w:lang w:val="en-US"/>
          </w:rPr>
          <w:delText xml:space="preserve"> </w:delText>
        </w:r>
      </w:del>
    </w:p>
    <w:p w14:paraId="1317BD89" w14:textId="1993260A" w:rsidR="00766F36" w:rsidRPr="00762528" w:rsidRDefault="00133529" w:rsidP="00CD3B15">
      <w:pPr>
        <w:rPr>
          <w:rFonts w:ascii="Helvetica" w:hAnsi="Helvetica"/>
          <w:b/>
          <w:color w:val="000000"/>
          <w:sz w:val="22"/>
          <w:szCs w:val="22"/>
          <w:shd w:val="clear" w:color="auto" w:fill="FFFFFF"/>
        </w:rPr>
      </w:pPr>
      <w:r w:rsidRPr="003552A3">
        <w:rPr>
          <w:rFonts w:ascii="Helvetica" w:hAnsi="Helvetica"/>
          <w:color w:val="000000"/>
          <w:sz w:val="22"/>
          <w:szCs w:val="22"/>
        </w:rPr>
        <w:br/>
      </w:r>
      <w:r w:rsidRPr="003552A3">
        <w:rPr>
          <w:rFonts w:ascii="Helvetica" w:hAnsi="Helvetica"/>
          <w:b/>
          <w:color w:val="000000"/>
          <w:sz w:val="22"/>
          <w:szCs w:val="22"/>
          <w:shd w:val="clear" w:color="auto" w:fill="FFFFFF"/>
        </w:rPr>
        <w:t xml:space="preserve">The simulations seem rather unrealistic for the SARS-CoV-2 application. they are initialized as diverse population where every deleterious allele is at frequency 0.45. SARS-CoV-2 started as a monomorphic outbreak and most sites have very low allele frequencies. </w:t>
      </w:r>
      <w:r w:rsidR="00CD3B15" w:rsidRPr="003552A3">
        <w:rPr>
          <w:rFonts w:ascii="Helvetica" w:hAnsi="Helvetica"/>
          <w:b/>
          <w:color w:val="000000"/>
          <w:sz w:val="22"/>
          <w:szCs w:val="22"/>
          <w:shd w:val="clear" w:color="auto" w:fill="FFFFFF"/>
        </w:rPr>
        <w:t xml:space="preserve">Furthermore, results in Fig 1 explore recombination rates of 0.1, 0.5, and 1.0. SARS-CoV-2 recombination rate depend on co-infection and are likely much lower. </w:t>
      </w:r>
      <w:r w:rsidR="00264E6A" w:rsidRPr="003552A3">
        <w:rPr>
          <w:rFonts w:ascii="Helvetica" w:hAnsi="Helvetica"/>
          <w:b/>
          <w:color w:val="000000"/>
          <w:sz w:val="22"/>
          <w:szCs w:val="22"/>
          <w:shd w:val="clear" w:color="auto" w:fill="FFFFFF"/>
        </w:rPr>
        <w:t>Linkage is thus a much more serious proble</w:t>
      </w:r>
      <w:r w:rsidR="00264E6A" w:rsidRPr="003552A3">
        <w:rPr>
          <w:rFonts w:ascii="Helvetica" w:hAnsi="Helvetica"/>
          <w:b/>
          <w:color w:val="000000"/>
          <w:sz w:val="22"/>
          <w:szCs w:val="22"/>
          <w:shd w:val="clear" w:color="auto" w:fill="FFFFFF"/>
          <w:lang w:val="en-US"/>
        </w:rPr>
        <w:t>m</w:t>
      </w:r>
      <w:r w:rsidR="00264E6A">
        <w:rPr>
          <w:rFonts w:ascii="Helvetica" w:hAnsi="Helvetica"/>
          <w:b/>
          <w:color w:val="000000"/>
          <w:sz w:val="22"/>
          <w:szCs w:val="22"/>
          <w:shd w:val="clear" w:color="auto" w:fill="FFFFFF"/>
          <w:lang w:val="en-US"/>
        </w:rPr>
        <w:t>...</w:t>
      </w:r>
    </w:p>
    <w:p w14:paraId="07155571" w14:textId="77777777" w:rsidR="00CD3B15" w:rsidRPr="003552A3" w:rsidRDefault="00CD3B15">
      <w:pPr>
        <w:rPr>
          <w:rFonts w:ascii="Helvetica" w:hAnsi="Helvetica"/>
          <w:color w:val="000000"/>
          <w:sz w:val="22"/>
          <w:szCs w:val="22"/>
          <w:shd w:val="clear" w:color="auto" w:fill="FFFFFF"/>
          <w:lang w:val="en-US"/>
        </w:rPr>
      </w:pPr>
    </w:p>
    <w:p w14:paraId="4C387EF3" w14:textId="6EAF53F8" w:rsidR="00DE081B" w:rsidRPr="00BD1A82" w:rsidRDefault="00900125">
      <w:pPr>
        <w:rPr>
          <w:rFonts w:ascii="Helvetica" w:hAnsi="Helvetica"/>
          <w:color w:val="000000"/>
          <w:sz w:val="22"/>
          <w:szCs w:val="22"/>
          <w:shd w:val="clear" w:color="auto" w:fill="FFFFFF"/>
          <w:lang w:val="en-US"/>
        </w:rPr>
      </w:pPr>
      <w:r w:rsidRPr="00CC2F32">
        <w:rPr>
          <w:rFonts w:ascii="Helvetica" w:hAnsi="Helvetica"/>
          <w:color w:val="000000"/>
          <w:sz w:val="22"/>
          <w:szCs w:val="22"/>
          <w:shd w:val="clear" w:color="auto" w:fill="FFFFFF"/>
          <w:lang w:val="en-US"/>
          <w:rPrChange w:id="34" w:author="Microsoft Office User" w:date="2026-05-05T18:21:00Z" w16du:dateUtc="2026-05-05T15:21:00Z">
            <w:rPr>
              <w:rFonts w:ascii="Helvetica" w:hAnsi="Helvetica"/>
              <w:color w:val="000000"/>
              <w:sz w:val="22"/>
              <w:szCs w:val="22"/>
              <w:highlight w:val="yellow"/>
              <w:shd w:val="clear" w:color="auto" w:fill="FFFFFF"/>
              <w:lang w:val="en-US"/>
            </w:rPr>
          </w:rPrChange>
        </w:rPr>
        <w:t>I</w:t>
      </w:r>
      <w:r w:rsidR="00BB2215" w:rsidRPr="00CC2F32">
        <w:rPr>
          <w:rFonts w:ascii="Helvetica" w:hAnsi="Helvetica"/>
          <w:color w:val="000000"/>
          <w:sz w:val="22"/>
          <w:szCs w:val="22"/>
          <w:shd w:val="clear" w:color="auto" w:fill="FFFFFF"/>
          <w:lang w:val="en-US"/>
          <w:rPrChange w:id="35" w:author="Microsoft Office User" w:date="2026-05-05T18:21:00Z" w16du:dateUtc="2026-05-05T15:21:00Z">
            <w:rPr>
              <w:rFonts w:ascii="Helvetica" w:hAnsi="Helvetica"/>
              <w:color w:val="000000"/>
              <w:sz w:val="22"/>
              <w:szCs w:val="22"/>
              <w:highlight w:val="yellow"/>
              <w:shd w:val="clear" w:color="auto" w:fill="FFFFFF"/>
              <w:lang w:val="en-US"/>
            </w:rPr>
          </w:rPrChange>
        </w:rPr>
        <w:t xml:space="preserve">n the revised version, we added </w:t>
      </w:r>
      <w:del w:id="36" w:author="Microsoft Office User" w:date="2026-05-05T18:20:00Z" w16du:dateUtc="2026-05-05T15:20:00Z">
        <w:r w:rsidR="00BB2215" w:rsidRPr="00CC2F32" w:rsidDel="00CC2F32">
          <w:rPr>
            <w:rFonts w:ascii="Helvetica" w:hAnsi="Helvetica"/>
            <w:color w:val="000000"/>
            <w:sz w:val="22"/>
            <w:szCs w:val="22"/>
            <w:shd w:val="clear" w:color="auto" w:fill="FFFFFF"/>
            <w:lang w:val="en-US"/>
            <w:rPrChange w:id="37" w:author="Microsoft Office User" w:date="2026-05-05T18:21:00Z" w16du:dateUtc="2026-05-05T15:21:00Z">
              <w:rPr>
                <w:rFonts w:ascii="Helvetica" w:hAnsi="Helvetica"/>
                <w:color w:val="000000"/>
                <w:sz w:val="22"/>
                <w:szCs w:val="22"/>
                <w:highlight w:val="yellow"/>
                <w:shd w:val="clear" w:color="auto" w:fill="FFFFFF"/>
                <w:lang w:val="en-US"/>
              </w:rPr>
            </w:rPrChange>
          </w:rPr>
          <w:delText xml:space="preserve">a </w:delText>
        </w:r>
      </w:del>
      <w:r w:rsidR="00BB2215" w:rsidRPr="00CC2F32">
        <w:rPr>
          <w:rFonts w:ascii="Helvetica" w:hAnsi="Helvetica"/>
          <w:color w:val="000000"/>
          <w:sz w:val="22"/>
          <w:szCs w:val="22"/>
          <w:shd w:val="clear" w:color="auto" w:fill="FFFFFF"/>
          <w:lang w:val="en-US"/>
          <w:rPrChange w:id="38" w:author="Microsoft Office User" w:date="2026-05-05T18:21:00Z" w16du:dateUtc="2026-05-05T15:21:00Z">
            <w:rPr>
              <w:rFonts w:ascii="Helvetica" w:hAnsi="Helvetica"/>
              <w:color w:val="000000"/>
              <w:sz w:val="22"/>
              <w:szCs w:val="22"/>
              <w:highlight w:val="yellow"/>
              <w:shd w:val="clear" w:color="auto" w:fill="FFFFFF"/>
              <w:lang w:val="en-US"/>
            </w:rPr>
          </w:rPrChange>
        </w:rPr>
        <w:t xml:space="preserve">new </w:t>
      </w:r>
      <w:r w:rsidR="00151068" w:rsidRPr="00CC2F32">
        <w:rPr>
          <w:rFonts w:ascii="Helvetica" w:hAnsi="Helvetica"/>
          <w:color w:val="000000"/>
          <w:sz w:val="22"/>
          <w:szCs w:val="22"/>
          <w:shd w:val="clear" w:color="auto" w:fill="FFFFFF"/>
          <w:lang w:val="en-US"/>
          <w:rPrChange w:id="39" w:author="Microsoft Office User" w:date="2026-05-05T18:21:00Z" w16du:dateUtc="2026-05-05T15:21:00Z">
            <w:rPr>
              <w:rFonts w:ascii="Helvetica" w:hAnsi="Helvetica"/>
              <w:color w:val="000000"/>
              <w:sz w:val="22"/>
              <w:szCs w:val="22"/>
              <w:highlight w:val="yellow"/>
              <w:shd w:val="clear" w:color="auto" w:fill="FFFFFF"/>
              <w:lang w:val="en-US"/>
            </w:rPr>
          </w:rPrChange>
        </w:rPr>
        <w:t>f</w:t>
      </w:r>
      <w:r w:rsidR="00BB2215" w:rsidRPr="00CC2F32">
        <w:rPr>
          <w:rFonts w:ascii="Helvetica" w:hAnsi="Helvetica"/>
          <w:color w:val="000000"/>
          <w:sz w:val="22"/>
          <w:szCs w:val="22"/>
          <w:shd w:val="clear" w:color="auto" w:fill="FFFFFF"/>
          <w:lang w:val="en-US"/>
          <w:rPrChange w:id="40" w:author="Microsoft Office User" w:date="2026-05-05T18:21:00Z" w16du:dateUtc="2026-05-05T15:21:00Z">
            <w:rPr>
              <w:rFonts w:ascii="Helvetica" w:hAnsi="Helvetica"/>
              <w:color w:val="000000"/>
              <w:sz w:val="22"/>
              <w:szCs w:val="22"/>
              <w:highlight w:val="yellow"/>
              <w:shd w:val="clear" w:color="auto" w:fill="FFFFFF"/>
              <w:lang w:val="en-US"/>
            </w:rPr>
          </w:rPrChange>
        </w:rPr>
        <w:t>igure</w:t>
      </w:r>
      <w:ins w:id="41" w:author="Microsoft Office User" w:date="2026-05-05T18:20:00Z" w16du:dateUtc="2026-05-05T15:20:00Z">
        <w:r w:rsidR="00CC2F32" w:rsidRPr="00CC2F32">
          <w:rPr>
            <w:rFonts w:ascii="Helvetica" w:hAnsi="Helvetica"/>
            <w:color w:val="000000"/>
            <w:sz w:val="22"/>
            <w:szCs w:val="22"/>
            <w:shd w:val="clear" w:color="auto" w:fill="FFFFFF"/>
            <w:lang w:val="en-US"/>
            <w:rPrChange w:id="42" w:author="Microsoft Office User" w:date="2026-05-05T18:21:00Z" w16du:dateUtc="2026-05-05T15:21:00Z">
              <w:rPr>
                <w:rFonts w:ascii="Helvetica" w:hAnsi="Helvetica"/>
                <w:color w:val="000000"/>
                <w:sz w:val="22"/>
                <w:szCs w:val="22"/>
                <w:highlight w:val="yellow"/>
                <w:shd w:val="clear" w:color="auto" w:fill="FFFFFF"/>
                <w:lang w:val="en-US"/>
              </w:rPr>
            </w:rPrChange>
          </w:rPr>
          <w:t>s</w:t>
        </w:r>
      </w:ins>
      <w:r w:rsidR="00004867" w:rsidRPr="00CC2F32">
        <w:rPr>
          <w:rFonts w:ascii="Helvetica" w:hAnsi="Helvetica"/>
          <w:color w:val="000000"/>
          <w:sz w:val="22"/>
          <w:szCs w:val="22"/>
          <w:shd w:val="clear" w:color="auto" w:fill="FFFFFF"/>
          <w:lang w:val="en-US"/>
          <w:rPrChange w:id="43" w:author="Microsoft Office User" w:date="2026-05-05T18:21:00Z" w16du:dateUtc="2026-05-05T15:21:00Z">
            <w:rPr>
              <w:rFonts w:ascii="Helvetica" w:hAnsi="Helvetica"/>
              <w:color w:val="000000"/>
              <w:sz w:val="22"/>
              <w:szCs w:val="22"/>
              <w:highlight w:val="yellow"/>
              <w:shd w:val="clear" w:color="auto" w:fill="FFFFFF"/>
              <w:lang w:val="en-US"/>
            </w:rPr>
          </w:rPrChange>
        </w:rPr>
        <w:t xml:space="preserve"> (</w:t>
      </w:r>
      <w:del w:id="44" w:author="Microsoft Office User" w:date="2026-05-05T18:20:00Z" w16du:dateUtc="2026-05-05T15:20:00Z">
        <w:r w:rsidR="00BB2215" w:rsidRPr="00CC2F32" w:rsidDel="00CC2F32">
          <w:rPr>
            <w:rFonts w:ascii="Helvetica" w:hAnsi="Helvetica"/>
            <w:color w:val="000000"/>
            <w:sz w:val="22"/>
            <w:szCs w:val="22"/>
            <w:shd w:val="clear" w:color="auto" w:fill="FFFFFF"/>
            <w:lang w:val="en-US"/>
            <w:rPrChange w:id="45" w:author="Microsoft Office User" w:date="2026-05-05T18:21:00Z" w16du:dateUtc="2026-05-05T15:21:00Z">
              <w:rPr>
                <w:rFonts w:ascii="Helvetica" w:hAnsi="Helvetica"/>
                <w:color w:val="000000"/>
                <w:sz w:val="22"/>
                <w:szCs w:val="22"/>
                <w:highlight w:val="yellow"/>
                <w:shd w:val="clear" w:color="auto" w:fill="FFFFFF"/>
                <w:lang w:val="en-US"/>
              </w:rPr>
            </w:rPrChange>
          </w:rPr>
          <w:delText xml:space="preserve">now </w:delText>
        </w:r>
      </w:del>
      <w:r w:rsidR="00BB2215" w:rsidRPr="00CC2F32">
        <w:rPr>
          <w:rFonts w:ascii="Helvetica" w:hAnsi="Helvetica"/>
          <w:color w:val="000000"/>
          <w:sz w:val="22"/>
          <w:szCs w:val="22"/>
          <w:shd w:val="clear" w:color="auto" w:fill="FFFFFF"/>
          <w:lang w:val="en-US"/>
          <w:rPrChange w:id="46" w:author="Microsoft Office User" w:date="2026-05-05T18:21:00Z" w16du:dateUtc="2026-05-05T15:21:00Z">
            <w:rPr>
              <w:rFonts w:ascii="Helvetica" w:hAnsi="Helvetica"/>
              <w:color w:val="000000"/>
              <w:sz w:val="22"/>
              <w:szCs w:val="22"/>
              <w:highlight w:val="yellow"/>
              <w:shd w:val="clear" w:color="auto" w:fill="FFFFFF"/>
              <w:lang w:val="en-US"/>
            </w:rPr>
          </w:rPrChange>
        </w:rPr>
        <w:t>Figure</w:t>
      </w:r>
      <w:ins w:id="47" w:author="Microsoft Office User" w:date="2026-05-05T18:20:00Z" w16du:dateUtc="2026-05-05T15:20:00Z">
        <w:r w:rsidR="00CC2F32" w:rsidRPr="00CC2F32">
          <w:rPr>
            <w:rFonts w:ascii="Helvetica" w:hAnsi="Helvetica"/>
            <w:color w:val="000000"/>
            <w:sz w:val="22"/>
            <w:szCs w:val="22"/>
            <w:shd w:val="clear" w:color="auto" w:fill="FFFFFF"/>
            <w:lang w:val="en-US"/>
            <w:rPrChange w:id="48" w:author="Microsoft Office User" w:date="2026-05-05T18:21:00Z" w16du:dateUtc="2026-05-05T15:21:00Z">
              <w:rPr>
                <w:rFonts w:ascii="Helvetica" w:hAnsi="Helvetica"/>
                <w:color w:val="000000"/>
                <w:sz w:val="22"/>
                <w:szCs w:val="22"/>
                <w:highlight w:val="yellow"/>
                <w:shd w:val="clear" w:color="auto" w:fill="FFFFFF"/>
                <w:lang w:val="en-US"/>
              </w:rPr>
            </w:rPrChange>
          </w:rPr>
          <w:t>s</w:t>
        </w:r>
      </w:ins>
      <w:r w:rsidR="00BB2215" w:rsidRPr="00CC2F32">
        <w:rPr>
          <w:rFonts w:ascii="Helvetica" w:hAnsi="Helvetica"/>
          <w:color w:val="000000"/>
          <w:sz w:val="22"/>
          <w:szCs w:val="22"/>
          <w:shd w:val="clear" w:color="auto" w:fill="FFFFFF"/>
          <w:lang w:val="en-US"/>
          <w:rPrChange w:id="49" w:author="Microsoft Office User" w:date="2026-05-05T18:21:00Z" w16du:dateUtc="2026-05-05T15:21:00Z">
            <w:rPr>
              <w:rFonts w:ascii="Helvetica" w:hAnsi="Helvetica"/>
              <w:color w:val="000000"/>
              <w:sz w:val="22"/>
              <w:szCs w:val="22"/>
              <w:highlight w:val="yellow"/>
              <w:shd w:val="clear" w:color="auto" w:fill="FFFFFF"/>
              <w:lang w:val="en-US"/>
            </w:rPr>
          </w:rPrChange>
        </w:rPr>
        <w:t xml:space="preserve"> </w:t>
      </w:r>
      <w:ins w:id="50" w:author="Microsoft Office User" w:date="2026-05-05T18:20:00Z" w16du:dateUtc="2026-05-05T15:20:00Z">
        <w:r w:rsidR="00CC2F32" w:rsidRPr="00CC2F32">
          <w:rPr>
            <w:rFonts w:ascii="Helvetica" w:hAnsi="Helvetica"/>
            <w:color w:val="000000"/>
            <w:sz w:val="22"/>
            <w:szCs w:val="22"/>
            <w:shd w:val="clear" w:color="auto" w:fill="FFFFFF"/>
            <w:lang w:val="en-US"/>
            <w:rPrChange w:id="51" w:author="Microsoft Office User" w:date="2026-05-05T18:21:00Z" w16du:dateUtc="2026-05-05T15:21:00Z">
              <w:rPr>
                <w:rFonts w:ascii="Helvetica" w:hAnsi="Helvetica"/>
                <w:color w:val="000000"/>
                <w:sz w:val="22"/>
                <w:szCs w:val="22"/>
                <w:highlight w:val="yellow"/>
                <w:shd w:val="clear" w:color="auto" w:fill="FFFFFF"/>
                <w:lang w:val="en-US"/>
              </w:rPr>
            </w:rPrChange>
          </w:rPr>
          <w:t>2-4</w:t>
        </w:r>
      </w:ins>
      <w:ins w:id="52" w:author="ivan4995@gmail.com" w:date="2026-05-05T16:42:00Z">
        <w:del w:id="53" w:author="Microsoft Office User" w:date="2026-05-05T18:18:00Z" w16du:dateUtc="2026-05-05T15:18:00Z">
          <w:r w:rsidR="003B77F9" w:rsidRPr="00CC2F32" w:rsidDel="00CC2F32">
            <w:rPr>
              <w:rFonts w:ascii="Helvetica" w:hAnsi="Helvetica"/>
              <w:color w:val="000000"/>
              <w:sz w:val="22"/>
              <w:szCs w:val="22"/>
              <w:shd w:val="clear" w:color="auto" w:fill="FFFFFF"/>
              <w:lang w:val="en-US"/>
              <w:rPrChange w:id="54" w:author="Microsoft Office User" w:date="2026-05-05T18:21:00Z" w16du:dateUtc="2026-05-05T15:21:00Z">
                <w:rPr>
                  <w:rFonts w:ascii="Helvetica" w:hAnsi="Helvetica"/>
                  <w:color w:val="000000"/>
                  <w:sz w:val="22"/>
                  <w:szCs w:val="22"/>
                  <w:highlight w:val="yellow"/>
                  <w:shd w:val="clear" w:color="auto" w:fill="FFFFFF"/>
                  <w:lang w:val="en-US"/>
                </w:rPr>
              </w:rPrChange>
            </w:rPr>
            <w:delText>3</w:delText>
          </w:r>
        </w:del>
      </w:ins>
      <w:del w:id="55" w:author="ivan4995@gmail.com" w:date="2026-05-05T16:42:00Z">
        <w:r w:rsidR="00BB2215" w:rsidRPr="00CC2F32" w:rsidDel="003B77F9">
          <w:rPr>
            <w:rFonts w:ascii="Helvetica" w:hAnsi="Helvetica"/>
            <w:color w:val="000000"/>
            <w:sz w:val="22"/>
            <w:szCs w:val="22"/>
            <w:shd w:val="clear" w:color="auto" w:fill="FFFFFF"/>
            <w:lang w:val="en-US"/>
            <w:rPrChange w:id="56" w:author="Microsoft Office User" w:date="2026-05-05T18:21:00Z" w16du:dateUtc="2026-05-05T15:21:00Z">
              <w:rPr>
                <w:rFonts w:ascii="Helvetica" w:hAnsi="Helvetica"/>
                <w:color w:val="000000"/>
                <w:sz w:val="22"/>
                <w:szCs w:val="22"/>
                <w:highlight w:val="yellow"/>
                <w:shd w:val="clear" w:color="auto" w:fill="FFFFFF"/>
                <w:lang w:val="en-US"/>
              </w:rPr>
            </w:rPrChange>
          </w:rPr>
          <w:delText>2</w:delText>
        </w:r>
      </w:del>
      <w:r w:rsidR="00004867" w:rsidRPr="00CC2F32">
        <w:rPr>
          <w:rFonts w:ascii="Helvetica" w:hAnsi="Helvetica"/>
          <w:color w:val="000000"/>
          <w:sz w:val="22"/>
          <w:szCs w:val="22"/>
          <w:shd w:val="clear" w:color="auto" w:fill="FFFFFF"/>
          <w:lang w:val="en-US"/>
          <w:rPrChange w:id="57" w:author="Microsoft Office User" w:date="2026-05-05T18:21:00Z" w16du:dateUtc="2026-05-05T15:21:00Z">
            <w:rPr>
              <w:rFonts w:ascii="Helvetica" w:hAnsi="Helvetica"/>
              <w:color w:val="000000"/>
              <w:sz w:val="22"/>
              <w:szCs w:val="22"/>
              <w:highlight w:val="yellow"/>
              <w:shd w:val="clear" w:color="auto" w:fill="FFFFFF"/>
              <w:lang w:val="en-US"/>
            </w:rPr>
          </w:rPrChange>
        </w:rPr>
        <w:t>)</w:t>
      </w:r>
      <w:r w:rsidR="00BB2215" w:rsidRPr="00CC2F32">
        <w:rPr>
          <w:rFonts w:ascii="Helvetica" w:hAnsi="Helvetica"/>
          <w:color w:val="000000"/>
          <w:sz w:val="22"/>
          <w:szCs w:val="22"/>
          <w:shd w:val="clear" w:color="auto" w:fill="FFFFFF"/>
          <w:lang w:val="en-US"/>
          <w:rPrChange w:id="58" w:author="Microsoft Office User" w:date="2026-05-05T18:21:00Z" w16du:dateUtc="2026-05-05T15:21:00Z">
            <w:rPr>
              <w:rFonts w:ascii="Helvetica" w:hAnsi="Helvetica"/>
              <w:color w:val="000000"/>
              <w:sz w:val="22"/>
              <w:szCs w:val="22"/>
              <w:highlight w:val="yellow"/>
              <w:shd w:val="clear" w:color="auto" w:fill="FFFFFF"/>
              <w:lang w:val="en-US"/>
            </w:rPr>
          </w:rPrChange>
        </w:rPr>
        <w:t xml:space="preserve">, where we </w:t>
      </w:r>
      <w:del w:id="59" w:author="Microsoft Office User" w:date="2026-05-05T18:26:00Z" w16du:dateUtc="2026-05-05T15:26:00Z">
        <w:r w:rsidR="00CD3B15" w:rsidRPr="00CC2F32" w:rsidDel="00DE081B">
          <w:rPr>
            <w:rFonts w:ascii="Helvetica" w:hAnsi="Helvetica"/>
            <w:color w:val="000000"/>
            <w:sz w:val="22"/>
            <w:szCs w:val="22"/>
            <w:shd w:val="clear" w:color="auto" w:fill="FFFFFF"/>
            <w:lang w:val="en-US"/>
            <w:rPrChange w:id="60" w:author="Microsoft Office User" w:date="2026-05-05T18:21:00Z" w16du:dateUtc="2026-05-05T15:21:00Z">
              <w:rPr>
                <w:rFonts w:ascii="Helvetica" w:hAnsi="Helvetica"/>
                <w:color w:val="000000"/>
                <w:sz w:val="22"/>
                <w:szCs w:val="22"/>
                <w:highlight w:val="yellow"/>
                <w:shd w:val="clear" w:color="auto" w:fill="FFFFFF"/>
                <w:lang w:val="en-US"/>
              </w:rPr>
            </w:rPrChange>
          </w:rPr>
          <w:delText>show</w:delText>
        </w:r>
        <w:r w:rsidR="00BB2215" w:rsidRPr="00CC2F32" w:rsidDel="00DE081B">
          <w:rPr>
            <w:rFonts w:ascii="Helvetica" w:hAnsi="Helvetica"/>
            <w:color w:val="000000"/>
            <w:sz w:val="22"/>
            <w:szCs w:val="22"/>
            <w:shd w:val="clear" w:color="auto" w:fill="FFFFFF"/>
            <w:lang w:val="en-US"/>
            <w:rPrChange w:id="61" w:author="Microsoft Office User" w:date="2026-05-05T18:21:00Z" w16du:dateUtc="2026-05-05T15:21:00Z">
              <w:rPr>
                <w:rFonts w:ascii="Helvetica" w:hAnsi="Helvetica"/>
                <w:color w:val="000000"/>
                <w:sz w:val="22"/>
                <w:szCs w:val="22"/>
                <w:highlight w:val="yellow"/>
                <w:shd w:val="clear" w:color="auto" w:fill="FFFFFF"/>
                <w:lang w:val="en-US"/>
              </w:rPr>
            </w:rPrChange>
          </w:rPr>
          <w:delText xml:space="preserve"> </w:delText>
        </w:r>
      </w:del>
      <w:ins w:id="62" w:author="Microsoft Office User" w:date="2026-05-05T18:26:00Z" w16du:dateUtc="2026-05-05T15:26:00Z">
        <w:r w:rsidR="00DE081B">
          <w:rPr>
            <w:rFonts w:ascii="Helvetica" w:hAnsi="Helvetica"/>
            <w:color w:val="000000"/>
            <w:sz w:val="22"/>
            <w:szCs w:val="22"/>
            <w:shd w:val="clear" w:color="auto" w:fill="FFFFFF"/>
            <w:lang w:val="en-US"/>
          </w:rPr>
          <w:t>test</w:t>
        </w:r>
        <w:r w:rsidR="00DE081B" w:rsidRPr="00CC2F32">
          <w:rPr>
            <w:rFonts w:ascii="Helvetica" w:hAnsi="Helvetica"/>
            <w:color w:val="000000"/>
            <w:sz w:val="22"/>
            <w:szCs w:val="22"/>
            <w:shd w:val="clear" w:color="auto" w:fill="FFFFFF"/>
            <w:lang w:val="en-US"/>
            <w:rPrChange w:id="63" w:author="Microsoft Office User" w:date="2026-05-05T18:21:00Z" w16du:dateUtc="2026-05-05T15:21:00Z">
              <w:rPr>
                <w:rFonts w:ascii="Helvetica" w:hAnsi="Helvetica"/>
                <w:color w:val="000000"/>
                <w:sz w:val="22"/>
                <w:szCs w:val="22"/>
                <w:highlight w:val="yellow"/>
                <w:shd w:val="clear" w:color="auto" w:fill="FFFFFF"/>
                <w:lang w:val="en-US"/>
              </w:rPr>
            </w:rPrChange>
          </w:rPr>
          <w:t xml:space="preserve"> </w:t>
        </w:r>
      </w:ins>
      <w:r w:rsidR="00BB2215" w:rsidRPr="00CC2F32">
        <w:rPr>
          <w:rFonts w:ascii="Helvetica" w:hAnsi="Helvetica"/>
          <w:color w:val="000000"/>
          <w:sz w:val="22"/>
          <w:szCs w:val="22"/>
          <w:shd w:val="clear" w:color="auto" w:fill="FFFFFF"/>
          <w:lang w:val="en-US"/>
          <w:rPrChange w:id="64" w:author="Microsoft Office User" w:date="2026-05-05T18:21:00Z" w16du:dateUtc="2026-05-05T15:21:00Z">
            <w:rPr>
              <w:rFonts w:ascii="Helvetica" w:hAnsi="Helvetica"/>
              <w:color w:val="000000"/>
              <w:sz w:val="22"/>
              <w:szCs w:val="22"/>
              <w:highlight w:val="yellow"/>
              <w:shd w:val="clear" w:color="auto" w:fill="FFFFFF"/>
              <w:lang w:val="en-US"/>
            </w:rPr>
          </w:rPrChange>
        </w:rPr>
        <w:t xml:space="preserve">the </w:t>
      </w:r>
      <w:r w:rsidR="00766F36" w:rsidRPr="00CC2F32">
        <w:rPr>
          <w:rFonts w:ascii="Helvetica" w:hAnsi="Helvetica"/>
          <w:color w:val="000000"/>
          <w:sz w:val="22"/>
          <w:szCs w:val="22"/>
          <w:shd w:val="clear" w:color="auto" w:fill="FFFFFF"/>
          <w:lang w:val="en-US"/>
          <w:rPrChange w:id="65" w:author="Microsoft Office User" w:date="2026-05-05T18:21:00Z" w16du:dateUtc="2026-05-05T15:21:00Z">
            <w:rPr>
              <w:rFonts w:ascii="Helvetica" w:hAnsi="Helvetica"/>
              <w:color w:val="000000"/>
              <w:sz w:val="22"/>
              <w:szCs w:val="22"/>
              <w:highlight w:val="yellow"/>
              <w:shd w:val="clear" w:color="auto" w:fill="FFFFFF"/>
              <w:lang w:val="en-US"/>
            </w:rPr>
          </w:rPrChange>
        </w:rPr>
        <w:t xml:space="preserve">detection </w:t>
      </w:r>
      <w:r w:rsidR="00BB2215" w:rsidRPr="00CC2F32">
        <w:rPr>
          <w:rFonts w:ascii="Helvetica" w:hAnsi="Helvetica"/>
          <w:color w:val="000000"/>
          <w:sz w:val="22"/>
          <w:szCs w:val="22"/>
          <w:shd w:val="clear" w:color="auto" w:fill="FFFFFF"/>
          <w:lang w:val="en-US"/>
          <w:rPrChange w:id="66" w:author="Microsoft Office User" w:date="2026-05-05T18:21:00Z" w16du:dateUtc="2026-05-05T15:21:00Z">
            <w:rPr>
              <w:rFonts w:ascii="Helvetica" w:hAnsi="Helvetica"/>
              <w:color w:val="000000"/>
              <w:sz w:val="22"/>
              <w:szCs w:val="22"/>
              <w:highlight w:val="yellow"/>
              <w:shd w:val="clear" w:color="auto" w:fill="FFFFFF"/>
              <w:lang w:val="en-US"/>
            </w:rPr>
          </w:rPrChange>
        </w:rPr>
        <w:t>accuracy</w:t>
      </w:r>
      <w:r w:rsidR="00CD3B15" w:rsidRPr="00CC2F32">
        <w:rPr>
          <w:rFonts w:ascii="Helvetica" w:hAnsi="Helvetica"/>
          <w:color w:val="000000"/>
          <w:sz w:val="22"/>
          <w:szCs w:val="22"/>
          <w:shd w:val="clear" w:color="auto" w:fill="FFFFFF"/>
          <w:lang w:val="en-US"/>
          <w:rPrChange w:id="67" w:author="Microsoft Office User" w:date="2026-05-05T18:21:00Z" w16du:dateUtc="2026-05-05T15:21:00Z">
            <w:rPr>
              <w:rFonts w:ascii="Helvetica" w:hAnsi="Helvetica"/>
              <w:color w:val="000000"/>
              <w:sz w:val="22"/>
              <w:szCs w:val="22"/>
              <w:highlight w:val="yellow"/>
              <w:shd w:val="clear" w:color="auto" w:fill="FFFFFF"/>
              <w:lang w:val="en-US"/>
            </w:rPr>
          </w:rPrChange>
        </w:rPr>
        <w:t xml:space="preserve"> of the metho</w:t>
      </w:r>
      <w:r w:rsidR="00720DBE" w:rsidRPr="00CC2F32">
        <w:rPr>
          <w:rFonts w:ascii="Helvetica" w:hAnsi="Helvetica"/>
          <w:color w:val="000000"/>
          <w:sz w:val="22"/>
          <w:szCs w:val="22"/>
          <w:shd w:val="clear" w:color="auto" w:fill="FFFFFF"/>
          <w:lang w:val="en-US"/>
          <w:rPrChange w:id="68" w:author="Microsoft Office User" w:date="2026-05-05T18:21:00Z" w16du:dateUtc="2026-05-05T15:21:00Z">
            <w:rPr>
              <w:rFonts w:ascii="Helvetica" w:hAnsi="Helvetica"/>
              <w:color w:val="000000"/>
              <w:sz w:val="22"/>
              <w:szCs w:val="22"/>
              <w:highlight w:val="yellow"/>
              <w:shd w:val="clear" w:color="auto" w:fill="FFFFFF"/>
              <w:lang w:val="en-US"/>
            </w:rPr>
          </w:rPrChange>
        </w:rPr>
        <w:t>d</w:t>
      </w:r>
      <w:r w:rsidR="00BB2215" w:rsidRPr="00CC2F32">
        <w:rPr>
          <w:rFonts w:ascii="Helvetica" w:hAnsi="Helvetica"/>
          <w:color w:val="000000"/>
          <w:sz w:val="22"/>
          <w:szCs w:val="22"/>
          <w:shd w:val="clear" w:color="auto" w:fill="FFFFFF"/>
          <w:lang w:val="en-US"/>
          <w:rPrChange w:id="69" w:author="Microsoft Office User" w:date="2026-05-05T18:21:00Z" w16du:dateUtc="2026-05-05T15:21:00Z">
            <w:rPr>
              <w:rFonts w:ascii="Helvetica" w:hAnsi="Helvetica"/>
              <w:color w:val="000000"/>
              <w:sz w:val="22"/>
              <w:szCs w:val="22"/>
              <w:highlight w:val="yellow"/>
              <w:shd w:val="clear" w:color="auto" w:fill="FFFFFF"/>
              <w:lang w:val="en-US"/>
            </w:rPr>
          </w:rPrChange>
        </w:rPr>
        <w:t xml:space="preserve"> for the initial</w:t>
      </w:r>
      <w:ins w:id="70" w:author="Microsoft Office User" w:date="2026-05-05T18:26:00Z" w16du:dateUtc="2026-05-05T15:26:00Z">
        <w:r w:rsidR="00DE081B">
          <w:rPr>
            <w:rFonts w:ascii="Helvetica" w:hAnsi="Helvetica"/>
            <w:color w:val="000000"/>
            <w:sz w:val="22"/>
            <w:szCs w:val="22"/>
            <w:shd w:val="clear" w:color="auto" w:fill="FFFFFF"/>
            <w:lang w:val="en-US"/>
          </w:rPr>
          <w:t>ly–</w:t>
        </w:r>
      </w:ins>
      <w:del w:id="71" w:author="Microsoft Office User" w:date="2026-05-05T18:26:00Z" w16du:dateUtc="2026-05-05T15:26:00Z">
        <w:r w:rsidR="00BB2215" w:rsidRPr="00CC2F32" w:rsidDel="00DE081B">
          <w:rPr>
            <w:rFonts w:ascii="Helvetica" w:hAnsi="Helvetica"/>
            <w:color w:val="000000"/>
            <w:sz w:val="22"/>
            <w:szCs w:val="22"/>
            <w:shd w:val="clear" w:color="auto" w:fill="FFFFFF"/>
            <w:lang w:val="en-US"/>
            <w:rPrChange w:id="72" w:author="Microsoft Office User" w:date="2026-05-05T18:21:00Z" w16du:dateUtc="2026-05-05T15:21:00Z">
              <w:rPr>
                <w:rFonts w:ascii="Helvetica" w:hAnsi="Helvetica"/>
                <w:color w:val="000000"/>
                <w:sz w:val="22"/>
                <w:szCs w:val="22"/>
                <w:highlight w:val="yellow"/>
                <w:shd w:val="clear" w:color="auto" w:fill="FFFFFF"/>
                <w:lang w:val="en-US"/>
              </w:rPr>
            </w:rPrChange>
          </w:rPr>
          <w:delText xml:space="preserve"> </w:delText>
        </w:r>
      </w:del>
      <w:r w:rsidR="00BB2215" w:rsidRPr="00CC2F32">
        <w:rPr>
          <w:rFonts w:ascii="Helvetica" w:hAnsi="Helvetica"/>
          <w:color w:val="000000"/>
          <w:sz w:val="22"/>
          <w:szCs w:val="22"/>
          <w:shd w:val="clear" w:color="auto" w:fill="FFFFFF"/>
          <w:lang w:val="en-US"/>
          <w:rPrChange w:id="73" w:author="Microsoft Office User" w:date="2026-05-05T18:21:00Z" w16du:dateUtc="2026-05-05T15:21:00Z">
            <w:rPr>
              <w:rFonts w:ascii="Helvetica" w:hAnsi="Helvetica"/>
              <w:color w:val="000000"/>
              <w:sz w:val="22"/>
              <w:szCs w:val="22"/>
              <w:highlight w:val="yellow"/>
              <w:shd w:val="clear" w:color="auto" w:fill="FFFFFF"/>
              <w:lang w:val="en-US"/>
            </w:rPr>
          </w:rPrChange>
        </w:rPr>
        <w:t>monomorphic population</w:t>
      </w:r>
      <w:r w:rsidR="00DA53B9" w:rsidRPr="00CC2F32">
        <w:rPr>
          <w:rFonts w:ascii="Helvetica" w:hAnsi="Helvetica"/>
          <w:color w:val="000000"/>
          <w:sz w:val="22"/>
          <w:szCs w:val="22"/>
          <w:shd w:val="clear" w:color="auto" w:fill="FFFFFF"/>
          <w:lang w:val="en-US"/>
          <w:rPrChange w:id="74" w:author="Microsoft Office User" w:date="2026-05-05T18:21:00Z" w16du:dateUtc="2026-05-05T15:21:00Z">
            <w:rPr>
              <w:rFonts w:ascii="Helvetica" w:hAnsi="Helvetica"/>
              <w:color w:val="000000"/>
              <w:sz w:val="22"/>
              <w:szCs w:val="22"/>
              <w:highlight w:val="yellow"/>
              <w:shd w:val="clear" w:color="auto" w:fill="FFFFFF"/>
              <w:lang w:val="en-US"/>
            </w:rPr>
          </w:rPrChange>
        </w:rPr>
        <w:t xml:space="preserve"> with </w:t>
      </w:r>
      <w:del w:id="75" w:author="Microsoft Office User" w:date="2026-05-05T18:26:00Z" w16du:dateUtc="2026-05-05T15:26:00Z">
        <w:r w:rsidR="00DA53B9" w:rsidRPr="00CC2F32" w:rsidDel="00DE081B">
          <w:rPr>
            <w:rFonts w:ascii="Helvetica" w:hAnsi="Helvetica"/>
            <w:color w:val="000000"/>
            <w:sz w:val="22"/>
            <w:szCs w:val="22"/>
            <w:shd w:val="clear" w:color="auto" w:fill="FFFFFF"/>
            <w:lang w:val="en-US"/>
            <w:rPrChange w:id="76" w:author="Microsoft Office User" w:date="2026-05-05T18:21:00Z" w16du:dateUtc="2026-05-05T15:21:00Z">
              <w:rPr>
                <w:rFonts w:ascii="Helvetica" w:hAnsi="Helvetica"/>
                <w:color w:val="000000"/>
                <w:sz w:val="22"/>
                <w:szCs w:val="22"/>
                <w:highlight w:val="yellow"/>
                <w:shd w:val="clear" w:color="auto" w:fill="FFFFFF"/>
                <w:lang w:val="en-US"/>
              </w:rPr>
            </w:rPrChange>
          </w:rPr>
          <w:delText xml:space="preserve">zero </w:delText>
        </w:r>
      </w:del>
      <w:ins w:id="77" w:author="Microsoft Office User" w:date="2026-05-05T18:26:00Z" w16du:dateUtc="2026-05-05T15:26:00Z">
        <w:r w:rsidR="00DE081B">
          <w:rPr>
            <w:rFonts w:ascii="Helvetica" w:hAnsi="Helvetica"/>
            <w:color w:val="000000"/>
            <w:sz w:val="22"/>
            <w:szCs w:val="22"/>
            <w:shd w:val="clear" w:color="auto" w:fill="FFFFFF"/>
            <w:lang w:val="en-US"/>
          </w:rPr>
          <w:t>no</w:t>
        </w:r>
        <w:r w:rsidR="00DE081B" w:rsidRPr="00CC2F32">
          <w:rPr>
            <w:rFonts w:ascii="Helvetica" w:hAnsi="Helvetica"/>
            <w:color w:val="000000"/>
            <w:sz w:val="22"/>
            <w:szCs w:val="22"/>
            <w:shd w:val="clear" w:color="auto" w:fill="FFFFFF"/>
            <w:lang w:val="en-US"/>
            <w:rPrChange w:id="78" w:author="Microsoft Office User" w:date="2026-05-05T18:21:00Z" w16du:dateUtc="2026-05-05T15:21:00Z">
              <w:rPr>
                <w:rFonts w:ascii="Helvetica" w:hAnsi="Helvetica"/>
                <w:color w:val="000000"/>
                <w:sz w:val="22"/>
                <w:szCs w:val="22"/>
                <w:highlight w:val="yellow"/>
                <w:shd w:val="clear" w:color="auto" w:fill="FFFFFF"/>
                <w:lang w:val="en-US"/>
              </w:rPr>
            </w:rPrChange>
          </w:rPr>
          <w:t xml:space="preserve"> </w:t>
        </w:r>
      </w:ins>
      <w:r w:rsidR="00DA53B9" w:rsidRPr="00CC2F32">
        <w:rPr>
          <w:rFonts w:ascii="Helvetica" w:hAnsi="Helvetica"/>
          <w:color w:val="000000"/>
          <w:sz w:val="22"/>
          <w:szCs w:val="22"/>
          <w:shd w:val="clear" w:color="auto" w:fill="FFFFFF"/>
          <w:lang w:val="en-US"/>
          <w:rPrChange w:id="79" w:author="Microsoft Office User" w:date="2026-05-05T18:21:00Z" w16du:dateUtc="2026-05-05T15:21:00Z">
            <w:rPr>
              <w:rFonts w:ascii="Helvetica" w:hAnsi="Helvetica"/>
              <w:color w:val="000000"/>
              <w:sz w:val="22"/>
              <w:szCs w:val="22"/>
              <w:highlight w:val="yellow"/>
              <w:shd w:val="clear" w:color="auto" w:fill="FFFFFF"/>
              <w:lang w:val="en-US"/>
            </w:rPr>
          </w:rPrChange>
        </w:rPr>
        <w:t>recombination</w:t>
      </w:r>
      <w:ins w:id="80" w:author="Microsoft Office User" w:date="2026-05-05T18:16:00Z" w16du:dateUtc="2026-05-05T15:16:00Z">
        <w:r w:rsidR="00CC2F32" w:rsidRPr="00CC2F32">
          <w:rPr>
            <w:rFonts w:ascii="Helvetica" w:hAnsi="Helvetica"/>
            <w:color w:val="000000"/>
            <w:sz w:val="22"/>
            <w:szCs w:val="22"/>
            <w:shd w:val="clear" w:color="auto" w:fill="FFFFFF"/>
            <w:lang w:val="en-US"/>
            <w:rPrChange w:id="81" w:author="Microsoft Office User" w:date="2026-05-05T18:21:00Z" w16du:dateUtc="2026-05-05T15:21:00Z">
              <w:rPr>
                <w:rFonts w:ascii="Helvetica" w:hAnsi="Helvetica"/>
                <w:color w:val="000000"/>
                <w:sz w:val="22"/>
                <w:szCs w:val="22"/>
                <w:highlight w:val="yellow"/>
                <w:shd w:val="clear" w:color="auto" w:fill="FFFFFF"/>
                <w:lang w:val="en-US"/>
              </w:rPr>
            </w:rPrChange>
          </w:rPr>
          <w:t xml:space="preserve">. </w:t>
        </w:r>
      </w:ins>
      <w:ins w:id="82" w:author="Microsoft Office User" w:date="2026-05-05T18:17:00Z" w16du:dateUtc="2026-05-05T15:17:00Z">
        <w:r w:rsidR="00CC2F32" w:rsidRPr="00CC2F32">
          <w:rPr>
            <w:rFonts w:ascii="Helvetica" w:hAnsi="Helvetica"/>
            <w:color w:val="000000"/>
            <w:sz w:val="22"/>
            <w:szCs w:val="22"/>
            <w:shd w:val="clear" w:color="auto" w:fill="FFFFFF"/>
            <w:lang w:val="en-US"/>
            <w:rPrChange w:id="83" w:author="Microsoft Office User" w:date="2026-05-05T18:21:00Z" w16du:dateUtc="2026-05-05T15:21:00Z">
              <w:rPr>
                <w:rFonts w:ascii="Helvetica" w:hAnsi="Helvetica"/>
                <w:color w:val="000000"/>
                <w:sz w:val="22"/>
                <w:szCs w:val="22"/>
                <w:highlight w:val="yellow"/>
                <w:shd w:val="clear" w:color="auto" w:fill="FFFFFF"/>
                <w:lang w:val="en-US"/>
              </w:rPr>
            </w:rPrChange>
          </w:rPr>
          <w:t xml:space="preserve">To explain </w:t>
        </w:r>
      </w:ins>
      <w:ins w:id="84" w:author="Microsoft Office User" w:date="2026-05-05T18:26:00Z" w16du:dateUtc="2026-05-05T15:26:00Z">
        <w:r w:rsidR="00DE081B">
          <w:rPr>
            <w:rFonts w:ascii="Helvetica" w:hAnsi="Helvetica"/>
            <w:color w:val="000000"/>
            <w:sz w:val="22"/>
            <w:szCs w:val="22"/>
            <w:shd w:val="clear" w:color="auto" w:fill="FFFFFF"/>
            <w:lang w:val="en-US"/>
          </w:rPr>
          <w:t xml:space="preserve">the </w:t>
        </w:r>
      </w:ins>
      <w:ins w:id="85" w:author="Microsoft Office User" w:date="2026-05-05T18:17:00Z" w16du:dateUtc="2026-05-05T15:17:00Z">
        <w:r w:rsidR="00CC2F32" w:rsidRPr="00CC2F32">
          <w:rPr>
            <w:rFonts w:ascii="Helvetica" w:hAnsi="Helvetica"/>
            <w:color w:val="000000"/>
            <w:sz w:val="22"/>
            <w:szCs w:val="22"/>
            <w:shd w:val="clear" w:color="auto" w:fill="FFFFFF"/>
            <w:lang w:val="en-US"/>
            <w:rPrChange w:id="86" w:author="Microsoft Office User" w:date="2026-05-05T18:21:00Z" w16du:dateUtc="2026-05-05T15:21:00Z">
              <w:rPr>
                <w:rFonts w:ascii="Helvetica" w:hAnsi="Helvetica"/>
                <w:color w:val="000000"/>
                <w:sz w:val="22"/>
                <w:szCs w:val="22"/>
                <w:highlight w:val="yellow"/>
                <w:shd w:val="clear" w:color="auto" w:fill="FFFFFF"/>
                <w:lang w:val="en-US"/>
              </w:rPr>
            </w:rPrChange>
          </w:rPr>
          <w:t>emergence of VOC, we</w:t>
        </w:r>
      </w:ins>
      <w:ins w:id="87" w:author="Microsoft Office User" w:date="2026-05-05T18:16:00Z" w16du:dateUtc="2026-05-05T15:16:00Z">
        <w:r w:rsidR="00CC2F32" w:rsidRPr="00CC2F32">
          <w:rPr>
            <w:rFonts w:ascii="Helvetica" w:hAnsi="Helvetica"/>
            <w:color w:val="000000"/>
            <w:sz w:val="22"/>
            <w:szCs w:val="22"/>
            <w:shd w:val="clear" w:color="auto" w:fill="FFFFFF"/>
            <w:lang w:val="en-US"/>
            <w:rPrChange w:id="88" w:author="Microsoft Office User" w:date="2026-05-05T18:21:00Z" w16du:dateUtc="2026-05-05T15:21:00Z">
              <w:rPr>
                <w:rFonts w:ascii="Helvetica" w:hAnsi="Helvetica"/>
                <w:color w:val="000000"/>
                <w:sz w:val="22"/>
                <w:szCs w:val="22"/>
                <w:highlight w:val="yellow"/>
                <w:shd w:val="clear" w:color="auto" w:fill="FFFFFF"/>
                <w:lang w:val="en-US"/>
              </w:rPr>
            </w:rPrChange>
          </w:rPr>
          <w:t xml:space="preserve"> </w:t>
        </w:r>
      </w:ins>
      <w:ins w:id="89" w:author="Microsoft Office User" w:date="2026-05-05T18:17:00Z" w16du:dateUtc="2026-05-05T15:17:00Z">
        <w:r w:rsidR="00CC2F32" w:rsidRPr="00CC2F32">
          <w:rPr>
            <w:rFonts w:ascii="Helvetica" w:hAnsi="Helvetica"/>
            <w:color w:val="000000"/>
            <w:sz w:val="22"/>
            <w:szCs w:val="22"/>
            <w:shd w:val="clear" w:color="auto" w:fill="FFFFFF"/>
            <w:lang w:val="en-US"/>
            <w:rPrChange w:id="90" w:author="Microsoft Office User" w:date="2026-05-05T18:21:00Z" w16du:dateUtc="2026-05-05T15:21:00Z">
              <w:rPr>
                <w:rFonts w:ascii="Helvetica" w:hAnsi="Helvetica"/>
                <w:color w:val="000000"/>
                <w:sz w:val="22"/>
                <w:szCs w:val="22"/>
                <w:highlight w:val="yellow"/>
                <w:shd w:val="clear" w:color="auto" w:fill="FFFFFF"/>
                <w:lang w:val="en-US"/>
              </w:rPr>
            </w:rPrChange>
          </w:rPr>
          <w:t>also</w:t>
        </w:r>
      </w:ins>
      <w:ins w:id="91" w:author="Microsoft Office User" w:date="2026-05-05T18:16:00Z" w16du:dateUtc="2026-05-05T15:16:00Z">
        <w:r w:rsidR="00CC2F32" w:rsidRPr="00CC2F32">
          <w:rPr>
            <w:rFonts w:ascii="Helvetica" w:hAnsi="Helvetica"/>
            <w:color w:val="000000"/>
            <w:sz w:val="22"/>
            <w:szCs w:val="22"/>
            <w:shd w:val="clear" w:color="auto" w:fill="FFFFFF"/>
            <w:lang w:val="en-US"/>
            <w:rPrChange w:id="92" w:author="Microsoft Office User" w:date="2026-05-05T18:21:00Z" w16du:dateUtc="2026-05-05T15:21:00Z">
              <w:rPr>
                <w:rFonts w:ascii="Helvetica" w:hAnsi="Helvetica"/>
                <w:color w:val="000000"/>
                <w:sz w:val="22"/>
                <w:szCs w:val="22"/>
                <w:highlight w:val="yellow"/>
                <w:shd w:val="clear" w:color="auto" w:fill="FFFFFF"/>
                <w:lang w:val="en-US"/>
              </w:rPr>
            </w:rPrChange>
          </w:rPr>
          <w:t xml:space="preserve"> </w:t>
        </w:r>
      </w:ins>
      <w:ins w:id="93" w:author="Microsoft Office User" w:date="2026-05-05T18:17:00Z" w16du:dateUtc="2026-05-05T15:17:00Z">
        <w:r w:rsidR="00CC2F32" w:rsidRPr="00CC2F32">
          <w:rPr>
            <w:rFonts w:ascii="Helvetica" w:hAnsi="Helvetica"/>
            <w:color w:val="000000"/>
            <w:sz w:val="22"/>
            <w:szCs w:val="22"/>
            <w:shd w:val="clear" w:color="auto" w:fill="FFFFFF"/>
            <w:lang w:val="en-US"/>
            <w:rPrChange w:id="94" w:author="Microsoft Office User" w:date="2026-05-05T18:21:00Z" w16du:dateUtc="2026-05-05T15:21:00Z">
              <w:rPr>
                <w:rFonts w:ascii="Helvetica" w:hAnsi="Helvetica"/>
                <w:color w:val="000000"/>
                <w:sz w:val="22"/>
                <w:szCs w:val="22"/>
                <w:highlight w:val="yellow"/>
                <w:shd w:val="clear" w:color="auto" w:fill="FFFFFF"/>
                <w:lang w:val="en-US"/>
              </w:rPr>
            </w:rPrChange>
          </w:rPr>
          <w:t xml:space="preserve">assume </w:t>
        </w:r>
      </w:ins>
      <w:ins w:id="95" w:author="Microsoft Office User" w:date="2026-05-05T18:16:00Z" w16du:dateUtc="2026-05-05T15:16:00Z">
        <w:r w:rsidR="00CC2F32" w:rsidRPr="00CC2F32">
          <w:rPr>
            <w:rFonts w:ascii="Helvetica" w:hAnsi="Helvetica"/>
            <w:color w:val="000000"/>
            <w:sz w:val="22"/>
            <w:szCs w:val="22"/>
            <w:shd w:val="clear" w:color="auto" w:fill="FFFFFF"/>
            <w:lang w:val="en-US"/>
            <w:rPrChange w:id="96" w:author="Microsoft Office User" w:date="2026-05-05T18:21:00Z" w16du:dateUtc="2026-05-05T15:21:00Z">
              <w:rPr>
                <w:rFonts w:ascii="Helvetica" w:hAnsi="Helvetica"/>
                <w:color w:val="000000"/>
                <w:sz w:val="22"/>
                <w:szCs w:val="22"/>
                <w:highlight w:val="yellow"/>
                <w:shd w:val="clear" w:color="auto" w:fill="FFFFFF"/>
                <w:lang w:val="en-US"/>
              </w:rPr>
            </w:rPrChange>
          </w:rPr>
          <w:t>positive epistasis in the form of a fitness valley (</w:t>
        </w:r>
      </w:ins>
      <w:ins w:id="97" w:author="Microsoft Office User" w:date="2026-05-05T18:17:00Z" w16du:dateUtc="2026-05-05T15:17:00Z">
        <w:r w:rsidR="00CC2F32" w:rsidRPr="00CC2F32">
          <w:rPr>
            <w:rFonts w:ascii="Helvetica" w:hAnsi="Helvetica"/>
            <w:color w:val="000000"/>
            <w:sz w:val="22"/>
            <w:szCs w:val="22"/>
            <w:shd w:val="clear" w:color="auto" w:fill="FFFFFF"/>
            <w:lang w:val="en-US"/>
            <w:rPrChange w:id="98" w:author="Microsoft Office User" w:date="2026-05-05T18:21:00Z" w16du:dateUtc="2026-05-05T15:21:00Z">
              <w:rPr>
                <w:rFonts w:ascii="Helvetica" w:hAnsi="Helvetica"/>
                <w:color w:val="000000"/>
                <w:sz w:val="22"/>
                <w:szCs w:val="22"/>
                <w:highlight w:val="yellow"/>
                <w:shd w:val="clear" w:color="auto" w:fill="FFFFFF"/>
                <w:lang w:val="en-US"/>
              </w:rPr>
            </w:rPrChange>
          </w:rPr>
          <w:t xml:space="preserve">the </w:t>
        </w:r>
      </w:ins>
      <w:ins w:id="99" w:author="Microsoft Office User" w:date="2026-05-05T18:16:00Z" w16du:dateUtc="2026-05-05T15:16:00Z">
        <w:r w:rsidR="00CC2F32" w:rsidRPr="00CC2F32">
          <w:rPr>
            <w:rFonts w:ascii="Helvetica" w:hAnsi="Helvetica"/>
            <w:color w:val="000000"/>
            <w:sz w:val="22"/>
            <w:szCs w:val="22"/>
            <w:shd w:val="clear" w:color="auto" w:fill="FFFFFF"/>
            <w:lang w:val="en-US"/>
            <w:rPrChange w:id="100" w:author="Microsoft Office User" w:date="2026-05-05T18:21:00Z" w16du:dateUtc="2026-05-05T15:21:00Z">
              <w:rPr>
                <w:rFonts w:ascii="Helvetica" w:hAnsi="Helvetica"/>
                <w:color w:val="000000"/>
                <w:sz w:val="22"/>
                <w:szCs w:val="22"/>
                <w:highlight w:val="yellow"/>
                <w:shd w:val="clear" w:color="auto" w:fill="FFFFFF"/>
                <w:lang w:val="en-US"/>
              </w:rPr>
            </w:rPrChange>
          </w:rPr>
          <w:t>primary mutation and 10 compensatory mutations</w:t>
        </w:r>
      </w:ins>
      <w:ins w:id="101" w:author="Microsoft Office User" w:date="2026-05-05T18:21:00Z" w16du:dateUtc="2026-05-05T15:21:00Z">
        <w:r w:rsidR="00CC2F32" w:rsidRPr="00CC2F32">
          <w:rPr>
            <w:rFonts w:ascii="Helvetica" w:hAnsi="Helvetica"/>
            <w:color w:val="000000"/>
            <w:sz w:val="22"/>
            <w:szCs w:val="22"/>
            <w:shd w:val="clear" w:color="auto" w:fill="FFFFFF"/>
            <w:lang w:val="en-US"/>
            <w:rPrChange w:id="102" w:author="Microsoft Office User" w:date="2026-05-05T18:21:00Z" w16du:dateUtc="2026-05-05T15:21:00Z">
              <w:rPr>
                <w:rFonts w:ascii="Helvetica" w:hAnsi="Helvetica"/>
                <w:color w:val="000000"/>
                <w:sz w:val="22"/>
                <w:szCs w:val="22"/>
                <w:highlight w:val="yellow"/>
                <w:shd w:val="clear" w:color="auto" w:fill="FFFFFF"/>
                <w:lang w:val="en-US"/>
              </w:rPr>
            </w:rPrChange>
          </w:rPr>
          <w:t>, Fig. 2</w:t>
        </w:r>
      </w:ins>
      <w:ins w:id="103" w:author="Microsoft Office User" w:date="2026-05-05T18:27:00Z" w16du:dateUtc="2026-05-05T15:27:00Z">
        <w:r w:rsidR="00DE081B">
          <w:rPr>
            <w:rFonts w:ascii="Helvetica" w:hAnsi="Helvetica"/>
            <w:color w:val="000000"/>
            <w:sz w:val="22"/>
            <w:szCs w:val="22"/>
            <w:shd w:val="clear" w:color="auto" w:fill="FFFFFF"/>
            <w:lang w:val="en-US"/>
          </w:rPr>
          <w:t xml:space="preserve"> insert</w:t>
        </w:r>
      </w:ins>
      <w:ins w:id="104" w:author="Microsoft Office User" w:date="2026-05-05T18:16:00Z" w16du:dateUtc="2026-05-05T15:16:00Z">
        <w:r w:rsidR="00CC2F32" w:rsidRPr="00CC2F32">
          <w:rPr>
            <w:rFonts w:ascii="Helvetica" w:hAnsi="Helvetica"/>
            <w:color w:val="000000"/>
            <w:sz w:val="22"/>
            <w:szCs w:val="22"/>
            <w:shd w:val="clear" w:color="auto" w:fill="FFFFFF"/>
            <w:lang w:val="en-US"/>
            <w:rPrChange w:id="105" w:author="Microsoft Office User" w:date="2026-05-05T18:21:00Z" w16du:dateUtc="2026-05-05T15:21:00Z">
              <w:rPr>
                <w:rFonts w:ascii="Helvetica" w:hAnsi="Helvetica"/>
                <w:color w:val="000000"/>
                <w:sz w:val="22"/>
                <w:szCs w:val="22"/>
                <w:highlight w:val="yellow"/>
                <w:shd w:val="clear" w:color="auto" w:fill="FFFFFF"/>
                <w:lang w:val="en-US"/>
              </w:rPr>
            </w:rPrChange>
          </w:rPr>
          <w:t>)</w:t>
        </w:r>
      </w:ins>
      <w:r w:rsidR="00CD3B15" w:rsidRPr="00CC2F32">
        <w:rPr>
          <w:rFonts w:ascii="Helvetica" w:hAnsi="Helvetica"/>
          <w:color w:val="000000"/>
          <w:sz w:val="22"/>
          <w:szCs w:val="22"/>
          <w:shd w:val="clear" w:color="auto" w:fill="FFFFFF"/>
          <w:lang w:val="en-US"/>
          <w:rPrChange w:id="106" w:author="Microsoft Office User" w:date="2026-05-05T18:21:00Z" w16du:dateUtc="2026-05-05T15:21:00Z">
            <w:rPr>
              <w:rFonts w:ascii="Helvetica" w:hAnsi="Helvetica"/>
              <w:color w:val="000000"/>
              <w:sz w:val="22"/>
              <w:szCs w:val="22"/>
              <w:highlight w:val="yellow"/>
              <w:shd w:val="clear" w:color="auto" w:fill="FFFFFF"/>
              <w:lang w:val="en-US"/>
            </w:rPr>
          </w:rPrChange>
        </w:rPr>
        <w:t>.</w:t>
      </w:r>
      <w:r w:rsidR="00766F36" w:rsidRPr="00151068">
        <w:rPr>
          <w:rFonts w:ascii="Helvetica" w:hAnsi="Helvetica"/>
          <w:color w:val="000000"/>
          <w:sz w:val="22"/>
          <w:szCs w:val="22"/>
          <w:shd w:val="clear" w:color="auto" w:fill="FFFFFF"/>
          <w:lang w:val="en-US"/>
        </w:rPr>
        <w:t xml:space="preserve"> </w:t>
      </w:r>
      <w:r w:rsidR="006D1C99">
        <w:rPr>
          <w:rFonts w:ascii="Helvetica" w:hAnsi="Helvetica"/>
          <w:color w:val="000000"/>
          <w:sz w:val="22"/>
          <w:szCs w:val="22"/>
          <w:shd w:val="clear" w:color="auto" w:fill="FFFFFF"/>
          <w:lang w:val="en-US"/>
        </w:rPr>
        <w:t xml:space="preserve"> </w:t>
      </w:r>
      <w:del w:id="107" w:author="Microsoft Office User" w:date="2026-05-05T18:17:00Z" w16du:dateUtc="2026-05-05T15:17:00Z">
        <w:r w:rsidR="00BD1A82" w:rsidRPr="003552A3" w:rsidDel="00CC2F32">
          <w:rPr>
            <w:rFonts w:ascii="Helvetica" w:hAnsi="Helvetica"/>
            <w:color w:val="000000"/>
            <w:sz w:val="22"/>
            <w:szCs w:val="22"/>
            <w:shd w:val="clear" w:color="auto" w:fill="FFFFFF"/>
            <w:lang w:val="en-US"/>
          </w:rPr>
          <w:delText xml:space="preserve">The case of zero recombination for </w:delText>
        </w:r>
        <w:r w:rsidR="00BD1A82" w:rsidDel="00CC2F32">
          <w:rPr>
            <w:rFonts w:ascii="Helvetica" w:hAnsi="Helvetica"/>
            <w:color w:val="000000"/>
            <w:sz w:val="22"/>
            <w:szCs w:val="22"/>
            <w:shd w:val="clear" w:color="auto" w:fill="FFFFFF"/>
            <w:lang w:val="en-US"/>
          </w:rPr>
          <w:delText>a</w:delText>
        </w:r>
        <w:r w:rsidR="003850ED" w:rsidDel="00CC2F32">
          <w:rPr>
            <w:rFonts w:ascii="Helvetica" w:hAnsi="Helvetica"/>
            <w:color w:val="000000"/>
            <w:sz w:val="22"/>
            <w:szCs w:val="22"/>
            <w:shd w:val="clear" w:color="auto" w:fill="FFFFFF"/>
            <w:lang w:val="en-US"/>
          </w:rPr>
          <w:delText>n initially</w:delText>
        </w:r>
        <w:r w:rsidR="00BD1A82" w:rsidDel="00CC2F32">
          <w:rPr>
            <w:rFonts w:ascii="Helvetica" w:hAnsi="Helvetica"/>
            <w:color w:val="000000"/>
            <w:sz w:val="22"/>
            <w:szCs w:val="22"/>
            <w:shd w:val="clear" w:color="auto" w:fill="FFFFFF"/>
            <w:lang w:val="en-US"/>
          </w:rPr>
          <w:delText xml:space="preserve"> </w:delText>
        </w:r>
        <w:r w:rsidR="00BD1A82" w:rsidRPr="003552A3" w:rsidDel="00CC2F32">
          <w:rPr>
            <w:rFonts w:ascii="Helvetica" w:hAnsi="Helvetica"/>
            <w:color w:val="000000"/>
            <w:sz w:val="22"/>
            <w:szCs w:val="22"/>
            <w:shd w:val="clear" w:color="auto" w:fill="FFFFFF"/>
            <w:lang w:val="en-US"/>
          </w:rPr>
          <w:delText xml:space="preserve">polymorphic population </w:delText>
        </w:r>
        <w:r w:rsidR="00BD1A82" w:rsidDel="00CC2F32">
          <w:rPr>
            <w:rFonts w:ascii="Helvetica" w:hAnsi="Helvetica"/>
            <w:color w:val="000000"/>
            <w:sz w:val="22"/>
            <w:szCs w:val="22"/>
            <w:shd w:val="clear" w:color="auto" w:fill="FFFFFF"/>
            <w:lang w:val="en-US"/>
          </w:rPr>
          <w:delText>was</w:delText>
        </w:r>
        <w:r w:rsidR="00BD1A82" w:rsidRPr="003552A3" w:rsidDel="00CC2F32">
          <w:rPr>
            <w:rFonts w:ascii="Helvetica" w:hAnsi="Helvetica"/>
            <w:color w:val="000000"/>
            <w:sz w:val="22"/>
            <w:szCs w:val="22"/>
            <w:shd w:val="clear" w:color="auto" w:fill="FFFFFF"/>
            <w:lang w:val="en-US"/>
          </w:rPr>
          <w:delText xml:space="preserve"> </w:delText>
        </w:r>
        <w:r w:rsidR="00BD1A82" w:rsidDel="00CC2F32">
          <w:rPr>
            <w:rFonts w:ascii="Helvetica" w:hAnsi="Helvetica"/>
            <w:color w:val="000000"/>
            <w:sz w:val="22"/>
            <w:szCs w:val="22"/>
            <w:shd w:val="clear" w:color="auto" w:fill="FFFFFF"/>
            <w:lang w:val="en-US"/>
          </w:rPr>
          <w:delText>already</w:delText>
        </w:r>
        <w:r w:rsidR="00BD1A82" w:rsidRPr="003552A3" w:rsidDel="00CC2F32">
          <w:rPr>
            <w:rFonts w:ascii="Helvetica" w:hAnsi="Helvetica"/>
            <w:color w:val="000000"/>
            <w:sz w:val="22"/>
            <w:szCs w:val="22"/>
            <w:shd w:val="clear" w:color="auto" w:fill="FFFFFF"/>
            <w:lang w:val="en-US"/>
          </w:rPr>
          <w:delText xml:space="preserve"> </w:delText>
        </w:r>
        <w:r w:rsidR="00BD1A82" w:rsidDel="00CC2F32">
          <w:rPr>
            <w:rFonts w:ascii="Helvetica" w:hAnsi="Helvetica"/>
            <w:color w:val="000000"/>
            <w:sz w:val="22"/>
            <w:szCs w:val="22"/>
            <w:shd w:val="clear" w:color="auto" w:fill="FFFFFF"/>
            <w:lang w:val="en-US"/>
          </w:rPr>
          <w:delText>given i</w:delText>
        </w:r>
        <w:r w:rsidR="00BD1A82" w:rsidRPr="003552A3" w:rsidDel="00CC2F32">
          <w:rPr>
            <w:rFonts w:ascii="Helvetica" w:hAnsi="Helvetica"/>
            <w:color w:val="000000"/>
            <w:sz w:val="22"/>
            <w:szCs w:val="22"/>
            <w:shd w:val="clear" w:color="auto" w:fill="FFFFFF"/>
            <w:lang w:val="en-US"/>
          </w:rPr>
          <w:delText>n Fig. S2.</w:delText>
        </w:r>
        <w:r w:rsidR="00BD1A82" w:rsidDel="00CC2F32">
          <w:rPr>
            <w:rFonts w:ascii="Helvetica" w:hAnsi="Helvetica"/>
            <w:color w:val="000000"/>
            <w:sz w:val="22"/>
            <w:szCs w:val="22"/>
            <w:shd w:val="clear" w:color="auto" w:fill="FFFFFF"/>
            <w:lang w:val="en-US"/>
          </w:rPr>
          <w:delText xml:space="preserve"> </w:delText>
        </w:r>
      </w:del>
      <w:r w:rsidR="002F7F9B">
        <w:rPr>
          <w:rFonts w:ascii="Helvetica" w:hAnsi="Helvetica"/>
          <w:color w:val="000000"/>
          <w:sz w:val="22"/>
          <w:szCs w:val="22"/>
          <w:shd w:val="clear" w:color="auto" w:fill="FFFFFF"/>
          <w:lang w:val="en-US"/>
        </w:rPr>
        <w:t>As expected,</w:t>
      </w:r>
      <w:r w:rsidR="00151068">
        <w:rPr>
          <w:rFonts w:ascii="Helvetica" w:hAnsi="Helvetica"/>
          <w:color w:val="000000"/>
          <w:sz w:val="22"/>
          <w:szCs w:val="22"/>
          <w:shd w:val="clear" w:color="auto" w:fill="FFFFFF"/>
          <w:lang w:val="en-US"/>
        </w:rPr>
        <w:t xml:space="preserve"> the </w:t>
      </w:r>
      <w:r w:rsidR="00264E6A" w:rsidRPr="006D1C99">
        <w:rPr>
          <w:rFonts w:ascii="Helvetica" w:hAnsi="Helvetica"/>
          <w:color w:val="000000"/>
          <w:sz w:val="22"/>
          <w:szCs w:val="22"/>
          <w:shd w:val="clear" w:color="auto" w:fill="FFFFFF"/>
          <w:lang w:val="en-US"/>
        </w:rPr>
        <w:t xml:space="preserve">detection error is higher </w:t>
      </w:r>
      <w:r w:rsidR="00BD1A82">
        <w:rPr>
          <w:rFonts w:ascii="Helvetica" w:hAnsi="Helvetica"/>
          <w:color w:val="000000"/>
          <w:sz w:val="22"/>
          <w:szCs w:val="22"/>
          <w:shd w:val="clear" w:color="auto" w:fill="FFFFFF"/>
          <w:lang w:val="en-US"/>
        </w:rPr>
        <w:t xml:space="preserve">for </w:t>
      </w:r>
      <w:r w:rsidR="00151068">
        <w:rPr>
          <w:rFonts w:ascii="Helvetica" w:hAnsi="Helvetica"/>
          <w:color w:val="000000"/>
          <w:sz w:val="22"/>
          <w:szCs w:val="22"/>
          <w:shd w:val="clear" w:color="auto" w:fill="FFFFFF"/>
          <w:lang w:val="en-US"/>
        </w:rPr>
        <w:t xml:space="preserve">an </w:t>
      </w:r>
      <w:r w:rsidR="00BD1A82">
        <w:rPr>
          <w:rFonts w:ascii="Helvetica" w:hAnsi="Helvetica"/>
          <w:color w:val="000000"/>
          <w:sz w:val="22"/>
          <w:szCs w:val="22"/>
          <w:shd w:val="clear" w:color="auto" w:fill="FFFFFF"/>
          <w:lang w:val="en-US"/>
        </w:rPr>
        <w:t>initially monomorphic</w:t>
      </w:r>
      <w:r w:rsidR="00151068">
        <w:rPr>
          <w:rFonts w:ascii="Helvetica" w:hAnsi="Helvetica"/>
          <w:color w:val="000000"/>
          <w:sz w:val="22"/>
          <w:szCs w:val="22"/>
          <w:shd w:val="clear" w:color="auto" w:fill="FFFFFF"/>
          <w:lang w:val="en-US"/>
        </w:rPr>
        <w:t xml:space="preserve"> population</w:t>
      </w:r>
      <w:r w:rsidR="00BD1A82">
        <w:rPr>
          <w:rFonts w:ascii="Helvetica" w:hAnsi="Helvetica"/>
          <w:color w:val="000000"/>
          <w:sz w:val="22"/>
          <w:szCs w:val="22"/>
          <w:shd w:val="clear" w:color="auto" w:fill="FFFFFF"/>
          <w:lang w:val="en-US"/>
        </w:rPr>
        <w:t xml:space="preserve"> </w:t>
      </w:r>
      <w:r w:rsidR="00151068">
        <w:rPr>
          <w:rFonts w:ascii="Helvetica" w:hAnsi="Helvetica"/>
          <w:color w:val="000000"/>
          <w:sz w:val="22"/>
          <w:szCs w:val="22"/>
          <w:shd w:val="clear" w:color="auto" w:fill="FFFFFF"/>
          <w:lang w:val="en-US"/>
        </w:rPr>
        <w:t>than for an initially polymorphic population</w:t>
      </w:r>
      <w:ins w:id="108" w:author="Microsoft Office User" w:date="2026-05-05T18:27:00Z" w16du:dateUtc="2026-05-05T15:27:00Z">
        <w:r w:rsidR="00DE081B">
          <w:rPr>
            <w:rFonts w:ascii="Helvetica" w:hAnsi="Helvetica"/>
            <w:color w:val="000000"/>
            <w:sz w:val="22"/>
            <w:szCs w:val="22"/>
            <w:shd w:val="clear" w:color="auto" w:fill="FFFFFF"/>
            <w:lang w:val="en-US"/>
          </w:rPr>
          <w:t xml:space="preserve"> (cf. Fig 4 and Fig 1)</w:t>
        </w:r>
      </w:ins>
      <w:r w:rsidR="00264E6A" w:rsidRPr="006D1C99">
        <w:rPr>
          <w:rFonts w:ascii="Helvetica" w:hAnsi="Helvetica"/>
          <w:color w:val="000000"/>
          <w:sz w:val="22"/>
          <w:szCs w:val="22"/>
          <w:shd w:val="clear" w:color="auto" w:fill="FFFFFF"/>
          <w:lang w:val="en-US"/>
        </w:rPr>
        <w:t xml:space="preserve">, but </w:t>
      </w:r>
      <w:r w:rsidR="006D1C99">
        <w:rPr>
          <w:rFonts w:ascii="Helvetica" w:hAnsi="Helvetica"/>
          <w:color w:val="000000"/>
          <w:sz w:val="22"/>
          <w:szCs w:val="22"/>
          <w:shd w:val="clear" w:color="auto" w:fill="FFFFFF"/>
          <w:lang w:val="en-US"/>
        </w:rPr>
        <w:t xml:space="preserve">it </w:t>
      </w:r>
      <w:r w:rsidR="00264E6A" w:rsidRPr="006D1C99">
        <w:rPr>
          <w:rFonts w:ascii="Helvetica" w:hAnsi="Helvetica"/>
          <w:color w:val="000000"/>
          <w:sz w:val="22"/>
          <w:szCs w:val="22"/>
          <w:shd w:val="clear" w:color="auto" w:fill="FFFFFF"/>
          <w:lang w:val="en-US"/>
        </w:rPr>
        <w:t xml:space="preserve">does not </w:t>
      </w:r>
      <w:r w:rsidR="006D1C99" w:rsidRPr="006D1C99">
        <w:rPr>
          <w:rFonts w:ascii="Helvetica" w:hAnsi="Helvetica"/>
          <w:color w:val="000000"/>
          <w:sz w:val="22"/>
          <w:szCs w:val="22"/>
          <w:shd w:val="clear" w:color="auto" w:fill="FFFFFF"/>
          <w:lang w:val="en-US"/>
        </w:rPr>
        <w:t>alter</w:t>
      </w:r>
      <w:r w:rsidR="00264E6A" w:rsidRPr="006D1C99">
        <w:rPr>
          <w:rFonts w:ascii="Helvetica" w:hAnsi="Helvetica"/>
          <w:color w:val="000000"/>
          <w:sz w:val="22"/>
          <w:szCs w:val="22"/>
          <w:shd w:val="clear" w:color="auto" w:fill="FFFFFF"/>
          <w:lang w:val="en-US"/>
        </w:rPr>
        <w:t xml:space="preserve"> </w:t>
      </w:r>
      <w:r w:rsidR="006D1C99">
        <w:rPr>
          <w:rFonts w:ascii="Helvetica" w:hAnsi="Helvetica"/>
          <w:color w:val="000000"/>
          <w:sz w:val="22"/>
          <w:szCs w:val="22"/>
          <w:shd w:val="clear" w:color="auto" w:fill="FFFFFF"/>
          <w:lang w:val="en-US"/>
        </w:rPr>
        <w:t>the</w:t>
      </w:r>
      <w:ins w:id="109" w:author="Microsoft Office User" w:date="2026-05-05T18:28:00Z" w16du:dateUtc="2026-05-05T15:28:00Z">
        <w:r w:rsidR="00DE081B">
          <w:rPr>
            <w:rFonts w:ascii="Helvetica" w:hAnsi="Helvetica"/>
            <w:color w:val="000000"/>
            <w:sz w:val="22"/>
            <w:szCs w:val="22"/>
            <w:shd w:val="clear" w:color="auto" w:fill="FFFFFF"/>
            <w:lang w:val="en-US"/>
          </w:rPr>
          <w:t xml:space="preserve"> applicability of the method</w:t>
        </w:r>
      </w:ins>
      <w:del w:id="110" w:author="Microsoft Office User" w:date="2026-05-05T18:28:00Z" w16du:dateUtc="2026-05-05T15:28:00Z">
        <w:r w:rsidR="006D1C99" w:rsidDel="00DE081B">
          <w:rPr>
            <w:rFonts w:ascii="Helvetica" w:hAnsi="Helvetica"/>
            <w:color w:val="000000"/>
            <w:sz w:val="22"/>
            <w:szCs w:val="22"/>
            <w:shd w:val="clear" w:color="auto" w:fill="FFFFFF"/>
            <w:lang w:val="en-US"/>
          </w:rPr>
          <w:delText xml:space="preserve"> </w:delText>
        </w:r>
        <w:r w:rsidR="0022788C" w:rsidDel="00DE081B">
          <w:rPr>
            <w:rFonts w:ascii="Helvetica" w:hAnsi="Helvetica"/>
            <w:color w:val="000000"/>
            <w:sz w:val="22"/>
            <w:szCs w:val="22"/>
            <w:shd w:val="clear" w:color="auto" w:fill="FFFFFF"/>
            <w:lang w:val="en-US"/>
          </w:rPr>
          <w:delText>conclusions</w:delText>
        </w:r>
      </w:del>
      <w:r w:rsidR="00EB3BC4">
        <w:rPr>
          <w:rFonts w:ascii="Helvetica" w:hAnsi="Helvetica"/>
          <w:color w:val="000000"/>
          <w:sz w:val="22"/>
          <w:szCs w:val="22"/>
          <w:shd w:val="clear" w:color="auto" w:fill="FFFFFF"/>
          <w:lang w:val="en-US"/>
        </w:rPr>
        <w:t>.</w:t>
      </w:r>
      <w:ins w:id="111" w:author="Microsoft Office User" w:date="2026-05-05T18:18:00Z" w16du:dateUtc="2026-05-05T15:18:00Z">
        <w:r w:rsidR="00CC2F32">
          <w:rPr>
            <w:rFonts w:ascii="Helvetica" w:hAnsi="Helvetica"/>
            <w:color w:val="000000"/>
            <w:sz w:val="22"/>
            <w:szCs w:val="22"/>
            <w:shd w:val="clear" w:color="auto" w:fill="FFFFFF"/>
            <w:lang w:val="en-US"/>
          </w:rPr>
          <w:t xml:space="preserve"> </w:t>
        </w:r>
      </w:ins>
      <w:ins w:id="112" w:author="Microsoft Office User" w:date="2026-05-05T18:19:00Z" w16du:dateUtc="2026-05-05T15:19:00Z">
        <w:r w:rsidR="00CC2F32">
          <w:rPr>
            <w:rFonts w:ascii="Helvetica" w:hAnsi="Helvetica"/>
            <w:color w:val="000000"/>
            <w:sz w:val="22"/>
            <w:szCs w:val="22"/>
            <w:shd w:val="clear" w:color="auto" w:fill="FFFFFF"/>
            <w:lang w:val="en-US"/>
          </w:rPr>
          <w:t xml:space="preserve">The </w:t>
        </w:r>
      </w:ins>
      <w:ins w:id="113" w:author="Microsoft Office User" w:date="2026-05-05T18:18:00Z" w16du:dateUtc="2026-05-05T15:18:00Z">
        <w:r w:rsidR="00CC2F32">
          <w:rPr>
            <w:rFonts w:ascii="Helvetica" w:hAnsi="Helvetica"/>
            <w:color w:val="000000"/>
            <w:sz w:val="22"/>
            <w:szCs w:val="22"/>
            <w:shd w:val="clear" w:color="auto" w:fill="FFFFFF"/>
            <w:lang w:val="en-US"/>
          </w:rPr>
          <w:t xml:space="preserve">method </w:t>
        </w:r>
      </w:ins>
      <w:ins w:id="114" w:author="Microsoft Office User" w:date="2026-05-05T18:19:00Z" w16du:dateUtc="2026-05-05T15:19:00Z">
        <w:r w:rsidR="00CC2F32">
          <w:rPr>
            <w:rFonts w:ascii="Helvetica" w:hAnsi="Helvetica"/>
            <w:color w:val="000000"/>
            <w:sz w:val="22"/>
            <w:szCs w:val="22"/>
            <w:shd w:val="clear" w:color="auto" w:fill="FFFFFF"/>
            <w:lang w:val="en-US"/>
          </w:rPr>
          <w:t>does not detect</w:t>
        </w:r>
      </w:ins>
      <w:ins w:id="115" w:author="Microsoft Office User" w:date="2026-05-05T18:18:00Z" w16du:dateUtc="2026-05-05T15:18:00Z">
        <w:r w:rsidR="00CC2F32">
          <w:rPr>
            <w:rFonts w:ascii="Helvetica" w:hAnsi="Helvetica"/>
            <w:color w:val="000000"/>
            <w:sz w:val="22"/>
            <w:szCs w:val="22"/>
            <w:shd w:val="clear" w:color="auto" w:fill="FFFFFF"/>
            <w:lang w:val="en-US"/>
          </w:rPr>
          <w:t xml:space="preserve"> </w:t>
        </w:r>
      </w:ins>
      <w:ins w:id="116" w:author="Microsoft Office User" w:date="2026-05-05T18:28:00Z" w16du:dateUtc="2026-05-05T15:28:00Z">
        <w:r w:rsidR="00DE081B">
          <w:rPr>
            <w:rFonts w:ascii="Helvetica" w:hAnsi="Helvetica"/>
            <w:color w:val="000000"/>
            <w:sz w:val="22"/>
            <w:szCs w:val="22"/>
            <w:shd w:val="clear" w:color="auto" w:fill="FFFFFF"/>
            <w:lang w:val="en-US"/>
          </w:rPr>
          <w:t>a half of</w:t>
        </w:r>
      </w:ins>
      <w:ins w:id="117" w:author="Microsoft Office User" w:date="2026-05-05T18:19:00Z" w16du:dateUtc="2026-05-05T15:19:00Z">
        <w:r w:rsidR="00CC2F32">
          <w:rPr>
            <w:rFonts w:ascii="Helvetica" w:hAnsi="Helvetica"/>
            <w:color w:val="000000"/>
            <w:sz w:val="22"/>
            <w:szCs w:val="22"/>
            <w:shd w:val="clear" w:color="auto" w:fill="FFFFFF"/>
            <w:lang w:val="en-US"/>
          </w:rPr>
          <w:t xml:space="preserve"> compensatory sites, </w:t>
        </w:r>
      </w:ins>
      <w:ins w:id="118" w:author="Microsoft Office User" w:date="2026-05-05T18:28:00Z" w16du:dateUtc="2026-05-05T15:28:00Z">
        <w:r w:rsidR="00DE081B">
          <w:rPr>
            <w:rFonts w:ascii="Helvetica" w:hAnsi="Helvetica"/>
            <w:color w:val="000000"/>
            <w:sz w:val="22"/>
            <w:szCs w:val="22"/>
            <w:shd w:val="clear" w:color="auto" w:fill="FFFFFF"/>
            <w:lang w:val="en-US"/>
          </w:rPr>
          <w:t xml:space="preserve">those that are the weakest, </w:t>
        </w:r>
      </w:ins>
      <w:ins w:id="119" w:author="Microsoft Office User" w:date="2026-05-05T18:19:00Z" w16du:dateUtc="2026-05-05T15:19:00Z">
        <w:r w:rsidR="00CC2F32">
          <w:rPr>
            <w:rFonts w:ascii="Helvetica" w:hAnsi="Helvetica"/>
            <w:color w:val="000000"/>
            <w:sz w:val="22"/>
            <w:szCs w:val="22"/>
            <w:shd w:val="clear" w:color="auto" w:fill="FFFFFF"/>
            <w:lang w:val="en-US"/>
          </w:rPr>
          <w:t>but does not generate any false positiv</w:t>
        </w:r>
      </w:ins>
      <w:ins w:id="120" w:author="Microsoft Office User" w:date="2026-05-05T18:20:00Z" w16du:dateUtc="2026-05-05T15:20:00Z">
        <w:r w:rsidR="00CC2F32">
          <w:rPr>
            <w:rFonts w:ascii="Helvetica" w:hAnsi="Helvetica"/>
            <w:color w:val="000000"/>
            <w:sz w:val="22"/>
            <w:szCs w:val="22"/>
            <w:shd w:val="clear" w:color="auto" w:fill="FFFFFF"/>
            <w:lang w:val="en-US"/>
          </w:rPr>
          <w:t>e</w:t>
        </w:r>
      </w:ins>
      <w:ins w:id="121" w:author="Microsoft Office User" w:date="2026-05-05T18:28:00Z" w16du:dateUtc="2026-05-05T15:28:00Z">
        <w:r w:rsidR="00DE081B">
          <w:rPr>
            <w:rFonts w:ascii="Helvetica" w:hAnsi="Helvetica"/>
            <w:color w:val="000000"/>
            <w:sz w:val="22"/>
            <w:szCs w:val="22"/>
            <w:shd w:val="clear" w:color="auto" w:fill="FFFFFF"/>
            <w:lang w:val="en-US"/>
          </w:rPr>
          <w:t>s at all</w:t>
        </w:r>
      </w:ins>
      <w:ins w:id="122" w:author="Microsoft Office User" w:date="2026-05-05T18:20:00Z" w16du:dateUtc="2026-05-05T15:20:00Z">
        <w:r w:rsidR="00CC2F32">
          <w:rPr>
            <w:rFonts w:ascii="Helvetica" w:hAnsi="Helvetica"/>
            <w:color w:val="000000"/>
            <w:sz w:val="22"/>
            <w:szCs w:val="22"/>
            <w:shd w:val="clear" w:color="auto" w:fill="FFFFFF"/>
            <w:lang w:val="en-US"/>
          </w:rPr>
          <w:t xml:space="preserve"> (Fig. 4).</w:t>
        </w:r>
      </w:ins>
    </w:p>
    <w:p w14:paraId="1ABD7B4D" w14:textId="77777777" w:rsidR="00CD3B15" w:rsidRPr="003552A3" w:rsidRDefault="00CD3B15">
      <w:pPr>
        <w:rPr>
          <w:rFonts w:ascii="Helvetica" w:hAnsi="Helvetica"/>
          <w:color w:val="000000"/>
          <w:sz w:val="22"/>
          <w:szCs w:val="22"/>
          <w:shd w:val="clear" w:color="auto" w:fill="FFFFFF"/>
          <w:lang w:val="en-US"/>
        </w:rPr>
      </w:pPr>
    </w:p>
    <w:p w14:paraId="04567410" w14:textId="178DDD7F" w:rsidR="00E94510" w:rsidRPr="00E4521C" w:rsidRDefault="00264E6A">
      <w:pPr>
        <w:rPr>
          <w:rStyle w:val="apple-converted-space"/>
          <w:rFonts w:ascii="Helvetica" w:hAnsi="Helvetica"/>
          <w:b/>
          <w:color w:val="000000"/>
          <w:sz w:val="22"/>
          <w:szCs w:val="22"/>
          <w:shd w:val="clear" w:color="auto" w:fill="FFFFFF"/>
          <w:lang w:val="en-US"/>
        </w:rPr>
      </w:pPr>
      <w:r>
        <w:rPr>
          <w:rFonts w:ascii="Helvetica" w:hAnsi="Helvetica"/>
          <w:b/>
          <w:color w:val="000000"/>
          <w:sz w:val="22"/>
          <w:szCs w:val="22"/>
          <w:shd w:val="clear" w:color="auto" w:fill="FFFFFF"/>
        </w:rPr>
        <w:t xml:space="preserve">... </w:t>
      </w:r>
      <w:r w:rsidR="00133529" w:rsidRPr="003552A3">
        <w:rPr>
          <w:rFonts w:ascii="Helvetica" w:hAnsi="Helvetica"/>
          <w:b/>
          <w:color w:val="000000"/>
          <w:sz w:val="22"/>
          <w:szCs w:val="22"/>
          <w:shd w:val="clear" w:color="auto" w:fill="FFFFFF"/>
        </w:rPr>
        <w:t>and most previous approaches have used independent mutation events for fitness estimation.</w:t>
      </w:r>
      <w:r w:rsidR="00133529" w:rsidRPr="003552A3">
        <w:rPr>
          <w:rStyle w:val="apple-converted-space"/>
          <w:rFonts w:ascii="Helvetica" w:hAnsi="Helvetica"/>
          <w:b/>
          <w:color w:val="000000"/>
          <w:sz w:val="22"/>
          <w:szCs w:val="22"/>
          <w:shd w:val="clear" w:color="auto" w:fill="FFFFFF"/>
        </w:rPr>
        <w:t> </w:t>
      </w:r>
    </w:p>
    <w:p w14:paraId="76B1FBD3" w14:textId="77777777" w:rsidR="00E94510" w:rsidRPr="003552A3" w:rsidRDefault="00E94510">
      <w:pPr>
        <w:rPr>
          <w:rStyle w:val="apple-converted-space"/>
          <w:rFonts w:ascii="Helvetica" w:hAnsi="Helvetica"/>
          <w:color w:val="000000"/>
          <w:sz w:val="22"/>
          <w:szCs w:val="22"/>
          <w:shd w:val="clear" w:color="auto" w:fill="FFFFFF"/>
        </w:rPr>
      </w:pPr>
    </w:p>
    <w:p w14:paraId="78E7CB8D" w14:textId="74225623" w:rsidR="006D1C99" w:rsidRDefault="006D1C99">
      <w:pPr>
        <w:rPr>
          <w:rStyle w:val="apple-converted-space"/>
          <w:rFonts w:ascii="Helvetica" w:hAnsi="Helvetica"/>
          <w:color w:val="000000"/>
          <w:sz w:val="22"/>
          <w:szCs w:val="22"/>
          <w:shd w:val="clear" w:color="auto" w:fill="FFFFFF"/>
          <w:lang w:val="en-US"/>
        </w:rPr>
      </w:pPr>
      <w:r>
        <w:rPr>
          <w:rStyle w:val="apple-converted-space"/>
          <w:rFonts w:ascii="Helvetica" w:hAnsi="Helvetica"/>
          <w:color w:val="000000"/>
          <w:sz w:val="22"/>
          <w:szCs w:val="22"/>
          <w:shd w:val="clear" w:color="auto" w:fill="FFFFFF"/>
          <w:lang w:val="en-US"/>
        </w:rPr>
        <w:t>This</w:t>
      </w:r>
      <w:ins w:id="123" w:author="Microsoft Office User" w:date="2026-05-05T18:29:00Z" w16du:dateUtc="2026-05-05T15:29:00Z">
        <w:r w:rsidR="00DE081B">
          <w:rPr>
            <w:rStyle w:val="apple-converted-space"/>
            <w:rFonts w:ascii="Helvetica" w:hAnsi="Helvetica"/>
            <w:color w:val="000000"/>
            <w:sz w:val="22"/>
            <w:szCs w:val="22"/>
            <w:shd w:val="clear" w:color="auto" w:fill="FFFFFF"/>
            <w:lang w:val="en-US"/>
          </w:rPr>
          <w:t xml:space="preserve"> </w:t>
        </w:r>
      </w:ins>
      <w:del w:id="124" w:author="Microsoft Office User" w:date="2026-05-05T18:29:00Z" w16du:dateUtc="2026-05-05T15:29:00Z">
        <w:r w:rsidR="00264E6A" w:rsidDel="00DE081B">
          <w:rPr>
            <w:rStyle w:val="apple-converted-space"/>
            <w:rFonts w:ascii="Helvetica" w:hAnsi="Helvetica"/>
            <w:color w:val="000000"/>
            <w:sz w:val="22"/>
            <w:szCs w:val="22"/>
            <w:shd w:val="clear" w:color="auto" w:fill="FFFFFF"/>
            <w:lang w:val="en-US"/>
          </w:rPr>
          <w:delText xml:space="preserve"> </w:delText>
        </w:r>
      </w:del>
      <w:r w:rsidR="00264E6A">
        <w:rPr>
          <w:rStyle w:val="apple-converted-space"/>
          <w:rFonts w:ascii="Helvetica" w:hAnsi="Helvetica"/>
          <w:color w:val="000000"/>
          <w:sz w:val="22"/>
          <w:szCs w:val="22"/>
          <w:shd w:val="clear" w:color="auto" w:fill="FFFFFF"/>
          <w:lang w:val="en-US"/>
        </w:rPr>
        <w:t>is a different topi</w:t>
      </w:r>
      <w:ins w:id="125" w:author="Microsoft Office User" w:date="2026-05-05T18:29:00Z" w16du:dateUtc="2026-05-05T15:29:00Z">
        <w:r w:rsidR="00DE081B">
          <w:rPr>
            <w:rStyle w:val="apple-converted-space"/>
            <w:rFonts w:ascii="Helvetica" w:hAnsi="Helvetica"/>
            <w:color w:val="000000"/>
            <w:sz w:val="22"/>
            <w:szCs w:val="22"/>
            <w:shd w:val="clear" w:color="auto" w:fill="FFFFFF"/>
            <w:lang w:val="en-US"/>
          </w:rPr>
          <w:t>c. Please</w:t>
        </w:r>
      </w:ins>
      <w:del w:id="126" w:author="Microsoft Office User" w:date="2026-05-05T18:29:00Z" w16du:dateUtc="2026-05-05T15:29:00Z">
        <w:r w:rsidR="00264E6A" w:rsidDel="00DE081B">
          <w:rPr>
            <w:rStyle w:val="apple-converted-space"/>
            <w:rFonts w:ascii="Helvetica" w:hAnsi="Helvetica"/>
            <w:color w:val="000000"/>
            <w:sz w:val="22"/>
            <w:szCs w:val="22"/>
            <w:shd w:val="clear" w:color="auto" w:fill="FFFFFF"/>
            <w:lang w:val="en-US"/>
          </w:rPr>
          <w:delText>c</w:delText>
        </w:r>
        <w:r w:rsidR="00F47157" w:rsidDel="00DE081B">
          <w:rPr>
            <w:rStyle w:val="apple-converted-space"/>
            <w:rFonts w:ascii="Helvetica" w:hAnsi="Helvetica"/>
            <w:color w:val="000000"/>
            <w:sz w:val="22"/>
            <w:szCs w:val="22"/>
            <w:shd w:val="clear" w:color="auto" w:fill="FFFFFF"/>
            <w:lang w:val="en-US"/>
          </w:rPr>
          <w:delText>,</w:delText>
        </w:r>
      </w:del>
      <w:r w:rsidR="00264E6A">
        <w:rPr>
          <w:rStyle w:val="apple-converted-space"/>
          <w:rFonts w:ascii="Helvetica" w:hAnsi="Helvetica"/>
          <w:color w:val="000000"/>
          <w:sz w:val="22"/>
          <w:szCs w:val="22"/>
          <w:shd w:val="clear" w:color="auto" w:fill="FFFFFF"/>
          <w:lang w:val="en-US"/>
        </w:rPr>
        <w:t xml:space="preserve"> see our new preprint on fitness effect estimation: </w:t>
      </w:r>
    </w:p>
    <w:p w14:paraId="7FD49D06" w14:textId="71B165ED" w:rsidR="006D1C99" w:rsidRDefault="00264E6A">
      <w:pPr>
        <w:rPr>
          <w:rStyle w:val="apple-converted-space"/>
          <w:rFonts w:ascii="Helvetica" w:hAnsi="Helvetica"/>
          <w:color w:val="000000"/>
          <w:sz w:val="22"/>
          <w:szCs w:val="22"/>
          <w:shd w:val="clear" w:color="auto" w:fill="FFFFFF"/>
          <w:lang w:val="en-US"/>
        </w:rPr>
      </w:pPr>
      <w:r w:rsidRPr="00264E6A">
        <w:rPr>
          <w:rStyle w:val="apple-converted-space"/>
          <w:rFonts w:ascii="Helvetica" w:hAnsi="Helvetica"/>
          <w:color w:val="000000"/>
          <w:sz w:val="22"/>
          <w:szCs w:val="22"/>
          <w:shd w:val="clear" w:color="auto" w:fill="FFFFFF"/>
          <w:lang w:val="en-US"/>
        </w:rPr>
        <w:t>https://www.biorxiv.org/content/10.1101/2025.11.26.690712v1</w:t>
      </w:r>
    </w:p>
    <w:p w14:paraId="4B37D80C" w14:textId="0753D7AF" w:rsidR="00300643" w:rsidRDefault="00133529">
      <w:pPr>
        <w:rPr>
          <w:rFonts w:ascii="Helvetica" w:hAnsi="Helvetica"/>
          <w:b/>
          <w:color w:val="000000"/>
          <w:sz w:val="22"/>
          <w:szCs w:val="22"/>
          <w:shd w:val="clear" w:color="auto" w:fill="FFFFFF"/>
        </w:rPr>
      </w:pPr>
      <w:r w:rsidRPr="003552A3">
        <w:rPr>
          <w:rFonts w:ascii="Helvetica" w:hAnsi="Helvetica"/>
          <w:color w:val="000000"/>
          <w:sz w:val="22"/>
          <w:szCs w:val="22"/>
        </w:rPr>
        <w:br/>
      </w:r>
      <w:r w:rsidRPr="003552A3">
        <w:rPr>
          <w:rFonts w:ascii="Helvetica" w:hAnsi="Helvetica"/>
          <w:b/>
          <w:color w:val="000000"/>
          <w:sz w:val="22"/>
          <w:szCs w:val="22"/>
          <w:shd w:val="clear" w:color="auto" w:fill="FFFFFF"/>
        </w:rPr>
        <w:t xml:space="preserve">Is there any biological context or rationalization for the interacting pairs flagged by the method? </w:t>
      </w:r>
    </w:p>
    <w:p w14:paraId="0F13286A" w14:textId="77777777" w:rsidR="00300643" w:rsidRDefault="00300643">
      <w:pPr>
        <w:rPr>
          <w:rFonts w:ascii="Helvetica" w:hAnsi="Helvetica"/>
          <w:b/>
          <w:color w:val="000000"/>
          <w:sz w:val="22"/>
          <w:szCs w:val="22"/>
          <w:shd w:val="clear" w:color="auto" w:fill="FFFFFF"/>
        </w:rPr>
      </w:pPr>
    </w:p>
    <w:p w14:paraId="6FBC3074" w14:textId="7D36EFD1" w:rsidR="00300643" w:rsidRPr="006329A7" w:rsidRDefault="00300643">
      <w:pPr>
        <w:rPr>
          <w:ins w:id="127" w:author="Microsoft Office User" w:date="2026-05-05T18:15:00Z" w16du:dateUtc="2026-05-05T15:15:00Z"/>
          <w:rFonts w:ascii="Helvetica" w:hAnsi="Helvetica"/>
          <w:color w:val="000000"/>
          <w:sz w:val="22"/>
          <w:szCs w:val="22"/>
          <w:shd w:val="clear" w:color="auto" w:fill="FFFFFF"/>
          <w:lang w:val="en-US"/>
          <w:rPrChange w:id="128" w:author="Microsoft Office User" w:date="2026-05-05T19:23:00Z" w16du:dateUtc="2026-05-05T16:23:00Z">
            <w:rPr>
              <w:ins w:id="129" w:author="Microsoft Office User" w:date="2026-05-05T18:15:00Z" w16du:dateUtc="2026-05-05T15:15:00Z"/>
              <w:rFonts w:ascii="Helvetica" w:hAnsi="Helvetica"/>
              <w:color w:val="000000"/>
              <w:sz w:val="22"/>
              <w:szCs w:val="22"/>
              <w:shd w:val="clear" w:color="auto" w:fill="FFFFFF"/>
              <w:lang w:val="ru-RU"/>
            </w:rPr>
          </w:rPrChange>
        </w:rPr>
      </w:pPr>
      <w:del w:id="130" w:author="ivan4995@gmail.com" w:date="2026-05-05T16:43:00Z">
        <w:r w:rsidRPr="00300643" w:rsidDel="00CA5559">
          <w:rPr>
            <w:rFonts w:ascii="Helvetica" w:hAnsi="Helvetica"/>
            <w:color w:val="000000"/>
            <w:sz w:val="22"/>
            <w:szCs w:val="22"/>
            <w:shd w:val="clear" w:color="auto" w:fill="FFFFFF"/>
            <w:lang w:val="en-US"/>
          </w:rPr>
          <w:delText xml:space="preserve">We </w:delText>
        </w:r>
        <w:r w:rsidR="00E9148E" w:rsidDel="00CA5559">
          <w:rPr>
            <w:rFonts w:ascii="Helvetica" w:hAnsi="Helvetica"/>
            <w:color w:val="000000"/>
            <w:sz w:val="22"/>
            <w:szCs w:val="22"/>
            <w:shd w:val="clear" w:color="auto" w:fill="FFFFFF"/>
            <w:lang w:val="en-US"/>
          </w:rPr>
          <w:delText>do not know</w:delText>
        </w:r>
        <w:r w:rsidR="00EB3BC4" w:rsidDel="00CA5559">
          <w:rPr>
            <w:rFonts w:ascii="Helvetica" w:hAnsi="Helvetica"/>
            <w:color w:val="000000"/>
            <w:sz w:val="22"/>
            <w:szCs w:val="22"/>
            <w:shd w:val="clear" w:color="auto" w:fill="FFFFFF"/>
            <w:lang w:val="en-US"/>
          </w:rPr>
          <w:delText xml:space="preserve">. </w:delText>
        </w:r>
      </w:del>
      <w:r w:rsidR="00EB3BC4">
        <w:rPr>
          <w:rFonts w:ascii="Helvetica" w:hAnsi="Helvetica"/>
          <w:color w:val="000000"/>
          <w:sz w:val="22"/>
          <w:szCs w:val="22"/>
          <w:shd w:val="clear" w:color="auto" w:fill="FFFFFF"/>
          <w:lang w:val="en-US"/>
        </w:rPr>
        <w:t>We</w:t>
      </w:r>
      <w:r w:rsidR="00E9148E">
        <w:rPr>
          <w:rFonts w:ascii="Helvetica" w:hAnsi="Helvetica"/>
          <w:color w:val="000000"/>
          <w:sz w:val="22"/>
          <w:szCs w:val="22"/>
          <w:shd w:val="clear" w:color="auto" w:fill="FFFFFF"/>
          <w:lang w:val="en-US"/>
        </w:rPr>
        <w:t xml:space="preserve"> </w:t>
      </w:r>
      <w:r w:rsidRPr="00300643">
        <w:rPr>
          <w:rFonts w:ascii="Helvetica" w:hAnsi="Helvetica"/>
          <w:color w:val="000000"/>
          <w:sz w:val="22"/>
          <w:szCs w:val="22"/>
          <w:shd w:val="clear" w:color="auto" w:fill="FFFFFF"/>
          <w:lang w:val="en-US"/>
        </w:rPr>
        <w:t>added a</w:t>
      </w:r>
      <w:ins w:id="131" w:author="ivan4995@gmail.com" w:date="2026-05-05T16:43:00Z">
        <w:r w:rsidR="00CA5559">
          <w:rPr>
            <w:rFonts w:ascii="Helvetica" w:hAnsi="Helvetica"/>
            <w:color w:val="000000"/>
            <w:sz w:val="22"/>
            <w:szCs w:val="22"/>
            <w:shd w:val="clear" w:color="auto" w:fill="FFFFFF"/>
            <w:lang w:val="en-US"/>
          </w:rPr>
          <w:t xml:space="preserve"> paragr</w:t>
        </w:r>
      </w:ins>
      <w:ins w:id="132" w:author="ivan4995@gmail.com" w:date="2026-05-05T16:44:00Z">
        <w:r w:rsidR="00CA5559">
          <w:rPr>
            <w:rFonts w:ascii="Helvetica" w:hAnsi="Helvetica"/>
            <w:color w:val="000000"/>
            <w:sz w:val="22"/>
            <w:szCs w:val="22"/>
            <w:shd w:val="clear" w:color="auto" w:fill="FFFFFF"/>
            <w:lang w:val="en-US"/>
          </w:rPr>
          <w:t>aph</w:t>
        </w:r>
      </w:ins>
      <w:del w:id="133" w:author="ivan4995@gmail.com" w:date="2026-05-05T16:43:00Z">
        <w:r w:rsidRPr="00300643" w:rsidDel="00CA5559">
          <w:rPr>
            <w:rFonts w:ascii="Helvetica" w:hAnsi="Helvetica"/>
            <w:color w:val="000000"/>
            <w:sz w:val="22"/>
            <w:szCs w:val="22"/>
            <w:shd w:val="clear" w:color="auto" w:fill="FFFFFF"/>
            <w:lang w:val="en-US"/>
          </w:rPr>
          <w:delText xml:space="preserve"> sentence</w:delText>
        </w:r>
      </w:del>
      <w:r w:rsidRPr="00300643">
        <w:rPr>
          <w:rFonts w:ascii="Helvetica" w:hAnsi="Helvetica"/>
          <w:color w:val="000000"/>
          <w:sz w:val="22"/>
          <w:szCs w:val="22"/>
          <w:shd w:val="clear" w:color="auto" w:fill="FFFFFF"/>
          <w:lang w:val="en-US"/>
        </w:rPr>
        <w:t xml:space="preserve"> </w:t>
      </w:r>
      <w:r w:rsidR="00A13369">
        <w:rPr>
          <w:rFonts w:ascii="Helvetica" w:hAnsi="Helvetica"/>
          <w:color w:val="000000"/>
          <w:sz w:val="22"/>
          <w:szCs w:val="22"/>
          <w:shd w:val="clear" w:color="auto" w:fill="FFFFFF"/>
          <w:lang w:val="en-US"/>
        </w:rPr>
        <w:t xml:space="preserve">in </w:t>
      </w:r>
      <w:ins w:id="134" w:author="ivan4995@gmail.com" w:date="2026-05-05T16:45:00Z">
        <w:r w:rsidR="00CA5559">
          <w:rPr>
            <w:rFonts w:ascii="Helvetica" w:hAnsi="Helvetica"/>
            <w:color w:val="000000"/>
            <w:sz w:val="22"/>
            <w:szCs w:val="22"/>
            <w:shd w:val="clear" w:color="auto" w:fill="FFFFFF"/>
            <w:lang w:val="en-US"/>
          </w:rPr>
          <w:t>Results</w:t>
        </w:r>
      </w:ins>
      <w:del w:id="135" w:author="ivan4995@gmail.com" w:date="2026-05-05T16:44:00Z">
        <w:r w:rsidRPr="00300643" w:rsidDel="00CA5559">
          <w:rPr>
            <w:rFonts w:ascii="Helvetica" w:hAnsi="Helvetica"/>
            <w:color w:val="000000"/>
            <w:sz w:val="22"/>
            <w:szCs w:val="22"/>
            <w:shd w:val="clear" w:color="auto" w:fill="FFFFFF"/>
            <w:lang w:val="en-US"/>
          </w:rPr>
          <w:delText>Discussion</w:delText>
        </w:r>
      </w:del>
      <w:r w:rsidRPr="00300643">
        <w:rPr>
          <w:rFonts w:ascii="Helvetica" w:hAnsi="Helvetica"/>
          <w:color w:val="000000"/>
          <w:sz w:val="22"/>
          <w:szCs w:val="22"/>
          <w:shd w:val="clear" w:color="auto" w:fill="FFFFFF"/>
          <w:lang w:val="en-US"/>
        </w:rPr>
        <w:t xml:space="preserve"> </w:t>
      </w:r>
      <w:r w:rsidR="00EB0B01">
        <w:rPr>
          <w:rFonts w:ascii="Helvetica" w:hAnsi="Helvetica"/>
          <w:color w:val="000000"/>
          <w:sz w:val="22"/>
          <w:szCs w:val="22"/>
          <w:shd w:val="clear" w:color="auto" w:fill="FFFFFF"/>
          <w:lang w:val="en-US"/>
        </w:rPr>
        <w:t>(Line</w:t>
      </w:r>
      <w:ins w:id="136" w:author="ivan4995@gmail.com" w:date="2026-05-05T16:45:00Z">
        <w:r w:rsidR="00CA5559">
          <w:rPr>
            <w:rFonts w:ascii="Helvetica" w:hAnsi="Helvetica"/>
            <w:color w:val="000000"/>
            <w:sz w:val="22"/>
            <w:szCs w:val="22"/>
            <w:shd w:val="clear" w:color="auto" w:fill="FFFFFF"/>
            <w:lang w:val="en-US"/>
          </w:rPr>
          <w:t>s</w:t>
        </w:r>
      </w:ins>
      <w:r w:rsidR="00EB0B01">
        <w:rPr>
          <w:rFonts w:ascii="Helvetica" w:hAnsi="Helvetica"/>
          <w:color w:val="000000"/>
          <w:sz w:val="22"/>
          <w:szCs w:val="22"/>
          <w:shd w:val="clear" w:color="auto" w:fill="FFFFFF"/>
          <w:lang w:val="en-US"/>
        </w:rPr>
        <w:t xml:space="preserve"> </w:t>
      </w:r>
      <w:ins w:id="137" w:author="ivan4995@gmail.com" w:date="2026-05-05T16:45:00Z">
        <w:r w:rsidR="00CA5559">
          <w:rPr>
            <w:rFonts w:ascii="Helvetica" w:hAnsi="Helvetica"/>
            <w:color w:val="000000"/>
            <w:sz w:val="22"/>
            <w:szCs w:val="22"/>
            <w:shd w:val="clear" w:color="auto" w:fill="FFFFFF"/>
            <w:lang w:val="en-US"/>
          </w:rPr>
          <w:t>220-241</w:t>
        </w:r>
      </w:ins>
      <w:del w:id="138" w:author="ivan4995@gmail.com" w:date="2026-05-05T16:45:00Z">
        <w:r w:rsidR="00EB0B01" w:rsidDel="00CA5559">
          <w:rPr>
            <w:rFonts w:ascii="Helvetica" w:hAnsi="Helvetica"/>
            <w:color w:val="000000"/>
            <w:sz w:val="22"/>
            <w:szCs w:val="22"/>
            <w:shd w:val="clear" w:color="auto" w:fill="FFFFFF"/>
            <w:lang w:val="en-US"/>
          </w:rPr>
          <w:delText>**</w:delText>
        </w:r>
      </w:del>
      <w:r w:rsidR="00EB0B01">
        <w:rPr>
          <w:rFonts w:ascii="Helvetica" w:hAnsi="Helvetica"/>
          <w:color w:val="000000"/>
          <w:sz w:val="22"/>
          <w:szCs w:val="22"/>
          <w:shd w:val="clear" w:color="auto" w:fill="FFFFFF"/>
          <w:lang w:val="en-US"/>
        </w:rPr>
        <w:t>)</w:t>
      </w:r>
      <w:r w:rsidRPr="00300643">
        <w:rPr>
          <w:rFonts w:ascii="Helvetica" w:hAnsi="Helvetica"/>
          <w:color w:val="000000"/>
          <w:sz w:val="22"/>
          <w:szCs w:val="22"/>
          <w:shd w:val="clear" w:color="auto" w:fill="FFFFFF"/>
          <w:lang w:val="en-US"/>
        </w:rPr>
        <w:t>:</w:t>
      </w:r>
    </w:p>
    <w:p w14:paraId="0E32FDC5" w14:textId="77777777" w:rsidR="00CC2F32" w:rsidRPr="006329A7" w:rsidRDefault="00CC2F32">
      <w:pPr>
        <w:rPr>
          <w:rFonts w:ascii="Helvetica" w:hAnsi="Helvetica"/>
          <w:color w:val="000000"/>
          <w:sz w:val="22"/>
          <w:szCs w:val="22"/>
          <w:shd w:val="clear" w:color="auto" w:fill="FFFFFF"/>
          <w:lang w:val="en-US"/>
        </w:rPr>
      </w:pPr>
    </w:p>
    <w:p w14:paraId="3F0381B6" w14:textId="77777777" w:rsidR="000E616C" w:rsidRPr="000E616C" w:rsidRDefault="000E616C">
      <w:pPr>
        <w:ind w:firstLine="709"/>
        <w:jc w:val="both"/>
        <w:rPr>
          <w:ins w:id="139" w:author="ivan4995@gmail.com" w:date="2026-05-05T16:51:00Z"/>
          <w:rFonts w:ascii="Times New Roman" w:eastAsia="Times New Roman" w:hAnsi="Times New Roman" w:cs="Times New Roman"/>
          <w:sz w:val="20"/>
          <w:szCs w:val="20"/>
          <w:lang w:val="en-US"/>
          <w:rPrChange w:id="140" w:author="ivan4995@gmail.com" w:date="2026-05-05T16:52:00Z">
            <w:rPr>
              <w:ins w:id="141" w:author="ivan4995@gmail.com" w:date="2026-05-05T16:51:00Z"/>
              <w:rFonts w:ascii="Times New Roman" w:eastAsia="Times New Roman" w:hAnsi="Times New Roman" w:cs="Times New Roman"/>
              <w:lang w:val="en-US"/>
            </w:rPr>
          </w:rPrChange>
        </w:rPr>
        <w:pPrChange w:id="142" w:author="ivan4995@gmail.com" w:date="2026-05-05T16:52:00Z">
          <w:pPr>
            <w:spacing w:line="360" w:lineRule="auto"/>
            <w:ind w:firstLine="709"/>
            <w:jc w:val="both"/>
          </w:pPr>
        </w:pPrChange>
      </w:pPr>
      <w:ins w:id="143" w:author="ivan4995@gmail.com" w:date="2026-05-05T16:51:00Z">
        <w:r w:rsidRPr="000E616C">
          <w:rPr>
            <w:rFonts w:ascii="Times New Roman" w:eastAsia="Times New Roman" w:hAnsi="Times New Roman" w:cs="Times New Roman"/>
            <w:sz w:val="20"/>
            <w:szCs w:val="20"/>
            <w:lang w:val="en-US"/>
            <w:rPrChange w:id="144" w:author="ivan4995@gmail.com" w:date="2026-05-05T16:52:00Z">
              <w:rPr>
                <w:rFonts w:ascii="Times New Roman" w:eastAsia="Times New Roman" w:hAnsi="Times New Roman" w:cs="Times New Roman"/>
                <w:lang w:val="en-US"/>
              </w:rPr>
            </w:rPrChange>
          </w:rPr>
          <w:t xml:space="preserve">Mutations E484K and N501Y are well-known mutations of the receptor-binding domain of the coronavirus in Spike. The first is responsible for the viral  escape from the immune response  and is capable of reducing the affinity of antibodies produced to earlier strains by 1-2 orders of magnitude , while the second improves the binding of coronavirus to the human ACE2 receptor on cell surface and increases viral replication in upper respiratory tract cells. </w:t>
        </w:r>
        <w:r w:rsidRPr="000E616C">
          <w:rPr>
            <w:rFonts w:ascii="Times New Roman" w:eastAsia="Times New Roman" w:hAnsi="Times New Roman" w:cs="Times New Roman"/>
            <w:sz w:val="20"/>
            <w:szCs w:val="20"/>
            <w:lang w:val="en-US"/>
            <w:rPrChange w:id="145" w:author="ivan4995@gmail.com" w:date="2026-05-05T16:52:00Z">
              <w:rPr>
                <w:rFonts w:ascii="Times New Roman" w:eastAsia="Times New Roman" w:hAnsi="Times New Roman" w:cs="Times New Roman"/>
                <w:lang w:val="en-US"/>
              </w:rPr>
            </w:rPrChange>
          </w:rPr>
          <w:fldChar w:fldCharType="begin">
            <w:fldData xml:space="preserve">PEVuZE5vdGU+PENpdGU+PEF1dGhvcj5UYW88L0F1dGhvcj48WWVhcj4yMDIxPC9ZZWFyPjxSZWNO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</w:fldData>
          </w:fldChar>
        </w:r>
        <w:r w:rsidRPr="000E616C">
          <w:rPr>
            <w:rFonts w:ascii="Times New Roman" w:eastAsia="Times New Roman" w:hAnsi="Times New Roman" w:cs="Times New Roman"/>
            <w:sz w:val="20"/>
            <w:szCs w:val="20"/>
            <w:lang w:val="en-US"/>
            <w:rPrChange w:id="146" w:author="ivan4995@gmail.com" w:date="2026-05-05T16:52:00Z">
              <w:rPr>
                <w:rFonts w:ascii="Times New Roman" w:eastAsia="Times New Roman" w:hAnsi="Times New Roman" w:cs="Times New Roman"/>
                <w:lang w:val="en-US"/>
              </w:rPr>
            </w:rPrChange>
          </w:rPr>
          <w:instrText xml:space="preserve"> ADDIN EN.CITE </w:instrText>
        </w:r>
        <w:r w:rsidRPr="000E616C">
          <w:rPr>
            <w:rFonts w:ascii="Times New Roman" w:eastAsia="Times New Roman" w:hAnsi="Times New Roman" w:cs="Times New Roman"/>
            <w:sz w:val="20"/>
            <w:szCs w:val="20"/>
            <w:lang w:val="en-US"/>
            <w:rPrChange w:id="147" w:author="ivan4995@gmail.com" w:date="2026-05-05T16:52:00Z">
              <w:rPr>
                <w:rFonts w:ascii="Times New Roman" w:eastAsia="Times New Roman" w:hAnsi="Times New Roman" w:cs="Times New Roman"/>
                <w:lang w:val="en-US"/>
              </w:rPr>
            </w:rPrChange>
          </w:rPr>
          <w:fldChar w:fldCharType="begin">
            <w:fldData xml:space="preserve">PEVuZE5vdGU+PENpdGU+PEF1dGhvcj5UYW88L0F1dGhvcj48WWVhcj4yMDIxPC9ZZWFyPjxSZWNO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</w:fldData>
          </w:fldChar>
        </w:r>
        <w:r w:rsidRPr="000E616C">
          <w:rPr>
            <w:rFonts w:ascii="Times New Roman" w:eastAsia="Times New Roman" w:hAnsi="Times New Roman" w:cs="Times New Roman"/>
            <w:sz w:val="20"/>
            <w:szCs w:val="20"/>
            <w:lang w:val="en-US"/>
            <w:rPrChange w:id="148" w:author="ivan4995@gmail.com" w:date="2026-05-05T16:52:00Z">
              <w:rPr>
                <w:rFonts w:ascii="Times New Roman" w:eastAsia="Times New Roman" w:hAnsi="Times New Roman" w:cs="Times New Roman"/>
                <w:lang w:val="en-US"/>
              </w:rPr>
            </w:rPrChange>
          </w:rPr>
          <w:instrText xml:space="preserve"> ADDIN EN.CITE.DATA </w:instrText>
        </w:r>
        <w:r w:rsidRPr="0073356B">
          <w:rPr>
            <w:rFonts w:ascii="Times New Roman" w:eastAsia="Times New Roman" w:hAnsi="Times New Roman" w:cs="Times New Roman"/>
            <w:sz w:val="20"/>
            <w:szCs w:val="20"/>
            <w:lang w:val="en-US"/>
          </w:rPr>
        </w:r>
        <w:r w:rsidRPr="000E616C">
          <w:rPr>
            <w:rFonts w:ascii="Times New Roman" w:eastAsia="Times New Roman" w:hAnsi="Times New Roman" w:cs="Times New Roman"/>
            <w:sz w:val="20"/>
            <w:szCs w:val="20"/>
            <w:lang w:val="en-US"/>
            <w:rPrChange w:id="149" w:author="ivan4995@gmail.com" w:date="2026-05-05T16:52:00Z">
              <w:rPr>
                <w:rFonts w:ascii="Times New Roman" w:eastAsia="Times New Roman" w:hAnsi="Times New Roman" w:cs="Times New Roman"/>
                <w:lang w:val="en-US"/>
              </w:rPr>
            </w:rPrChange>
          </w:rPr>
          <w:fldChar w:fldCharType="end"/>
        </w:r>
        <w:r w:rsidRPr="0073356B">
          <w:rPr>
            <w:rFonts w:ascii="Times New Roman" w:eastAsia="Times New Roman" w:hAnsi="Times New Roman" w:cs="Times New Roman"/>
            <w:sz w:val="20"/>
            <w:szCs w:val="20"/>
            <w:lang w:val="en-US"/>
          </w:rPr>
        </w:r>
        <w:r w:rsidRPr="000E616C">
          <w:rPr>
            <w:rFonts w:ascii="Times New Roman" w:eastAsia="Times New Roman" w:hAnsi="Times New Roman" w:cs="Times New Roman"/>
            <w:sz w:val="20"/>
            <w:szCs w:val="20"/>
            <w:lang w:val="en-US"/>
            <w:rPrChange w:id="150" w:author="ivan4995@gmail.com" w:date="2026-05-05T16:52:00Z">
              <w:rPr>
                <w:rFonts w:ascii="Times New Roman" w:eastAsia="Times New Roman" w:hAnsi="Times New Roman" w:cs="Times New Roman"/>
                <w:lang w:val="en-US"/>
              </w:rPr>
            </w:rPrChange>
          </w:rPr>
          <w:fldChar w:fldCharType="separate"/>
        </w:r>
        <w:r w:rsidRPr="000E616C">
          <w:rPr>
            <w:rFonts w:ascii="Times New Roman" w:eastAsia="Times New Roman" w:hAnsi="Times New Roman" w:cs="Times New Roman"/>
            <w:noProof/>
            <w:sz w:val="20"/>
            <w:szCs w:val="20"/>
            <w:lang w:val="en-US"/>
            <w:rPrChange w:id="151" w:author="ivan4995@gmail.com" w:date="2026-05-05T16:52:00Z">
              <w:rPr>
                <w:rFonts w:ascii="Times New Roman" w:eastAsia="Times New Roman" w:hAnsi="Times New Roman" w:cs="Times New Roman"/>
                <w:noProof/>
                <w:lang w:val="en-US"/>
              </w:rPr>
            </w:rPrChange>
          </w:rPr>
          <w:t>[41]</w:t>
        </w:r>
        <w:r w:rsidRPr="000E616C">
          <w:rPr>
            <w:rFonts w:ascii="Times New Roman" w:eastAsia="Times New Roman" w:hAnsi="Times New Roman" w:cs="Times New Roman"/>
            <w:sz w:val="20"/>
            <w:szCs w:val="20"/>
            <w:lang w:val="en-US"/>
            <w:rPrChange w:id="152" w:author="ivan4995@gmail.com" w:date="2026-05-05T16:52:00Z">
              <w:rPr>
                <w:rFonts w:ascii="Times New Roman" w:eastAsia="Times New Roman" w:hAnsi="Times New Roman" w:cs="Times New Roman"/>
                <w:lang w:val="en-US"/>
              </w:rPr>
            </w:rPrChange>
          </w:rPr>
          <w:fldChar w:fldCharType="end"/>
        </w:r>
      </w:ins>
    </w:p>
    <w:p w14:paraId="0493FB16" w14:textId="77777777" w:rsidR="000E616C" w:rsidRPr="000E616C" w:rsidRDefault="000E616C">
      <w:pPr>
        <w:ind w:firstLine="720"/>
        <w:jc w:val="both"/>
        <w:rPr>
          <w:ins w:id="153" w:author="ivan4995@gmail.com" w:date="2026-05-05T16:51:00Z"/>
          <w:rFonts w:ascii="Times New Roman" w:eastAsia="Times New Roman" w:hAnsi="Times New Roman" w:cs="Times New Roman"/>
          <w:sz w:val="20"/>
          <w:szCs w:val="20"/>
          <w:lang w:val="en-US"/>
          <w:rPrChange w:id="154" w:author="ivan4995@gmail.com" w:date="2026-05-05T16:52:00Z">
            <w:rPr>
              <w:ins w:id="155" w:author="ivan4995@gmail.com" w:date="2026-05-05T16:51:00Z"/>
              <w:rFonts w:ascii="Times New Roman" w:eastAsia="Times New Roman" w:hAnsi="Times New Roman" w:cs="Times New Roman"/>
              <w:lang w:val="en-US"/>
            </w:rPr>
          </w:rPrChange>
        </w:rPr>
        <w:pPrChange w:id="156" w:author="ivan4995@gmail.com" w:date="2026-05-05T16:52:00Z">
          <w:pPr>
            <w:spacing w:line="360" w:lineRule="auto"/>
            <w:ind w:firstLine="720"/>
            <w:jc w:val="both"/>
          </w:pPr>
        </w:pPrChange>
      </w:pPr>
      <w:ins w:id="157" w:author="ivan4995@gmail.com" w:date="2026-05-05T16:51:00Z">
        <w:r w:rsidRPr="000E616C">
          <w:rPr>
            <w:rFonts w:ascii="Times New Roman" w:eastAsia="Times New Roman" w:hAnsi="Times New Roman" w:cs="Times New Roman"/>
            <w:sz w:val="20"/>
            <w:szCs w:val="20"/>
            <w:lang w:val="en-US"/>
            <w:rPrChange w:id="158" w:author="ivan4995@gmail.com" w:date="2026-05-05T16:52:00Z">
              <w:rPr>
                <w:rFonts w:ascii="Times New Roman" w:eastAsia="Times New Roman" w:hAnsi="Times New Roman" w:cs="Times New Roman"/>
                <w:lang w:val="en-US"/>
              </w:rPr>
            </w:rPrChange>
          </w:rPr>
          <w:t xml:space="preserve">Mutations P681H and P681R, most often found in Alpha (B.1.1.7) and Delta (B.1.617.2) variants of the virus, respectively, are located in the furin cleavage region of Spike. They both confer a change in the amino acids from nonpolar hydrophobic to positively charge. They affect tropism (repertoire of infectable cells) by increasing the cleavage of S1/S2 proteins in human airway epithelial cells </w:t>
        </w:r>
        <w:r w:rsidRPr="000E616C">
          <w:rPr>
            <w:rFonts w:ascii="Times New Roman" w:eastAsia="Times New Roman" w:hAnsi="Times New Roman" w:cs="Times New Roman"/>
            <w:sz w:val="20"/>
            <w:szCs w:val="20"/>
            <w:lang w:val="en-US"/>
            <w:rPrChange w:id="159" w:author="ivan4995@gmail.com" w:date="2026-05-05T16:52:00Z">
              <w:rPr>
                <w:rFonts w:ascii="Times New Roman" w:eastAsia="Times New Roman" w:hAnsi="Times New Roman" w:cs="Times New Roman"/>
                <w:lang w:val="en-US"/>
              </w:rPr>
            </w:rPrChange>
          </w:rPr>
          <w:fldChar w:fldCharType="begin">
            <w:fldData xml:space="preserve">PEVuZE5vdGU+PENpdGU+PEF1dGhvcj5Kb2huc29uPC9BdXRob3I+PFllYXI+MjAyMTwvWWVhcj48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</w:fldData>
          </w:fldChar>
        </w:r>
        <w:r w:rsidRPr="000E616C">
          <w:rPr>
            <w:rFonts w:ascii="Times New Roman" w:eastAsia="Times New Roman" w:hAnsi="Times New Roman" w:cs="Times New Roman"/>
            <w:sz w:val="20"/>
            <w:szCs w:val="20"/>
            <w:lang w:val="en-US"/>
            <w:rPrChange w:id="160" w:author="ivan4995@gmail.com" w:date="2026-05-05T16:52:00Z">
              <w:rPr>
                <w:rFonts w:ascii="Times New Roman" w:eastAsia="Times New Roman" w:hAnsi="Times New Roman" w:cs="Times New Roman"/>
                <w:lang w:val="en-US"/>
              </w:rPr>
            </w:rPrChange>
          </w:rPr>
          <w:instrText xml:space="preserve"> ADDIN EN.CITE </w:instrText>
        </w:r>
        <w:r w:rsidRPr="000E616C">
          <w:rPr>
            <w:rFonts w:ascii="Times New Roman" w:eastAsia="Times New Roman" w:hAnsi="Times New Roman" w:cs="Times New Roman"/>
            <w:sz w:val="20"/>
            <w:szCs w:val="20"/>
            <w:lang w:val="en-US"/>
            <w:rPrChange w:id="161" w:author="ivan4995@gmail.com" w:date="2026-05-05T16:52:00Z">
              <w:rPr>
                <w:rFonts w:ascii="Times New Roman" w:eastAsia="Times New Roman" w:hAnsi="Times New Roman" w:cs="Times New Roman"/>
                <w:lang w:val="en-US"/>
              </w:rPr>
            </w:rPrChange>
          </w:rPr>
          <w:fldChar w:fldCharType="begin">
            <w:fldData xml:space="preserve">PEVuZE5vdGU+PENpdGU+PEF1dGhvcj5Kb2huc29uPC9BdXRob3I+PFllYXI+MjAyMTwvWWVhcj48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</w:fldData>
          </w:fldChar>
        </w:r>
        <w:r w:rsidRPr="000E616C">
          <w:rPr>
            <w:rFonts w:ascii="Times New Roman" w:eastAsia="Times New Roman" w:hAnsi="Times New Roman" w:cs="Times New Roman"/>
            <w:sz w:val="20"/>
            <w:szCs w:val="20"/>
            <w:lang w:val="en-US"/>
            <w:rPrChange w:id="162" w:author="ivan4995@gmail.com" w:date="2026-05-05T16:52:00Z">
              <w:rPr>
                <w:rFonts w:ascii="Times New Roman" w:eastAsia="Times New Roman" w:hAnsi="Times New Roman" w:cs="Times New Roman"/>
                <w:lang w:val="en-US"/>
              </w:rPr>
            </w:rPrChange>
          </w:rPr>
          <w:instrText xml:space="preserve"> ADDIN EN.CITE.DATA </w:instrText>
        </w:r>
        <w:r w:rsidRPr="0073356B">
          <w:rPr>
            <w:rFonts w:ascii="Times New Roman" w:eastAsia="Times New Roman" w:hAnsi="Times New Roman" w:cs="Times New Roman"/>
            <w:sz w:val="20"/>
            <w:szCs w:val="20"/>
            <w:lang w:val="en-US"/>
          </w:rPr>
        </w:r>
        <w:r w:rsidRPr="000E616C">
          <w:rPr>
            <w:rFonts w:ascii="Times New Roman" w:eastAsia="Times New Roman" w:hAnsi="Times New Roman" w:cs="Times New Roman"/>
            <w:sz w:val="20"/>
            <w:szCs w:val="20"/>
            <w:lang w:val="en-US"/>
            <w:rPrChange w:id="163" w:author="ivan4995@gmail.com" w:date="2026-05-05T16:52:00Z">
              <w:rPr>
                <w:rFonts w:ascii="Times New Roman" w:eastAsia="Times New Roman" w:hAnsi="Times New Roman" w:cs="Times New Roman"/>
                <w:lang w:val="en-US"/>
              </w:rPr>
            </w:rPrChange>
          </w:rPr>
          <w:fldChar w:fldCharType="end"/>
        </w:r>
        <w:r w:rsidRPr="0073356B">
          <w:rPr>
            <w:rFonts w:ascii="Times New Roman" w:eastAsia="Times New Roman" w:hAnsi="Times New Roman" w:cs="Times New Roman"/>
            <w:sz w:val="20"/>
            <w:szCs w:val="20"/>
            <w:lang w:val="en-US"/>
          </w:rPr>
        </w:r>
        <w:r w:rsidRPr="000E616C">
          <w:rPr>
            <w:rFonts w:ascii="Times New Roman" w:eastAsia="Times New Roman" w:hAnsi="Times New Roman" w:cs="Times New Roman"/>
            <w:sz w:val="20"/>
            <w:szCs w:val="20"/>
            <w:lang w:val="en-US"/>
            <w:rPrChange w:id="164" w:author="ivan4995@gmail.com" w:date="2026-05-05T16:52:00Z">
              <w:rPr>
                <w:rFonts w:ascii="Times New Roman" w:eastAsia="Times New Roman" w:hAnsi="Times New Roman" w:cs="Times New Roman"/>
                <w:lang w:val="en-US"/>
              </w:rPr>
            </w:rPrChange>
          </w:rPr>
          <w:fldChar w:fldCharType="separate"/>
        </w:r>
        <w:r w:rsidRPr="000E616C">
          <w:rPr>
            <w:rFonts w:ascii="Times New Roman" w:eastAsia="Times New Roman" w:hAnsi="Times New Roman" w:cs="Times New Roman"/>
            <w:noProof/>
            <w:sz w:val="20"/>
            <w:szCs w:val="20"/>
            <w:lang w:val="en-US"/>
            <w:rPrChange w:id="165" w:author="ivan4995@gmail.com" w:date="2026-05-05T16:52:00Z">
              <w:rPr>
                <w:rFonts w:ascii="Times New Roman" w:eastAsia="Times New Roman" w:hAnsi="Times New Roman" w:cs="Times New Roman"/>
                <w:noProof/>
                <w:lang w:val="en-US"/>
              </w:rPr>
            </w:rPrChange>
          </w:rPr>
          <w:t>[42]</w:t>
        </w:r>
        <w:r w:rsidRPr="000E616C">
          <w:rPr>
            <w:rFonts w:ascii="Times New Roman" w:eastAsia="Times New Roman" w:hAnsi="Times New Roman" w:cs="Times New Roman"/>
            <w:sz w:val="20"/>
            <w:szCs w:val="20"/>
            <w:lang w:val="en-US"/>
            <w:rPrChange w:id="166" w:author="ivan4995@gmail.com" w:date="2026-05-05T16:52:00Z">
              <w:rPr>
                <w:rFonts w:ascii="Times New Roman" w:eastAsia="Times New Roman" w:hAnsi="Times New Roman" w:cs="Times New Roman"/>
                <w:lang w:val="en-US"/>
              </w:rPr>
            </w:rPrChange>
          </w:rPr>
          <w:fldChar w:fldCharType="end"/>
        </w:r>
        <w:r w:rsidRPr="000E616C">
          <w:rPr>
            <w:rFonts w:ascii="Times New Roman" w:eastAsia="Times New Roman" w:hAnsi="Times New Roman" w:cs="Times New Roman"/>
            <w:sz w:val="20"/>
            <w:szCs w:val="20"/>
            <w:lang w:val="en-US"/>
            <w:rPrChange w:id="167" w:author="ivan4995@gmail.com" w:date="2026-05-05T16:52:00Z">
              <w:rPr>
                <w:rFonts w:ascii="Times New Roman" w:eastAsia="Times New Roman" w:hAnsi="Times New Roman" w:cs="Times New Roman"/>
                <w:lang w:val="en-US"/>
              </w:rPr>
            </w:rPrChange>
          </w:rPr>
          <w:t>.</w:t>
        </w:r>
      </w:ins>
    </w:p>
    <w:p w14:paraId="3C1437E9" w14:textId="77777777" w:rsidR="000E616C" w:rsidRPr="000E616C" w:rsidRDefault="000E616C">
      <w:pPr>
        <w:ind w:firstLine="720"/>
        <w:jc w:val="both"/>
        <w:rPr>
          <w:ins w:id="168" w:author="ivan4995@gmail.com" w:date="2026-05-05T16:51:00Z"/>
          <w:rFonts w:ascii="Times New Roman" w:eastAsia="Times New Roman" w:hAnsi="Times New Roman" w:cs="Times New Roman"/>
          <w:sz w:val="20"/>
          <w:szCs w:val="20"/>
          <w:lang w:val="en-US"/>
          <w:rPrChange w:id="169" w:author="ivan4995@gmail.com" w:date="2026-05-05T16:52:00Z">
            <w:rPr>
              <w:ins w:id="170" w:author="ivan4995@gmail.com" w:date="2026-05-05T16:51:00Z"/>
              <w:rFonts w:ascii="Times New Roman" w:eastAsia="Times New Roman" w:hAnsi="Times New Roman" w:cs="Times New Roman"/>
              <w:lang w:val="en-US"/>
            </w:rPr>
          </w:rPrChange>
        </w:rPr>
        <w:pPrChange w:id="171" w:author="ivan4995@gmail.com" w:date="2026-05-05T16:52:00Z">
          <w:pPr>
            <w:spacing w:line="360" w:lineRule="auto"/>
            <w:ind w:firstLine="720"/>
            <w:jc w:val="both"/>
          </w:pPr>
        </w:pPrChange>
      </w:pPr>
      <w:ins w:id="172" w:author="ivan4995@gmail.com" w:date="2026-05-05T16:51:00Z">
        <w:r w:rsidRPr="000E616C">
          <w:rPr>
            <w:rFonts w:ascii="Times New Roman" w:eastAsia="Times New Roman" w:hAnsi="Times New Roman" w:cs="Times New Roman"/>
            <w:sz w:val="20"/>
            <w:szCs w:val="20"/>
            <w:lang w:val="en-US"/>
            <w:rPrChange w:id="173" w:author="ivan4995@gmail.com" w:date="2026-05-05T16:52:00Z">
              <w:rPr>
                <w:rFonts w:ascii="Times New Roman" w:eastAsia="Times New Roman" w:hAnsi="Times New Roman" w:cs="Times New Roman"/>
                <w:lang w:val="en-US"/>
              </w:rPr>
            </w:rPrChange>
          </w:rPr>
          <w:t xml:space="preserve">Mutation D138Y in Spike  is believed to affect the protein's secondary structure thus reducing antibody -binding efficiency </w:t>
        </w:r>
        <w:r w:rsidRPr="000E616C">
          <w:rPr>
            <w:rFonts w:ascii="Times New Roman" w:eastAsia="Times New Roman" w:hAnsi="Times New Roman" w:cs="Times New Roman"/>
            <w:sz w:val="20"/>
            <w:szCs w:val="20"/>
            <w:lang w:val="en-US"/>
            <w:rPrChange w:id="174" w:author="ivan4995@gmail.com" w:date="2026-05-05T16:52:00Z">
              <w:rPr>
                <w:rFonts w:ascii="Times New Roman" w:eastAsia="Times New Roman" w:hAnsi="Times New Roman" w:cs="Times New Roman"/>
                <w:lang w:val="en-US"/>
              </w:rPr>
            </w:rPrChange>
          </w:rPr>
          <w:fldChar w:fldCharType="begin">
            <w:fldData xml:space="preserve">PEVuZE5vdGU+PENpdGU+PEF1dGhvcj5LYW5ha2FuPC9BdXRob3I+PFllYXI+MjAyMjwvWWVhcj48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</w:fldData>
          </w:fldChar>
        </w:r>
        <w:r w:rsidRPr="000E616C">
          <w:rPr>
            <w:rFonts w:ascii="Times New Roman" w:eastAsia="Times New Roman" w:hAnsi="Times New Roman" w:cs="Times New Roman"/>
            <w:sz w:val="20"/>
            <w:szCs w:val="20"/>
            <w:lang w:val="en-US"/>
            <w:rPrChange w:id="175" w:author="ivan4995@gmail.com" w:date="2026-05-05T16:52:00Z">
              <w:rPr>
                <w:rFonts w:ascii="Times New Roman" w:eastAsia="Times New Roman" w:hAnsi="Times New Roman" w:cs="Times New Roman"/>
                <w:lang w:val="en-US"/>
              </w:rPr>
            </w:rPrChange>
          </w:rPr>
          <w:instrText xml:space="preserve"> ADDIN EN.CITE </w:instrText>
        </w:r>
        <w:r w:rsidRPr="000E616C">
          <w:rPr>
            <w:rFonts w:ascii="Times New Roman" w:eastAsia="Times New Roman" w:hAnsi="Times New Roman" w:cs="Times New Roman"/>
            <w:sz w:val="20"/>
            <w:szCs w:val="20"/>
            <w:lang w:val="en-US"/>
            <w:rPrChange w:id="176" w:author="ivan4995@gmail.com" w:date="2026-05-05T16:52:00Z">
              <w:rPr>
                <w:rFonts w:ascii="Times New Roman" w:eastAsia="Times New Roman" w:hAnsi="Times New Roman" w:cs="Times New Roman"/>
                <w:lang w:val="en-US"/>
              </w:rPr>
            </w:rPrChange>
          </w:rPr>
          <w:fldChar w:fldCharType="begin">
            <w:fldData xml:space="preserve">PEVuZE5vdGU+PENpdGU+PEF1dGhvcj5LYW5ha2FuPC9BdXRob3I+PFllYXI+MjAyMjwvWWVhcj48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</w:fldData>
          </w:fldChar>
        </w:r>
        <w:r w:rsidRPr="000E616C">
          <w:rPr>
            <w:rFonts w:ascii="Times New Roman" w:eastAsia="Times New Roman" w:hAnsi="Times New Roman" w:cs="Times New Roman"/>
            <w:sz w:val="20"/>
            <w:szCs w:val="20"/>
            <w:lang w:val="en-US"/>
            <w:rPrChange w:id="177" w:author="ivan4995@gmail.com" w:date="2026-05-05T16:52:00Z">
              <w:rPr>
                <w:rFonts w:ascii="Times New Roman" w:eastAsia="Times New Roman" w:hAnsi="Times New Roman" w:cs="Times New Roman"/>
                <w:lang w:val="en-US"/>
              </w:rPr>
            </w:rPrChange>
          </w:rPr>
          <w:instrText xml:space="preserve"> ADDIN EN.CITE.DATA </w:instrText>
        </w:r>
        <w:r w:rsidRPr="0073356B">
          <w:rPr>
            <w:rFonts w:ascii="Times New Roman" w:eastAsia="Times New Roman" w:hAnsi="Times New Roman" w:cs="Times New Roman"/>
            <w:sz w:val="20"/>
            <w:szCs w:val="20"/>
            <w:lang w:val="en-US"/>
          </w:rPr>
        </w:r>
        <w:r w:rsidRPr="000E616C">
          <w:rPr>
            <w:rFonts w:ascii="Times New Roman" w:eastAsia="Times New Roman" w:hAnsi="Times New Roman" w:cs="Times New Roman"/>
            <w:sz w:val="20"/>
            <w:szCs w:val="20"/>
            <w:lang w:val="en-US"/>
            <w:rPrChange w:id="178" w:author="ivan4995@gmail.com" w:date="2026-05-05T16:52:00Z">
              <w:rPr>
                <w:rFonts w:ascii="Times New Roman" w:eastAsia="Times New Roman" w:hAnsi="Times New Roman" w:cs="Times New Roman"/>
                <w:lang w:val="en-US"/>
              </w:rPr>
            </w:rPrChange>
          </w:rPr>
          <w:fldChar w:fldCharType="end"/>
        </w:r>
        <w:r w:rsidRPr="0073356B">
          <w:rPr>
            <w:rFonts w:ascii="Times New Roman" w:eastAsia="Times New Roman" w:hAnsi="Times New Roman" w:cs="Times New Roman"/>
            <w:sz w:val="20"/>
            <w:szCs w:val="20"/>
            <w:lang w:val="en-US"/>
          </w:rPr>
        </w:r>
        <w:r w:rsidRPr="000E616C">
          <w:rPr>
            <w:rFonts w:ascii="Times New Roman" w:eastAsia="Times New Roman" w:hAnsi="Times New Roman" w:cs="Times New Roman"/>
            <w:sz w:val="20"/>
            <w:szCs w:val="20"/>
            <w:lang w:val="en-US"/>
            <w:rPrChange w:id="179" w:author="ivan4995@gmail.com" w:date="2026-05-05T16:52:00Z">
              <w:rPr>
                <w:rFonts w:ascii="Times New Roman" w:eastAsia="Times New Roman" w:hAnsi="Times New Roman" w:cs="Times New Roman"/>
                <w:lang w:val="en-US"/>
              </w:rPr>
            </w:rPrChange>
          </w:rPr>
          <w:fldChar w:fldCharType="separate"/>
        </w:r>
        <w:r w:rsidRPr="000E616C">
          <w:rPr>
            <w:rFonts w:ascii="Times New Roman" w:eastAsia="Times New Roman" w:hAnsi="Times New Roman" w:cs="Times New Roman"/>
            <w:noProof/>
            <w:sz w:val="20"/>
            <w:szCs w:val="20"/>
            <w:lang w:val="en-US"/>
            <w:rPrChange w:id="180" w:author="ivan4995@gmail.com" w:date="2026-05-05T16:52:00Z">
              <w:rPr>
                <w:rFonts w:ascii="Times New Roman" w:eastAsia="Times New Roman" w:hAnsi="Times New Roman" w:cs="Times New Roman"/>
                <w:noProof/>
                <w:lang w:val="en-US"/>
              </w:rPr>
            </w:rPrChange>
          </w:rPr>
          <w:t>[43]</w:t>
        </w:r>
        <w:r w:rsidRPr="000E616C">
          <w:rPr>
            <w:rFonts w:ascii="Times New Roman" w:eastAsia="Times New Roman" w:hAnsi="Times New Roman" w:cs="Times New Roman"/>
            <w:sz w:val="20"/>
            <w:szCs w:val="20"/>
            <w:lang w:val="en-US"/>
            <w:rPrChange w:id="181" w:author="ivan4995@gmail.com" w:date="2026-05-05T16:52:00Z">
              <w:rPr>
                <w:rFonts w:ascii="Times New Roman" w:eastAsia="Times New Roman" w:hAnsi="Times New Roman" w:cs="Times New Roman"/>
                <w:lang w:val="en-US"/>
              </w:rPr>
            </w:rPrChange>
          </w:rPr>
          <w:fldChar w:fldCharType="end"/>
        </w:r>
        <w:r w:rsidRPr="000E616C">
          <w:rPr>
            <w:rFonts w:ascii="Times New Roman" w:eastAsia="Times New Roman" w:hAnsi="Times New Roman" w:cs="Times New Roman"/>
            <w:sz w:val="20"/>
            <w:szCs w:val="20"/>
            <w:lang w:val="en-US"/>
            <w:rPrChange w:id="182" w:author="ivan4995@gmail.com" w:date="2026-05-05T16:52:00Z">
              <w:rPr>
                <w:rFonts w:ascii="Times New Roman" w:eastAsia="Times New Roman" w:hAnsi="Times New Roman" w:cs="Times New Roman"/>
                <w:lang w:val="en-US"/>
              </w:rPr>
            </w:rPrChange>
          </w:rPr>
          <w:t xml:space="preserve">. The R203K mutation in the N protein was shown to increase transmission and virulence of SARS-COV-2 </w:t>
        </w:r>
        <w:r w:rsidRPr="000E616C">
          <w:rPr>
            <w:rFonts w:ascii="Times New Roman" w:eastAsia="Times New Roman" w:hAnsi="Times New Roman" w:cs="Times New Roman"/>
            <w:sz w:val="20"/>
            <w:szCs w:val="20"/>
            <w:lang w:val="en-US"/>
            <w:rPrChange w:id="183" w:author="ivan4995@gmail.com" w:date="2026-05-05T16:52:00Z">
              <w:rPr>
                <w:rFonts w:ascii="Times New Roman" w:eastAsia="Times New Roman" w:hAnsi="Times New Roman" w:cs="Times New Roman"/>
                <w:lang w:val="en-US"/>
              </w:rPr>
            </w:rPrChange>
          </w:rPr>
          <w:fldChar w:fldCharType="begin">
            <w:fldData xml:space="preserve">PEVuZE5vdGU+PENpdGU+PEF1dGhvcj5XdTwvQXV0aG9yPjxZZWFyPjIwMjE8L1llYXI+PFJlY051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</w:fldData>
          </w:fldChar>
        </w:r>
        <w:r w:rsidRPr="000E616C">
          <w:rPr>
            <w:rFonts w:ascii="Times New Roman" w:eastAsia="Times New Roman" w:hAnsi="Times New Roman" w:cs="Times New Roman"/>
            <w:sz w:val="20"/>
            <w:szCs w:val="20"/>
            <w:lang w:val="en-US"/>
            <w:rPrChange w:id="184" w:author="ivan4995@gmail.com" w:date="2026-05-05T16:52:00Z">
              <w:rPr>
                <w:rFonts w:ascii="Times New Roman" w:eastAsia="Times New Roman" w:hAnsi="Times New Roman" w:cs="Times New Roman"/>
                <w:lang w:val="en-US"/>
              </w:rPr>
            </w:rPrChange>
          </w:rPr>
          <w:instrText xml:space="preserve"> ADDIN EN.CITE </w:instrText>
        </w:r>
        <w:r w:rsidRPr="000E616C">
          <w:rPr>
            <w:rFonts w:ascii="Times New Roman" w:eastAsia="Times New Roman" w:hAnsi="Times New Roman" w:cs="Times New Roman"/>
            <w:sz w:val="20"/>
            <w:szCs w:val="20"/>
            <w:lang w:val="en-US"/>
            <w:rPrChange w:id="185" w:author="ivan4995@gmail.com" w:date="2026-05-05T16:52:00Z">
              <w:rPr>
                <w:rFonts w:ascii="Times New Roman" w:eastAsia="Times New Roman" w:hAnsi="Times New Roman" w:cs="Times New Roman"/>
                <w:lang w:val="en-US"/>
              </w:rPr>
            </w:rPrChange>
          </w:rPr>
          <w:fldChar w:fldCharType="begin">
            <w:fldData xml:space="preserve">PEVuZE5vdGU+PENpdGU+PEF1dGhvcj5XdTwvQXV0aG9yPjxZZWFyPjIwMjE8L1llYXI+PFJlY051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</w:fldData>
          </w:fldChar>
        </w:r>
        <w:r w:rsidRPr="000E616C">
          <w:rPr>
            <w:rFonts w:ascii="Times New Roman" w:eastAsia="Times New Roman" w:hAnsi="Times New Roman" w:cs="Times New Roman"/>
            <w:sz w:val="20"/>
            <w:szCs w:val="20"/>
            <w:lang w:val="en-US"/>
            <w:rPrChange w:id="186" w:author="ivan4995@gmail.com" w:date="2026-05-05T16:52:00Z">
              <w:rPr>
                <w:rFonts w:ascii="Times New Roman" w:eastAsia="Times New Roman" w:hAnsi="Times New Roman" w:cs="Times New Roman"/>
                <w:lang w:val="en-US"/>
              </w:rPr>
            </w:rPrChange>
          </w:rPr>
          <w:instrText xml:space="preserve"> ADDIN EN.CITE.DATA </w:instrText>
        </w:r>
        <w:r w:rsidRPr="0073356B">
          <w:rPr>
            <w:rFonts w:ascii="Times New Roman" w:eastAsia="Times New Roman" w:hAnsi="Times New Roman" w:cs="Times New Roman"/>
            <w:sz w:val="20"/>
            <w:szCs w:val="20"/>
            <w:lang w:val="en-US"/>
          </w:rPr>
        </w:r>
        <w:r w:rsidRPr="000E616C">
          <w:rPr>
            <w:rFonts w:ascii="Times New Roman" w:eastAsia="Times New Roman" w:hAnsi="Times New Roman" w:cs="Times New Roman"/>
            <w:sz w:val="20"/>
            <w:szCs w:val="20"/>
            <w:lang w:val="en-US"/>
            <w:rPrChange w:id="187" w:author="ivan4995@gmail.com" w:date="2026-05-05T16:52:00Z">
              <w:rPr>
                <w:rFonts w:ascii="Times New Roman" w:eastAsia="Times New Roman" w:hAnsi="Times New Roman" w:cs="Times New Roman"/>
                <w:lang w:val="en-US"/>
              </w:rPr>
            </w:rPrChange>
          </w:rPr>
          <w:fldChar w:fldCharType="end"/>
        </w:r>
        <w:r w:rsidRPr="0073356B">
          <w:rPr>
            <w:rFonts w:ascii="Times New Roman" w:eastAsia="Times New Roman" w:hAnsi="Times New Roman" w:cs="Times New Roman"/>
            <w:sz w:val="20"/>
            <w:szCs w:val="20"/>
            <w:lang w:val="en-US"/>
          </w:rPr>
        </w:r>
        <w:r w:rsidRPr="000E616C">
          <w:rPr>
            <w:rFonts w:ascii="Times New Roman" w:eastAsia="Times New Roman" w:hAnsi="Times New Roman" w:cs="Times New Roman"/>
            <w:sz w:val="20"/>
            <w:szCs w:val="20"/>
            <w:lang w:val="en-US"/>
            <w:rPrChange w:id="188" w:author="ivan4995@gmail.com" w:date="2026-05-05T16:52:00Z">
              <w:rPr>
                <w:rFonts w:ascii="Times New Roman" w:eastAsia="Times New Roman" w:hAnsi="Times New Roman" w:cs="Times New Roman"/>
                <w:lang w:val="en-US"/>
              </w:rPr>
            </w:rPrChange>
          </w:rPr>
          <w:fldChar w:fldCharType="separate"/>
        </w:r>
        <w:r w:rsidRPr="000E616C">
          <w:rPr>
            <w:rFonts w:ascii="Times New Roman" w:eastAsia="Times New Roman" w:hAnsi="Times New Roman" w:cs="Times New Roman"/>
            <w:noProof/>
            <w:sz w:val="20"/>
            <w:szCs w:val="20"/>
            <w:lang w:val="en-US"/>
            <w:rPrChange w:id="189" w:author="ivan4995@gmail.com" w:date="2026-05-05T16:52:00Z">
              <w:rPr>
                <w:rFonts w:ascii="Times New Roman" w:eastAsia="Times New Roman" w:hAnsi="Times New Roman" w:cs="Times New Roman"/>
                <w:noProof/>
                <w:lang w:val="en-US"/>
              </w:rPr>
            </w:rPrChange>
          </w:rPr>
          <w:t>[44]</w:t>
        </w:r>
        <w:r w:rsidRPr="000E616C">
          <w:rPr>
            <w:rFonts w:ascii="Times New Roman" w:eastAsia="Times New Roman" w:hAnsi="Times New Roman" w:cs="Times New Roman"/>
            <w:sz w:val="20"/>
            <w:szCs w:val="20"/>
            <w:lang w:val="en-US"/>
            <w:rPrChange w:id="190" w:author="ivan4995@gmail.com" w:date="2026-05-05T16:52:00Z">
              <w:rPr>
                <w:rFonts w:ascii="Times New Roman" w:eastAsia="Times New Roman" w:hAnsi="Times New Roman" w:cs="Times New Roman"/>
                <w:lang w:val="en-US"/>
              </w:rPr>
            </w:rPrChange>
          </w:rPr>
          <w:fldChar w:fldCharType="end"/>
        </w:r>
        <w:r w:rsidRPr="000E616C">
          <w:rPr>
            <w:rFonts w:ascii="Times New Roman" w:eastAsia="Times New Roman" w:hAnsi="Times New Roman" w:cs="Times New Roman"/>
            <w:sz w:val="20"/>
            <w:szCs w:val="20"/>
            <w:lang w:val="en-US"/>
            <w:rPrChange w:id="191" w:author="ivan4995@gmail.com" w:date="2026-05-05T16:52:00Z">
              <w:rPr>
                <w:rFonts w:ascii="Times New Roman" w:eastAsia="Times New Roman" w:hAnsi="Times New Roman" w:cs="Times New Roman"/>
                <w:lang w:val="en-US"/>
              </w:rPr>
            </w:rPrChange>
          </w:rPr>
          <w:t xml:space="preserve">, while the R203M mutation, which creates a start codon for a  new open reading frame, was reported to suppress interferon induction, thereby increasing viral infectivity </w:t>
        </w:r>
        <w:r w:rsidRPr="000E616C">
          <w:rPr>
            <w:rFonts w:ascii="Times New Roman" w:eastAsia="Times New Roman" w:hAnsi="Times New Roman" w:cs="Times New Roman"/>
            <w:sz w:val="20"/>
            <w:szCs w:val="20"/>
            <w:lang w:val="en-US"/>
            <w:rPrChange w:id="192" w:author="ivan4995@gmail.com" w:date="2026-05-05T16:52:00Z">
              <w:rPr>
                <w:rFonts w:ascii="Times New Roman" w:eastAsia="Times New Roman" w:hAnsi="Times New Roman" w:cs="Times New Roman"/>
                <w:lang w:val="en-US"/>
              </w:rPr>
            </w:rPrChange>
          </w:rPr>
          <w:fldChar w:fldCharType="begin">
            <w:fldData xml:space="preserve">PEVuZE5vdGU+PENpdGU+PEF1dGhvcj5MaTwvQXV0aG9yPjxZZWFyPjIwMjU8L1llYXI+PFJlY051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</w:fldData>
          </w:fldChar>
        </w:r>
        <w:r w:rsidRPr="000E616C">
          <w:rPr>
            <w:rFonts w:ascii="Times New Roman" w:eastAsia="Times New Roman" w:hAnsi="Times New Roman" w:cs="Times New Roman"/>
            <w:sz w:val="20"/>
            <w:szCs w:val="20"/>
            <w:lang w:val="en-US"/>
            <w:rPrChange w:id="193" w:author="ivan4995@gmail.com" w:date="2026-05-05T16:52:00Z">
              <w:rPr>
                <w:rFonts w:ascii="Times New Roman" w:eastAsia="Times New Roman" w:hAnsi="Times New Roman" w:cs="Times New Roman"/>
                <w:lang w:val="en-US"/>
              </w:rPr>
            </w:rPrChange>
          </w:rPr>
          <w:instrText xml:space="preserve"> ADDIN EN.CITE </w:instrText>
        </w:r>
        <w:r w:rsidRPr="000E616C">
          <w:rPr>
            <w:rFonts w:ascii="Times New Roman" w:eastAsia="Times New Roman" w:hAnsi="Times New Roman" w:cs="Times New Roman"/>
            <w:sz w:val="20"/>
            <w:szCs w:val="20"/>
            <w:lang w:val="en-US"/>
            <w:rPrChange w:id="194" w:author="ivan4995@gmail.com" w:date="2026-05-05T16:52:00Z">
              <w:rPr>
                <w:rFonts w:ascii="Times New Roman" w:eastAsia="Times New Roman" w:hAnsi="Times New Roman" w:cs="Times New Roman"/>
                <w:lang w:val="en-US"/>
              </w:rPr>
            </w:rPrChange>
          </w:rPr>
          <w:fldChar w:fldCharType="begin">
            <w:fldData xml:space="preserve">PEVuZE5vdGU+PENpdGU+PEF1dGhvcj5MaTwvQXV0aG9yPjxZZWFyPjIwMjU8L1llYXI+PFJlY051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</w:fldData>
          </w:fldChar>
        </w:r>
        <w:r w:rsidRPr="000E616C">
          <w:rPr>
            <w:rFonts w:ascii="Times New Roman" w:eastAsia="Times New Roman" w:hAnsi="Times New Roman" w:cs="Times New Roman"/>
            <w:sz w:val="20"/>
            <w:szCs w:val="20"/>
            <w:lang w:val="en-US"/>
            <w:rPrChange w:id="195" w:author="ivan4995@gmail.com" w:date="2026-05-05T16:52:00Z">
              <w:rPr>
                <w:rFonts w:ascii="Times New Roman" w:eastAsia="Times New Roman" w:hAnsi="Times New Roman" w:cs="Times New Roman"/>
                <w:lang w:val="en-US"/>
              </w:rPr>
            </w:rPrChange>
          </w:rPr>
          <w:instrText xml:space="preserve"> ADDIN EN.CITE.DATA </w:instrText>
        </w:r>
        <w:r w:rsidRPr="0073356B">
          <w:rPr>
            <w:rFonts w:ascii="Times New Roman" w:eastAsia="Times New Roman" w:hAnsi="Times New Roman" w:cs="Times New Roman"/>
            <w:sz w:val="20"/>
            <w:szCs w:val="20"/>
            <w:lang w:val="en-US"/>
          </w:rPr>
        </w:r>
        <w:r w:rsidRPr="000E616C">
          <w:rPr>
            <w:rFonts w:ascii="Times New Roman" w:eastAsia="Times New Roman" w:hAnsi="Times New Roman" w:cs="Times New Roman"/>
            <w:sz w:val="20"/>
            <w:szCs w:val="20"/>
            <w:lang w:val="en-US"/>
            <w:rPrChange w:id="196" w:author="ivan4995@gmail.com" w:date="2026-05-05T16:52:00Z">
              <w:rPr>
                <w:rFonts w:ascii="Times New Roman" w:eastAsia="Times New Roman" w:hAnsi="Times New Roman" w:cs="Times New Roman"/>
                <w:lang w:val="en-US"/>
              </w:rPr>
            </w:rPrChange>
          </w:rPr>
          <w:fldChar w:fldCharType="end"/>
        </w:r>
        <w:r w:rsidRPr="0073356B">
          <w:rPr>
            <w:rFonts w:ascii="Times New Roman" w:eastAsia="Times New Roman" w:hAnsi="Times New Roman" w:cs="Times New Roman"/>
            <w:sz w:val="20"/>
            <w:szCs w:val="20"/>
            <w:lang w:val="en-US"/>
          </w:rPr>
        </w:r>
        <w:r w:rsidRPr="000E616C">
          <w:rPr>
            <w:rFonts w:ascii="Times New Roman" w:eastAsia="Times New Roman" w:hAnsi="Times New Roman" w:cs="Times New Roman"/>
            <w:sz w:val="20"/>
            <w:szCs w:val="20"/>
            <w:lang w:val="en-US"/>
            <w:rPrChange w:id="197" w:author="ivan4995@gmail.com" w:date="2026-05-05T16:52:00Z">
              <w:rPr>
                <w:rFonts w:ascii="Times New Roman" w:eastAsia="Times New Roman" w:hAnsi="Times New Roman" w:cs="Times New Roman"/>
                <w:lang w:val="en-US"/>
              </w:rPr>
            </w:rPrChange>
          </w:rPr>
          <w:fldChar w:fldCharType="separate"/>
        </w:r>
        <w:r w:rsidRPr="000E616C">
          <w:rPr>
            <w:rFonts w:ascii="Times New Roman" w:eastAsia="Times New Roman" w:hAnsi="Times New Roman" w:cs="Times New Roman"/>
            <w:noProof/>
            <w:sz w:val="20"/>
            <w:szCs w:val="20"/>
            <w:lang w:val="en-US"/>
            <w:rPrChange w:id="198" w:author="ivan4995@gmail.com" w:date="2026-05-05T16:52:00Z">
              <w:rPr>
                <w:rFonts w:ascii="Times New Roman" w:eastAsia="Times New Roman" w:hAnsi="Times New Roman" w:cs="Times New Roman"/>
                <w:noProof/>
                <w:lang w:val="en-US"/>
              </w:rPr>
            </w:rPrChange>
          </w:rPr>
          <w:t>[45]</w:t>
        </w:r>
        <w:r w:rsidRPr="000E616C">
          <w:rPr>
            <w:rFonts w:ascii="Times New Roman" w:eastAsia="Times New Roman" w:hAnsi="Times New Roman" w:cs="Times New Roman"/>
            <w:sz w:val="20"/>
            <w:szCs w:val="20"/>
            <w:lang w:val="en-US"/>
            <w:rPrChange w:id="199" w:author="ivan4995@gmail.com" w:date="2026-05-05T16:52:00Z">
              <w:rPr>
                <w:rFonts w:ascii="Times New Roman" w:eastAsia="Times New Roman" w:hAnsi="Times New Roman" w:cs="Times New Roman"/>
                <w:lang w:val="en-US"/>
              </w:rPr>
            </w:rPrChange>
          </w:rPr>
          <w:fldChar w:fldCharType="end"/>
        </w:r>
        <w:r w:rsidRPr="000E616C">
          <w:rPr>
            <w:rFonts w:ascii="Times New Roman" w:eastAsia="Times New Roman" w:hAnsi="Times New Roman" w:cs="Times New Roman"/>
            <w:sz w:val="20"/>
            <w:szCs w:val="20"/>
            <w:lang w:val="en-US"/>
            <w:rPrChange w:id="200" w:author="ivan4995@gmail.com" w:date="2026-05-05T16:52:00Z">
              <w:rPr>
                <w:rFonts w:ascii="Times New Roman" w:eastAsia="Times New Roman" w:hAnsi="Times New Roman" w:cs="Times New Roman"/>
                <w:lang w:val="en-US"/>
              </w:rPr>
            </w:rPrChange>
          </w:rPr>
          <w:t xml:space="preserve">. </w:t>
        </w:r>
      </w:ins>
    </w:p>
    <w:p w14:paraId="716B7117" w14:textId="5F3CAA9C" w:rsidR="00300643" w:rsidRPr="000E616C" w:rsidDel="000E616C" w:rsidRDefault="000E616C">
      <w:pPr>
        <w:rPr>
          <w:del w:id="201" w:author="ivan4995@gmail.com" w:date="2026-05-05T16:45:00Z"/>
          <w:rFonts w:ascii="Times New Roman" w:eastAsia="Times New Roman" w:hAnsi="Times New Roman" w:cs="Times New Roman"/>
          <w:sz w:val="20"/>
          <w:szCs w:val="20"/>
          <w:lang w:val="en-US"/>
          <w:rPrChange w:id="202" w:author="ivan4995@gmail.com" w:date="2026-05-05T16:52:00Z">
            <w:rPr>
              <w:del w:id="203" w:author="ivan4995@gmail.com" w:date="2026-05-05T16:45:00Z"/>
              <w:rFonts w:ascii="Times New Roman" w:eastAsia="Times New Roman" w:hAnsi="Times New Roman" w:cs="Times New Roman"/>
              <w:lang w:val="en-US"/>
            </w:rPr>
          </w:rPrChange>
        </w:rPr>
      </w:pPr>
      <w:ins w:id="204" w:author="ivan4995@gmail.com" w:date="2026-05-05T16:51:00Z">
        <w:r w:rsidRPr="000E616C">
          <w:rPr>
            <w:rFonts w:ascii="Times New Roman" w:eastAsia="Times New Roman" w:hAnsi="Times New Roman" w:cs="Times New Roman"/>
            <w:sz w:val="20"/>
            <w:szCs w:val="20"/>
            <w:lang w:val="en-US"/>
            <w:rPrChange w:id="205" w:author="ivan4995@gmail.com" w:date="2026-05-05T16:52:00Z">
              <w:rPr>
                <w:rFonts w:ascii="Times New Roman" w:eastAsia="Times New Roman" w:hAnsi="Times New Roman" w:cs="Times New Roman"/>
                <w:lang w:val="en-US"/>
              </w:rPr>
            </w:rPrChange>
          </w:rPr>
          <w:t xml:space="preserve">V82A and T120I in ORF7a are most frequently found in variant Delta of the coronavirus </w:t>
        </w:r>
        <w:r w:rsidRPr="000E616C">
          <w:rPr>
            <w:rFonts w:ascii="Times New Roman" w:eastAsia="Times New Roman" w:hAnsi="Times New Roman" w:cs="Times New Roman"/>
            <w:sz w:val="20"/>
            <w:szCs w:val="20"/>
            <w:lang w:val="en-US"/>
            <w:rPrChange w:id="206" w:author="ivan4995@gmail.com" w:date="2026-05-05T16:52:00Z">
              <w:rPr>
                <w:rFonts w:ascii="Times New Roman" w:eastAsia="Times New Roman" w:hAnsi="Times New Roman" w:cs="Times New Roman"/>
                <w:lang w:val="en-US"/>
              </w:rPr>
            </w:rPrChange>
          </w:rPr>
          <w:fldChar w:fldCharType="begin"/>
        </w:r>
        <w:r w:rsidRPr="000E616C">
          <w:rPr>
            <w:rFonts w:ascii="Times New Roman" w:eastAsia="Times New Roman" w:hAnsi="Times New Roman" w:cs="Times New Roman"/>
            <w:sz w:val="20"/>
            <w:szCs w:val="20"/>
            <w:lang w:val="en-US"/>
            <w:rPrChange w:id="207" w:author="ivan4995@gmail.com" w:date="2026-05-05T16:52:00Z">
              <w:rPr>
                <w:rFonts w:ascii="Times New Roman" w:eastAsia="Times New Roman" w:hAnsi="Times New Roman" w:cs="Times New Roman"/>
                <w:lang w:val="en-US"/>
              </w:rPr>
            </w:rPrChange>
          </w:rPr>
          <w:instrText xml:space="preserve"> ADDIN EN.CITE &lt;EndNote&gt;&lt;Cite&gt;&lt;Author&gt;Cruz&lt;/Author&gt;&lt;Year&gt;2022&lt;/Year&gt;&lt;RecNum&gt;1831&lt;/RecNum&gt;&lt;DisplayText&gt;[46]&lt;/DisplayText&gt;&lt;record&gt;&lt;rec-number&gt;1831&lt;/rec-number&gt;&lt;foreign-keys&gt;&lt;key app="EN" db-id="z5v2e0v5r25tt5e00v35f59hst2ra25srwwd" timestamp="1777984745"&gt;1831&lt;/key&gt;&lt;/foreign-keys&gt;&lt;ref-type name="Journal Article"&gt;17&lt;/ref-type&gt;&lt;contributors&gt;&lt;authors&gt;&lt;author&gt;Cruz, C. A. K.&lt;/author&gt;&lt;author&gt;Medina, P. M. B.&lt;/author&gt;&lt;/authors&gt;&lt;/contributors&gt;&lt;auth-address&gt;Biological Models Laboratory, Department of Biochemistry and Molecular Biology, College of Medicine, University of the Philippines Manila, Manila, Metro Manila, Philippines.&lt;/auth-address&gt;&lt;titles&gt;&lt;title&gt;Temporal changes in the accessory protein mutations of SARS-CoV-2 variants and their predicted structural and functional effects&lt;/title&gt;&lt;secondary-title&gt;J Med Virol&lt;/secondary-title&gt;&lt;/titles&gt;&lt;periodical&gt;&lt;full-title&gt;J Med Virol&lt;/full-title&gt;&lt;/periodical&gt;&lt;pages&gt;5189-5200&lt;/pages&gt;&lt;volume&gt;94&lt;/volume&gt;&lt;number&gt;11&lt;/number&gt;&lt;edition&gt;20220712&lt;/edition&gt;&lt;keywords&gt;&lt;keyword&gt;*covid-19&lt;/keyword&gt;&lt;keyword&gt;Humans&lt;/keyword&gt;&lt;keyword&gt;Mutation&lt;/keyword&gt;&lt;keyword&gt;*SARS-CoV-2/genetics&lt;/keyword&gt;&lt;keyword&gt;Spike Glycoprotein, Coronavirus/genetics&lt;/keyword&gt;&lt;keyword&gt;Covid-19&lt;/keyword&gt;&lt;keyword&gt;SARS-CoV-2 variants&lt;/keyword&gt;&lt;keyword&gt;accessory proteins&lt;/keyword&gt;&lt;keyword&gt;bioinformatics&lt;/keyword&gt;&lt;keyword&gt;mutations&lt;/keyword&gt;&lt;/keywords&gt;&lt;dates&gt;&lt;year&gt;2022&lt;/year&gt;&lt;pub-dates&gt;&lt;date&gt;Nov&lt;/date&gt;&lt;/pub-dates&gt;&lt;/dates&gt;&lt;isbn&gt;1096-9071 (Electronic)&amp;#xD;0146-6615 (Print)&amp;#xD;0146-6615 (Linking)&lt;/isbn&gt;&lt;accession-num&gt;35764775&lt;/accession-num&gt;&lt;urls&gt;&lt;related-urls&gt;&lt;url&gt;https://www.ncbi.nlm.nih.gov/pubmed/35764775&lt;/url&gt;&lt;/related-urls&gt;&lt;/urls&gt;&lt;custom1&gt;The author declares no conflict of interest.&lt;/custom1&gt;&lt;custom2&gt;PMC9349927&lt;/custom2&gt;&lt;electronic-resource-num&gt;10.1002/jmv.27964&lt;/electronic-resource-num&gt;&lt;remote-database-name&gt;Medline&lt;/remote-database-name&gt;&lt;remote-database-provider&gt;NLM&lt;/remote-database-provider&gt;&lt;/record&gt;&lt;/Cite&gt;&lt;/EndNote&gt;</w:instrText>
        </w:r>
        <w:r w:rsidRPr="000E616C">
          <w:rPr>
            <w:rFonts w:ascii="Times New Roman" w:eastAsia="Times New Roman" w:hAnsi="Times New Roman" w:cs="Times New Roman"/>
            <w:sz w:val="20"/>
            <w:szCs w:val="20"/>
            <w:lang w:val="en-US"/>
            <w:rPrChange w:id="208" w:author="ivan4995@gmail.com" w:date="2026-05-05T16:52:00Z">
              <w:rPr>
                <w:rFonts w:ascii="Times New Roman" w:eastAsia="Times New Roman" w:hAnsi="Times New Roman" w:cs="Times New Roman"/>
                <w:lang w:val="en-US"/>
              </w:rPr>
            </w:rPrChange>
          </w:rPr>
          <w:fldChar w:fldCharType="separate"/>
        </w:r>
        <w:r w:rsidRPr="000E616C">
          <w:rPr>
            <w:rFonts w:ascii="Times New Roman" w:eastAsia="Times New Roman" w:hAnsi="Times New Roman" w:cs="Times New Roman"/>
            <w:noProof/>
            <w:sz w:val="20"/>
            <w:szCs w:val="20"/>
            <w:lang w:val="en-US"/>
            <w:rPrChange w:id="209" w:author="ivan4995@gmail.com" w:date="2026-05-05T16:52:00Z">
              <w:rPr>
                <w:rFonts w:ascii="Times New Roman" w:eastAsia="Times New Roman" w:hAnsi="Times New Roman" w:cs="Times New Roman"/>
                <w:noProof/>
                <w:lang w:val="en-US"/>
              </w:rPr>
            </w:rPrChange>
          </w:rPr>
          <w:t>[46]</w:t>
        </w:r>
        <w:r w:rsidRPr="000E616C">
          <w:rPr>
            <w:rFonts w:ascii="Times New Roman" w:eastAsia="Times New Roman" w:hAnsi="Times New Roman" w:cs="Times New Roman"/>
            <w:sz w:val="20"/>
            <w:szCs w:val="20"/>
            <w:lang w:val="en-US"/>
            <w:rPrChange w:id="210" w:author="ivan4995@gmail.com" w:date="2026-05-05T16:52:00Z">
              <w:rPr>
                <w:rFonts w:ascii="Times New Roman" w:eastAsia="Times New Roman" w:hAnsi="Times New Roman" w:cs="Times New Roman"/>
                <w:lang w:val="en-US"/>
              </w:rPr>
            </w:rPrChange>
          </w:rPr>
          <w:fldChar w:fldCharType="end"/>
        </w:r>
        <w:r w:rsidRPr="000E616C">
          <w:rPr>
            <w:rFonts w:ascii="Times New Roman" w:eastAsia="Times New Roman" w:hAnsi="Times New Roman" w:cs="Times New Roman"/>
            <w:sz w:val="20"/>
            <w:szCs w:val="20"/>
            <w:lang w:val="en-US"/>
            <w:rPrChange w:id="211" w:author="ivan4995@gmail.com" w:date="2026-05-05T16:52:00Z">
              <w:rPr>
                <w:rFonts w:ascii="Times New Roman" w:eastAsia="Times New Roman" w:hAnsi="Times New Roman" w:cs="Times New Roman"/>
                <w:lang w:val="en-US"/>
              </w:rPr>
            </w:rPrChange>
          </w:rPr>
          <w:t>.  They are located within the di-lysine motif of ORF7a, which is important for the localization of viral proteins in endoplasmic reticulum. Existing data on mutation Q7036H in protein ORF1ab and mutation V71I in ORF7a do not permit to determine their functions definitively; however, their location within viral non-structural proteins hint at their interaction with the immune system of the host.</w:t>
        </w:r>
      </w:ins>
    </w:p>
    <w:p w14:paraId="356A0979" w14:textId="77777777" w:rsidR="000E616C" w:rsidRDefault="000E616C" w:rsidP="000E616C">
      <w:pPr>
        <w:rPr>
          <w:ins w:id="212" w:author="ivan4995@gmail.com" w:date="2026-05-05T16:51:00Z"/>
          <w:rFonts w:ascii="Helvetica" w:hAnsi="Helvetica"/>
          <w:b/>
          <w:color w:val="000000"/>
          <w:sz w:val="22"/>
          <w:szCs w:val="22"/>
          <w:shd w:val="clear" w:color="auto" w:fill="FFFFFF"/>
          <w:lang w:val="en-US"/>
        </w:rPr>
      </w:pPr>
    </w:p>
    <w:p w14:paraId="016DC99C" w14:textId="39FE2E23" w:rsidR="00300643" w:rsidRPr="009830BA" w:rsidDel="00CA5559" w:rsidRDefault="00300643" w:rsidP="00300643">
      <w:pPr>
        <w:rPr>
          <w:del w:id="213" w:author="ivan4995@gmail.com" w:date="2026-05-05T16:45:00Z"/>
          <w:rFonts w:ascii="Times New Roman" w:hAnsi="Times New Roman" w:cs="Times New Roman"/>
          <w:color w:val="000000"/>
          <w:sz w:val="20"/>
          <w:szCs w:val="20"/>
          <w:shd w:val="clear" w:color="auto" w:fill="FFFFFF"/>
          <w:lang w:val="en-US"/>
        </w:rPr>
      </w:pPr>
      <w:del w:id="214" w:author="ivan4995@gmail.com" w:date="2026-05-05T16:45:00Z">
        <w:r w:rsidRPr="009830BA" w:rsidDel="00CA5559">
          <w:rPr>
            <w:rFonts w:ascii="Times New Roman" w:hAnsi="Times New Roman" w:cs="Times New Roman"/>
            <w:color w:val="000000"/>
            <w:sz w:val="20"/>
            <w:szCs w:val="20"/>
            <w:shd w:val="clear" w:color="auto" w:fill="FFFFFF"/>
            <w:lang w:val="en-US"/>
          </w:rPr>
          <w:delText xml:space="preserve">The </w:delText>
        </w:r>
        <w:r w:rsidRPr="009830BA" w:rsidDel="00CA5559">
          <w:rPr>
            <w:rFonts w:ascii="Times New Roman" w:hAnsi="Times New Roman" w:cs="Times New Roman"/>
            <w:color w:val="000000"/>
            <w:sz w:val="20"/>
            <w:szCs w:val="20"/>
            <w:shd w:val="clear" w:color="auto" w:fill="FFFFFF"/>
          </w:rPr>
          <w:delText>biological context for the interacting pairs flagged by the method</w:delText>
        </w:r>
        <w:r w:rsidRPr="009830BA" w:rsidDel="00CA5559">
          <w:rPr>
            <w:rFonts w:ascii="Times New Roman" w:hAnsi="Times New Roman" w:cs="Times New Roman"/>
            <w:color w:val="000000"/>
            <w:sz w:val="20"/>
            <w:szCs w:val="20"/>
            <w:shd w:val="clear" w:color="auto" w:fill="FFFFFF"/>
            <w:lang w:val="en-US"/>
          </w:rPr>
          <w:delText xml:space="preserve"> is </w:delText>
        </w:r>
        <w:r w:rsidR="00151B8B" w:rsidRPr="009830BA" w:rsidDel="00CA5559">
          <w:rPr>
            <w:rFonts w:ascii="Times New Roman" w:hAnsi="Times New Roman" w:cs="Times New Roman"/>
            <w:color w:val="000000"/>
            <w:sz w:val="20"/>
            <w:szCs w:val="20"/>
            <w:shd w:val="clear" w:color="auto" w:fill="FFFFFF"/>
            <w:lang w:val="en-US"/>
          </w:rPr>
          <w:delText>a</w:delText>
        </w:r>
        <w:r w:rsidRPr="009830BA" w:rsidDel="00CA5559">
          <w:rPr>
            <w:rFonts w:ascii="Times New Roman" w:hAnsi="Times New Roman" w:cs="Times New Roman"/>
            <w:color w:val="000000"/>
            <w:sz w:val="20"/>
            <w:szCs w:val="20"/>
            <w:shd w:val="clear" w:color="auto" w:fill="FFFFFF"/>
            <w:lang w:val="en-US"/>
          </w:rPr>
          <w:delText xml:space="preserve"> subject of further investigation.</w:delText>
        </w:r>
      </w:del>
    </w:p>
    <w:p w14:paraId="087299A0" w14:textId="6BDC2655" w:rsidR="00300643" w:rsidRPr="00300643" w:rsidRDefault="00300643">
      <w:pPr>
        <w:rPr>
          <w:rFonts w:ascii="Helvetica" w:hAnsi="Helvetica"/>
          <w:b/>
          <w:color w:val="000000"/>
          <w:sz w:val="22"/>
          <w:szCs w:val="22"/>
          <w:shd w:val="clear" w:color="auto" w:fill="FFFFFF"/>
        </w:rPr>
      </w:pPr>
    </w:p>
    <w:p w14:paraId="29A67EEA" w14:textId="6D023330" w:rsidR="00F40B43" w:rsidRPr="003552A3" w:rsidRDefault="00133529">
      <w:pPr>
        <w:rPr>
          <w:rStyle w:val="apple-converted-space"/>
          <w:rFonts w:ascii="Helvetica" w:hAnsi="Helvetica"/>
          <w:color w:val="000000"/>
          <w:sz w:val="22"/>
          <w:szCs w:val="22"/>
          <w:shd w:val="clear" w:color="auto" w:fill="FFFFFF"/>
        </w:rPr>
      </w:pPr>
      <w:r w:rsidRPr="003552A3">
        <w:rPr>
          <w:rFonts w:ascii="Helvetica" w:hAnsi="Helvetica"/>
          <w:b/>
          <w:color w:val="000000"/>
          <w:sz w:val="22"/>
          <w:szCs w:val="22"/>
          <w:shd w:val="clear" w:color="auto" w:fill="FFFFFF"/>
        </w:rPr>
        <w:t>It would be much preferable to list these as amino acid substitutions rather than nucleotide positions.</w:t>
      </w:r>
      <w:r w:rsidRPr="003552A3">
        <w:rPr>
          <w:rStyle w:val="apple-converted-space"/>
          <w:rFonts w:ascii="Helvetica" w:hAnsi="Helvetica"/>
          <w:color w:val="000000"/>
          <w:sz w:val="22"/>
          <w:szCs w:val="22"/>
          <w:shd w:val="clear" w:color="auto" w:fill="FFFFFF"/>
        </w:rPr>
        <w:t> </w:t>
      </w:r>
    </w:p>
    <w:p w14:paraId="312674EC" w14:textId="2B605235" w:rsidR="00E03940" w:rsidRPr="003552A3" w:rsidRDefault="00E03940">
      <w:pPr>
        <w:rPr>
          <w:rStyle w:val="apple-converted-space"/>
          <w:rFonts w:ascii="Helvetica" w:hAnsi="Helvetica"/>
          <w:color w:val="000000"/>
          <w:sz w:val="22"/>
          <w:szCs w:val="22"/>
          <w:shd w:val="clear" w:color="auto" w:fill="FFFFFF"/>
        </w:rPr>
      </w:pPr>
    </w:p>
    <w:p w14:paraId="293E983E" w14:textId="5DFDB80B" w:rsidR="00E03940" w:rsidRPr="003552A3" w:rsidRDefault="00E03940">
      <w:pPr>
        <w:rPr>
          <w:rStyle w:val="apple-converted-space"/>
          <w:rFonts w:ascii="Helvetica" w:hAnsi="Helvetica"/>
          <w:color w:val="000000"/>
          <w:sz w:val="22"/>
          <w:szCs w:val="22"/>
          <w:shd w:val="clear" w:color="auto" w:fill="FFFFFF"/>
          <w:lang w:val="en-US"/>
        </w:rPr>
      </w:pPr>
      <w:del w:id="215" w:author="Microsoft Office User" w:date="2026-05-05T18:30:00Z" w16du:dateUtc="2026-05-05T15:30:00Z">
        <w:r w:rsidRPr="00DE081B" w:rsidDel="00DE081B">
          <w:rPr>
            <w:rStyle w:val="apple-converted-space"/>
            <w:rFonts w:ascii="Helvetica" w:hAnsi="Helvetica"/>
            <w:color w:val="000000"/>
            <w:sz w:val="22"/>
            <w:szCs w:val="22"/>
            <w:shd w:val="clear" w:color="auto" w:fill="FFFFFF"/>
            <w:lang w:val="en-US"/>
          </w:rPr>
          <w:delText xml:space="preserve">In the revised version, </w:delText>
        </w:r>
        <w:r w:rsidRPr="00DE081B" w:rsidDel="00DE081B">
          <w:rPr>
            <w:rStyle w:val="apple-converted-space"/>
            <w:rFonts w:ascii="Helvetica" w:hAnsi="Helvetica"/>
            <w:color w:val="000000"/>
            <w:sz w:val="22"/>
            <w:szCs w:val="22"/>
            <w:shd w:val="clear" w:color="auto" w:fill="FFFFFF"/>
            <w:lang w:val="en-US"/>
            <w:rPrChange w:id="216" w:author="Microsoft Office User" w:date="2026-05-05T18:31:00Z" w16du:dateUtc="2026-05-05T15:31:00Z">
              <w:rPr>
                <w:rStyle w:val="apple-converted-space"/>
                <w:rFonts w:ascii="Helvetica" w:hAnsi="Helvetica"/>
                <w:color w:val="000000"/>
                <w:sz w:val="22"/>
                <w:szCs w:val="22"/>
                <w:highlight w:val="yellow"/>
                <w:shd w:val="clear" w:color="auto" w:fill="FFFFFF"/>
                <w:lang w:val="en-US"/>
              </w:rPr>
            </w:rPrChange>
          </w:rPr>
          <w:delText xml:space="preserve">we added </w:delText>
        </w:r>
        <w:r w:rsidR="0045680E" w:rsidRPr="00DE081B" w:rsidDel="00DE081B">
          <w:rPr>
            <w:rStyle w:val="apple-converted-space"/>
            <w:rFonts w:ascii="Helvetica" w:hAnsi="Helvetica"/>
            <w:color w:val="000000"/>
            <w:sz w:val="22"/>
            <w:szCs w:val="22"/>
            <w:shd w:val="clear" w:color="auto" w:fill="FFFFFF"/>
            <w:lang w:val="en-US"/>
            <w:rPrChange w:id="217" w:author="Microsoft Office User" w:date="2026-05-05T18:31:00Z" w16du:dateUtc="2026-05-05T15:31:00Z">
              <w:rPr>
                <w:rStyle w:val="apple-converted-space"/>
                <w:rFonts w:ascii="Helvetica" w:hAnsi="Helvetica"/>
                <w:color w:val="000000"/>
                <w:sz w:val="22"/>
                <w:szCs w:val="22"/>
                <w:highlight w:val="yellow"/>
                <w:shd w:val="clear" w:color="auto" w:fill="FFFFFF"/>
                <w:lang w:val="en-US"/>
              </w:rPr>
            </w:rPrChange>
          </w:rPr>
          <w:delText>the</w:delText>
        </w:r>
      </w:del>
      <w:ins w:id="218" w:author="Microsoft Office User" w:date="2026-05-05T18:30:00Z" w16du:dateUtc="2026-05-05T15:30:00Z">
        <w:r w:rsidR="00DE081B" w:rsidRPr="00DE081B">
          <w:rPr>
            <w:rStyle w:val="apple-converted-space"/>
            <w:rFonts w:ascii="Helvetica" w:hAnsi="Helvetica"/>
            <w:color w:val="000000"/>
            <w:sz w:val="22"/>
            <w:szCs w:val="22"/>
            <w:shd w:val="clear" w:color="auto" w:fill="FFFFFF"/>
            <w:lang w:val="en-US"/>
          </w:rPr>
          <w:t>Done in</w:t>
        </w:r>
      </w:ins>
      <w:del w:id="219" w:author="Microsoft Office User" w:date="2026-05-05T18:30:00Z" w16du:dateUtc="2026-05-05T15:30:00Z">
        <w:r w:rsidR="0045680E" w:rsidRPr="00DE081B" w:rsidDel="00DE081B">
          <w:rPr>
            <w:rStyle w:val="apple-converted-space"/>
            <w:rFonts w:ascii="Helvetica" w:hAnsi="Helvetica"/>
            <w:color w:val="000000"/>
            <w:sz w:val="22"/>
            <w:szCs w:val="22"/>
            <w:shd w:val="clear" w:color="auto" w:fill="FFFFFF"/>
            <w:lang w:val="en-US"/>
            <w:rPrChange w:id="220" w:author="Microsoft Office User" w:date="2026-05-05T18:31:00Z" w16du:dateUtc="2026-05-05T15:31:00Z">
              <w:rPr>
                <w:rStyle w:val="apple-converted-space"/>
                <w:rFonts w:ascii="Helvetica" w:hAnsi="Helvetica"/>
                <w:color w:val="000000"/>
                <w:sz w:val="22"/>
                <w:szCs w:val="22"/>
                <w:highlight w:val="yellow"/>
                <w:shd w:val="clear" w:color="auto" w:fill="FFFFFF"/>
                <w:lang w:val="en-US"/>
              </w:rPr>
            </w:rPrChange>
          </w:rPr>
          <w:delText xml:space="preserve"> </w:delText>
        </w:r>
        <w:r w:rsidRPr="00DE081B" w:rsidDel="00DE081B">
          <w:rPr>
            <w:rStyle w:val="apple-converted-space"/>
            <w:rFonts w:ascii="Helvetica" w:hAnsi="Helvetica"/>
            <w:color w:val="000000"/>
            <w:sz w:val="22"/>
            <w:szCs w:val="22"/>
            <w:shd w:val="clear" w:color="auto" w:fill="FFFFFF"/>
            <w:lang w:val="en-US"/>
            <w:rPrChange w:id="221" w:author="Microsoft Office User" w:date="2026-05-05T18:31:00Z" w16du:dateUtc="2026-05-05T15:31:00Z">
              <w:rPr>
                <w:rStyle w:val="apple-converted-space"/>
                <w:rFonts w:ascii="Helvetica" w:hAnsi="Helvetica"/>
                <w:color w:val="000000"/>
                <w:sz w:val="22"/>
                <w:szCs w:val="22"/>
                <w:highlight w:val="yellow"/>
                <w:shd w:val="clear" w:color="auto" w:fill="FFFFFF"/>
                <w:lang w:val="en-US"/>
              </w:rPr>
            </w:rPrChange>
          </w:rPr>
          <w:delText>pairs of aminoacid positions</w:delText>
        </w:r>
      </w:del>
      <w:r w:rsidRPr="00DE081B">
        <w:rPr>
          <w:rStyle w:val="apple-converted-space"/>
          <w:rFonts w:ascii="Helvetica" w:hAnsi="Helvetica"/>
          <w:color w:val="000000"/>
          <w:sz w:val="22"/>
          <w:szCs w:val="22"/>
          <w:shd w:val="clear" w:color="auto" w:fill="FFFFFF"/>
          <w:lang w:val="en-US"/>
          <w:rPrChange w:id="222" w:author="Microsoft Office User" w:date="2026-05-05T18:31:00Z" w16du:dateUtc="2026-05-05T15:31:00Z">
            <w:rPr>
              <w:rStyle w:val="apple-converted-space"/>
              <w:rFonts w:ascii="Helvetica" w:hAnsi="Helvetica"/>
              <w:color w:val="000000"/>
              <w:sz w:val="22"/>
              <w:szCs w:val="22"/>
              <w:highlight w:val="yellow"/>
              <w:shd w:val="clear" w:color="auto" w:fill="FFFFFF"/>
              <w:lang w:val="en-US"/>
            </w:rPr>
          </w:rPrChange>
        </w:rPr>
        <w:t xml:space="preserve"> </w:t>
      </w:r>
      <w:ins w:id="223" w:author="ivan4995@gmail.com" w:date="2026-05-05T16:46:00Z">
        <w:del w:id="224" w:author="Microsoft Office User" w:date="2026-05-05T18:30:00Z" w16du:dateUtc="2026-05-05T15:30:00Z">
          <w:r w:rsidR="00CA5559" w:rsidRPr="00DE081B" w:rsidDel="00DE081B">
            <w:rPr>
              <w:rStyle w:val="apple-converted-space"/>
              <w:rFonts w:ascii="Helvetica" w:hAnsi="Helvetica"/>
              <w:color w:val="000000"/>
              <w:sz w:val="22"/>
              <w:szCs w:val="22"/>
              <w:shd w:val="clear" w:color="auto" w:fill="FFFFFF"/>
              <w:lang w:val="en-US"/>
              <w:rPrChange w:id="225" w:author="Microsoft Office User" w:date="2026-05-05T18:31:00Z" w16du:dateUtc="2026-05-05T15:31:00Z">
                <w:rPr>
                  <w:rStyle w:val="apple-converted-space"/>
                  <w:rFonts w:ascii="Helvetica" w:hAnsi="Helvetica"/>
                  <w:color w:val="000000"/>
                  <w:sz w:val="22"/>
                  <w:szCs w:val="22"/>
                  <w:highlight w:val="yellow"/>
                  <w:shd w:val="clear" w:color="auto" w:fill="FFFFFF"/>
                  <w:lang w:val="en-US"/>
                </w:rPr>
              </w:rPrChange>
            </w:rPr>
            <w:delText xml:space="preserve">( tables in </w:delText>
          </w:r>
        </w:del>
        <w:r w:rsidR="00CA5559" w:rsidRPr="00DE081B">
          <w:rPr>
            <w:rStyle w:val="apple-converted-space"/>
            <w:rFonts w:ascii="Helvetica" w:hAnsi="Helvetica"/>
            <w:color w:val="000000"/>
            <w:sz w:val="22"/>
            <w:szCs w:val="22"/>
            <w:shd w:val="clear" w:color="auto" w:fill="FFFFFF"/>
            <w:lang w:val="en-US"/>
            <w:rPrChange w:id="226" w:author="Microsoft Office User" w:date="2026-05-05T18:31:00Z" w16du:dateUtc="2026-05-05T15:31:00Z">
              <w:rPr>
                <w:rStyle w:val="apple-converted-space"/>
                <w:rFonts w:ascii="Helvetica" w:hAnsi="Helvetica"/>
                <w:color w:val="000000"/>
                <w:sz w:val="22"/>
                <w:szCs w:val="22"/>
                <w:highlight w:val="yellow"/>
                <w:shd w:val="clear" w:color="auto" w:fill="FFFFFF"/>
                <w:lang w:val="en-US"/>
              </w:rPr>
            </w:rPrChange>
          </w:rPr>
          <w:t>Figs. 6 and 7</w:t>
        </w:r>
      </w:ins>
      <w:del w:id="227" w:author="ivan4995@gmail.com" w:date="2026-05-05T16:45:00Z">
        <w:r w:rsidR="00DA53B9" w:rsidRPr="00DE081B" w:rsidDel="00CA5559">
          <w:rPr>
            <w:rStyle w:val="apple-converted-space"/>
            <w:rFonts w:ascii="Helvetica" w:hAnsi="Helvetica"/>
            <w:color w:val="000000"/>
            <w:sz w:val="22"/>
            <w:szCs w:val="22"/>
            <w:shd w:val="clear" w:color="auto" w:fill="FFFFFF"/>
            <w:lang w:val="en-US"/>
            <w:rPrChange w:id="228" w:author="Microsoft Office User" w:date="2026-05-05T18:31:00Z" w16du:dateUtc="2026-05-05T15:31:00Z">
              <w:rPr>
                <w:rStyle w:val="apple-converted-space"/>
                <w:rFonts w:ascii="Helvetica" w:hAnsi="Helvetica"/>
                <w:color w:val="000000"/>
                <w:sz w:val="22"/>
                <w:szCs w:val="22"/>
                <w:highlight w:val="yellow"/>
                <w:shd w:val="clear" w:color="auto" w:fill="FFFFFF"/>
                <w:lang w:val="en-US"/>
              </w:rPr>
            </w:rPrChange>
          </w:rPr>
          <w:delText>(</w:delText>
        </w:r>
        <w:r w:rsidRPr="00DE081B" w:rsidDel="00CA5559">
          <w:rPr>
            <w:rStyle w:val="apple-converted-space"/>
            <w:rFonts w:ascii="Helvetica" w:hAnsi="Helvetica"/>
            <w:color w:val="000000"/>
            <w:sz w:val="22"/>
            <w:szCs w:val="22"/>
            <w:shd w:val="clear" w:color="auto" w:fill="FFFFFF"/>
            <w:lang w:val="en-US"/>
            <w:rPrChange w:id="229" w:author="Microsoft Office User" w:date="2026-05-05T18:31:00Z" w16du:dateUtc="2026-05-05T15:31:00Z">
              <w:rPr>
                <w:rStyle w:val="apple-converted-space"/>
                <w:rFonts w:ascii="Helvetica" w:hAnsi="Helvetica"/>
                <w:color w:val="000000"/>
                <w:sz w:val="22"/>
                <w:szCs w:val="22"/>
                <w:highlight w:val="yellow"/>
                <w:shd w:val="clear" w:color="auto" w:fill="FFFFFF"/>
                <w:lang w:val="en-US"/>
              </w:rPr>
            </w:rPrChange>
          </w:rPr>
          <w:delText>S1 Text</w:delText>
        </w:r>
        <w:r w:rsidR="00DA53B9" w:rsidRPr="00DE081B" w:rsidDel="00CA5559">
          <w:rPr>
            <w:rStyle w:val="apple-converted-space"/>
            <w:rFonts w:ascii="Helvetica" w:hAnsi="Helvetica"/>
            <w:color w:val="000000"/>
            <w:sz w:val="22"/>
            <w:szCs w:val="22"/>
            <w:shd w:val="clear" w:color="auto" w:fill="FFFFFF"/>
            <w:lang w:val="en-US"/>
            <w:rPrChange w:id="230" w:author="Microsoft Office User" w:date="2026-05-05T18:31:00Z" w16du:dateUtc="2026-05-05T15:31:00Z">
              <w:rPr>
                <w:rStyle w:val="apple-converted-space"/>
                <w:rFonts w:ascii="Helvetica" w:hAnsi="Helvetica"/>
                <w:color w:val="000000"/>
                <w:sz w:val="22"/>
                <w:szCs w:val="22"/>
                <w:highlight w:val="yellow"/>
                <w:shd w:val="clear" w:color="auto" w:fill="FFFFFF"/>
                <w:lang w:val="en-US"/>
              </w:rPr>
            </w:rPrChange>
          </w:rPr>
          <w:delText xml:space="preserve">, </w:delText>
        </w:r>
        <w:r w:rsidRPr="00DE081B" w:rsidDel="00CA5559">
          <w:rPr>
            <w:rStyle w:val="apple-converted-space"/>
            <w:rFonts w:ascii="Helvetica" w:hAnsi="Helvetica"/>
            <w:color w:val="000000"/>
            <w:sz w:val="22"/>
            <w:szCs w:val="22"/>
            <w:shd w:val="clear" w:color="auto" w:fill="FFFFFF"/>
            <w:lang w:val="en-US"/>
            <w:rPrChange w:id="231" w:author="Microsoft Office User" w:date="2026-05-05T18:31:00Z" w16du:dateUtc="2026-05-05T15:31:00Z">
              <w:rPr>
                <w:rStyle w:val="apple-converted-space"/>
                <w:rFonts w:ascii="Helvetica" w:hAnsi="Helvetica"/>
                <w:color w:val="000000"/>
                <w:sz w:val="22"/>
                <w:szCs w:val="22"/>
                <w:highlight w:val="yellow"/>
                <w:shd w:val="clear" w:color="auto" w:fill="FFFFFF"/>
                <w:lang w:val="en-US"/>
              </w:rPr>
            </w:rPrChange>
          </w:rPr>
          <w:delText>S2 Text</w:delText>
        </w:r>
      </w:del>
      <w:del w:id="232" w:author="Microsoft Office User" w:date="2026-05-05T18:30:00Z" w16du:dateUtc="2026-05-05T15:30:00Z">
        <w:r w:rsidR="00DA53B9" w:rsidRPr="00DE081B" w:rsidDel="00DE081B">
          <w:rPr>
            <w:rStyle w:val="apple-converted-space"/>
            <w:rFonts w:ascii="Helvetica" w:hAnsi="Helvetica"/>
            <w:color w:val="000000"/>
            <w:sz w:val="22"/>
            <w:szCs w:val="22"/>
            <w:shd w:val="clear" w:color="auto" w:fill="FFFFFF"/>
            <w:lang w:val="en-US"/>
            <w:rPrChange w:id="233" w:author="Microsoft Office User" w:date="2026-05-05T18:31:00Z" w16du:dateUtc="2026-05-05T15:31:00Z">
              <w:rPr>
                <w:rStyle w:val="apple-converted-space"/>
                <w:rFonts w:ascii="Helvetica" w:hAnsi="Helvetica"/>
                <w:color w:val="000000"/>
                <w:sz w:val="22"/>
                <w:szCs w:val="22"/>
                <w:highlight w:val="yellow"/>
                <w:shd w:val="clear" w:color="auto" w:fill="FFFFFF"/>
                <w:lang w:val="en-US"/>
              </w:rPr>
            </w:rPrChange>
          </w:rPr>
          <w:delText>)</w:delText>
        </w:r>
      </w:del>
      <w:r w:rsidRPr="00DE081B">
        <w:rPr>
          <w:rStyle w:val="apple-converted-space"/>
          <w:rFonts w:ascii="Helvetica" w:hAnsi="Helvetica"/>
          <w:color w:val="000000"/>
          <w:sz w:val="22"/>
          <w:szCs w:val="22"/>
          <w:shd w:val="clear" w:color="auto" w:fill="FFFFFF"/>
          <w:lang w:val="en-US"/>
          <w:rPrChange w:id="234" w:author="Microsoft Office User" w:date="2026-05-05T18:31:00Z" w16du:dateUtc="2026-05-05T15:31:00Z">
            <w:rPr>
              <w:rStyle w:val="apple-converted-space"/>
              <w:rFonts w:ascii="Helvetica" w:hAnsi="Helvetica"/>
              <w:color w:val="000000"/>
              <w:sz w:val="22"/>
              <w:szCs w:val="22"/>
              <w:highlight w:val="yellow"/>
              <w:shd w:val="clear" w:color="auto" w:fill="FFFFFF"/>
              <w:lang w:val="en-US"/>
            </w:rPr>
          </w:rPrChange>
        </w:rPr>
        <w:t>.</w:t>
      </w:r>
    </w:p>
    <w:p w14:paraId="71060A0C" w14:textId="7A33DFC6" w:rsidR="0045680E" w:rsidRPr="0045680E" w:rsidRDefault="00133529">
      <w:pPr>
        <w:rPr>
          <w:rFonts w:ascii="Helvetica" w:hAnsi="Helvetica"/>
          <w:b/>
          <w:color w:val="000000"/>
          <w:sz w:val="22"/>
          <w:szCs w:val="22"/>
          <w:shd w:val="clear" w:color="auto" w:fill="FFFFFF"/>
          <w:lang w:val="en-US"/>
        </w:rPr>
      </w:pPr>
      <w:r w:rsidRPr="003552A3">
        <w:rPr>
          <w:rFonts w:ascii="Helvetica" w:hAnsi="Helvetica"/>
          <w:color w:val="000000"/>
          <w:sz w:val="22"/>
          <w:szCs w:val="22"/>
        </w:rPr>
        <w:br/>
      </w:r>
      <w:r w:rsidRPr="003552A3">
        <w:rPr>
          <w:rFonts w:ascii="Helvetica" w:hAnsi="Helvetica"/>
          <w:b/>
          <w:color w:val="000000"/>
          <w:sz w:val="22"/>
          <w:szCs w:val="22"/>
          <w:shd w:val="clear" w:color="auto" w:fill="FFFFFF"/>
        </w:rPr>
        <w:t>While I agree that the application of QLE based methods to SARS-CoV-2 is ill-advised and that the inherent assumptions are strongly violated</w:t>
      </w:r>
      <w:r w:rsidR="0045680E">
        <w:rPr>
          <w:rFonts w:ascii="Helvetica" w:hAnsi="Helvetica"/>
          <w:b/>
          <w:color w:val="000000"/>
          <w:sz w:val="22"/>
          <w:szCs w:val="22"/>
          <w:shd w:val="clear" w:color="auto" w:fill="FFFFFF"/>
          <w:lang w:val="en-US"/>
        </w:rPr>
        <w:t>…</w:t>
      </w:r>
    </w:p>
    <w:p w14:paraId="4B129A40" w14:textId="43BE99A1" w:rsidR="0045680E" w:rsidRDefault="0045680E">
      <w:pPr>
        <w:rPr>
          <w:rFonts w:ascii="Helvetica" w:hAnsi="Helvetica"/>
          <w:b/>
          <w:color w:val="000000"/>
          <w:sz w:val="22"/>
          <w:szCs w:val="22"/>
          <w:shd w:val="clear" w:color="auto" w:fill="FFFFFF"/>
        </w:rPr>
      </w:pPr>
    </w:p>
    <w:p w14:paraId="02189061" w14:textId="7E710F9F" w:rsidR="0045680E" w:rsidRPr="0045680E" w:rsidRDefault="0045680E">
      <w:pPr>
        <w:rPr>
          <w:rFonts w:ascii="Helvetica" w:hAnsi="Helvetica"/>
          <w:color w:val="000000"/>
          <w:sz w:val="22"/>
          <w:szCs w:val="22"/>
          <w:shd w:val="clear" w:color="auto" w:fill="FFFFFF"/>
          <w:lang w:val="en-US"/>
        </w:rPr>
      </w:pPr>
      <w:r w:rsidRPr="0045680E">
        <w:rPr>
          <w:rFonts w:ascii="Helvetica" w:hAnsi="Helvetica"/>
          <w:color w:val="000000"/>
          <w:sz w:val="22"/>
          <w:szCs w:val="22"/>
          <w:shd w:val="clear" w:color="auto" w:fill="FFFFFF"/>
          <w:lang w:val="en-US"/>
        </w:rPr>
        <w:t>Thank you</w:t>
      </w:r>
      <w:r>
        <w:rPr>
          <w:rFonts w:ascii="Helvetica" w:hAnsi="Helvetica"/>
          <w:color w:val="000000"/>
          <w:sz w:val="22"/>
          <w:szCs w:val="22"/>
          <w:shd w:val="clear" w:color="auto" w:fill="FFFFFF"/>
          <w:lang w:val="en-US"/>
        </w:rPr>
        <w:t xml:space="preserve"> for support</w:t>
      </w:r>
      <w:r w:rsidR="002E7298">
        <w:rPr>
          <w:rFonts w:ascii="Helvetica" w:hAnsi="Helvetica"/>
          <w:color w:val="000000"/>
          <w:sz w:val="22"/>
          <w:szCs w:val="22"/>
          <w:shd w:val="clear" w:color="auto" w:fill="FFFFFF"/>
          <w:lang w:val="en-US"/>
        </w:rPr>
        <w:t xml:space="preserve">ing </w:t>
      </w:r>
      <w:r w:rsidR="00AE030E">
        <w:rPr>
          <w:rFonts w:ascii="Helvetica" w:hAnsi="Helvetica"/>
          <w:color w:val="000000"/>
          <w:sz w:val="22"/>
          <w:szCs w:val="22"/>
          <w:shd w:val="clear" w:color="auto" w:fill="FFFFFF"/>
          <w:lang w:val="en-US"/>
        </w:rPr>
        <w:t>this</w:t>
      </w:r>
      <w:r w:rsidR="008C2E7B">
        <w:rPr>
          <w:rFonts w:ascii="Helvetica" w:hAnsi="Helvetica"/>
          <w:color w:val="000000"/>
          <w:sz w:val="22"/>
          <w:szCs w:val="22"/>
          <w:shd w:val="clear" w:color="auto" w:fill="FFFFFF"/>
          <w:lang w:val="en-US"/>
        </w:rPr>
        <w:t xml:space="preserve"> important</w:t>
      </w:r>
      <w:r w:rsidR="00FD0CDE">
        <w:rPr>
          <w:rFonts w:ascii="Helvetica" w:hAnsi="Helvetica"/>
          <w:color w:val="000000"/>
          <w:sz w:val="22"/>
          <w:szCs w:val="22"/>
          <w:shd w:val="clear" w:color="auto" w:fill="FFFFFF"/>
          <w:lang w:val="en-US"/>
        </w:rPr>
        <w:t xml:space="preserve"> </w:t>
      </w:r>
      <w:r w:rsidR="002E7298">
        <w:rPr>
          <w:rFonts w:ascii="Helvetica" w:hAnsi="Helvetica"/>
          <w:color w:val="000000"/>
          <w:sz w:val="22"/>
          <w:szCs w:val="22"/>
          <w:shd w:val="clear" w:color="auto" w:fill="FFFFFF"/>
          <w:lang w:val="en-US"/>
        </w:rPr>
        <w:t>point.</w:t>
      </w:r>
    </w:p>
    <w:p w14:paraId="585EB124" w14:textId="77777777" w:rsidR="0045680E" w:rsidRDefault="0045680E">
      <w:pPr>
        <w:rPr>
          <w:rFonts w:ascii="Helvetica" w:hAnsi="Helvetica"/>
          <w:b/>
          <w:color w:val="000000"/>
          <w:sz w:val="22"/>
          <w:szCs w:val="22"/>
          <w:shd w:val="clear" w:color="auto" w:fill="FFFFFF"/>
        </w:rPr>
      </w:pPr>
    </w:p>
    <w:p w14:paraId="3EF6B7CD" w14:textId="27402C38" w:rsidR="00F40B43" w:rsidRPr="003552A3" w:rsidRDefault="00133529">
      <w:pPr>
        <w:rPr>
          <w:rFonts w:ascii="Helvetica" w:hAnsi="Helvetica"/>
          <w:b/>
          <w:color w:val="000000"/>
          <w:sz w:val="22"/>
          <w:szCs w:val="22"/>
          <w:shd w:val="clear" w:color="auto" w:fill="FFFFFF"/>
        </w:rPr>
      </w:pPr>
      <w:r w:rsidRPr="003552A3">
        <w:rPr>
          <w:rFonts w:ascii="Helvetica" w:hAnsi="Helvetica"/>
          <w:b/>
          <w:color w:val="000000"/>
          <w:sz w:val="22"/>
          <w:szCs w:val="22"/>
          <w:shd w:val="clear" w:color="auto" w:fill="FFFFFF"/>
        </w:rPr>
        <w:t xml:space="preserve"> </w:t>
      </w:r>
      <w:r w:rsidR="0045680E">
        <w:rPr>
          <w:rFonts w:ascii="Helvetica" w:hAnsi="Helvetica"/>
          <w:b/>
          <w:color w:val="000000"/>
          <w:sz w:val="22"/>
          <w:szCs w:val="22"/>
          <w:shd w:val="clear" w:color="auto" w:fill="FFFFFF"/>
          <w:lang w:val="en-US"/>
        </w:rPr>
        <w:t xml:space="preserve">… </w:t>
      </w:r>
      <w:r w:rsidRPr="003552A3">
        <w:rPr>
          <w:rFonts w:ascii="Helvetica" w:hAnsi="Helvetica"/>
          <w:b/>
          <w:color w:val="000000"/>
          <w:sz w:val="22"/>
          <w:szCs w:val="22"/>
          <w:shd w:val="clear" w:color="auto" w:fill="FFFFFF"/>
        </w:rPr>
        <w:t xml:space="preserve">I don't think the authors have convincingly shown that their approach does a lot better. </w:t>
      </w:r>
    </w:p>
    <w:p w14:paraId="453F13CB" w14:textId="77777777" w:rsidR="00B91412" w:rsidRDefault="00B91412" w:rsidP="00E50B5F">
      <w:pPr>
        <w:rPr>
          <w:rFonts w:ascii="Helvetica" w:hAnsi="Helvetica"/>
          <w:color w:val="000000"/>
          <w:sz w:val="22"/>
          <w:szCs w:val="22"/>
          <w:shd w:val="clear" w:color="auto" w:fill="FFFFFF"/>
          <w:lang w:val="en-US"/>
        </w:rPr>
      </w:pPr>
    </w:p>
    <w:p w14:paraId="30B40A33" w14:textId="1D981D93" w:rsidR="00E50B5F" w:rsidRDefault="00DE081B" w:rsidP="00E50B5F">
      <w:pPr>
        <w:rPr>
          <w:rFonts w:ascii="Helvetica" w:hAnsi="Helvetica"/>
          <w:color w:val="000000"/>
          <w:sz w:val="22"/>
          <w:szCs w:val="22"/>
          <w:shd w:val="clear" w:color="auto" w:fill="FFFFFF"/>
          <w:lang w:val="en-US"/>
        </w:rPr>
      </w:pPr>
      <w:ins w:id="235" w:author="Microsoft Office User" w:date="2026-05-05T18:34:00Z" w16du:dateUtc="2026-05-05T15:34:00Z">
        <w:r>
          <w:rPr>
            <w:rFonts w:ascii="Helvetica" w:hAnsi="Helvetica"/>
            <w:color w:val="000000"/>
            <w:sz w:val="22"/>
            <w:szCs w:val="22"/>
            <w:shd w:val="clear" w:color="auto" w:fill="FFFFFF"/>
            <w:lang w:val="en-US"/>
          </w:rPr>
          <w:t>In the revised version,</w:t>
        </w:r>
      </w:ins>
      <w:ins w:id="236" w:author="Microsoft Office User" w:date="2026-05-05T18:33:00Z" w16du:dateUtc="2026-05-05T15:33:00Z">
        <w:r>
          <w:rPr>
            <w:rFonts w:ascii="Helvetica" w:hAnsi="Helvetica"/>
            <w:color w:val="000000"/>
            <w:sz w:val="22"/>
            <w:szCs w:val="22"/>
            <w:shd w:val="clear" w:color="auto" w:fill="FFFFFF"/>
            <w:lang w:val="en-US"/>
          </w:rPr>
          <w:t xml:space="preserve"> we did. </w:t>
        </w:r>
      </w:ins>
      <w:ins w:id="237" w:author="Microsoft Office User" w:date="2026-05-05T18:32:00Z" w16du:dateUtc="2026-05-05T15:32:00Z">
        <w:r>
          <w:rPr>
            <w:rFonts w:ascii="Helvetica" w:hAnsi="Helvetica"/>
            <w:color w:val="000000"/>
            <w:sz w:val="22"/>
            <w:szCs w:val="22"/>
            <w:shd w:val="clear" w:color="auto" w:fill="FFFFFF"/>
            <w:lang w:val="en-US"/>
          </w:rPr>
          <w:t>In contrast to the QLE papers,</w:t>
        </w:r>
      </w:ins>
      <w:ins w:id="238" w:author="Microsoft Office User" w:date="2026-05-05T18:31:00Z" w16du:dateUtc="2026-05-05T15:31:00Z">
        <w:r>
          <w:rPr>
            <w:rFonts w:ascii="Helvetica" w:hAnsi="Helvetica"/>
            <w:color w:val="000000"/>
            <w:sz w:val="22"/>
            <w:szCs w:val="22"/>
            <w:shd w:val="clear" w:color="auto" w:fill="FFFFFF"/>
            <w:lang w:val="en-US"/>
          </w:rPr>
          <w:t xml:space="preserve"> </w:t>
        </w:r>
      </w:ins>
      <w:ins w:id="239" w:author="Microsoft Office User" w:date="2026-05-05T18:32:00Z" w16du:dateUtc="2026-05-05T15:32:00Z">
        <w:r>
          <w:rPr>
            <w:rFonts w:ascii="Helvetica" w:hAnsi="Helvetica"/>
            <w:color w:val="000000"/>
            <w:sz w:val="22"/>
            <w:szCs w:val="22"/>
            <w:shd w:val="clear" w:color="auto" w:fill="FFFFFF"/>
            <w:lang w:val="en-US"/>
          </w:rPr>
          <w:t xml:space="preserve">we </w:t>
        </w:r>
      </w:ins>
      <w:ins w:id="240" w:author="Microsoft Office User" w:date="2026-05-05T18:34:00Z" w16du:dateUtc="2026-05-05T15:34:00Z">
        <w:r>
          <w:rPr>
            <w:rFonts w:ascii="Helvetica" w:hAnsi="Helvetica"/>
            <w:color w:val="000000"/>
            <w:sz w:val="22"/>
            <w:szCs w:val="22"/>
            <w:shd w:val="clear" w:color="auto" w:fill="FFFFFF"/>
            <w:lang w:val="en-US"/>
          </w:rPr>
          <w:t xml:space="preserve">now </w:t>
        </w:r>
      </w:ins>
      <w:ins w:id="241" w:author="Microsoft Office User" w:date="2026-05-05T18:32:00Z" w16du:dateUtc="2026-05-05T15:32:00Z">
        <w:r>
          <w:rPr>
            <w:rFonts w:ascii="Helvetica" w:hAnsi="Helvetica"/>
            <w:color w:val="000000"/>
            <w:sz w:val="22"/>
            <w:szCs w:val="22"/>
            <w:shd w:val="clear" w:color="auto" w:fill="FFFFFF"/>
            <w:lang w:val="en-US"/>
          </w:rPr>
          <w:t>demonstrate</w:t>
        </w:r>
      </w:ins>
      <w:ins w:id="242" w:author="Microsoft Office User" w:date="2026-05-05T18:31:00Z" w16du:dateUtc="2026-05-05T15:31:00Z">
        <w:r>
          <w:rPr>
            <w:rFonts w:ascii="Helvetica" w:hAnsi="Helvetica"/>
            <w:color w:val="000000"/>
            <w:sz w:val="22"/>
            <w:szCs w:val="22"/>
            <w:shd w:val="clear" w:color="auto" w:fill="FFFFFF"/>
            <w:lang w:val="en-US"/>
          </w:rPr>
          <w:t xml:space="preserve"> </w:t>
        </w:r>
      </w:ins>
      <w:ins w:id="243" w:author="Microsoft Office User" w:date="2026-05-05T18:32:00Z" w16du:dateUtc="2026-05-05T15:32:00Z">
        <w:r>
          <w:rPr>
            <w:rFonts w:ascii="Helvetica" w:hAnsi="Helvetica"/>
            <w:color w:val="000000"/>
            <w:sz w:val="22"/>
            <w:szCs w:val="22"/>
            <w:shd w:val="clear" w:color="auto" w:fill="FFFFFF"/>
            <w:lang w:val="en-US"/>
          </w:rPr>
          <w:t xml:space="preserve">the </w:t>
        </w:r>
      </w:ins>
      <w:ins w:id="244" w:author="Microsoft Office User" w:date="2026-05-05T18:31:00Z" w16du:dateUtc="2026-05-05T15:31:00Z">
        <w:r>
          <w:rPr>
            <w:rFonts w:ascii="Helvetica" w:hAnsi="Helvetica"/>
            <w:color w:val="000000"/>
            <w:sz w:val="22"/>
            <w:szCs w:val="22"/>
            <w:shd w:val="clear" w:color="auto" w:fill="FFFFFF"/>
            <w:lang w:val="en-US"/>
          </w:rPr>
          <w:t>accuracy on simulated sequences</w:t>
        </w:r>
      </w:ins>
      <w:ins w:id="245" w:author="Microsoft Office User" w:date="2026-05-05T18:34:00Z" w16du:dateUtc="2026-05-05T15:34:00Z">
        <w:r>
          <w:rPr>
            <w:rFonts w:ascii="Helvetica" w:hAnsi="Helvetica"/>
            <w:color w:val="000000"/>
            <w:sz w:val="22"/>
            <w:szCs w:val="22"/>
            <w:shd w:val="clear" w:color="auto" w:fill="FFFFFF"/>
            <w:lang w:val="en-US"/>
          </w:rPr>
          <w:t xml:space="preserve"> under conditions resembling the evolution of SARS CoV-2 including </w:t>
        </w:r>
      </w:ins>
      <w:ins w:id="246" w:author="Microsoft Office User" w:date="2026-05-05T18:35:00Z" w16du:dateUtc="2026-05-05T15:35:00Z">
        <w:r>
          <w:rPr>
            <w:rFonts w:ascii="Helvetica" w:hAnsi="Helvetica"/>
            <w:color w:val="000000"/>
            <w:sz w:val="22"/>
            <w:szCs w:val="22"/>
            <w:shd w:val="clear" w:color="auto" w:fill="FFFFFF"/>
            <w:lang w:val="en-US"/>
          </w:rPr>
          <w:t xml:space="preserve">the emergence of </w:t>
        </w:r>
      </w:ins>
      <w:ins w:id="247" w:author="Microsoft Office User" w:date="2026-05-05T18:34:00Z" w16du:dateUtc="2026-05-05T15:34:00Z">
        <w:r>
          <w:rPr>
            <w:rFonts w:ascii="Helvetica" w:hAnsi="Helvetica"/>
            <w:color w:val="000000"/>
            <w:sz w:val="22"/>
            <w:szCs w:val="22"/>
            <w:shd w:val="clear" w:color="auto" w:fill="FFFFFF"/>
            <w:lang w:val="en-US"/>
          </w:rPr>
          <w:t>VOC</w:t>
        </w:r>
      </w:ins>
      <w:ins w:id="248" w:author="Microsoft Office User" w:date="2026-05-05T18:32:00Z" w16du:dateUtc="2026-05-05T15:32:00Z">
        <w:r>
          <w:rPr>
            <w:rFonts w:ascii="Helvetica" w:hAnsi="Helvetica"/>
            <w:color w:val="000000"/>
            <w:sz w:val="22"/>
            <w:szCs w:val="22"/>
            <w:shd w:val="clear" w:color="auto" w:fill="FFFFFF"/>
            <w:lang w:val="en-US"/>
          </w:rPr>
          <w:t xml:space="preserve"> (Fig. 4)</w:t>
        </w:r>
      </w:ins>
      <w:ins w:id="249" w:author="Microsoft Office User" w:date="2026-05-05T18:31:00Z" w16du:dateUtc="2026-05-05T15:31:00Z">
        <w:r>
          <w:rPr>
            <w:rFonts w:ascii="Helvetica" w:hAnsi="Helvetica"/>
            <w:color w:val="000000"/>
            <w:sz w:val="22"/>
            <w:szCs w:val="22"/>
            <w:shd w:val="clear" w:color="auto" w:fill="FFFFFF"/>
            <w:lang w:val="en-US"/>
          </w:rPr>
          <w:t xml:space="preserve">. </w:t>
        </w:r>
      </w:ins>
      <w:ins w:id="250" w:author="Microsoft Office User" w:date="2026-05-05T18:33:00Z" w16du:dateUtc="2026-05-05T15:33:00Z">
        <w:r>
          <w:rPr>
            <w:rFonts w:ascii="Helvetica" w:hAnsi="Helvetica"/>
            <w:color w:val="000000"/>
            <w:sz w:val="22"/>
            <w:szCs w:val="22"/>
            <w:shd w:val="clear" w:color="auto" w:fill="FFFFFF"/>
            <w:lang w:val="en-US"/>
          </w:rPr>
          <w:t xml:space="preserve">The method predicts </w:t>
        </w:r>
      </w:ins>
      <w:ins w:id="251" w:author="Microsoft Office User" w:date="2026-05-05T18:32:00Z" w16du:dateUtc="2026-05-05T15:32:00Z">
        <w:r>
          <w:rPr>
            <w:rFonts w:ascii="Helvetica" w:hAnsi="Helvetica"/>
            <w:color w:val="000000"/>
            <w:sz w:val="22"/>
            <w:szCs w:val="22"/>
            <w:shd w:val="clear" w:color="auto" w:fill="FFFFFF"/>
            <w:lang w:val="en-US"/>
          </w:rPr>
          <w:t xml:space="preserve">no false positives, </w:t>
        </w:r>
      </w:ins>
      <w:ins w:id="252" w:author="Microsoft Office User" w:date="2026-05-05T18:33:00Z" w16du:dateUtc="2026-05-05T15:33:00Z">
        <w:r>
          <w:rPr>
            <w:rFonts w:ascii="Helvetica" w:hAnsi="Helvetica"/>
            <w:color w:val="000000"/>
            <w:sz w:val="22"/>
            <w:szCs w:val="22"/>
            <w:shd w:val="clear" w:color="auto" w:fill="FFFFFF"/>
            <w:lang w:val="en-US"/>
          </w:rPr>
          <w:t xml:space="preserve">which is impossible for QLE, </w:t>
        </w:r>
      </w:ins>
      <w:ins w:id="253" w:author="Microsoft Office User" w:date="2026-05-05T18:32:00Z" w16du:dateUtc="2026-05-05T15:32:00Z">
        <w:r>
          <w:rPr>
            <w:rFonts w:ascii="Helvetica" w:hAnsi="Helvetica"/>
            <w:color w:val="000000"/>
            <w:sz w:val="22"/>
            <w:szCs w:val="22"/>
            <w:shd w:val="clear" w:color="auto" w:fill="FFFFFF"/>
            <w:lang w:val="en-US"/>
          </w:rPr>
          <w:t>and we capture the st</w:t>
        </w:r>
      </w:ins>
      <w:ins w:id="254" w:author="Microsoft Office User" w:date="2026-05-05T18:33:00Z" w16du:dateUtc="2026-05-05T15:33:00Z">
        <w:r>
          <w:rPr>
            <w:rFonts w:ascii="Helvetica" w:hAnsi="Helvetica"/>
            <w:color w:val="000000"/>
            <w:sz w:val="22"/>
            <w:szCs w:val="22"/>
            <w:shd w:val="clear" w:color="auto" w:fill="FFFFFF"/>
            <w:lang w:val="en-US"/>
          </w:rPr>
          <w:t>r</w:t>
        </w:r>
      </w:ins>
      <w:ins w:id="255" w:author="Microsoft Office User" w:date="2026-05-05T18:32:00Z" w16du:dateUtc="2026-05-05T15:32:00Z">
        <w:r>
          <w:rPr>
            <w:rFonts w:ascii="Helvetica" w:hAnsi="Helvetica"/>
            <w:color w:val="000000"/>
            <w:sz w:val="22"/>
            <w:szCs w:val="22"/>
            <w:shd w:val="clear" w:color="auto" w:fill="FFFFFF"/>
            <w:lang w:val="en-US"/>
          </w:rPr>
          <w:t>onger half of ep</w:t>
        </w:r>
      </w:ins>
      <w:ins w:id="256" w:author="Microsoft Office User" w:date="2026-05-05T18:33:00Z" w16du:dateUtc="2026-05-05T15:33:00Z">
        <w:r>
          <w:rPr>
            <w:rFonts w:ascii="Helvetica" w:hAnsi="Helvetica"/>
            <w:color w:val="000000"/>
            <w:sz w:val="22"/>
            <w:szCs w:val="22"/>
            <w:shd w:val="clear" w:color="auto" w:fill="FFFFFF"/>
            <w:lang w:val="en-US"/>
          </w:rPr>
          <w:t xml:space="preserve">istatic interactions. </w:t>
        </w:r>
      </w:ins>
      <w:r w:rsidR="00274A39">
        <w:rPr>
          <w:rFonts w:ascii="Helvetica" w:hAnsi="Helvetica"/>
          <w:color w:val="000000"/>
          <w:sz w:val="22"/>
          <w:szCs w:val="22"/>
          <w:shd w:val="clear" w:color="auto" w:fill="FFFFFF"/>
          <w:lang w:val="en-US"/>
        </w:rPr>
        <w:t>I</w:t>
      </w:r>
      <w:r w:rsidR="00E50B5F" w:rsidRPr="00C90CFE">
        <w:rPr>
          <w:rFonts w:ascii="Helvetica" w:hAnsi="Helvetica"/>
          <w:color w:val="000000"/>
          <w:sz w:val="22"/>
          <w:szCs w:val="22"/>
          <w:shd w:val="clear" w:color="auto" w:fill="FFFFFF"/>
          <w:lang w:val="en-US"/>
        </w:rPr>
        <w:t xml:space="preserve">n the revised version, we </w:t>
      </w:r>
      <w:r w:rsidR="00274A39">
        <w:rPr>
          <w:rFonts w:ascii="Helvetica" w:hAnsi="Helvetica"/>
          <w:color w:val="000000"/>
          <w:sz w:val="22"/>
          <w:szCs w:val="22"/>
          <w:shd w:val="clear" w:color="auto" w:fill="FFFFFF"/>
          <w:lang w:val="en-US"/>
        </w:rPr>
        <w:t xml:space="preserve">explain </w:t>
      </w:r>
      <w:r w:rsidR="002B1390">
        <w:rPr>
          <w:rFonts w:ascii="Helvetica" w:hAnsi="Helvetica"/>
          <w:color w:val="000000"/>
          <w:sz w:val="22"/>
          <w:szCs w:val="22"/>
          <w:shd w:val="clear" w:color="auto" w:fill="FFFFFF"/>
          <w:lang w:val="en-US"/>
        </w:rPr>
        <w:t>it</w:t>
      </w:r>
      <w:r w:rsidR="000976D6">
        <w:rPr>
          <w:rFonts w:ascii="Helvetica" w:hAnsi="Helvetica"/>
          <w:color w:val="000000"/>
          <w:sz w:val="22"/>
          <w:szCs w:val="22"/>
          <w:shd w:val="clear" w:color="auto" w:fill="FFFFFF"/>
          <w:lang w:val="en-US"/>
        </w:rPr>
        <w:t xml:space="preserve"> better</w:t>
      </w:r>
      <w:r w:rsidR="002B1390">
        <w:rPr>
          <w:rFonts w:ascii="Helvetica" w:hAnsi="Helvetica"/>
          <w:color w:val="000000"/>
          <w:sz w:val="22"/>
          <w:szCs w:val="22"/>
          <w:shd w:val="clear" w:color="auto" w:fill="FFFFFF"/>
          <w:lang w:val="en-US"/>
        </w:rPr>
        <w:t xml:space="preserve"> in Introduction</w:t>
      </w:r>
      <w:r w:rsidR="00AE38F3">
        <w:rPr>
          <w:rFonts w:ascii="Helvetica" w:hAnsi="Helvetica"/>
          <w:color w:val="000000"/>
          <w:sz w:val="22"/>
          <w:szCs w:val="22"/>
          <w:shd w:val="clear" w:color="auto" w:fill="FFFFFF"/>
          <w:lang w:val="en-US"/>
        </w:rPr>
        <w:t xml:space="preserve"> (Line </w:t>
      </w:r>
      <w:ins w:id="257" w:author="ivan4995@gmail.com" w:date="2026-05-05T16:48:00Z">
        <w:r w:rsidR="00C953F2">
          <w:rPr>
            <w:rFonts w:ascii="Helvetica" w:hAnsi="Helvetica"/>
            <w:color w:val="000000"/>
            <w:sz w:val="22"/>
            <w:szCs w:val="22"/>
            <w:shd w:val="clear" w:color="auto" w:fill="FFFFFF"/>
            <w:lang w:val="en-US"/>
          </w:rPr>
          <w:t>82</w:t>
        </w:r>
      </w:ins>
      <w:del w:id="258" w:author="ivan4995@gmail.com" w:date="2026-05-05T16:48:00Z">
        <w:r w:rsidR="008C3EFA" w:rsidDel="00C953F2">
          <w:rPr>
            <w:rFonts w:ascii="Helvetica" w:hAnsi="Helvetica"/>
            <w:color w:val="000000"/>
            <w:sz w:val="22"/>
            <w:szCs w:val="22"/>
            <w:shd w:val="clear" w:color="auto" w:fill="FFFFFF"/>
            <w:lang w:val="en-US"/>
          </w:rPr>
          <w:delText>115</w:delText>
        </w:r>
      </w:del>
      <w:r w:rsidR="00AE38F3">
        <w:rPr>
          <w:rFonts w:ascii="Helvetica" w:hAnsi="Helvetica"/>
          <w:color w:val="000000"/>
          <w:sz w:val="22"/>
          <w:szCs w:val="22"/>
          <w:shd w:val="clear" w:color="auto" w:fill="FFFFFF"/>
          <w:lang w:val="en-US"/>
        </w:rPr>
        <w:t>)</w:t>
      </w:r>
      <w:r w:rsidR="00274A39">
        <w:rPr>
          <w:rFonts w:ascii="Helvetica" w:hAnsi="Helvetica"/>
          <w:color w:val="000000"/>
          <w:sz w:val="22"/>
          <w:szCs w:val="22"/>
          <w:shd w:val="clear" w:color="auto" w:fill="FFFFFF"/>
          <w:lang w:val="en-US"/>
        </w:rPr>
        <w:t>:</w:t>
      </w:r>
    </w:p>
    <w:p w14:paraId="58B7272C" w14:textId="77777777" w:rsidR="00E50B5F" w:rsidRDefault="00E50B5F">
      <w:pPr>
        <w:rPr>
          <w:rFonts w:ascii="Helvetica" w:hAnsi="Helvetica"/>
          <w:color w:val="000000"/>
          <w:sz w:val="22"/>
          <w:szCs w:val="22"/>
          <w:shd w:val="clear" w:color="auto" w:fill="FFFFFF"/>
          <w:lang w:val="en-US"/>
        </w:rPr>
      </w:pPr>
    </w:p>
    <w:p w14:paraId="75D29820" w14:textId="45C102C5" w:rsidR="000E616C" w:rsidRPr="000E616C" w:rsidRDefault="000E616C">
      <w:pPr>
        <w:jc w:val="both"/>
        <w:rPr>
          <w:ins w:id="259" w:author="ivan4995@gmail.com" w:date="2026-05-05T16:49:00Z"/>
          <w:rFonts w:ascii="Times New Roman" w:eastAsia="Times New Roman" w:hAnsi="Times New Roman" w:cs="Times New Roman"/>
          <w:bCs/>
          <w:sz w:val="20"/>
          <w:szCs w:val="20"/>
          <w:lang w:val="en-US"/>
          <w:rPrChange w:id="260" w:author="ivan4995@gmail.com" w:date="2026-05-05T16:49:00Z">
            <w:rPr>
              <w:ins w:id="261" w:author="ivan4995@gmail.com" w:date="2026-05-05T16:49:00Z"/>
              <w:rFonts w:ascii="Times New Roman" w:eastAsia="Times New Roman" w:hAnsi="Times New Roman" w:cs="Times New Roman"/>
              <w:bCs/>
              <w:lang w:val="en-US"/>
            </w:rPr>
          </w:rPrChange>
        </w:rPr>
        <w:pPrChange w:id="262" w:author="ivan4995@gmail.com" w:date="2026-05-05T16:49:00Z">
          <w:pPr>
            <w:spacing w:line="360" w:lineRule="auto"/>
            <w:jc w:val="both"/>
          </w:pPr>
        </w:pPrChange>
      </w:pPr>
      <w:ins w:id="263" w:author="ivan4995@gmail.com" w:date="2026-05-05T16:49:00Z">
        <w:r w:rsidRPr="000E616C">
          <w:rPr>
            <w:rFonts w:ascii="Times New Roman" w:eastAsia="Times New Roman" w:hAnsi="Times New Roman" w:cs="Times New Roman"/>
            <w:sz w:val="20"/>
            <w:szCs w:val="20"/>
            <w:rPrChange w:id="264" w:author="ivan4995@gmail.com" w:date="2026-05-05T16:49:00Z">
              <w:rPr>
                <w:rFonts w:ascii="Times New Roman" w:eastAsia="Times New Roman" w:hAnsi="Times New Roman" w:cs="Times New Roman"/>
              </w:rPr>
            </w:rPrChange>
          </w:rPr>
          <w:t>In the present work, we test the fidelity of this detection technique using Monte-Carlo simulation in a broad range of parameters.  Then, we apply the method to real virus sequences from the adapting world population of SARS–CoV-2 sampled in two different ways to predict the strongest epistatic links. This</w:t>
        </w:r>
        <w:r w:rsidRPr="000E616C">
          <w:rPr>
            <w:rFonts w:ascii="Times New Roman" w:eastAsia="Times New Roman" w:hAnsi="Times New Roman" w:cs="Times New Roman"/>
            <w:sz w:val="20"/>
            <w:szCs w:val="20"/>
            <w:lang w:val="en-US"/>
            <w:rPrChange w:id="265" w:author="ivan4995@gmail.com" w:date="2026-05-05T16:49:00Z">
              <w:rPr>
                <w:rFonts w:ascii="Times New Roman" w:eastAsia="Times New Roman" w:hAnsi="Times New Roman" w:cs="Times New Roman"/>
                <w:lang w:val="en-US"/>
              </w:rPr>
            </w:rPrChange>
          </w:rPr>
          <w:t xml:space="preserve"> approach differs from the alternative methods in the following respects. Firstly, it does not make unrealistic assumptions regarding the evolutionary factors at play. Secondly, its accuracy is validated in a broad range of model parameters on simulated sequences, using a generic model of population genetics of the Wright Fisher type. Thirdly, the application to data is focused on well-balanced sampling between sequences related to major variants. </w:t>
        </w:r>
        <w:r w:rsidRPr="000E616C">
          <w:rPr>
            <w:rFonts w:ascii="Times New Roman" w:eastAsia="Times New Roman" w:hAnsi="Times New Roman" w:cs="Times New Roman"/>
            <w:bCs/>
            <w:sz w:val="20"/>
            <w:szCs w:val="20"/>
            <w:lang w:val="en-US"/>
            <w:rPrChange w:id="266" w:author="ivan4995@gmail.com" w:date="2026-05-05T16:49:00Z">
              <w:rPr>
                <w:rFonts w:ascii="Times New Roman" w:eastAsia="Times New Roman" w:hAnsi="Times New Roman" w:cs="Times New Roman"/>
                <w:bCs/>
                <w:lang w:val="en-US"/>
              </w:rPr>
            </w:rPrChange>
          </w:rPr>
          <w:t xml:space="preserve">The fourth feature is the use of the conditional correlator. </w:t>
        </w:r>
      </w:ins>
    </w:p>
    <w:p w14:paraId="13C66E58" w14:textId="4E41FDC2" w:rsidR="001538C8" w:rsidRDefault="00FC5B23">
      <w:pPr>
        <w:rPr>
          <w:rFonts w:ascii="Times New Roman" w:hAnsi="Times New Roman" w:cs="Times New Roman"/>
          <w:bCs/>
          <w:color w:val="000000"/>
          <w:sz w:val="20"/>
          <w:szCs w:val="20"/>
          <w:shd w:val="clear" w:color="auto" w:fill="FFFFFF"/>
          <w:lang w:val="en-US"/>
        </w:rPr>
      </w:pPr>
      <w:del w:id="267" w:author="ivan4995@gmail.com" w:date="2026-05-05T16:49:00Z">
        <w:r w:rsidDel="000E616C">
          <w:rPr>
            <w:rFonts w:ascii="Times New Roman" w:hAnsi="Times New Roman" w:cs="Times New Roman"/>
            <w:color w:val="000000"/>
            <w:sz w:val="20"/>
            <w:szCs w:val="20"/>
            <w:shd w:val="clear" w:color="auto" w:fill="FFFFFF"/>
            <w:lang w:val="en-US"/>
          </w:rPr>
          <w:delText>Our</w:delText>
        </w:r>
        <w:r w:rsidR="00E50B5F" w:rsidRPr="004F1A47" w:rsidDel="000E616C">
          <w:rPr>
            <w:rFonts w:ascii="Times New Roman" w:hAnsi="Times New Roman" w:cs="Times New Roman"/>
            <w:color w:val="000000"/>
            <w:sz w:val="20"/>
            <w:szCs w:val="20"/>
            <w:shd w:val="clear" w:color="auto" w:fill="FFFFFF"/>
            <w:lang w:val="en-US"/>
          </w:rPr>
          <w:delText xml:space="preserve"> </w:delText>
        </w:r>
        <w:r w:rsidR="00DA1E9B" w:rsidDel="000E616C">
          <w:rPr>
            <w:rFonts w:ascii="Times New Roman" w:hAnsi="Times New Roman" w:cs="Times New Roman"/>
            <w:color w:val="000000"/>
            <w:sz w:val="20"/>
            <w:szCs w:val="20"/>
            <w:shd w:val="clear" w:color="auto" w:fill="FFFFFF"/>
            <w:lang w:val="en-US"/>
          </w:rPr>
          <w:delText>approach</w:delText>
        </w:r>
        <w:r w:rsidR="002E7298" w:rsidRPr="004F1A47" w:rsidDel="000E616C">
          <w:rPr>
            <w:rFonts w:ascii="Times New Roman" w:hAnsi="Times New Roman" w:cs="Times New Roman"/>
            <w:color w:val="000000"/>
            <w:sz w:val="20"/>
            <w:szCs w:val="20"/>
            <w:shd w:val="clear" w:color="auto" w:fill="FFFFFF"/>
            <w:lang w:val="en-US"/>
          </w:rPr>
          <w:delText xml:space="preserve"> </w:delText>
        </w:r>
        <w:r w:rsidR="007C0936" w:rsidDel="000E616C">
          <w:rPr>
            <w:rFonts w:ascii="Times New Roman" w:hAnsi="Times New Roman" w:cs="Times New Roman"/>
            <w:color w:val="000000"/>
            <w:sz w:val="20"/>
            <w:szCs w:val="20"/>
            <w:shd w:val="clear" w:color="auto" w:fill="FFFFFF"/>
            <w:lang w:val="en-US"/>
          </w:rPr>
          <w:delText>differs from</w:delText>
        </w:r>
        <w:r w:rsidR="00E50B5F" w:rsidRPr="004F1A47" w:rsidDel="000E616C">
          <w:rPr>
            <w:rFonts w:ascii="Times New Roman" w:hAnsi="Times New Roman" w:cs="Times New Roman"/>
            <w:color w:val="000000"/>
            <w:sz w:val="20"/>
            <w:szCs w:val="20"/>
            <w:shd w:val="clear" w:color="auto" w:fill="FFFFFF"/>
            <w:lang w:val="en-US"/>
          </w:rPr>
          <w:delText xml:space="preserve"> the </w:delText>
        </w:r>
        <w:r w:rsidDel="000E616C">
          <w:rPr>
            <w:rFonts w:ascii="Times New Roman" w:hAnsi="Times New Roman" w:cs="Times New Roman"/>
            <w:color w:val="000000"/>
            <w:sz w:val="20"/>
            <w:szCs w:val="20"/>
            <w:shd w:val="clear" w:color="auto" w:fill="FFFFFF"/>
            <w:lang w:val="en-US"/>
          </w:rPr>
          <w:delText>previous</w:delText>
        </w:r>
        <w:r w:rsidR="00E50B5F" w:rsidRPr="004F1A47" w:rsidDel="000E616C">
          <w:rPr>
            <w:rFonts w:ascii="Times New Roman" w:hAnsi="Times New Roman" w:cs="Times New Roman"/>
            <w:color w:val="000000"/>
            <w:sz w:val="20"/>
            <w:szCs w:val="20"/>
            <w:shd w:val="clear" w:color="auto" w:fill="FFFFFF"/>
            <w:lang w:val="en-US"/>
          </w:rPr>
          <w:delText xml:space="preserve"> </w:delText>
        </w:r>
        <w:r w:rsidR="00375979" w:rsidRPr="004F1A47" w:rsidDel="000E616C">
          <w:rPr>
            <w:rFonts w:ascii="Times New Roman" w:hAnsi="Times New Roman" w:cs="Times New Roman"/>
            <w:color w:val="000000"/>
            <w:sz w:val="20"/>
            <w:szCs w:val="20"/>
            <w:shd w:val="clear" w:color="auto" w:fill="FFFFFF"/>
            <w:lang w:val="en-US"/>
          </w:rPr>
          <w:delText>studies</w:delText>
        </w:r>
        <w:r w:rsidR="00EB3BC4" w:rsidDel="000E616C">
          <w:rPr>
            <w:rFonts w:ascii="Times New Roman" w:hAnsi="Times New Roman" w:cs="Times New Roman"/>
            <w:color w:val="000000"/>
            <w:sz w:val="20"/>
            <w:szCs w:val="20"/>
            <w:shd w:val="clear" w:color="auto" w:fill="FFFFFF"/>
            <w:lang w:val="en-US"/>
          </w:rPr>
          <w:delText xml:space="preserve"> in the following respects</w:delText>
        </w:r>
        <w:r w:rsidR="00E50B5F" w:rsidRPr="004F1A47" w:rsidDel="000E616C">
          <w:rPr>
            <w:rFonts w:ascii="Times New Roman" w:hAnsi="Times New Roman" w:cs="Times New Roman"/>
            <w:color w:val="000000"/>
            <w:sz w:val="20"/>
            <w:szCs w:val="20"/>
            <w:shd w:val="clear" w:color="auto" w:fill="FFFFFF"/>
            <w:lang w:val="en-US"/>
          </w:rPr>
          <w:delText xml:space="preserve">. Firstly, it </w:delText>
        </w:r>
        <w:r w:rsidR="002E7298" w:rsidRPr="004F1A47" w:rsidDel="000E616C">
          <w:rPr>
            <w:rFonts w:ascii="Times New Roman" w:hAnsi="Times New Roman" w:cs="Times New Roman"/>
            <w:color w:val="000000"/>
            <w:sz w:val="20"/>
            <w:szCs w:val="20"/>
            <w:shd w:val="clear" w:color="auto" w:fill="FFFFFF"/>
            <w:lang w:val="en-US"/>
          </w:rPr>
          <w:delText>do</w:delText>
        </w:r>
        <w:r w:rsidR="00E50B5F" w:rsidRPr="004F1A47" w:rsidDel="000E616C">
          <w:rPr>
            <w:rFonts w:ascii="Times New Roman" w:hAnsi="Times New Roman" w:cs="Times New Roman"/>
            <w:color w:val="000000"/>
            <w:sz w:val="20"/>
            <w:szCs w:val="20"/>
            <w:shd w:val="clear" w:color="auto" w:fill="FFFFFF"/>
            <w:lang w:val="en-US"/>
          </w:rPr>
          <w:delText>es</w:delText>
        </w:r>
        <w:r w:rsidR="002E7298" w:rsidRPr="004F1A47" w:rsidDel="000E616C">
          <w:rPr>
            <w:rFonts w:ascii="Times New Roman" w:hAnsi="Times New Roman" w:cs="Times New Roman"/>
            <w:color w:val="000000"/>
            <w:sz w:val="20"/>
            <w:szCs w:val="20"/>
            <w:shd w:val="clear" w:color="auto" w:fill="FFFFFF"/>
            <w:lang w:val="en-US"/>
          </w:rPr>
          <w:delText xml:space="preserve"> not make </w:delText>
        </w:r>
        <w:r w:rsidR="00D466C4" w:rsidRPr="004F1A47" w:rsidDel="000E616C">
          <w:rPr>
            <w:rFonts w:ascii="Times New Roman" w:hAnsi="Times New Roman" w:cs="Times New Roman"/>
            <w:color w:val="000000"/>
            <w:sz w:val="20"/>
            <w:szCs w:val="20"/>
            <w:shd w:val="clear" w:color="auto" w:fill="FFFFFF"/>
            <w:lang w:val="en-US"/>
          </w:rPr>
          <w:delText xml:space="preserve">any </w:delText>
        </w:r>
        <w:r w:rsidR="002E7298" w:rsidRPr="004F1A47" w:rsidDel="000E616C">
          <w:rPr>
            <w:rFonts w:ascii="Times New Roman" w:hAnsi="Times New Roman" w:cs="Times New Roman"/>
            <w:color w:val="000000"/>
            <w:sz w:val="20"/>
            <w:szCs w:val="20"/>
            <w:shd w:val="clear" w:color="auto" w:fill="FFFFFF"/>
            <w:lang w:val="en-US"/>
          </w:rPr>
          <w:delText>unrealistic assumptions</w:delText>
        </w:r>
        <w:r w:rsidR="00375979" w:rsidRPr="004F1A47" w:rsidDel="000E616C">
          <w:rPr>
            <w:rFonts w:ascii="Times New Roman" w:hAnsi="Times New Roman" w:cs="Times New Roman"/>
            <w:color w:val="000000"/>
            <w:sz w:val="20"/>
            <w:szCs w:val="20"/>
            <w:shd w:val="clear" w:color="auto" w:fill="FFFFFF"/>
            <w:lang w:val="en-US"/>
          </w:rPr>
          <w:delText xml:space="preserve"> regarding the evolutionary factors at play</w:delText>
        </w:r>
        <w:r w:rsidR="00E50B5F" w:rsidRPr="004F1A47" w:rsidDel="000E616C">
          <w:rPr>
            <w:rFonts w:ascii="Times New Roman" w:hAnsi="Times New Roman" w:cs="Times New Roman"/>
            <w:color w:val="000000"/>
            <w:sz w:val="20"/>
            <w:szCs w:val="20"/>
            <w:shd w:val="clear" w:color="auto" w:fill="FFFFFF"/>
            <w:lang w:val="en-US"/>
          </w:rPr>
          <w:delText xml:space="preserve">. </w:delText>
        </w:r>
        <w:r w:rsidR="00401F41" w:rsidRPr="004F1A47" w:rsidDel="000E616C">
          <w:rPr>
            <w:rFonts w:ascii="Times New Roman" w:hAnsi="Times New Roman" w:cs="Times New Roman"/>
            <w:color w:val="000000"/>
            <w:sz w:val="20"/>
            <w:szCs w:val="20"/>
            <w:shd w:val="clear" w:color="auto" w:fill="FFFFFF"/>
            <w:lang w:val="en-US"/>
          </w:rPr>
          <w:delText>Secondly</w:delText>
        </w:r>
        <w:r w:rsidR="00E50B5F" w:rsidRPr="004F1A47" w:rsidDel="000E616C">
          <w:rPr>
            <w:rFonts w:ascii="Times New Roman" w:hAnsi="Times New Roman" w:cs="Times New Roman"/>
            <w:color w:val="000000"/>
            <w:sz w:val="20"/>
            <w:szCs w:val="20"/>
            <w:shd w:val="clear" w:color="auto" w:fill="FFFFFF"/>
            <w:lang w:val="en-US"/>
          </w:rPr>
          <w:delText xml:space="preserve">, </w:delText>
        </w:r>
        <w:r w:rsidR="00375979" w:rsidRPr="004F1A47" w:rsidDel="000E616C">
          <w:rPr>
            <w:rFonts w:ascii="Times New Roman" w:hAnsi="Times New Roman" w:cs="Times New Roman"/>
            <w:color w:val="000000"/>
            <w:sz w:val="20"/>
            <w:szCs w:val="20"/>
            <w:shd w:val="clear" w:color="auto" w:fill="FFFFFF"/>
            <w:lang w:val="en-US"/>
          </w:rPr>
          <w:delText>its</w:delText>
        </w:r>
        <w:r w:rsidR="00E50B5F" w:rsidRPr="004F1A47" w:rsidDel="000E616C">
          <w:rPr>
            <w:rFonts w:ascii="Times New Roman" w:hAnsi="Times New Roman" w:cs="Times New Roman"/>
            <w:color w:val="000000"/>
            <w:sz w:val="20"/>
            <w:szCs w:val="20"/>
            <w:shd w:val="clear" w:color="auto" w:fill="FFFFFF"/>
            <w:lang w:val="en-US"/>
          </w:rPr>
          <w:delText xml:space="preserve"> accuracy</w:delText>
        </w:r>
        <w:r w:rsidR="00375979" w:rsidRPr="004F1A47" w:rsidDel="000E616C">
          <w:rPr>
            <w:rFonts w:ascii="Times New Roman" w:hAnsi="Times New Roman" w:cs="Times New Roman"/>
            <w:color w:val="000000"/>
            <w:sz w:val="20"/>
            <w:szCs w:val="20"/>
            <w:shd w:val="clear" w:color="auto" w:fill="FFFFFF"/>
            <w:lang w:val="en-US"/>
          </w:rPr>
          <w:delText xml:space="preserve"> </w:delText>
        </w:r>
        <w:r w:rsidR="00DA1E9B" w:rsidDel="000E616C">
          <w:rPr>
            <w:rFonts w:ascii="Times New Roman" w:hAnsi="Times New Roman" w:cs="Times New Roman"/>
            <w:color w:val="000000"/>
            <w:sz w:val="20"/>
            <w:szCs w:val="20"/>
            <w:shd w:val="clear" w:color="auto" w:fill="FFFFFF"/>
            <w:lang w:val="en-US"/>
          </w:rPr>
          <w:delText xml:space="preserve">is validated </w:delText>
        </w:r>
        <w:r w:rsidR="00375979" w:rsidRPr="004F1A47" w:rsidDel="000E616C">
          <w:rPr>
            <w:rFonts w:ascii="Times New Roman" w:hAnsi="Times New Roman" w:cs="Times New Roman"/>
            <w:color w:val="000000"/>
            <w:sz w:val="20"/>
            <w:szCs w:val="20"/>
            <w:shd w:val="clear" w:color="auto" w:fill="FFFFFF"/>
            <w:lang w:val="en-US"/>
          </w:rPr>
          <w:delText>in a broad range</w:delText>
        </w:r>
        <w:r w:rsidR="00E50B5F" w:rsidRPr="004F1A47" w:rsidDel="000E616C">
          <w:rPr>
            <w:rFonts w:ascii="Times New Roman" w:hAnsi="Times New Roman" w:cs="Times New Roman"/>
            <w:color w:val="000000"/>
            <w:sz w:val="20"/>
            <w:szCs w:val="20"/>
            <w:shd w:val="clear" w:color="auto" w:fill="FFFFFF"/>
            <w:lang w:val="en-US"/>
          </w:rPr>
          <w:delText xml:space="preserve"> of model parameters, </w:delText>
        </w:r>
        <w:r w:rsidR="00375979" w:rsidRPr="004F1A47" w:rsidDel="000E616C">
          <w:rPr>
            <w:rFonts w:ascii="Times New Roman" w:hAnsi="Times New Roman" w:cs="Times New Roman"/>
            <w:color w:val="000000"/>
            <w:sz w:val="20"/>
            <w:szCs w:val="20"/>
            <w:shd w:val="clear" w:color="auto" w:fill="FFFFFF"/>
            <w:lang w:val="en-US"/>
          </w:rPr>
          <w:delText>using a generic model of population genetics</w:delText>
        </w:r>
        <w:r w:rsidR="00DF5819" w:rsidRPr="004F1A47" w:rsidDel="000E616C">
          <w:rPr>
            <w:rFonts w:ascii="Times New Roman" w:hAnsi="Times New Roman" w:cs="Times New Roman"/>
            <w:color w:val="000000"/>
            <w:sz w:val="20"/>
            <w:szCs w:val="20"/>
            <w:shd w:val="clear" w:color="auto" w:fill="FFFFFF"/>
            <w:lang w:val="en-US"/>
          </w:rPr>
          <w:delText xml:space="preserve"> of the Wright Fisher type</w:delText>
        </w:r>
        <w:r w:rsidR="00375979" w:rsidRPr="004F1A47" w:rsidDel="000E616C">
          <w:rPr>
            <w:rFonts w:ascii="Times New Roman" w:hAnsi="Times New Roman" w:cs="Times New Roman"/>
            <w:color w:val="000000"/>
            <w:sz w:val="20"/>
            <w:szCs w:val="20"/>
            <w:shd w:val="clear" w:color="auto" w:fill="FFFFFF"/>
            <w:lang w:val="en-US"/>
          </w:rPr>
          <w:delText>.</w:delText>
        </w:r>
        <w:r w:rsidR="00B84398" w:rsidRPr="004F1A47" w:rsidDel="000E616C">
          <w:rPr>
            <w:rFonts w:ascii="Times New Roman" w:hAnsi="Times New Roman" w:cs="Times New Roman"/>
            <w:color w:val="000000"/>
            <w:sz w:val="20"/>
            <w:szCs w:val="20"/>
            <w:shd w:val="clear" w:color="auto" w:fill="FFFFFF"/>
            <w:lang w:val="en-US"/>
          </w:rPr>
          <w:delText xml:space="preserve"> </w:delText>
        </w:r>
        <w:r w:rsidR="00DA1E9B" w:rsidDel="000E616C">
          <w:rPr>
            <w:rFonts w:ascii="Times New Roman" w:hAnsi="Times New Roman" w:cs="Times New Roman"/>
            <w:color w:val="000000"/>
            <w:sz w:val="20"/>
            <w:szCs w:val="20"/>
            <w:shd w:val="clear" w:color="auto" w:fill="FFFFFF"/>
            <w:lang w:val="en-US"/>
          </w:rPr>
          <w:delText xml:space="preserve">Thirdly, the application to data is focused on well-balanced sampling between sequences related to major variants. </w:delText>
        </w:r>
        <w:r w:rsidR="004F1A47" w:rsidDel="000E616C">
          <w:rPr>
            <w:rFonts w:ascii="Times New Roman" w:hAnsi="Times New Roman" w:cs="Times New Roman"/>
            <w:bCs/>
            <w:color w:val="000000"/>
            <w:sz w:val="20"/>
            <w:szCs w:val="20"/>
            <w:shd w:val="clear" w:color="auto" w:fill="FFFFFF"/>
            <w:lang w:val="en-US"/>
          </w:rPr>
          <w:delText xml:space="preserve">The </w:delText>
        </w:r>
        <w:r w:rsidR="00DA1E9B" w:rsidDel="000E616C">
          <w:rPr>
            <w:rFonts w:ascii="Times New Roman" w:hAnsi="Times New Roman" w:cs="Times New Roman"/>
            <w:bCs/>
            <w:color w:val="000000"/>
            <w:sz w:val="20"/>
            <w:szCs w:val="20"/>
            <w:shd w:val="clear" w:color="auto" w:fill="FFFFFF"/>
            <w:lang w:val="en-US"/>
          </w:rPr>
          <w:delText>fourth innovation</w:delText>
        </w:r>
        <w:r w:rsidR="00B84398" w:rsidRPr="004F1A47" w:rsidDel="000E616C">
          <w:rPr>
            <w:rFonts w:ascii="Times New Roman" w:hAnsi="Times New Roman" w:cs="Times New Roman"/>
            <w:bCs/>
            <w:color w:val="000000"/>
            <w:sz w:val="20"/>
            <w:szCs w:val="20"/>
            <w:shd w:val="clear" w:color="auto" w:fill="FFFFFF"/>
            <w:lang w:val="en-US"/>
          </w:rPr>
          <w:delText xml:space="preserve"> is the </w:delText>
        </w:r>
        <w:r w:rsidR="001A728B" w:rsidRPr="004F1A47" w:rsidDel="000E616C">
          <w:rPr>
            <w:rFonts w:ascii="Times New Roman" w:hAnsi="Times New Roman" w:cs="Times New Roman"/>
            <w:bCs/>
            <w:color w:val="000000"/>
            <w:sz w:val="20"/>
            <w:szCs w:val="20"/>
            <w:shd w:val="clear" w:color="auto" w:fill="FFFFFF"/>
            <w:lang w:val="en-US"/>
          </w:rPr>
          <w:delText xml:space="preserve">use of a </w:delText>
        </w:r>
        <w:r w:rsidR="00B84398" w:rsidRPr="004F1A47" w:rsidDel="000E616C">
          <w:rPr>
            <w:rFonts w:ascii="Times New Roman" w:hAnsi="Times New Roman" w:cs="Times New Roman"/>
            <w:bCs/>
            <w:color w:val="000000"/>
            <w:sz w:val="20"/>
            <w:szCs w:val="20"/>
            <w:shd w:val="clear" w:color="auto" w:fill="FFFFFF"/>
            <w:lang w:val="en-US"/>
          </w:rPr>
          <w:delText xml:space="preserve">conditional correlator that enhances the </w:delText>
        </w:r>
        <w:r w:rsidR="008C1CE6" w:rsidRPr="004F1A47" w:rsidDel="000E616C">
          <w:rPr>
            <w:rFonts w:ascii="Times New Roman" w:hAnsi="Times New Roman" w:cs="Times New Roman"/>
            <w:bCs/>
            <w:color w:val="000000"/>
            <w:sz w:val="20"/>
            <w:szCs w:val="20"/>
            <w:shd w:val="clear" w:color="auto" w:fill="FFFFFF"/>
            <w:lang w:val="en-US"/>
          </w:rPr>
          <w:delText xml:space="preserve">detection </w:delText>
        </w:r>
        <w:r w:rsidR="00B84398" w:rsidRPr="004F1A47" w:rsidDel="000E616C">
          <w:rPr>
            <w:rFonts w:ascii="Times New Roman" w:hAnsi="Times New Roman" w:cs="Times New Roman"/>
            <w:bCs/>
            <w:color w:val="000000"/>
            <w:sz w:val="20"/>
            <w:szCs w:val="20"/>
            <w:shd w:val="clear" w:color="auto" w:fill="FFFFFF"/>
            <w:lang w:val="en-US"/>
          </w:rPr>
          <w:delText xml:space="preserve">accuracy near the </w:delText>
        </w:r>
        <w:r w:rsidR="00EF654A" w:rsidDel="000E616C">
          <w:rPr>
            <w:rFonts w:ascii="Times New Roman" w:hAnsi="Times New Roman" w:cs="Times New Roman"/>
            <w:bCs/>
            <w:color w:val="000000"/>
            <w:sz w:val="20"/>
            <w:szCs w:val="20"/>
            <w:shd w:val="clear" w:color="auto" w:fill="FFFFFF"/>
            <w:lang w:val="en-US"/>
          </w:rPr>
          <w:delText xml:space="preserve">epistatic magnitude </w:delText>
        </w:r>
        <w:r w:rsidR="00B84398" w:rsidRPr="004F1A47" w:rsidDel="000E616C">
          <w:rPr>
            <w:rFonts w:ascii="Times New Roman" w:hAnsi="Times New Roman" w:cs="Times New Roman"/>
            <w:bCs/>
            <w:color w:val="000000"/>
            <w:sz w:val="20"/>
            <w:szCs w:val="20"/>
            <w:shd w:val="clear" w:color="auto" w:fill="FFFFFF"/>
            <w:lang w:val="en-US"/>
          </w:rPr>
          <w:delText xml:space="preserve">of </w:delText>
        </w:r>
        <w:r w:rsidR="004F1A47" w:rsidDel="000E616C">
          <w:rPr>
            <w:rFonts w:ascii="Times New Roman" w:hAnsi="Times New Roman" w:cs="Times New Roman"/>
            <w:bCs/>
            <w:color w:val="000000"/>
            <w:sz w:val="20"/>
            <w:szCs w:val="20"/>
            <w:shd w:val="clear" w:color="auto" w:fill="FFFFFF"/>
            <w:lang w:val="en-US"/>
          </w:rPr>
          <w:delText xml:space="preserve">full </w:delText>
        </w:r>
        <w:r w:rsidR="00B84398" w:rsidRPr="004F1A47" w:rsidDel="000E616C">
          <w:rPr>
            <w:rFonts w:ascii="Times New Roman" w:hAnsi="Times New Roman" w:cs="Times New Roman"/>
            <w:bCs/>
            <w:color w:val="000000"/>
            <w:sz w:val="20"/>
            <w:szCs w:val="20"/>
            <w:shd w:val="clear" w:color="auto" w:fill="FFFFFF"/>
            <w:lang w:val="en-US"/>
          </w:rPr>
          <w:delText>compensation</w:delText>
        </w:r>
      </w:del>
      <w:del w:id="268" w:author="ivan4995@gmail.com" w:date="2026-05-05T16:50:00Z">
        <w:r w:rsidR="00B84398" w:rsidRPr="004F1A47" w:rsidDel="000E616C">
          <w:rPr>
            <w:rFonts w:ascii="Times New Roman" w:hAnsi="Times New Roman" w:cs="Times New Roman"/>
            <w:bCs/>
            <w:color w:val="000000"/>
            <w:sz w:val="20"/>
            <w:szCs w:val="20"/>
            <w:shd w:val="clear" w:color="auto" w:fill="FFFFFF"/>
            <w:lang w:val="en-US"/>
          </w:rPr>
          <w:delText>.</w:delText>
        </w:r>
      </w:del>
    </w:p>
    <w:p w14:paraId="63F493AE" w14:textId="35D9C485" w:rsidR="001538C8" w:rsidRPr="001538C8" w:rsidRDefault="001538C8">
      <w:pPr>
        <w:rPr>
          <w:rFonts w:ascii="Helvetica" w:hAnsi="Helvetica"/>
          <w:color w:val="000000"/>
          <w:sz w:val="22"/>
          <w:szCs w:val="22"/>
          <w:shd w:val="clear" w:color="auto" w:fill="FFFFFF"/>
          <w:lang w:val="en-US"/>
        </w:rPr>
      </w:pPr>
    </w:p>
    <w:p w14:paraId="595C02F2" w14:textId="39BCD0C2" w:rsidR="00EB50E0" w:rsidRPr="003552A3" w:rsidRDefault="00133529">
      <w:pPr>
        <w:rPr>
          <w:rStyle w:val="apple-converted-space"/>
          <w:rFonts w:ascii="Helvetica" w:hAnsi="Helvetica"/>
          <w:b/>
          <w:color w:val="000000"/>
          <w:sz w:val="22"/>
          <w:szCs w:val="22"/>
          <w:shd w:val="clear" w:color="auto" w:fill="FFFFFF"/>
        </w:rPr>
      </w:pPr>
      <w:r w:rsidRPr="003552A3">
        <w:rPr>
          <w:rFonts w:ascii="Helvetica" w:hAnsi="Helvetica"/>
          <w:b/>
          <w:color w:val="000000"/>
          <w:sz w:val="22"/>
          <w:szCs w:val="22"/>
          <w:shd w:val="clear" w:color="auto" w:fill="FFFFFF"/>
        </w:rPr>
        <w:t xml:space="preserve">In fact, tree based methods (like Neverov et al) take strong linkage effect into account explicitly. </w:t>
      </w:r>
    </w:p>
    <w:p w14:paraId="5D9BFB0A" w14:textId="77777777" w:rsidR="00EB50E0" w:rsidRPr="003552A3" w:rsidRDefault="00EB50E0">
      <w:pPr>
        <w:rPr>
          <w:rStyle w:val="apple-converted-space"/>
          <w:rFonts w:ascii="Helvetica" w:hAnsi="Helvetica"/>
          <w:color w:val="000000"/>
          <w:sz w:val="22"/>
          <w:szCs w:val="22"/>
          <w:shd w:val="clear" w:color="auto" w:fill="FFFFFF"/>
        </w:rPr>
      </w:pPr>
    </w:p>
    <w:p w14:paraId="3A40BEFF" w14:textId="51EECE55" w:rsidR="00082298" w:rsidRDefault="007F4A31">
      <w:pPr>
        <w:rPr>
          <w:rFonts w:ascii="Helvetica" w:hAnsi="Helvetica"/>
          <w:color w:val="000000"/>
          <w:sz w:val="22"/>
          <w:szCs w:val="22"/>
          <w:lang w:val="en-US"/>
        </w:rPr>
      </w:pPr>
      <w:r>
        <w:rPr>
          <w:rFonts w:ascii="Helvetica" w:hAnsi="Helvetica"/>
          <w:color w:val="000000"/>
          <w:sz w:val="22"/>
          <w:szCs w:val="22"/>
          <w:lang w:val="en-US"/>
        </w:rPr>
        <w:t>Indeed, t</w:t>
      </w:r>
      <w:r w:rsidR="00B63C09">
        <w:rPr>
          <w:rFonts w:ascii="Helvetica" w:hAnsi="Helvetica"/>
          <w:color w:val="000000"/>
          <w:sz w:val="22"/>
          <w:szCs w:val="22"/>
          <w:lang w:val="en-US"/>
        </w:rPr>
        <w:t xml:space="preserve">hey make an effort </w:t>
      </w:r>
      <w:r>
        <w:rPr>
          <w:rFonts w:ascii="Helvetica" w:hAnsi="Helvetica"/>
          <w:color w:val="000000"/>
          <w:sz w:val="22"/>
          <w:szCs w:val="22"/>
          <w:lang w:val="en-US"/>
        </w:rPr>
        <w:t>to do so</w:t>
      </w:r>
      <w:r w:rsidR="00B63C09">
        <w:rPr>
          <w:rFonts w:ascii="Helvetica" w:hAnsi="Helvetica"/>
          <w:color w:val="000000"/>
          <w:sz w:val="22"/>
          <w:szCs w:val="22"/>
          <w:lang w:val="en-US"/>
        </w:rPr>
        <w:t xml:space="preserve"> by monitoring synonymous mutations as markers of linkage</w:t>
      </w:r>
      <w:r>
        <w:rPr>
          <w:rFonts w:ascii="Helvetica" w:hAnsi="Helvetica"/>
          <w:color w:val="000000"/>
          <w:sz w:val="22"/>
          <w:szCs w:val="22"/>
          <w:lang w:val="en-US"/>
        </w:rPr>
        <w:t>. However,</w:t>
      </w:r>
      <w:r w:rsidR="00B63C09">
        <w:rPr>
          <w:rFonts w:ascii="Helvetica" w:hAnsi="Helvetica"/>
          <w:color w:val="000000"/>
          <w:sz w:val="22"/>
          <w:szCs w:val="22"/>
          <w:lang w:val="en-US"/>
        </w:rPr>
        <w:t xml:space="preserve"> they do not use balancing sampling and do not test the accuracy on simulated sequences. </w:t>
      </w:r>
      <w:r w:rsidR="00082298">
        <w:rPr>
          <w:rFonts w:ascii="Helvetica" w:hAnsi="Helvetica"/>
          <w:color w:val="000000"/>
          <w:sz w:val="22"/>
          <w:szCs w:val="22"/>
          <w:lang w:val="en-US"/>
        </w:rPr>
        <w:t>As for the replacement of a pairwise correlation to the</w:t>
      </w:r>
      <w:r w:rsidR="00917F60">
        <w:rPr>
          <w:rFonts w:ascii="Helvetica" w:hAnsi="Helvetica"/>
          <w:color w:val="000000"/>
          <w:sz w:val="22"/>
          <w:szCs w:val="22"/>
          <w:lang w:val="en-US"/>
        </w:rPr>
        <w:t xml:space="preserve"> phylogenetic</w:t>
      </w:r>
      <w:r w:rsidR="00082298">
        <w:rPr>
          <w:rFonts w:ascii="Helvetica" w:hAnsi="Helvetica"/>
          <w:color w:val="000000"/>
          <w:sz w:val="22"/>
          <w:szCs w:val="22"/>
          <w:lang w:val="en-US"/>
        </w:rPr>
        <w:t xml:space="preserve"> tree, in itself, it offers little advantage </w:t>
      </w:r>
      <w:del w:id="269" w:author="Microsoft Office User" w:date="2026-05-05T18:36:00Z" w16du:dateUtc="2026-05-05T15:36:00Z">
        <w:r w:rsidR="00082298" w:rsidDel="00D841A1">
          <w:rPr>
            <w:rFonts w:ascii="Helvetica" w:hAnsi="Helvetica"/>
            <w:color w:val="000000"/>
            <w:sz w:val="22"/>
            <w:szCs w:val="22"/>
            <w:lang w:val="en-US"/>
          </w:rPr>
          <w:delText>in this regard</w:delText>
        </w:r>
      </w:del>
      <w:ins w:id="270" w:author="Microsoft Office User" w:date="2026-05-05T18:36:00Z" w16du:dateUtc="2026-05-05T15:36:00Z">
        <w:r w:rsidR="00D841A1">
          <w:rPr>
            <w:rFonts w:ascii="Helvetica" w:hAnsi="Helvetica"/>
            <w:color w:val="000000"/>
            <w:sz w:val="22"/>
            <w:szCs w:val="22"/>
            <w:lang w:val="en-US"/>
          </w:rPr>
          <w:t xml:space="preserve">in canceling linkage effects (see Pedruzzi </w:t>
        </w:r>
      </w:ins>
      <w:ins w:id="271" w:author="Microsoft Office User" w:date="2026-05-05T18:37:00Z" w16du:dateUtc="2026-05-05T15:37:00Z">
        <w:r w:rsidR="00D841A1">
          <w:rPr>
            <w:rFonts w:ascii="Helvetica" w:hAnsi="Helvetica"/>
            <w:color w:val="000000"/>
            <w:sz w:val="22"/>
            <w:szCs w:val="22"/>
            <w:lang w:val="en-US"/>
          </w:rPr>
          <w:t>&amp;</w:t>
        </w:r>
      </w:ins>
      <w:ins w:id="272" w:author="Microsoft Office User" w:date="2026-05-05T18:36:00Z" w16du:dateUtc="2026-05-05T15:36:00Z">
        <w:r w:rsidR="00D841A1">
          <w:rPr>
            <w:rFonts w:ascii="Helvetica" w:hAnsi="Helvetica"/>
            <w:color w:val="000000"/>
            <w:sz w:val="22"/>
            <w:szCs w:val="22"/>
            <w:lang w:val="en-US"/>
          </w:rPr>
          <w:t xml:space="preserve"> Rouzine PL</w:t>
        </w:r>
      </w:ins>
      <w:ins w:id="273" w:author="Microsoft Office User" w:date="2026-05-05T18:37:00Z" w16du:dateUtc="2026-05-05T15:37:00Z">
        <w:r w:rsidR="00D841A1">
          <w:rPr>
            <w:rFonts w:ascii="Helvetica" w:hAnsi="Helvetica"/>
            <w:color w:val="000000"/>
            <w:sz w:val="22"/>
            <w:szCs w:val="22"/>
            <w:lang w:val="en-US"/>
          </w:rPr>
          <w:t>o</w:t>
        </w:r>
      </w:ins>
      <w:ins w:id="274" w:author="Microsoft Office User" w:date="2026-05-05T18:36:00Z" w16du:dateUtc="2026-05-05T15:36:00Z">
        <w:r w:rsidR="00D841A1">
          <w:rPr>
            <w:rFonts w:ascii="Helvetica" w:hAnsi="Helvetica"/>
            <w:color w:val="000000"/>
            <w:sz w:val="22"/>
            <w:szCs w:val="22"/>
            <w:lang w:val="en-US"/>
          </w:rPr>
          <w:t>S ONE 2019)</w:t>
        </w:r>
      </w:ins>
      <w:r w:rsidR="00082298">
        <w:rPr>
          <w:rFonts w:ascii="Helvetica" w:hAnsi="Helvetica"/>
          <w:color w:val="000000"/>
          <w:sz w:val="22"/>
          <w:szCs w:val="22"/>
          <w:lang w:val="en-US"/>
        </w:rPr>
        <w:t xml:space="preserve">. </w:t>
      </w:r>
    </w:p>
    <w:p w14:paraId="5A414DD9" w14:textId="77777777" w:rsidR="00082298" w:rsidRDefault="00082298">
      <w:pPr>
        <w:rPr>
          <w:rFonts w:ascii="Helvetica" w:hAnsi="Helvetica"/>
          <w:color w:val="000000"/>
          <w:sz w:val="22"/>
          <w:szCs w:val="22"/>
          <w:lang w:val="en-US"/>
        </w:rPr>
      </w:pPr>
    </w:p>
    <w:p w14:paraId="0A4660EA" w14:textId="265561B2" w:rsidR="009A1697" w:rsidRDefault="00082298">
      <w:pPr>
        <w:rPr>
          <w:rFonts w:ascii="Helvetica" w:hAnsi="Helvetica"/>
          <w:color w:val="000000"/>
          <w:sz w:val="22"/>
          <w:szCs w:val="22"/>
          <w:lang w:val="en-US"/>
        </w:rPr>
      </w:pPr>
      <w:r>
        <w:rPr>
          <w:rFonts w:ascii="Helvetica" w:hAnsi="Helvetica"/>
          <w:color w:val="000000"/>
          <w:sz w:val="22"/>
          <w:szCs w:val="22"/>
          <w:lang w:val="en-US"/>
        </w:rPr>
        <w:t>To explain it, w</w:t>
      </w:r>
      <w:r w:rsidR="009D7091">
        <w:rPr>
          <w:rFonts w:ascii="Helvetica" w:hAnsi="Helvetica"/>
          <w:color w:val="000000"/>
          <w:sz w:val="22"/>
          <w:szCs w:val="22"/>
          <w:lang w:val="en-US"/>
        </w:rPr>
        <w:t xml:space="preserve">e </w:t>
      </w:r>
      <w:r w:rsidR="00E4451D">
        <w:rPr>
          <w:rFonts w:ascii="Helvetica" w:hAnsi="Helvetica"/>
          <w:color w:val="000000"/>
          <w:sz w:val="22"/>
          <w:szCs w:val="22"/>
          <w:lang w:val="en-US"/>
        </w:rPr>
        <w:t>added to Discussion</w:t>
      </w:r>
      <w:r w:rsidR="003C7B04">
        <w:rPr>
          <w:rFonts w:ascii="Helvetica" w:hAnsi="Helvetica"/>
          <w:color w:val="000000"/>
          <w:sz w:val="22"/>
          <w:szCs w:val="22"/>
          <w:lang w:val="en-US"/>
        </w:rPr>
        <w:t xml:space="preserve"> the following paragraph</w:t>
      </w:r>
      <w:ins w:id="275" w:author="Microsoft Office User" w:date="2026-05-05T18:37:00Z" w16du:dateUtc="2026-05-05T15:37:00Z">
        <w:r w:rsidR="00D841A1">
          <w:rPr>
            <w:rFonts w:ascii="Helvetica" w:hAnsi="Helvetica"/>
            <w:color w:val="000000"/>
            <w:sz w:val="22"/>
            <w:szCs w:val="22"/>
            <w:lang w:val="en-US"/>
          </w:rPr>
          <w:t xml:space="preserve"> (Line 323)</w:t>
        </w:r>
      </w:ins>
      <w:r w:rsidR="00E4451D">
        <w:rPr>
          <w:rFonts w:ascii="Helvetica" w:hAnsi="Helvetica"/>
          <w:color w:val="000000"/>
          <w:sz w:val="22"/>
          <w:szCs w:val="22"/>
          <w:lang w:val="en-US"/>
        </w:rPr>
        <w:t>:</w:t>
      </w:r>
    </w:p>
    <w:p w14:paraId="78D2CC42" w14:textId="77777777" w:rsidR="00EB1D8F" w:rsidRDefault="00EB1D8F">
      <w:pPr>
        <w:rPr>
          <w:rFonts w:ascii="Helvetica" w:hAnsi="Helvetica"/>
          <w:color w:val="000000"/>
          <w:sz w:val="22"/>
          <w:szCs w:val="22"/>
          <w:lang w:val="en-US"/>
        </w:rPr>
      </w:pPr>
    </w:p>
    <w:p w14:paraId="7DE81459" w14:textId="77777777" w:rsidR="00394A37" w:rsidRPr="00394A37" w:rsidRDefault="00394A37">
      <w:pPr>
        <w:ind w:firstLine="720"/>
        <w:jc w:val="both"/>
        <w:rPr>
          <w:ins w:id="276" w:author="ivan4995@gmail.com" w:date="2026-05-05T16:53:00Z"/>
          <w:rFonts w:ascii="Times New Roman" w:eastAsia="Times New Roman" w:hAnsi="Times New Roman" w:cs="Times New Roman"/>
          <w:bCs/>
          <w:sz w:val="20"/>
          <w:szCs w:val="20"/>
          <w:lang w:val="en-US"/>
          <w:rPrChange w:id="277" w:author="ivan4995@gmail.com" w:date="2026-05-05T16:53:00Z">
            <w:rPr>
              <w:ins w:id="278" w:author="ivan4995@gmail.com" w:date="2026-05-05T16:53:00Z"/>
              <w:rFonts w:ascii="Times New Roman" w:eastAsia="Times New Roman" w:hAnsi="Times New Roman" w:cs="Times New Roman"/>
              <w:bCs/>
              <w:lang w:val="en-US"/>
            </w:rPr>
          </w:rPrChange>
        </w:rPr>
        <w:pPrChange w:id="279" w:author="ivan4995@gmail.com" w:date="2026-05-05T16:54:00Z">
          <w:pPr>
            <w:spacing w:line="360" w:lineRule="auto"/>
            <w:ind w:firstLine="720"/>
            <w:jc w:val="both"/>
          </w:pPr>
        </w:pPrChange>
      </w:pPr>
      <w:ins w:id="280" w:author="ivan4995@gmail.com" w:date="2026-05-05T16:53:00Z">
        <w:r w:rsidRPr="00394A37">
          <w:rPr>
            <w:rFonts w:ascii="Times New Roman" w:eastAsia="Times New Roman" w:hAnsi="Times New Roman" w:cs="Times New Roman"/>
            <w:sz w:val="20"/>
            <w:szCs w:val="20"/>
            <w:rPrChange w:id="281" w:author="ivan4995@gmail.com" w:date="2026-05-05T16:53:00Z">
              <w:rPr>
                <w:rFonts w:ascii="Times New Roman" w:eastAsia="Times New Roman" w:hAnsi="Times New Roman" w:cs="Times New Roman"/>
              </w:rPr>
            </w:rPrChange>
          </w:rPr>
          <w:t>Note that the use of tree-based methods does</w:t>
        </w:r>
        <w:r w:rsidRPr="00394A37">
          <w:rPr>
            <w:rFonts w:ascii="Times New Roman" w:eastAsia="Times New Roman" w:hAnsi="Times New Roman" w:cs="Times New Roman"/>
            <w:bCs/>
            <w:sz w:val="20"/>
            <w:szCs w:val="20"/>
            <w:rPrChange w:id="282" w:author="ivan4995@gmail.com" w:date="2026-05-05T16:53:00Z">
              <w:rPr>
                <w:rFonts w:ascii="Times New Roman" w:eastAsia="Times New Roman" w:hAnsi="Times New Roman" w:cs="Times New Roman"/>
                <w:bCs/>
              </w:rPr>
            </w:rPrChange>
          </w:rPr>
          <w:t xml:space="preserve"> not automatically compensate for strong linkage effects. </w:t>
        </w:r>
        <w:r w:rsidRPr="00394A37">
          <w:rPr>
            <w:rFonts w:ascii="Times New Roman" w:eastAsia="Times New Roman" w:hAnsi="Times New Roman" w:cs="Times New Roman"/>
            <w:bCs/>
            <w:sz w:val="20"/>
            <w:szCs w:val="20"/>
            <w:lang w:val="en-US"/>
            <w:rPrChange w:id="283" w:author="ivan4995@gmail.com" w:date="2026-05-05T16:53:00Z">
              <w:rPr>
                <w:rFonts w:ascii="Times New Roman" w:eastAsia="Times New Roman" w:hAnsi="Times New Roman" w:cs="Times New Roman"/>
                <w:bCs/>
                <w:lang w:val="en-US"/>
              </w:rPr>
            </w:rPrChange>
          </w:rPr>
          <w:t xml:space="preserve">This is because, in the absence of sufficiently strong recombination, all sequences in one single population are very similar to their MRCA, and MRCAs for different independent populations are diverging from each other in genetic space. This process was demonstrated to be responsible for strong linkage effects </w:t>
        </w:r>
        <w:r w:rsidRPr="00394A37">
          <w:rPr>
            <w:rFonts w:ascii="Times New Roman" w:eastAsia="Times New Roman" w:hAnsi="Times New Roman" w:cs="Times New Roman"/>
            <w:bCs/>
            <w:sz w:val="20"/>
            <w:szCs w:val="20"/>
            <w:lang w:val="en-US"/>
            <w:rPrChange w:id="284" w:author="ivan4995@gmail.com" w:date="2026-05-05T16:53:00Z">
              <w:rPr>
                <w:rFonts w:ascii="Times New Roman" w:eastAsia="Times New Roman" w:hAnsi="Times New Roman" w:cs="Times New Roman"/>
                <w:bCs/>
                <w:lang w:val="en-US"/>
              </w:rPr>
            </w:rPrChange>
          </w:rPr>
          <w:fldChar w:fldCharType="begin"/>
        </w:r>
        <w:r w:rsidRPr="00394A37">
          <w:rPr>
            <w:rFonts w:ascii="Times New Roman" w:eastAsia="Times New Roman" w:hAnsi="Times New Roman" w:cs="Times New Roman"/>
            <w:bCs/>
            <w:sz w:val="20"/>
            <w:szCs w:val="20"/>
            <w:lang w:val="en-US"/>
            <w:rPrChange w:id="285" w:author="ivan4995@gmail.com" w:date="2026-05-05T16:53:00Z">
              <w:rPr>
                <w:rFonts w:ascii="Times New Roman" w:eastAsia="Times New Roman" w:hAnsi="Times New Roman" w:cs="Times New Roman"/>
                <w:bCs/>
                <w:lang w:val="en-US"/>
              </w:rPr>
            </w:rPrChange>
          </w:rPr>
          <w:instrText xml:space="preserve"> ADDIN EN.CITE &lt;EndNote&gt;&lt;Cite&gt;&lt;Author&gt;Pedruzzi&lt;/Author&gt;&lt;Year&gt;2019&lt;/Year&gt;&lt;RecNum&gt;1252&lt;/RecNum&gt;&lt;DisplayText&gt;[34]&lt;/DisplayText&gt;&lt;record&gt;&lt;rec-number&gt;1252&lt;/rec-number&gt;&lt;foreign-keys&gt;&lt;key app="EN" db-id="z5v2e0v5r25tt5e00v35f59hst2ra25srwwd" timestamp="1765292521"&gt;1252&lt;/key&gt;&lt;/foreign-keys&gt;&lt;ref-type name="Journal Article"&gt;17&lt;/ref-type&gt;&lt;contributors&gt;&lt;authors&gt;&lt;author&gt;Pedruzzi, G.&lt;/author&gt;&lt;author&gt;Rouzine, I. M.&lt;/author&gt;&lt;/authors&gt;&lt;/contributors&gt;&lt;auth-address&gt;Sorbonne Universite, Institute de Biologie Paris-Seine, Laboratoire de Biologie Computationelle et Quantitative, LCQB, Paris, France.&lt;/auth-address&gt;&lt;titles&gt;&lt;title&gt;Epistasis detectably alters correlations between genomic sites in a narrow parameter window&lt;/title&gt;&lt;secondary-title&gt;PLoS One&lt;/secondary-title&gt;&lt;/titles&gt;&lt;periodical&gt;&lt;full-title&gt;PLoS One&lt;/full-title&gt;&lt;/periodical&gt;&lt;pages&gt;e0214036&lt;/pages&gt;&lt;volume&gt;14&lt;/volume&gt;&lt;number&gt;5&lt;/number&gt;&lt;edition&gt;2019/06/01&lt;/edition&gt;&lt;keywords&gt;&lt;keyword&gt;Computer Simulation&lt;/keyword&gt;&lt;keyword&gt;*Epistasis, Genetic&lt;/keyword&gt;&lt;keyword&gt;Evolution, Molecular&lt;/keyword&gt;&lt;keyword&gt;*Genetic Linkage&lt;/keyword&gt;&lt;keyword&gt;Genetics, Population&lt;/keyword&gt;&lt;keyword&gt;Haplotypes&lt;/keyword&gt;&lt;keyword&gt;Linkage Disequilibrium&lt;/keyword&gt;&lt;keyword&gt;*Models, Genetic&lt;/keyword&gt;&lt;keyword&gt;Monte Carlo Method&lt;/keyword&gt;&lt;keyword&gt;Recombination, Genetic&lt;/keyword&gt;&lt;/keywords&gt;&lt;dates&gt;&lt;year&gt;2019&lt;/year&gt;&lt;/dates&gt;&lt;isbn&gt;1932-6203 (Electronic)&amp;#xD;1932-6203 (Linking)&lt;/isbn&gt;&lt;accession-num&gt;31150393&lt;/accession-num&gt;&lt;urls&gt;&lt;related-urls&gt;&lt;url&gt;https://www.ncbi.nlm.nih.gov/pubmed/31150393&lt;/url&gt;&lt;/related-urls&gt;&lt;/urls&gt;&lt;custom2&gt;PMC6544209&lt;/custom2&gt;&lt;electronic-resource-num&gt;10.1371/journal.pone.0214036&lt;/electronic-resource-num&gt;&lt;/record&gt;&lt;/Cite&gt;&lt;/EndNote&gt;</w:instrText>
        </w:r>
        <w:r w:rsidRPr="00394A37">
          <w:rPr>
            <w:rFonts w:ascii="Times New Roman" w:eastAsia="Times New Roman" w:hAnsi="Times New Roman" w:cs="Times New Roman"/>
            <w:bCs/>
            <w:sz w:val="20"/>
            <w:szCs w:val="20"/>
            <w:lang w:val="en-US"/>
            <w:rPrChange w:id="286" w:author="ivan4995@gmail.com" w:date="2026-05-05T16:53:00Z">
              <w:rPr>
                <w:rFonts w:ascii="Times New Roman" w:eastAsia="Times New Roman" w:hAnsi="Times New Roman" w:cs="Times New Roman"/>
                <w:bCs/>
                <w:lang w:val="en-US"/>
              </w:rPr>
            </w:rPrChange>
          </w:rPr>
          <w:fldChar w:fldCharType="separate"/>
        </w:r>
        <w:r w:rsidRPr="00394A37">
          <w:rPr>
            <w:rFonts w:ascii="Times New Roman" w:eastAsia="Times New Roman" w:hAnsi="Times New Roman" w:cs="Times New Roman"/>
            <w:bCs/>
            <w:noProof/>
            <w:sz w:val="20"/>
            <w:szCs w:val="20"/>
            <w:lang w:val="en-US"/>
            <w:rPrChange w:id="287" w:author="ivan4995@gmail.com" w:date="2026-05-05T16:53:00Z">
              <w:rPr>
                <w:rFonts w:ascii="Times New Roman" w:eastAsia="Times New Roman" w:hAnsi="Times New Roman" w:cs="Times New Roman"/>
                <w:bCs/>
                <w:noProof/>
                <w:lang w:val="en-US"/>
              </w:rPr>
            </w:rPrChange>
          </w:rPr>
          <w:t>[34]</w:t>
        </w:r>
        <w:r w:rsidRPr="00394A37">
          <w:rPr>
            <w:rFonts w:ascii="Times New Roman" w:eastAsia="Times New Roman" w:hAnsi="Times New Roman" w:cs="Times New Roman"/>
            <w:bCs/>
            <w:sz w:val="20"/>
            <w:szCs w:val="20"/>
            <w:lang w:val="en-US"/>
            <w:rPrChange w:id="288" w:author="ivan4995@gmail.com" w:date="2026-05-05T16:53:00Z">
              <w:rPr>
                <w:rFonts w:ascii="Times New Roman" w:eastAsia="Times New Roman" w:hAnsi="Times New Roman" w:cs="Times New Roman"/>
                <w:bCs/>
                <w:lang w:val="en-US"/>
              </w:rPr>
            </w:rPrChange>
          </w:rPr>
          <w:fldChar w:fldCharType="end"/>
        </w:r>
        <w:r w:rsidRPr="00394A37">
          <w:rPr>
            <w:rFonts w:ascii="Times New Roman" w:eastAsia="Times New Roman" w:hAnsi="Times New Roman" w:cs="Times New Roman"/>
            <w:bCs/>
            <w:sz w:val="20"/>
            <w:szCs w:val="20"/>
            <w:lang w:val="en-US"/>
            <w:rPrChange w:id="289" w:author="ivan4995@gmail.com" w:date="2026-05-05T16:53:00Z">
              <w:rPr>
                <w:rFonts w:ascii="Times New Roman" w:eastAsia="Times New Roman" w:hAnsi="Times New Roman" w:cs="Times New Roman"/>
                <w:bCs/>
                <w:lang w:val="en-US"/>
              </w:rPr>
            </w:rPrChange>
          </w:rPr>
          <w:t>. To exclude the effects of linkage, one group</w:t>
        </w:r>
        <w:r w:rsidRPr="00394A37" w:rsidDel="00012969">
          <w:rPr>
            <w:rFonts w:ascii="Times New Roman" w:eastAsia="Times New Roman" w:hAnsi="Times New Roman" w:cs="Times New Roman"/>
            <w:bCs/>
            <w:sz w:val="20"/>
            <w:szCs w:val="20"/>
            <w:lang w:val="en-US"/>
            <w:rPrChange w:id="290" w:author="ivan4995@gmail.com" w:date="2026-05-05T16:53:00Z">
              <w:rPr>
                <w:rFonts w:ascii="Times New Roman" w:eastAsia="Times New Roman" w:hAnsi="Times New Roman" w:cs="Times New Roman"/>
                <w:bCs/>
                <w:lang w:val="en-US"/>
              </w:rPr>
            </w:rPrChange>
          </w:rPr>
          <w:t xml:space="preserve"> </w:t>
        </w:r>
        <w:r w:rsidRPr="00394A37">
          <w:rPr>
            <w:rFonts w:ascii="Times New Roman" w:eastAsia="Times New Roman" w:hAnsi="Times New Roman" w:cs="Times New Roman"/>
            <w:bCs/>
            <w:sz w:val="20"/>
            <w:szCs w:val="20"/>
            <w:lang w:val="en-US"/>
            <w:rPrChange w:id="291" w:author="ivan4995@gmail.com" w:date="2026-05-05T16:53:00Z">
              <w:rPr>
                <w:rFonts w:ascii="Times New Roman" w:eastAsia="Times New Roman" w:hAnsi="Times New Roman" w:cs="Times New Roman"/>
                <w:bCs/>
                <w:lang w:val="en-US"/>
              </w:rPr>
            </w:rPrChange>
          </w:rPr>
          <w:t xml:space="preserve">used synonymous sites as markers of linkage  </w:t>
        </w:r>
        <w:r w:rsidRPr="00394A37">
          <w:rPr>
            <w:rFonts w:ascii="Times New Roman" w:eastAsia="Times New Roman" w:hAnsi="Times New Roman" w:cs="Times New Roman"/>
            <w:bCs/>
            <w:sz w:val="20"/>
            <w:szCs w:val="20"/>
            <w:lang w:val="en-US"/>
            <w:rPrChange w:id="292" w:author="ivan4995@gmail.com" w:date="2026-05-05T16:53:00Z">
              <w:rPr>
                <w:rFonts w:ascii="Times New Roman" w:eastAsia="Times New Roman" w:hAnsi="Times New Roman" w:cs="Times New Roman"/>
                <w:bCs/>
                <w:lang w:val="en-US"/>
              </w:rPr>
            </w:rPrChange>
          </w:rPr>
          <w:fldChar w:fldCharType="begin">
            <w:fldData xml:space="preserve">PEVuZE5vdGU+PENpdGU+PEF1dGhvcj5LcnlhemhpbXNraXk8L0F1dGhvcj48WWVhcj4yMDExPC9Z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</w:fldData>
          </w:fldChar>
        </w:r>
        <w:r w:rsidRPr="00394A37">
          <w:rPr>
            <w:rFonts w:ascii="Times New Roman" w:eastAsia="Times New Roman" w:hAnsi="Times New Roman" w:cs="Times New Roman"/>
            <w:bCs/>
            <w:sz w:val="20"/>
            <w:szCs w:val="20"/>
            <w:lang w:val="en-US"/>
            <w:rPrChange w:id="293" w:author="ivan4995@gmail.com" w:date="2026-05-05T16:53:00Z">
              <w:rPr>
                <w:rFonts w:ascii="Times New Roman" w:eastAsia="Times New Roman" w:hAnsi="Times New Roman" w:cs="Times New Roman"/>
                <w:bCs/>
                <w:lang w:val="en-US"/>
              </w:rPr>
            </w:rPrChange>
          </w:rPr>
          <w:instrText xml:space="preserve"> ADDIN EN.CITE </w:instrText>
        </w:r>
        <w:r w:rsidRPr="00394A37">
          <w:rPr>
            <w:rFonts w:ascii="Times New Roman" w:eastAsia="Times New Roman" w:hAnsi="Times New Roman" w:cs="Times New Roman"/>
            <w:bCs/>
            <w:sz w:val="20"/>
            <w:szCs w:val="20"/>
            <w:lang w:val="en-US"/>
            <w:rPrChange w:id="294" w:author="ivan4995@gmail.com" w:date="2026-05-05T16:53:00Z">
              <w:rPr>
                <w:rFonts w:ascii="Times New Roman" w:eastAsia="Times New Roman" w:hAnsi="Times New Roman" w:cs="Times New Roman"/>
                <w:bCs/>
                <w:lang w:val="en-US"/>
              </w:rPr>
            </w:rPrChange>
          </w:rPr>
          <w:fldChar w:fldCharType="begin">
            <w:fldData xml:space="preserve">PEVuZE5vdGU+PENpdGU+PEF1dGhvcj5LcnlhemhpbXNraXk8L0F1dGhvcj48WWVhcj4yMDExPC9Z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</w:fldData>
          </w:fldChar>
        </w:r>
        <w:r w:rsidRPr="00394A37">
          <w:rPr>
            <w:rFonts w:ascii="Times New Roman" w:eastAsia="Times New Roman" w:hAnsi="Times New Roman" w:cs="Times New Roman"/>
            <w:bCs/>
            <w:sz w:val="20"/>
            <w:szCs w:val="20"/>
            <w:lang w:val="en-US"/>
            <w:rPrChange w:id="295" w:author="ivan4995@gmail.com" w:date="2026-05-05T16:53:00Z">
              <w:rPr>
                <w:rFonts w:ascii="Times New Roman" w:eastAsia="Times New Roman" w:hAnsi="Times New Roman" w:cs="Times New Roman"/>
                <w:bCs/>
                <w:lang w:val="en-US"/>
              </w:rPr>
            </w:rPrChange>
          </w:rPr>
          <w:instrText xml:space="preserve"> ADDIN EN.CITE.DATA </w:instrText>
        </w:r>
        <w:r w:rsidRPr="0073356B">
          <w:rPr>
            <w:rFonts w:ascii="Times New Roman" w:eastAsia="Times New Roman" w:hAnsi="Times New Roman" w:cs="Times New Roman"/>
            <w:bCs/>
            <w:sz w:val="20"/>
            <w:szCs w:val="20"/>
            <w:lang w:val="en-US"/>
          </w:rPr>
        </w:r>
        <w:r w:rsidRPr="00394A37">
          <w:rPr>
            <w:rFonts w:ascii="Times New Roman" w:eastAsia="Times New Roman" w:hAnsi="Times New Roman" w:cs="Times New Roman"/>
            <w:bCs/>
            <w:sz w:val="20"/>
            <w:szCs w:val="20"/>
            <w:lang w:val="en-US"/>
            <w:rPrChange w:id="296" w:author="ivan4995@gmail.com" w:date="2026-05-05T16:53:00Z">
              <w:rPr>
                <w:rFonts w:ascii="Times New Roman" w:eastAsia="Times New Roman" w:hAnsi="Times New Roman" w:cs="Times New Roman"/>
                <w:bCs/>
                <w:lang w:val="en-US"/>
              </w:rPr>
            </w:rPrChange>
          </w:rPr>
          <w:fldChar w:fldCharType="end"/>
        </w:r>
        <w:r w:rsidRPr="0073356B">
          <w:rPr>
            <w:rFonts w:ascii="Times New Roman" w:eastAsia="Times New Roman" w:hAnsi="Times New Roman" w:cs="Times New Roman"/>
            <w:bCs/>
            <w:sz w:val="20"/>
            <w:szCs w:val="20"/>
            <w:lang w:val="en-US"/>
          </w:rPr>
        </w:r>
        <w:r w:rsidRPr="00394A37">
          <w:rPr>
            <w:rFonts w:ascii="Times New Roman" w:eastAsia="Times New Roman" w:hAnsi="Times New Roman" w:cs="Times New Roman"/>
            <w:bCs/>
            <w:sz w:val="20"/>
            <w:szCs w:val="20"/>
            <w:lang w:val="en-US"/>
            <w:rPrChange w:id="297" w:author="ivan4995@gmail.com" w:date="2026-05-05T16:53:00Z">
              <w:rPr>
                <w:rFonts w:ascii="Times New Roman" w:eastAsia="Times New Roman" w:hAnsi="Times New Roman" w:cs="Times New Roman"/>
                <w:bCs/>
                <w:lang w:val="en-US"/>
              </w:rPr>
            </w:rPrChange>
          </w:rPr>
          <w:fldChar w:fldCharType="separate"/>
        </w:r>
        <w:r w:rsidRPr="00394A37">
          <w:rPr>
            <w:rFonts w:ascii="Times New Roman" w:eastAsia="Times New Roman" w:hAnsi="Times New Roman" w:cs="Times New Roman"/>
            <w:bCs/>
            <w:noProof/>
            <w:sz w:val="20"/>
            <w:szCs w:val="20"/>
            <w:lang w:val="en-US"/>
            <w:rPrChange w:id="298" w:author="ivan4995@gmail.com" w:date="2026-05-05T16:53:00Z">
              <w:rPr>
                <w:rFonts w:ascii="Times New Roman" w:eastAsia="Times New Roman" w:hAnsi="Times New Roman" w:cs="Times New Roman"/>
                <w:bCs/>
                <w:noProof/>
                <w:lang w:val="en-US"/>
              </w:rPr>
            </w:rPrChange>
          </w:rPr>
          <w:t>[37, 38]</w:t>
        </w:r>
        <w:r w:rsidRPr="00394A37">
          <w:rPr>
            <w:rFonts w:ascii="Times New Roman" w:eastAsia="Times New Roman" w:hAnsi="Times New Roman" w:cs="Times New Roman"/>
            <w:bCs/>
            <w:sz w:val="20"/>
            <w:szCs w:val="20"/>
            <w:lang w:val="en-US"/>
            <w:rPrChange w:id="299" w:author="ivan4995@gmail.com" w:date="2026-05-05T16:53:00Z">
              <w:rPr>
                <w:rFonts w:ascii="Times New Roman" w:eastAsia="Times New Roman" w:hAnsi="Times New Roman" w:cs="Times New Roman"/>
                <w:bCs/>
                <w:lang w:val="en-US"/>
              </w:rPr>
            </w:rPrChange>
          </w:rPr>
          <w:fldChar w:fldCharType="end"/>
        </w:r>
        <w:r w:rsidRPr="00394A37">
          <w:rPr>
            <w:rFonts w:ascii="Times New Roman" w:eastAsia="Times New Roman" w:hAnsi="Times New Roman" w:cs="Times New Roman"/>
            <w:bCs/>
            <w:sz w:val="20"/>
            <w:szCs w:val="20"/>
            <w:lang w:val="en-US"/>
            <w:rPrChange w:id="300" w:author="ivan4995@gmail.com" w:date="2026-05-05T16:53:00Z">
              <w:rPr>
                <w:rFonts w:ascii="Times New Roman" w:eastAsia="Times New Roman" w:hAnsi="Times New Roman" w:cs="Times New Roman"/>
                <w:bCs/>
                <w:lang w:val="en-US"/>
              </w:rPr>
            </w:rPrChange>
          </w:rPr>
          <w:t xml:space="preserve">. However, the accuracy of this method was not tested in simulation. </w:t>
        </w:r>
      </w:ins>
    </w:p>
    <w:p w14:paraId="764380B9" w14:textId="57787F31" w:rsidR="00082298" w:rsidRPr="00082298" w:rsidDel="00394A37" w:rsidRDefault="00082298" w:rsidP="00082298">
      <w:pPr>
        <w:rPr>
          <w:del w:id="301" w:author="ivan4995@gmail.com" w:date="2026-05-05T16:53:00Z"/>
          <w:rFonts w:ascii="Times New Roman" w:eastAsia="Times New Roman" w:hAnsi="Times New Roman" w:cs="Times New Roman"/>
          <w:bCs/>
          <w:sz w:val="20"/>
          <w:szCs w:val="20"/>
          <w:lang w:val="en-US"/>
        </w:rPr>
      </w:pPr>
      <w:del w:id="302" w:author="ivan4995@gmail.com" w:date="2026-05-05T16:53:00Z">
        <w:r w:rsidRPr="00082298" w:rsidDel="00394A37">
          <w:rPr>
            <w:rFonts w:ascii="Times New Roman" w:eastAsia="Times New Roman" w:hAnsi="Times New Roman" w:cs="Times New Roman"/>
            <w:bCs/>
            <w:sz w:val="20"/>
            <w:szCs w:val="20"/>
            <w:lang w:val="en-US"/>
          </w:rPr>
          <w:delText xml:space="preserve">Note that the use of tree-based methods instead of pairwise correlations </w:delText>
        </w:r>
        <w:r w:rsidRPr="00082298" w:rsidDel="00394A37">
          <w:rPr>
            <w:rFonts w:ascii="Times New Roman" w:eastAsia="Times New Roman" w:hAnsi="Times New Roman" w:cs="Times New Roman"/>
            <w:bCs/>
            <w:sz w:val="20"/>
            <w:szCs w:val="20"/>
          </w:rPr>
          <w:fldChar w:fldCharType="begin">
            <w:fldData xml:space="preserve">PEVuZE5vdGU+PENpdGU+PEF1dGhvcj5LcnlhemhpbXNraXk8L0F1dGhvcj48WWVhcj4yMDExPC9Z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</w:fldData>
          </w:fldChar>
        </w:r>
        <w:r w:rsidRPr="00082298" w:rsidDel="00394A37">
          <w:rPr>
            <w:rFonts w:ascii="Times New Roman" w:eastAsia="Times New Roman" w:hAnsi="Times New Roman" w:cs="Times New Roman"/>
            <w:bCs/>
            <w:sz w:val="20"/>
            <w:szCs w:val="20"/>
          </w:rPr>
          <w:delInstrText xml:space="preserve"> ADDIN EN.CITE </w:delInstrText>
        </w:r>
        <w:r w:rsidRPr="00082298" w:rsidDel="00394A37">
          <w:rPr>
            <w:rFonts w:ascii="Times New Roman" w:eastAsia="Times New Roman" w:hAnsi="Times New Roman" w:cs="Times New Roman"/>
            <w:bCs/>
            <w:sz w:val="20"/>
            <w:szCs w:val="20"/>
          </w:rPr>
          <w:fldChar w:fldCharType="begin">
            <w:fldData xml:space="preserve">PEVuZE5vdGU+PENpdGU+PEF1dGhvcj5LcnlhemhpbXNraXk8L0F1dGhvcj48WWVhcj4yMDExPC9Z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</w:fldData>
          </w:fldChar>
        </w:r>
        <w:r w:rsidRPr="00082298" w:rsidDel="00394A37">
          <w:rPr>
            <w:rFonts w:ascii="Times New Roman" w:eastAsia="Times New Roman" w:hAnsi="Times New Roman" w:cs="Times New Roman"/>
            <w:bCs/>
            <w:sz w:val="20"/>
            <w:szCs w:val="20"/>
          </w:rPr>
          <w:delInstrText xml:space="preserve"> ADDIN EN.CITE.DATA </w:delInstrText>
        </w:r>
        <w:r w:rsidRPr="00082298" w:rsidDel="00394A37">
          <w:rPr>
            <w:rFonts w:ascii="Times New Roman" w:eastAsia="Times New Roman" w:hAnsi="Times New Roman" w:cs="Times New Roman"/>
            <w:bCs/>
            <w:sz w:val="20"/>
            <w:szCs w:val="20"/>
            <w:lang w:val="en-US"/>
          </w:rPr>
        </w:r>
        <w:r w:rsidRPr="00082298" w:rsidDel="00394A37">
          <w:rPr>
            <w:rFonts w:ascii="Times New Roman" w:eastAsia="Times New Roman" w:hAnsi="Times New Roman" w:cs="Times New Roman"/>
            <w:bCs/>
            <w:sz w:val="20"/>
            <w:szCs w:val="20"/>
            <w:lang w:val="en-US"/>
          </w:rPr>
          <w:fldChar w:fldCharType="end"/>
        </w:r>
        <w:r w:rsidRPr="00082298" w:rsidDel="00394A37">
          <w:rPr>
            <w:rFonts w:ascii="Times New Roman" w:eastAsia="Times New Roman" w:hAnsi="Times New Roman" w:cs="Times New Roman"/>
            <w:bCs/>
            <w:sz w:val="20"/>
            <w:szCs w:val="20"/>
          </w:rPr>
        </w:r>
        <w:r w:rsidRPr="00082298" w:rsidDel="00394A37">
          <w:rPr>
            <w:rFonts w:ascii="Times New Roman" w:eastAsia="Times New Roman" w:hAnsi="Times New Roman" w:cs="Times New Roman"/>
            <w:bCs/>
            <w:sz w:val="20"/>
            <w:szCs w:val="20"/>
          </w:rPr>
          <w:fldChar w:fldCharType="separate"/>
        </w:r>
        <w:r w:rsidRPr="00082298" w:rsidDel="00394A37">
          <w:rPr>
            <w:rFonts w:ascii="Times New Roman" w:eastAsia="Times New Roman" w:hAnsi="Times New Roman" w:cs="Times New Roman"/>
            <w:bCs/>
            <w:sz w:val="20"/>
            <w:szCs w:val="20"/>
          </w:rPr>
          <w:delText>[39, 40]</w:delText>
        </w:r>
        <w:r w:rsidRPr="00082298" w:rsidDel="00394A37">
          <w:rPr>
            <w:rFonts w:ascii="Times New Roman" w:eastAsia="Times New Roman" w:hAnsi="Times New Roman" w:cs="Times New Roman"/>
            <w:bCs/>
            <w:sz w:val="20"/>
            <w:szCs w:val="20"/>
            <w:lang w:val="en-US"/>
          </w:rPr>
          <w:fldChar w:fldCharType="end"/>
        </w:r>
        <w:r w:rsidRPr="00082298" w:rsidDel="00394A37">
          <w:rPr>
            <w:rFonts w:ascii="Times New Roman" w:eastAsia="Times New Roman" w:hAnsi="Times New Roman" w:cs="Times New Roman"/>
            <w:bCs/>
            <w:sz w:val="20"/>
            <w:szCs w:val="20"/>
          </w:rPr>
          <w:delText xml:space="preserve"> does not automatically compensates for strong linkage effects. </w:delText>
        </w:r>
        <w:r w:rsidRPr="00082298" w:rsidDel="00394A37">
          <w:rPr>
            <w:rFonts w:ascii="Times New Roman" w:eastAsia="Times New Roman" w:hAnsi="Times New Roman" w:cs="Times New Roman"/>
            <w:bCs/>
            <w:sz w:val="20"/>
            <w:szCs w:val="20"/>
            <w:lang w:val="en-US"/>
          </w:rPr>
          <w:delText xml:space="preserve">This is because, in the absence of sufficiently strong recombination, all sequences in one single population are very similar to their MRCA, and MRCAs for different independent populations are diverging from each other in genetic space. This process was demonstrated to be responsible for strong linkage effects </w:delText>
        </w:r>
        <w:r w:rsidRPr="00082298" w:rsidDel="00394A37">
          <w:rPr>
            <w:rFonts w:ascii="Times New Roman" w:eastAsia="Times New Roman" w:hAnsi="Times New Roman" w:cs="Times New Roman"/>
            <w:bCs/>
            <w:sz w:val="20"/>
            <w:szCs w:val="20"/>
            <w:lang w:val="en-US"/>
          </w:rPr>
          <w:fldChar w:fldCharType="begin"/>
        </w:r>
        <w:r w:rsidRPr="00082298" w:rsidDel="00394A37">
          <w:rPr>
            <w:rFonts w:ascii="Times New Roman" w:eastAsia="Times New Roman" w:hAnsi="Times New Roman" w:cs="Times New Roman"/>
            <w:bCs/>
            <w:sz w:val="20"/>
            <w:szCs w:val="20"/>
            <w:lang w:val="en-US"/>
          </w:rPr>
          <w:delInstrText xml:space="preserve"> ADDIN EN.CITE &lt;EndNote&gt;&lt;Cite&gt;&lt;Author&gt;Pedruzzi&lt;/Author&gt;&lt;Year&gt;2019&lt;/Year&gt;&lt;RecNum&gt;202&lt;/RecNum&gt;&lt;DisplayText&gt;[36]&lt;/DisplayText&gt;&lt;record&gt;&lt;rec-number&gt;202&lt;/rec-number&gt;&lt;foreign-keys&gt;&lt;key app="EN" db-id="desw09ddppdzr8ezzrk555vktr0505dpx2av" timestamp="1621686177"&gt;202&lt;/key&gt;&lt;/foreign-keys&gt;&lt;ref-type name="Journal Article"&gt;17&lt;/ref-type&gt;&lt;contributors&gt;&lt;authors&gt;&lt;author&gt;Pedruzzi, G.&lt;/author&gt;&lt;author&gt;Rouzine, I. M.&lt;/author&gt;&lt;/authors&gt;&lt;/contributors&gt;&lt;auth-address&gt;Sorbonne Universite, Institute de Biologie Paris-Seine, Laboratoire de Biologie Computationelle et Quantitative, LCQB, Paris, France.&lt;/auth-address&gt;&lt;titles&gt;&lt;title&gt;Epistasis detectably alters correlations between genomic sites in a narrow parameter window&lt;/title&gt;&lt;secondary-title&gt;PLoS One&lt;/secondary-title&gt;&lt;/titles&gt;&lt;periodical&gt;&lt;full-title&gt;PLoS ONE&lt;/full-title&gt;&lt;/periodical&gt;&lt;pages&gt;e0214036&lt;/pages&gt;&lt;volume&gt;14&lt;/volume&gt;&lt;number&gt;5&lt;/number&gt;&lt;edition&gt;2019/06/01&lt;/edition&gt;&lt;keywords&gt;&lt;keyword&gt;Computer Simulation&lt;/keyword&gt;&lt;keyword&gt;*Epistasis, Genetic&lt;/keyword&gt;&lt;keyword&gt;Evolution, Molecular&lt;/keyword&gt;&lt;keyword&gt;*Genetic Linkage&lt;/keyword&gt;&lt;keyword&gt;Genetics, Population&lt;/keyword&gt;&lt;keyword&gt;Haplotypes&lt;/keyword&gt;&lt;keyword&gt;Linkage Disequilibrium&lt;/keyword&gt;&lt;keyword&gt;*Models, Genetic&lt;/keyword&gt;&lt;keyword&gt;Monte Carlo Method&lt;/keyword&gt;&lt;keyword&gt;Recombination, Genetic&lt;/keyword&gt;&lt;/keywords&gt;&lt;dates&gt;&lt;year&gt;2019&lt;/year&gt;&lt;/dates&gt;&lt;isbn&gt;1932-6203 (Electronic)&amp;#xD;1932-6203 (Linking)&lt;/isbn&gt;&lt;accession-num&gt;31150393&lt;/accession-num&gt;&lt;urls&gt;&lt;related-urls&gt;&lt;url&gt;https://www.ncbi.nlm.nih.gov/pubmed/31150393&lt;/url&gt;&lt;/related-urls&gt;&lt;/urls&gt;&lt;custom2&gt;PMC6544209&lt;/custom2&gt;&lt;electronic-resource-num&gt;10.1371/journal.pone.0214036&lt;/electronic-resource-num&gt;&lt;/record&gt;&lt;/Cite&gt;&lt;/EndNote&gt;</w:delInstrText>
        </w:r>
        <w:r w:rsidRPr="00082298" w:rsidDel="00394A37">
          <w:rPr>
            <w:rFonts w:ascii="Times New Roman" w:eastAsia="Times New Roman" w:hAnsi="Times New Roman" w:cs="Times New Roman"/>
            <w:bCs/>
            <w:sz w:val="20"/>
            <w:szCs w:val="20"/>
            <w:lang w:val="en-US"/>
          </w:rPr>
          <w:fldChar w:fldCharType="separate"/>
        </w:r>
        <w:r w:rsidRPr="00082298" w:rsidDel="00394A37">
          <w:rPr>
            <w:rFonts w:ascii="Times New Roman" w:eastAsia="Times New Roman" w:hAnsi="Times New Roman" w:cs="Times New Roman"/>
            <w:bCs/>
            <w:sz w:val="20"/>
            <w:szCs w:val="20"/>
            <w:lang w:val="en-US"/>
          </w:rPr>
          <w:delText>[36]</w:delText>
        </w:r>
        <w:r w:rsidRPr="00082298" w:rsidDel="00394A37">
          <w:rPr>
            <w:rFonts w:ascii="Times New Roman" w:eastAsia="Times New Roman" w:hAnsi="Times New Roman" w:cs="Times New Roman"/>
            <w:bCs/>
            <w:sz w:val="20"/>
            <w:szCs w:val="20"/>
            <w:lang w:val="en-US"/>
          </w:rPr>
          <w:fldChar w:fldCharType="end"/>
        </w:r>
        <w:r w:rsidRPr="00082298" w:rsidDel="00394A37">
          <w:rPr>
            <w:rFonts w:ascii="Times New Roman" w:eastAsia="Times New Roman" w:hAnsi="Times New Roman" w:cs="Times New Roman"/>
            <w:bCs/>
            <w:sz w:val="20"/>
            <w:szCs w:val="20"/>
            <w:lang w:val="en-US"/>
          </w:rPr>
          <w:delText xml:space="preserve">. While the studies </w:delText>
        </w:r>
        <w:r w:rsidRPr="00082298" w:rsidDel="00394A37">
          <w:rPr>
            <w:rFonts w:ascii="Times New Roman" w:eastAsia="Times New Roman" w:hAnsi="Times New Roman" w:cs="Times New Roman"/>
            <w:bCs/>
            <w:sz w:val="20"/>
            <w:szCs w:val="20"/>
          </w:rPr>
          <w:fldChar w:fldCharType="begin">
            <w:fldData xml:space="preserve">PEVuZE5vdGU+PENpdGU+PEF1dGhvcj5LcnlhemhpbXNraXk8L0F1dGhvcj48WWVhcj4yMDExPC9Z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</w:fldData>
          </w:fldChar>
        </w:r>
        <w:r w:rsidRPr="00082298" w:rsidDel="00394A37">
          <w:rPr>
            <w:rFonts w:ascii="Times New Roman" w:eastAsia="Times New Roman" w:hAnsi="Times New Roman" w:cs="Times New Roman"/>
            <w:bCs/>
            <w:sz w:val="20"/>
            <w:szCs w:val="20"/>
          </w:rPr>
          <w:delInstrText xml:space="preserve"> ADDIN EN.CITE </w:delInstrText>
        </w:r>
        <w:r w:rsidRPr="00082298" w:rsidDel="00394A37">
          <w:rPr>
            <w:rFonts w:ascii="Times New Roman" w:eastAsia="Times New Roman" w:hAnsi="Times New Roman" w:cs="Times New Roman"/>
            <w:bCs/>
            <w:sz w:val="20"/>
            <w:szCs w:val="20"/>
          </w:rPr>
          <w:fldChar w:fldCharType="begin">
            <w:fldData xml:space="preserve">PEVuZE5vdGU+PENpdGU+PEF1dGhvcj5LcnlhemhpbXNraXk8L0F1dGhvcj48WWVhcj4yMDExPC9Z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</w:fldData>
          </w:fldChar>
        </w:r>
        <w:r w:rsidRPr="00082298" w:rsidDel="00394A37">
          <w:rPr>
            <w:rFonts w:ascii="Times New Roman" w:eastAsia="Times New Roman" w:hAnsi="Times New Roman" w:cs="Times New Roman"/>
            <w:bCs/>
            <w:sz w:val="20"/>
            <w:szCs w:val="20"/>
          </w:rPr>
          <w:delInstrText xml:space="preserve"> ADDIN EN.CITE.DATA </w:delInstrText>
        </w:r>
        <w:r w:rsidRPr="00082298" w:rsidDel="00394A37">
          <w:rPr>
            <w:rFonts w:ascii="Times New Roman" w:eastAsia="Times New Roman" w:hAnsi="Times New Roman" w:cs="Times New Roman"/>
            <w:bCs/>
            <w:sz w:val="20"/>
            <w:szCs w:val="20"/>
            <w:lang w:val="en-US"/>
          </w:rPr>
        </w:r>
        <w:r w:rsidRPr="00082298" w:rsidDel="00394A37">
          <w:rPr>
            <w:rFonts w:ascii="Times New Roman" w:eastAsia="Times New Roman" w:hAnsi="Times New Roman" w:cs="Times New Roman"/>
            <w:bCs/>
            <w:sz w:val="20"/>
            <w:szCs w:val="20"/>
            <w:lang w:val="en-US"/>
          </w:rPr>
          <w:fldChar w:fldCharType="end"/>
        </w:r>
        <w:r w:rsidRPr="00082298" w:rsidDel="00394A37">
          <w:rPr>
            <w:rFonts w:ascii="Times New Roman" w:eastAsia="Times New Roman" w:hAnsi="Times New Roman" w:cs="Times New Roman"/>
            <w:bCs/>
            <w:sz w:val="20"/>
            <w:szCs w:val="20"/>
          </w:rPr>
        </w:r>
        <w:r w:rsidRPr="00082298" w:rsidDel="00394A37">
          <w:rPr>
            <w:rFonts w:ascii="Times New Roman" w:eastAsia="Times New Roman" w:hAnsi="Times New Roman" w:cs="Times New Roman"/>
            <w:bCs/>
            <w:sz w:val="20"/>
            <w:szCs w:val="20"/>
          </w:rPr>
          <w:fldChar w:fldCharType="separate"/>
        </w:r>
        <w:r w:rsidRPr="00082298" w:rsidDel="00394A37">
          <w:rPr>
            <w:rFonts w:ascii="Times New Roman" w:eastAsia="Times New Roman" w:hAnsi="Times New Roman" w:cs="Times New Roman"/>
            <w:bCs/>
            <w:sz w:val="20"/>
            <w:szCs w:val="20"/>
          </w:rPr>
          <w:delText>[39, 40]</w:delText>
        </w:r>
        <w:r w:rsidRPr="00082298" w:rsidDel="00394A37">
          <w:rPr>
            <w:rFonts w:ascii="Times New Roman" w:eastAsia="Times New Roman" w:hAnsi="Times New Roman" w:cs="Times New Roman"/>
            <w:bCs/>
            <w:sz w:val="20"/>
            <w:szCs w:val="20"/>
            <w:lang w:val="en-US"/>
          </w:rPr>
          <w:fldChar w:fldCharType="end"/>
        </w:r>
        <w:r w:rsidRPr="00082298" w:rsidDel="00394A37">
          <w:rPr>
            <w:rFonts w:ascii="Times New Roman" w:eastAsia="Times New Roman" w:hAnsi="Times New Roman" w:cs="Times New Roman"/>
            <w:bCs/>
            <w:sz w:val="20"/>
            <w:szCs w:val="20"/>
          </w:rPr>
          <w:delText xml:space="preserve"> </w:delText>
        </w:r>
        <w:r w:rsidRPr="00082298" w:rsidDel="00394A37">
          <w:rPr>
            <w:rFonts w:ascii="Times New Roman" w:eastAsia="Times New Roman" w:hAnsi="Times New Roman" w:cs="Times New Roman"/>
            <w:bCs/>
            <w:sz w:val="20"/>
            <w:szCs w:val="20"/>
            <w:lang w:val="en-US"/>
          </w:rPr>
          <w:delText xml:space="preserve">also use conditional correlations (synonymous sites) as markers of linkage, the accuracy of their method is not tested in simulation. </w:delText>
        </w:r>
      </w:del>
    </w:p>
    <w:p w14:paraId="780AA517" w14:textId="77777777" w:rsidR="0069296F" w:rsidRDefault="0069296F">
      <w:pPr>
        <w:rPr>
          <w:rFonts w:ascii="Helvetica" w:hAnsi="Helvetica"/>
          <w:color w:val="000000"/>
          <w:sz w:val="22"/>
          <w:szCs w:val="22"/>
          <w:lang w:val="en-US"/>
        </w:rPr>
      </w:pPr>
    </w:p>
    <w:p w14:paraId="5CB8E4B6" w14:textId="77777777" w:rsidR="00EB1D8F" w:rsidRPr="003552A3" w:rsidRDefault="00EB1D8F" w:rsidP="00EB1D8F">
      <w:pPr>
        <w:rPr>
          <w:rStyle w:val="apple-converted-space"/>
          <w:rFonts w:ascii="Helvetica" w:hAnsi="Helvetica"/>
          <w:b/>
          <w:color w:val="000000"/>
          <w:sz w:val="22"/>
          <w:szCs w:val="22"/>
          <w:shd w:val="clear" w:color="auto" w:fill="FFFFFF"/>
        </w:rPr>
      </w:pPr>
      <w:r w:rsidRPr="003552A3">
        <w:rPr>
          <w:rFonts w:ascii="Helvetica" w:hAnsi="Helvetica"/>
          <w:b/>
          <w:color w:val="000000"/>
          <w:sz w:val="22"/>
          <w:szCs w:val="22"/>
          <w:shd w:val="clear" w:color="auto" w:fill="FFFFFF"/>
        </w:rPr>
        <w:t>These can be applied to very large datasets and should extract all available information from the data.</w:t>
      </w:r>
      <w:r w:rsidRPr="003552A3">
        <w:rPr>
          <w:rStyle w:val="apple-converted-space"/>
          <w:rFonts w:ascii="Helvetica" w:hAnsi="Helvetica"/>
          <w:b/>
          <w:color w:val="000000"/>
          <w:sz w:val="22"/>
          <w:szCs w:val="22"/>
          <w:shd w:val="clear" w:color="auto" w:fill="FFFFFF"/>
        </w:rPr>
        <w:t> </w:t>
      </w:r>
    </w:p>
    <w:p w14:paraId="05DF25C7" w14:textId="77777777" w:rsidR="00EB1D8F" w:rsidRPr="00EB1D8F" w:rsidRDefault="00EB1D8F">
      <w:pPr>
        <w:rPr>
          <w:rFonts w:ascii="Helvetica" w:hAnsi="Helvetica"/>
          <w:color w:val="000000"/>
          <w:sz w:val="22"/>
          <w:szCs w:val="22"/>
        </w:rPr>
      </w:pPr>
    </w:p>
    <w:p w14:paraId="2C3F7146" w14:textId="77758575" w:rsidR="00761C88" w:rsidRPr="00216930" w:rsidRDefault="00DE32E6">
      <w:pPr>
        <w:rPr>
          <w:rFonts w:ascii="Helvetica" w:hAnsi="Helvetica"/>
          <w:color w:val="000000"/>
          <w:sz w:val="22"/>
          <w:szCs w:val="22"/>
        </w:rPr>
      </w:pPr>
      <w:r w:rsidRPr="00216930">
        <w:rPr>
          <w:rFonts w:ascii="Helvetica" w:hAnsi="Helvetica"/>
          <w:color w:val="000000"/>
          <w:sz w:val="22"/>
          <w:szCs w:val="22"/>
        </w:rPr>
        <w:t>Potentially,</w:t>
      </w:r>
      <w:r w:rsidR="00761C88" w:rsidRPr="00216930">
        <w:rPr>
          <w:rFonts w:ascii="Helvetica" w:hAnsi="Helvetica"/>
          <w:color w:val="000000"/>
          <w:sz w:val="22"/>
          <w:szCs w:val="22"/>
        </w:rPr>
        <w:t xml:space="preserve"> </w:t>
      </w:r>
      <w:r w:rsidR="00775FBA" w:rsidRPr="00216930">
        <w:rPr>
          <w:rFonts w:ascii="Helvetica" w:hAnsi="Helvetica"/>
          <w:color w:val="000000"/>
          <w:sz w:val="22"/>
          <w:szCs w:val="22"/>
        </w:rPr>
        <w:t>it can be done</w:t>
      </w:r>
      <w:r w:rsidRPr="00216930">
        <w:rPr>
          <w:rFonts w:ascii="Helvetica" w:hAnsi="Helvetica"/>
          <w:color w:val="000000"/>
          <w:sz w:val="22"/>
          <w:szCs w:val="22"/>
        </w:rPr>
        <w:t>, provided the</w:t>
      </w:r>
      <w:r w:rsidR="0096356A" w:rsidRPr="00216930">
        <w:rPr>
          <w:rFonts w:ascii="Helvetica" w:hAnsi="Helvetica"/>
          <w:color w:val="000000"/>
          <w:sz w:val="22"/>
          <w:szCs w:val="22"/>
        </w:rPr>
        <w:t xml:space="preserve"> authors of that </w:t>
      </w:r>
      <w:r w:rsidR="00F3110B">
        <w:rPr>
          <w:rFonts w:ascii="Helvetica" w:hAnsi="Helvetica"/>
          <w:color w:val="000000"/>
          <w:sz w:val="22"/>
          <w:szCs w:val="22"/>
        </w:rPr>
        <w:t>future</w:t>
      </w:r>
      <w:r w:rsidR="0096356A" w:rsidRPr="00216930">
        <w:rPr>
          <w:rFonts w:ascii="Helvetica" w:hAnsi="Helvetica"/>
          <w:color w:val="000000"/>
          <w:sz w:val="22"/>
          <w:szCs w:val="22"/>
        </w:rPr>
        <w:t xml:space="preserve"> work use</w:t>
      </w:r>
      <w:r w:rsidRPr="00216930">
        <w:rPr>
          <w:rFonts w:ascii="Helvetica" w:hAnsi="Helvetica"/>
          <w:color w:val="000000"/>
          <w:sz w:val="22"/>
          <w:szCs w:val="22"/>
        </w:rPr>
        <w:t xml:space="preserve"> </w:t>
      </w:r>
      <w:r w:rsidR="00761C88" w:rsidRPr="00216930">
        <w:rPr>
          <w:rFonts w:ascii="Helvetica" w:hAnsi="Helvetica"/>
          <w:bCs/>
          <w:color w:val="000000"/>
          <w:sz w:val="22"/>
          <w:szCs w:val="22"/>
          <w:shd w:val="clear" w:color="auto" w:fill="FFFFFF"/>
          <w:lang w:val="en-US"/>
        </w:rPr>
        <w:t>balanced averaging</w:t>
      </w:r>
      <w:r w:rsidRPr="00216930">
        <w:rPr>
          <w:rFonts w:ascii="Helvetica" w:hAnsi="Helvetica"/>
          <w:bCs/>
          <w:color w:val="000000"/>
          <w:sz w:val="22"/>
          <w:szCs w:val="22"/>
          <w:shd w:val="clear" w:color="auto" w:fill="FFFFFF"/>
          <w:lang w:val="en-US"/>
        </w:rPr>
        <w:t xml:space="preserve"> </w:t>
      </w:r>
      <w:r w:rsidR="0096356A" w:rsidRPr="00216930">
        <w:rPr>
          <w:rFonts w:ascii="Helvetica" w:hAnsi="Helvetica"/>
          <w:bCs/>
          <w:color w:val="000000"/>
          <w:sz w:val="22"/>
          <w:szCs w:val="22"/>
          <w:shd w:val="clear" w:color="auto" w:fill="FFFFFF"/>
          <w:lang w:val="en-US"/>
        </w:rPr>
        <w:t xml:space="preserve">over data </w:t>
      </w:r>
      <w:r w:rsidR="00761C88" w:rsidRPr="00216930">
        <w:rPr>
          <w:rFonts w:ascii="Helvetica" w:hAnsi="Helvetica"/>
          <w:bCs/>
          <w:color w:val="000000"/>
          <w:sz w:val="22"/>
          <w:szCs w:val="22"/>
          <w:shd w:val="clear" w:color="auto" w:fill="FFFFFF"/>
          <w:lang w:val="en-US"/>
        </w:rPr>
        <w:t>and test</w:t>
      </w:r>
      <w:r w:rsidR="00775FBA" w:rsidRPr="00216930">
        <w:rPr>
          <w:rFonts w:ascii="Helvetica" w:hAnsi="Helvetica"/>
          <w:bCs/>
          <w:color w:val="000000"/>
          <w:sz w:val="22"/>
          <w:szCs w:val="22"/>
          <w:shd w:val="clear" w:color="auto" w:fill="FFFFFF"/>
          <w:lang w:val="en-US"/>
        </w:rPr>
        <w:t xml:space="preserve"> for </w:t>
      </w:r>
      <w:r w:rsidR="0096356A" w:rsidRPr="00216930">
        <w:rPr>
          <w:rFonts w:ascii="Helvetica" w:hAnsi="Helvetica"/>
          <w:bCs/>
          <w:color w:val="000000"/>
          <w:sz w:val="22"/>
          <w:szCs w:val="22"/>
          <w:shd w:val="clear" w:color="auto" w:fill="FFFFFF"/>
          <w:lang w:val="en-US"/>
        </w:rPr>
        <w:t xml:space="preserve">the </w:t>
      </w:r>
      <w:r w:rsidR="00775FBA" w:rsidRPr="00216930">
        <w:rPr>
          <w:rFonts w:ascii="Helvetica" w:hAnsi="Helvetica"/>
          <w:bCs/>
          <w:color w:val="000000"/>
          <w:sz w:val="22"/>
          <w:szCs w:val="22"/>
          <w:shd w:val="clear" w:color="auto" w:fill="FFFFFF"/>
          <w:lang w:val="en-US"/>
        </w:rPr>
        <w:t>accurac</w:t>
      </w:r>
      <w:r w:rsidR="0096356A" w:rsidRPr="00216930">
        <w:rPr>
          <w:rFonts w:ascii="Helvetica" w:hAnsi="Helvetica"/>
          <w:bCs/>
          <w:color w:val="000000"/>
          <w:sz w:val="22"/>
          <w:szCs w:val="22"/>
          <w:shd w:val="clear" w:color="auto" w:fill="FFFFFF"/>
          <w:lang w:val="en-US"/>
        </w:rPr>
        <w:t>y</w:t>
      </w:r>
      <w:r w:rsidR="00DC4164">
        <w:rPr>
          <w:rFonts w:ascii="Helvetica" w:hAnsi="Helvetica"/>
          <w:bCs/>
          <w:color w:val="000000"/>
          <w:sz w:val="22"/>
          <w:szCs w:val="22"/>
          <w:shd w:val="clear" w:color="auto" w:fill="FFFFFF"/>
          <w:lang w:val="en-US"/>
        </w:rPr>
        <w:t xml:space="preserve"> by simulation</w:t>
      </w:r>
      <w:r w:rsidR="0096356A" w:rsidRPr="00216930">
        <w:rPr>
          <w:rFonts w:ascii="Helvetica" w:hAnsi="Helvetica"/>
          <w:bCs/>
          <w:color w:val="000000"/>
          <w:sz w:val="22"/>
          <w:szCs w:val="22"/>
          <w:shd w:val="clear" w:color="auto" w:fill="FFFFFF"/>
          <w:lang w:val="en-US"/>
        </w:rPr>
        <w:t>, as we do</w:t>
      </w:r>
      <w:r w:rsidR="009143F3" w:rsidRPr="00216930">
        <w:rPr>
          <w:rFonts w:ascii="Helvetica" w:hAnsi="Helvetica"/>
          <w:bCs/>
          <w:color w:val="000000"/>
          <w:sz w:val="22"/>
          <w:szCs w:val="22"/>
          <w:shd w:val="clear" w:color="auto" w:fill="FFFFFF"/>
          <w:lang w:val="en-US"/>
        </w:rPr>
        <w:t>.</w:t>
      </w:r>
      <w:r w:rsidR="00B84398" w:rsidRPr="00216930">
        <w:rPr>
          <w:rFonts w:ascii="Helvetica" w:hAnsi="Helvetica"/>
          <w:bCs/>
          <w:color w:val="000000"/>
          <w:sz w:val="22"/>
          <w:szCs w:val="22"/>
          <w:shd w:val="clear" w:color="auto" w:fill="FFFFFF"/>
          <w:lang w:val="en-US"/>
        </w:rPr>
        <w:t xml:space="preserve"> </w:t>
      </w:r>
      <w:r w:rsidR="003621B2">
        <w:rPr>
          <w:rFonts w:ascii="Helvetica" w:hAnsi="Helvetica"/>
          <w:bCs/>
          <w:color w:val="000000"/>
          <w:sz w:val="22"/>
          <w:szCs w:val="22"/>
          <w:shd w:val="clear" w:color="auto" w:fill="FFFFFF"/>
          <w:lang w:val="en-US"/>
        </w:rPr>
        <w:t>This has not been done by Plotkin’s group in 2011-2015</w:t>
      </w:r>
      <w:r w:rsidR="00C72CC4">
        <w:rPr>
          <w:rFonts w:ascii="Helvetica" w:hAnsi="Helvetica"/>
          <w:bCs/>
          <w:color w:val="000000"/>
          <w:sz w:val="22"/>
          <w:szCs w:val="22"/>
          <w:shd w:val="clear" w:color="auto" w:fill="FFFFFF"/>
          <w:lang w:val="en-US"/>
        </w:rPr>
        <w:t xml:space="preserve"> who only used neutral mutations as a marker of hitchhiking</w:t>
      </w:r>
      <w:r w:rsidR="003621B2">
        <w:rPr>
          <w:rFonts w:ascii="Helvetica" w:hAnsi="Helvetica"/>
          <w:bCs/>
          <w:color w:val="000000"/>
          <w:sz w:val="22"/>
          <w:szCs w:val="22"/>
          <w:shd w:val="clear" w:color="auto" w:fill="FFFFFF"/>
          <w:lang w:val="en-US"/>
        </w:rPr>
        <w:t xml:space="preserve">. </w:t>
      </w:r>
      <w:r w:rsidR="0096356A" w:rsidRPr="00216930">
        <w:rPr>
          <w:rFonts w:ascii="Helvetica" w:hAnsi="Helvetica"/>
          <w:bCs/>
          <w:color w:val="000000"/>
          <w:sz w:val="22"/>
          <w:szCs w:val="22"/>
          <w:shd w:val="clear" w:color="auto" w:fill="FFFFFF"/>
          <w:lang w:val="en-US"/>
        </w:rPr>
        <w:t xml:space="preserve">We would be </w:t>
      </w:r>
      <w:r w:rsidR="00955CAE">
        <w:rPr>
          <w:rFonts w:ascii="Helvetica" w:hAnsi="Helvetica"/>
          <w:bCs/>
          <w:color w:val="000000"/>
          <w:sz w:val="22"/>
          <w:szCs w:val="22"/>
          <w:shd w:val="clear" w:color="auto" w:fill="FFFFFF"/>
          <w:lang w:val="en-US"/>
        </w:rPr>
        <w:t xml:space="preserve">very </w:t>
      </w:r>
      <w:r w:rsidR="0096356A" w:rsidRPr="00216930">
        <w:rPr>
          <w:rFonts w:ascii="Helvetica" w:hAnsi="Helvetica"/>
          <w:bCs/>
          <w:color w:val="000000"/>
          <w:sz w:val="22"/>
          <w:szCs w:val="22"/>
          <w:shd w:val="clear" w:color="auto" w:fill="FFFFFF"/>
          <w:lang w:val="en-US"/>
        </w:rPr>
        <w:t xml:space="preserve">interested in reading such an article and comparing </w:t>
      </w:r>
      <w:r w:rsidR="00216930">
        <w:rPr>
          <w:rFonts w:ascii="Helvetica" w:hAnsi="Helvetica"/>
          <w:bCs/>
          <w:color w:val="000000"/>
          <w:sz w:val="22"/>
          <w:szCs w:val="22"/>
          <w:shd w:val="clear" w:color="auto" w:fill="FFFFFF"/>
          <w:lang w:val="en-US"/>
        </w:rPr>
        <w:t xml:space="preserve">its </w:t>
      </w:r>
      <w:r w:rsidR="0096356A" w:rsidRPr="00216930">
        <w:rPr>
          <w:rFonts w:ascii="Helvetica" w:hAnsi="Helvetica"/>
          <w:bCs/>
          <w:color w:val="000000"/>
          <w:sz w:val="22"/>
          <w:szCs w:val="22"/>
          <w:shd w:val="clear" w:color="auto" w:fill="FFFFFF"/>
          <w:lang w:val="en-US"/>
        </w:rPr>
        <w:t>results with ours.</w:t>
      </w:r>
    </w:p>
    <w:p w14:paraId="2375AD8D" w14:textId="011C0D86" w:rsidR="00EB50E0" w:rsidRPr="003552A3" w:rsidRDefault="00133529">
      <w:pPr>
        <w:rPr>
          <w:rStyle w:val="apple-converted-space"/>
          <w:rFonts w:ascii="Helvetica" w:hAnsi="Helvetica"/>
          <w:b/>
          <w:color w:val="000000"/>
          <w:sz w:val="22"/>
          <w:szCs w:val="22"/>
          <w:shd w:val="clear" w:color="auto" w:fill="FFFFFF"/>
        </w:rPr>
      </w:pPr>
      <w:r w:rsidRPr="003552A3">
        <w:rPr>
          <w:rFonts w:ascii="Helvetica" w:hAnsi="Helvetica"/>
          <w:color w:val="000000"/>
          <w:sz w:val="22"/>
          <w:szCs w:val="22"/>
        </w:rPr>
        <w:br/>
      </w:r>
      <w:r w:rsidRPr="003552A3">
        <w:rPr>
          <w:rFonts w:ascii="Helvetica" w:hAnsi="Helvetica"/>
          <w:b/>
          <w:color w:val="000000"/>
          <w:sz w:val="22"/>
          <w:szCs w:val="22"/>
          <w:shd w:val="clear" w:color="auto" w:fill="FFFFFF"/>
        </w:rPr>
        <w:t>Minor points:</w:t>
      </w:r>
      <w:r w:rsidRPr="003552A3">
        <w:rPr>
          <w:rStyle w:val="apple-converted-space"/>
          <w:rFonts w:ascii="Helvetica" w:hAnsi="Helvetica"/>
          <w:b/>
          <w:color w:val="000000"/>
          <w:sz w:val="22"/>
          <w:szCs w:val="22"/>
          <w:shd w:val="clear" w:color="auto" w:fill="FFFFFF"/>
        </w:rPr>
        <w:t> </w:t>
      </w:r>
    </w:p>
    <w:p w14:paraId="7F95288B" w14:textId="77777777" w:rsidR="00D0221E" w:rsidRPr="003552A3" w:rsidRDefault="00133529">
      <w:pPr>
        <w:rPr>
          <w:rStyle w:val="apple-converted-space"/>
          <w:rFonts w:ascii="Helvetica" w:hAnsi="Helvetica"/>
          <w:b/>
          <w:color w:val="000000"/>
          <w:sz w:val="22"/>
          <w:szCs w:val="22"/>
          <w:shd w:val="clear" w:color="auto" w:fill="FFFFFF"/>
        </w:rPr>
      </w:pPr>
      <w:r w:rsidRPr="003552A3">
        <w:rPr>
          <w:rFonts w:ascii="Helvetica" w:hAnsi="Helvetica"/>
          <w:b/>
          <w:color w:val="000000"/>
          <w:sz w:val="22"/>
          <w:szCs w:val="22"/>
        </w:rPr>
        <w:br/>
      </w:r>
      <w:r w:rsidRPr="003552A3">
        <w:rPr>
          <w:rFonts w:ascii="Helvetica" w:hAnsi="Helvetica"/>
          <w:b/>
          <w:color w:val="000000"/>
          <w:sz w:val="22"/>
          <w:szCs w:val="22"/>
          <w:shd w:val="clear" w:color="auto" w:fill="FFFFFF"/>
        </w:rPr>
        <w:t>- why not break down the sequence by variant or Pango lineage? The Hamming distance distributions should be readily interpretable in terms of pairwise comparison between variants.</w:t>
      </w:r>
      <w:r w:rsidRPr="003552A3">
        <w:rPr>
          <w:rStyle w:val="apple-converted-space"/>
          <w:rFonts w:ascii="Helvetica" w:hAnsi="Helvetica"/>
          <w:b/>
          <w:color w:val="000000"/>
          <w:sz w:val="22"/>
          <w:szCs w:val="22"/>
          <w:shd w:val="clear" w:color="auto" w:fill="FFFFFF"/>
        </w:rPr>
        <w:t> </w:t>
      </w:r>
    </w:p>
    <w:p w14:paraId="1C2CAC32" w14:textId="77777777" w:rsidR="00D0221E" w:rsidRPr="003552A3" w:rsidRDefault="00D0221E">
      <w:pPr>
        <w:rPr>
          <w:rStyle w:val="apple-converted-space"/>
          <w:rFonts w:ascii="Helvetica" w:hAnsi="Helvetica"/>
          <w:color w:val="000000"/>
          <w:sz w:val="22"/>
          <w:szCs w:val="22"/>
          <w:shd w:val="clear" w:color="auto" w:fill="FFFFFF"/>
        </w:rPr>
      </w:pPr>
    </w:p>
    <w:p w14:paraId="5F7B78BB" w14:textId="1D077A2F" w:rsidR="000A411F" w:rsidRPr="003552A3" w:rsidRDefault="00D0221E">
      <w:pPr>
        <w:rPr>
          <w:rStyle w:val="apple-converted-space"/>
          <w:rFonts w:ascii="Helvetica" w:hAnsi="Helvetica"/>
          <w:color w:val="000000"/>
          <w:sz w:val="22"/>
          <w:szCs w:val="22"/>
          <w:shd w:val="clear" w:color="auto" w:fill="FFFFFF"/>
          <w:lang w:val="en-US"/>
        </w:rPr>
      </w:pPr>
      <w:del w:id="303" w:author="Microsoft Office User" w:date="2026-05-05T18:39:00Z" w16du:dateUtc="2026-05-05T15:39:00Z">
        <w:r w:rsidRPr="003552A3" w:rsidDel="00D841A1">
          <w:rPr>
            <w:rStyle w:val="apple-converted-space"/>
            <w:rFonts w:ascii="Helvetica" w:hAnsi="Helvetica"/>
            <w:color w:val="000000"/>
            <w:sz w:val="22"/>
            <w:szCs w:val="22"/>
            <w:shd w:val="clear" w:color="auto" w:fill="FFFFFF"/>
            <w:lang w:val="en-US"/>
          </w:rPr>
          <w:delText xml:space="preserve">We </w:delText>
        </w:r>
      </w:del>
      <w:ins w:id="304" w:author="ivan4995@gmail.com" w:date="2026-05-05T16:55:00Z">
        <w:del w:id="305" w:author="Microsoft Office User" w:date="2026-05-05T18:39:00Z" w16du:dateUtc="2026-05-05T15:39:00Z">
          <w:r w:rsidR="00394A37" w:rsidDel="00D841A1">
            <w:rPr>
              <w:rStyle w:val="apple-converted-space"/>
              <w:rFonts w:ascii="Helvetica" w:hAnsi="Helvetica"/>
              <w:color w:val="000000"/>
              <w:sz w:val="22"/>
              <w:szCs w:val="22"/>
              <w:shd w:val="clear" w:color="auto" w:fill="FFFFFF"/>
              <w:lang w:val="en-US"/>
            </w:rPr>
            <w:delText xml:space="preserve">tried that but </w:delText>
          </w:r>
        </w:del>
      </w:ins>
      <w:ins w:id="306" w:author="ivan4995@gmail.com" w:date="2026-05-05T16:56:00Z">
        <w:del w:id="307" w:author="Microsoft Office User" w:date="2026-05-05T18:39:00Z" w16du:dateUtc="2026-05-05T15:39:00Z">
          <w:r w:rsidR="00394A37" w:rsidDel="00D841A1">
            <w:rPr>
              <w:rStyle w:val="apple-converted-space"/>
              <w:rFonts w:ascii="Helvetica" w:hAnsi="Helvetica"/>
              <w:color w:val="000000"/>
              <w:sz w:val="22"/>
              <w:szCs w:val="22"/>
              <w:shd w:val="clear" w:color="auto" w:fill="FFFFFF"/>
              <w:lang w:val="en-US"/>
            </w:rPr>
            <w:delText xml:space="preserve">results were </w:delText>
          </w:r>
        </w:del>
      </w:ins>
      <w:ins w:id="308" w:author="ivan4995@gmail.com" w:date="2026-05-05T16:57:00Z">
        <w:del w:id="309" w:author="Microsoft Office User" w:date="2026-05-05T18:38:00Z" w16du:dateUtc="2026-05-05T15:38:00Z">
          <w:r w:rsidR="00394A37" w:rsidDel="00D841A1">
            <w:rPr>
              <w:rStyle w:val="apple-converted-space"/>
              <w:rFonts w:ascii="Helvetica" w:hAnsi="Helvetica"/>
              <w:color w:val="000000"/>
              <w:sz w:val="22"/>
              <w:szCs w:val="22"/>
              <w:shd w:val="clear" w:color="auto" w:fill="FFFFFF"/>
              <w:lang w:val="en-US"/>
            </w:rPr>
            <w:delText xml:space="preserve">untenable </w:delText>
          </w:r>
        </w:del>
      </w:ins>
      <w:ins w:id="310" w:author="ivan4995@gmail.com" w:date="2026-05-05T17:00:00Z">
        <w:del w:id="311" w:author="Microsoft Office User" w:date="2026-05-05T18:38:00Z" w16du:dateUtc="2026-05-05T15:38:00Z">
          <w:r w:rsidR="00D03DD7" w:rsidDel="00D841A1">
            <w:rPr>
              <w:rStyle w:val="apple-converted-space"/>
              <w:rFonts w:ascii="Helvetica" w:hAnsi="Helvetica"/>
              <w:color w:val="000000"/>
              <w:sz w:val="22"/>
              <w:szCs w:val="22"/>
              <w:shd w:val="clear" w:color="auto" w:fill="FFFFFF"/>
              <w:lang w:val="en-US"/>
            </w:rPr>
            <w:delText>because of</w:delText>
          </w:r>
        </w:del>
      </w:ins>
      <w:ins w:id="312" w:author="ivan4995@gmail.com" w:date="2026-05-05T16:57:00Z">
        <w:del w:id="313" w:author="Microsoft Office User" w:date="2026-05-05T18:38:00Z" w16du:dateUtc="2026-05-05T15:38:00Z">
          <w:r w:rsidR="00394A37" w:rsidDel="00D841A1">
            <w:rPr>
              <w:rStyle w:val="apple-converted-space"/>
              <w:rFonts w:ascii="Helvetica" w:hAnsi="Helvetica"/>
              <w:color w:val="000000"/>
              <w:sz w:val="22"/>
              <w:szCs w:val="22"/>
              <w:shd w:val="clear" w:color="auto" w:fill="FFFFFF"/>
              <w:lang w:val="en-US"/>
            </w:rPr>
            <w:delText xml:space="preserve"> the quality of data and </w:delText>
          </w:r>
          <w:r w:rsidR="00D03DD7" w:rsidDel="00D841A1">
            <w:rPr>
              <w:rStyle w:val="apple-converted-space"/>
              <w:rFonts w:ascii="Helvetica" w:hAnsi="Helvetica"/>
              <w:color w:val="000000"/>
              <w:sz w:val="22"/>
              <w:szCs w:val="22"/>
              <w:shd w:val="clear" w:color="auto" w:fill="FFFFFF"/>
              <w:lang w:val="en-US"/>
            </w:rPr>
            <w:delText>alignment</w:delText>
          </w:r>
        </w:del>
      </w:ins>
      <w:ins w:id="314" w:author="ivan4995@gmail.com" w:date="2026-05-05T16:59:00Z">
        <w:del w:id="315" w:author="Microsoft Office User" w:date="2026-05-05T18:38:00Z" w16du:dateUtc="2026-05-05T15:38:00Z">
          <w:r w:rsidR="00D03DD7" w:rsidDel="00D841A1">
            <w:rPr>
              <w:rStyle w:val="apple-converted-space"/>
              <w:rFonts w:ascii="Helvetica" w:hAnsi="Helvetica"/>
              <w:color w:val="000000"/>
              <w:sz w:val="22"/>
              <w:szCs w:val="22"/>
              <w:shd w:val="clear" w:color="auto" w:fill="FFFFFF"/>
              <w:lang w:val="en-US"/>
            </w:rPr>
            <w:delText>, due to scarcity of comput</w:delText>
          </w:r>
        </w:del>
      </w:ins>
      <w:ins w:id="316" w:author="ivan4995@gmail.com" w:date="2026-05-05T17:00:00Z">
        <w:del w:id="317" w:author="Microsoft Office User" w:date="2026-05-05T18:38:00Z" w16du:dateUtc="2026-05-05T15:38:00Z">
          <w:r w:rsidR="00D03DD7" w:rsidDel="00D841A1">
            <w:rPr>
              <w:rStyle w:val="apple-converted-space"/>
              <w:rFonts w:ascii="Helvetica" w:hAnsi="Helvetica"/>
              <w:color w:val="000000"/>
              <w:sz w:val="22"/>
              <w:szCs w:val="22"/>
              <w:shd w:val="clear" w:color="auto" w:fill="FFFFFF"/>
              <w:lang w:val="en-US"/>
            </w:rPr>
            <w:delText>a</w:delText>
          </w:r>
        </w:del>
      </w:ins>
      <w:ins w:id="318" w:author="ivan4995@gmail.com" w:date="2026-05-05T16:59:00Z">
        <w:del w:id="319" w:author="Microsoft Office User" w:date="2026-05-05T18:38:00Z" w16du:dateUtc="2026-05-05T15:38:00Z">
          <w:r w:rsidR="00D03DD7" w:rsidDel="00D841A1">
            <w:rPr>
              <w:rStyle w:val="apple-converted-space"/>
              <w:rFonts w:ascii="Helvetica" w:hAnsi="Helvetica"/>
              <w:color w:val="000000"/>
              <w:sz w:val="22"/>
              <w:szCs w:val="22"/>
              <w:shd w:val="clear" w:color="auto" w:fill="FFFFFF"/>
              <w:lang w:val="en-US"/>
            </w:rPr>
            <w:delText>tional resources we can’t</w:delText>
          </w:r>
        </w:del>
      </w:ins>
      <w:ins w:id="320" w:author="ivan4995@gmail.com" w:date="2026-05-05T17:00:00Z">
        <w:del w:id="321" w:author="Microsoft Office User" w:date="2026-05-05T18:38:00Z" w16du:dateUtc="2026-05-05T15:38:00Z">
          <w:r w:rsidR="00D03DD7" w:rsidDel="00D841A1">
            <w:rPr>
              <w:rStyle w:val="apple-converted-space"/>
              <w:rFonts w:ascii="Helvetica" w:hAnsi="Helvetica"/>
              <w:color w:val="000000"/>
              <w:sz w:val="22"/>
              <w:szCs w:val="22"/>
              <w:shd w:val="clear" w:color="auto" w:fill="FFFFFF"/>
              <w:lang w:val="en-US"/>
            </w:rPr>
            <w:delText xml:space="preserve"> remake this dataset and thus encourage other groups t</w:delText>
          </w:r>
        </w:del>
      </w:ins>
      <w:ins w:id="322" w:author="ivan4995@gmail.com" w:date="2026-05-05T17:01:00Z">
        <w:del w:id="323" w:author="Microsoft Office User" w:date="2026-05-05T18:38:00Z" w16du:dateUtc="2026-05-05T15:38:00Z">
          <w:r w:rsidR="00D03DD7" w:rsidDel="00D841A1">
            <w:rPr>
              <w:rStyle w:val="apple-converted-space"/>
              <w:rFonts w:ascii="Helvetica" w:hAnsi="Helvetica"/>
              <w:color w:val="000000"/>
              <w:sz w:val="22"/>
              <w:szCs w:val="22"/>
              <w:shd w:val="clear" w:color="auto" w:fill="FFFFFF"/>
              <w:lang w:val="en-US"/>
            </w:rPr>
            <w:delText>o try using our method with thin kind of data distribution.</w:delText>
          </w:r>
        </w:del>
        <w:del w:id="324" w:author="Microsoft Office User" w:date="2026-05-05T18:39:00Z" w16du:dateUtc="2026-05-05T15:39:00Z">
          <w:r w:rsidR="00D03DD7" w:rsidDel="00D841A1">
            <w:rPr>
              <w:rStyle w:val="apple-converted-space"/>
              <w:rFonts w:ascii="Helvetica" w:hAnsi="Helvetica"/>
              <w:color w:val="000000"/>
              <w:sz w:val="22"/>
              <w:szCs w:val="22"/>
              <w:shd w:val="clear" w:color="auto" w:fill="FFFFFF"/>
              <w:lang w:val="en-US"/>
            </w:rPr>
            <w:delText xml:space="preserve"> Moreover</w:delText>
          </w:r>
        </w:del>
      </w:ins>
      <w:ins w:id="325" w:author="ivan4995@gmail.com" w:date="2026-05-05T16:59:00Z">
        <w:del w:id="326" w:author="Microsoft Office User" w:date="2026-05-05T18:39:00Z" w16du:dateUtc="2026-05-05T15:39:00Z">
          <w:r w:rsidR="00D03DD7" w:rsidDel="00D841A1">
            <w:rPr>
              <w:rStyle w:val="apple-converted-space"/>
              <w:rFonts w:ascii="Helvetica" w:hAnsi="Helvetica"/>
              <w:color w:val="000000"/>
              <w:sz w:val="22"/>
              <w:szCs w:val="22"/>
              <w:shd w:val="clear" w:color="auto" w:fill="FFFFFF"/>
              <w:lang w:val="en-US"/>
            </w:rPr>
            <w:delText xml:space="preserve"> </w:delText>
          </w:r>
        </w:del>
      </w:ins>
      <w:del w:id="327" w:author="Microsoft Office User" w:date="2026-05-05T18:39:00Z" w16du:dateUtc="2026-05-05T15:39:00Z">
        <w:r w:rsidR="001F5F81" w:rsidDel="00D841A1">
          <w:rPr>
            <w:rStyle w:val="apple-converted-space"/>
            <w:rFonts w:ascii="Helvetica" w:hAnsi="Helvetica"/>
            <w:color w:val="000000"/>
            <w:sz w:val="22"/>
            <w:szCs w:val="22"/>
            <w:shd w:val="clear" w:color="auto" w:fill="FFFFFF"/>
            <w:lang w:val="en-US"/>
          </w:rPr>
          <w:delText xml:space="preserve">already </w:delText>
        </w:r>
        <w:r w:rsidR="00CF26C0" w:rsidDel="00D841A1">
          <w:rPr>
            <w:rStyle w:val="apple-converted-space"/>
            <w:rFonts w:ascii="Helvetica" w:hAnsi="Helvetica"/>
            <w:color w:val="000000"/>
            <w:sz w:val="22"/>
            <w:szCs w:val="22"/>
            <w:shd w:val="clear" w:color="auto" w:fill="FFFFFF"/>
            <w:lang w:val="en-US"/>
          </w:rPr>
          <w:delText>tried</w:delText>
        </w:r>
        <w:r w:rsidRPr="003552A3" w:rsidDel="00D841A1">
          <w:rPr>
            <w:rStyle w:val="apple-converted-space"/>
            <w:rFonts w:ascii="Helvetica" w:hAnsi="Helvetica"/>
            <w:color w:val="000000"/>
            <w:sz w:val="22"/>
            <w:szCs w:val="22"/>
            <w:shd w:val="clear" w:color="auto" w:fill="FFFFFF"/>
            <w:lang w:val="en-US"/>
          </w:rPr>
          <w:delText xml:space="preserve"> that in Dataset 2</w:delText>
        </w:r>
        <w:r w:rsidR="00CD2769" w:rsidDel="00D841A1">
          <w:rPr>
            <w:rStyle w:val="apple-converted-space"/>
            <w:rFonts w:ascii="Helvetica" w:hAnsi="Helvetica"/>
            <w:color w:val="000000"/>
            <w:sz w:val="22"/>
            <w:szCs w:val="22"/>
            <w:shd w:val="clear" w:color="auto" w:fill="FFFFFF"/>
            <w:lang w:val="en-US"/>
          </w:rPr>
          <w:delText xml:space="preserve">, see </w:delText>
        </w:r>
        <w:r w:rsidR="00CF26C0" w:rsidRPr="003552A3" w:rsidDel="00D841A1">
          <w:rPr>
            <w:rStyle w:val="apple-converted-space"/>
            <w:rFonts w:ascii="Helvetica" w:hAnsi="Helvetica"/>
            <w:color w:val="000000"/>
            <w:sz w:val="22"/>
            <w:szCs w:val="22"/>
            <w:shd w:val="clear" w:color="auto" w:fill="FFFFFF"/>
            <w:lang w:val="en-US"/>
          </w:rPr>
          <w:delText>Fig S6</w:delText>
        </w:r>
        <w:r w:rsidR="00DB31FB" w:rsidDel="00D841A1">
          <w:rPr>
            <w:rStyle w:val="apple-converted-space"/>
            <w:rFonts w:ascii="Helvetica" w:hAnsi="Helvetica"/>
            <w:color w:val="000000"/>
            <w:sz w:val="22"/>
            <w:szCs w:val="22"/>
            <w:shd w:val="clear" w:color="auto" w:fill="FFFFFF"/>
            <w:lang w:val="en-US"/>
          </w:rPr>
          <w:delText xml:space="preserve"> in Supplement</w:delText>
        </w:r>
        <w:r w:rsidRPr="003552A3" w:rsidDel="00D841A1">
          <w:rPr>
            <w:rStyle w:val="apple-converted-space"/>
            <w:rFonts w:ascii="Helvetica" w:hAnsi="Helvetica"/>
            <w:color w:val="000000"/>
            <w:sz w:val="22"/>
            <w:szCs w:val="22"/>
            <w:shd w:val="clear" w:color="auto" w:fill="FFFFFF"/>
            <w:lang w:val="en-US"/>
          </w:rPr>
          <w:delText xml:space="preserve">. </w:delText>
        </w:r>
      </w:del>
      <w:ins w:id="328" w:author="ivan4995@gmail.com" w:date="2026-05-05T17:02:00Z">
        <w:del w:id="329" w:author="Microsoft Office User" w:date="2026-05-05T18:39:00Z" w16du:dateUtc="2026-05-05T15:39:00Z">
          <w:r w:rsidR="00D03DD7" w:rsidDel="00D841A1">
            <w:rPr>
              <w:rStyle w:val="apple-converted-space"/>
              <w:rFonts w:ascii="Helvetica" w:hAnsi="Helvetica"/>
              <w:color w:val="000000"/>
              <w:sz w:val="22"/>
              <w:szCs w:val="22"/>
              <w:shd w:val="clear" w:color="auto" w:fill="FFFFFF"/>
              <w:lang w:val="en-US"/>
            </w:rPr>
            <w:delText>a</w:delText>
          </w:r>
        </w:del>
      </w:ins>
      <w:del w:id="330" w:author="Microsoft Office User" w:date="2026-05-05T18:39:00Z" w16du:dateUtc="2026-05-05T15:39:00Z">
        <w:r w:rsidR="006D3C98" w:rsidDel="00D841A1">
          <w:rPr>
            <w:rStyle w:val="apple-converted-space"/>
            <w:rFonts w:ascii="Helvetica" w:hAnsi="Helvetica"/>
            <w:color w:val="000000"/>
            <w:sz w:val="22"/>
            <w:szCs w:val="22"/>
            <w:shd w:val="clear" w:color="auto" w:fill="FFFFFF"/>
            <w:lang w:val="en-US"/>
          </w:rPr>
          <w:delText>A</w:delText>
        </w:r>
        <w:r w:rsidR="001F5F81" w:rsidDel="00D841A1">
          <w:rPr>
            <w:rStyle w:val="apple-converted-space"/>
            <w:rFonts w:ascii="Helvetica" w:hAnsi="Helvetica"/>
            <w:color w:val="000000"/>
            <w:sz w:val="22"/>
            <w:szCs w:val="22"/>
            <w:shd w:val="clear" w:color="auto" w:fill="FFFFFF"/>
            <w:lang w:val="en-US"/>
          </w:rPr>
          <w:delText>s</w:delText>
        </w:r>
      </w:del>
      <w:ins w:id="331" w:author="Microsoft Office User" w:date="2026-05-05T18:39:00Z" w16du:dateUtc="2026-05-05T15:39:00Z">
        <w:r w:rsidR="00D841A1">
          <w:rPr>
            <w:rStyle w:val="apple-converted-space"/>
            <w:rFonts w:ascii="Helvetica" w:hAnsi="Helvetica"/>
            <w:color w:val="000000"/>
            <w:sz w:val="22"/>
            <w:szCs w:val="22"/>
            <w:shd w:val="clear" w:color="auto" w:fill="FFFFFF"/>
            <w:lang w:val="en-US"/>
          </w:rPr>
          <w:t>As</w:t>
        </w:r>
      </w:ins>
      <w:r w:rsidR="001F5F81">
        <w:rPr>
          <w:rStyle w:val="apple-converted-space"/>
          <w:rFonts w:ascii="Helvetica" w:hAnsi="Helvetica"/>
          <w:color w:val="000000"/>
          <w:sz w:val="22"/>
          <w:szCs w:val="22"/>
          <w:shd w:val="clear" w:color="auto" w:fill="FFFFFF"/>
          <w:lang w:val="en-US"/>
        </w:rPr>
        <w:t xml:space="preserve"> stated in the title of the manuscript, </w:t>
      </w:r>
      <w:r w:rsidR="000A411F" w:rsidRPr="003552A3">
        <w:rPr>
          <w:rStyle w:val="apple-converted-space"/>
          <w:rFonts w:ascii="Helvetica" w:hAnsi="Helvetica"/>
          <w:color w:val="000000"/>
          <w:sz w:val="22"/>
          <w:szCs w:val="22"/>
          <w:shd w:val="clear" w:color="auto" w:fill="FFFFFF"/>
          <w:lang w:val="en-US"/>
        </w:rPr>
        <w:t xml:space="preserve">we </w:t>
      </w:r>
      <w:r w:rsidR="00CF26C0">
        <w:rPr>
          <w:rStyle w:val="apple-converted-space"/>
          <w:rFonts w:ascii="Helvetica" w:hAnsi="Helvetica"/>
          <w:color w:val="000000"/>
          <w:sz w:val="22"/>
          <w:szCs w:val="22"/>
          <w:shd w:val="clear" w:color="auto" w:fill="FFFFFF"/>
          <w:lang w:val="en-US"/>
        </w:rPr>
        <w:t>seek</w:t>
      </w:r>
      <w:r w:rsidR="000A411F" w:rsidRPr="003552A3">
        <w:rPr>
          <w:rStyle w:val="apple-converted-space"/>
          <w:rFonts w:ascii="Helvetica" w:hAnsi="Helvetica"/>
          <w:color w:val="000000"/>
          <w:sz w:val="22"/>
          <w:szCs w:val="22"/>
          <w:shd w:val="clear" w:color="auto" w:fill="FFFFFF"/>
          <w:lang w:val="en-US"/>
        </w:rPr>
        <w:t xml:space="preserve"> fitness valleys connecting major variants</w:t>
      </w:r>
      <w:r w:rsidR="00182872">
        <w:rPr>
          <w:rStyle w:val="apple-converted-space"/>
          <w:rFonts w:ascii="Helvetica" w:hAnsi="Helvetica"/>
          <w:color w:val="000000"/>
          <w:sz w:val="22"/>
          <w:szCs w:val="22"/>
          <w:shd w:val="clear" w:color="auto" w:fill="FFFFFF"/>
          <w:lang w:val="en-US"/>
        </w:rPr>
        <w:t xml:space="preserve"> to explain the emergence of VOC</w:t>
      </w:r>
      <w:r w:rsidR="000A411F" w:rsidRPr="003552A3">
        <w:rPr>
          <w:rStyle w:val="apple-converted-space"/>
          <w:rFonts w:ascii="Helvetica" w:hAnsi="Helvetica"/>
          <w:color w:val="000000"/>
          <w:sz w:val="22"/>
          <w:szCs w:val="22"/>
          <w:shd w:val="clear" w:color="auto" w:fill="FFFFFF"/>
          <w:lang w:val="en-US"/>
        </w:rPr>
        <w:t>.</w:t>
      </w:r>
      <w:r w:rsidR="00274A39">
        <w:rPr>
          <w:rStyle w:val="apple-converted-space"/>
          <w:rFonts w:ascii="Helvetica" w:hAnsi="Helvetica"/>
          <w:color w:val="000000"/>
          <w:sz w:val="22"/>
          <w:szCs w:val="22"/>
          <w:shd w:val="clear" w:color="auto" w:fill="FFFFFF"/>
          <w:lang w:val="en-US"/>
        </w:rPr>
        <w:t xml:space="preserve"> </w:t>
      </w:r>
      <w:r w:rsidR="00182872">
        <w:rPr>
          <w:rStyle w:val="apple-converted-space"/>
          <w:rFonts w:ascii="Helvetica" w:hAnsi="Helvetica"/>
          <w:color w:val="000000"/>
          <w:sz w:val="22"/>
          <w:szCs w:val="22"/>
          <w:shd w:val="clear" w:color="auto" w:fill="FFFFFF"/>
          <w:lang w:val="en-US"/>
        </w:rPr>
        <w:t>H</w:t>
      </w:r>
      <w:r w:rsidR="00274A39">
        <w:rPr>
          <w:rStyle w:val="apple-converted-space"/>
          <w:rFonts w:ascii="Helvetica" w:hAnsi="Helvetica"/>
          <w:color w:val="000000"/>
          <w:sz w:val="22"/>
          <w:szCs w:val="22"/>
          <w:shd w:val="clear" w:color="auto" w:fill="FFFFFF"/>
          <w:lang w:val="en-US"/>
        </w:rPr>
        <w:t>ence, we must use the</w:t>
      </w:r>
      <w:r w:rsidR="00E61A5A">
        <w:rPr>
          <w:rStyle w:val="apple-converted-space"/>
          <w:rFonts w:ascii="Helvetica" w:hAnsi="Helvetica"/>
          <w:color w:val="000000"/>
          <w:sz w:val="22"/>
          <w:szCs w:val="22"/>
          <w:shd w:val="clear" w:color="auto" w:fill="FFFFFF"/>
          <w:lang w:val="en-US"/>
        </w:rPr>
        <w:t xml:space="preserve"> balanced</w:t>
      </w:r>
      <w:r w:rsidR="00274A39">
        <w:rPr>
          <w:rStyle w:val="apple-converted-space"/>
          <w:rFonts w:ascii="Helvetica" w:hAnsi="Helvetica"/>
          <w:color w:val="000000"/>
          <w:sz w:val="22"/>
          <w:szCs w:val="22"/>
          <w:shd w:val="clear" w:color="auto" w:fill="FFFFFF"/>
          <w:lang w:val="en-US"/>
        </w:rPr>
        <w:t xml:space="preserve"> mix of variants</w:t>
      </w:r>
      <w:r w:rsidR="00CD2769">
        <w:rPr>
          <w:rStyle w:val="apple-converted-space"/>
          <w:rFonts w:ascii="Helvetica" w:hAnsi="Helvetica"/>
          <w:color w:val="000000"/>
          <w:sz w:val="22"/>
          <w:szCs w:val="22"/>
          <w:shd w:val="clear" w:color="auto" w:fill="FFFFFF"/>
          <w:lang w:val="en-US"/>
        </w:rPr>
        <w:t>, as we do in Dataset 1</w:t>
      </w:r>
      <w:r w:rsidR="00182872">
        <w:rPr>
          <w:rStyle w:val="apple-converted-space"/>
          <w:rFonts w:ascii="Helvetica" w:hAnsi="Helvetica"/>
          <w:color w:val="000000"/>
          <w:sz w:val="22"/>
          <w:szCs w:val="22"/>
          <w:shd w:val="clear" w:color="auto" w:fill="FFFFFF"/>
          <w:lang w:val="en-US"/>
        </w:rPr>
        <w:t>.</w:t>
      </w:r>
    </w:p>
    <w:p w14:paraId="7E502010" w14:textId="77777777" w:rsidR="000A411F" w:rsidRPr="003552A3" w:rsidRDefault="00133529">
      <w:pPr>
        <w:rPr>
          <w:rStyle w:val="apple-converted-space"/>
          <w:rFonts w:ascii="Helvetica" w:hAnsi="Helvetica"/>
          <w:b/>
          <w:color w:val="000000"/>
          <w:sz w:val="22"/>
          <w:szCs w:val="22"/>
          <w:shd w:val="clear" w:color="auto" w:fill="FFFFFF"/>
        </w:rPr>
      </w:pPr>
      <w:r w:rsidRPr="003552A3">
        <w:rPr>
          <w:rFonts w:ascii="Helvetica" w:hAnsi="Helvetica"/>
          <w:color w:val="000000"/>
          <w:sz w:val="22"/>
          <w:szCs w:val="22"/>
        </w:rPr>
        <w:br/>
      </w:r>
      <w:r w:rsidRPr="003552A3">
        <w:rPr>
          <w:rFonts w:ascii="Helvetica" w:hAnsi="Helvetica"/>
          <w:b/>
          <w:color w:val="000000"/>
          <w:sz w:val="22"/>
          <w:szCs w:val="22"/>
          <w:shd w:val="clear" w:color="auto" w:fill="FFFFFF"/>
        </w:rPr>
        <w:t>- QLE does not ignore linkage effects. It assumes that recombination is rapid compared to allele frequency changes.</w:t>
      </w:r>
      <w:r w:rsidRPr="003552A3">
        <w:rPr>
          <w:rStyle w:val="apple-converted-space"/>
          <w:rFonts w:ascii="Helvetica" w:hAnsi="Helvetica"/>
          <w:b/>
          <w:color w:val="000000"/>
          <w:sz w:val="22"/>
          <w:szCs w:val="22"/>
          <w:shd w:val="clear" w:color="auto" w:fill="FFFFFF"/>
        </w:rPr>
        <w:t> </w:t>
      </w:r>
    </w:p>
    <w:p w14:paraId="6EC288A5" w14:textId="77777777" w:rsidR="000A411F" w:rsidRPr="003552A3" w:rsidRDefault="000A411F">
      <w:pPr>
        <w:rPr>
          <w:rStyle w:val="apple-converted-space"/>
          <w:rFonts w:ascii="Helvetica" w:hAnsi="Helvetica"/>
          <w:color w:val="000000"/>
          <w:sz w:val="22"/>
          <w:szCs w:val="22"/>
          <w:shd w:val="clear" w:color="auto" w:fill="FFFFFF"/>
        </w:rPr>
      </w:pPr>
    </w:p>
    <w:p w14:paraId="0008CEC5" w14:textId="77777777" w:rsidR="00832391" w:rsidRPr="002B7CE1" w:rsidRDefault="00832391" w:rsidP="00832391">
      <w:pPr>
        <w:rPr>
          <w:moveTo w:id="332" w:author="Microsoft Office User" w:date="2026-05-05T18:41:00Z" w16du:dateUtc="2026-05-05T15:41:00Z"/>
          <w:rStyle w:val="apple-converted-space"/>
          <w:rFonts w:ascii="Times New Roman" w:hAnsi="Times New Roman" w:cs="Times New Roman"/>
          <w:color w:val="000000"/>
          <w:sz w:val="20"/>
          <w:szCs w:val="20"/>
          <w:shd w:val="clear" w:color="auto" w:fill="FFFFFF"/>
          <w:lang w:val="en-US"/>
        </w:rPr>
      </w:pPr>
      <w:ins w:id="333" w:author="Microsoft Office User" w:date="2026-05-05T18:41:00Z" w16du:dateUtc="2026-05-05T15:41:00Z">
        <w:r>
          <w:rPr>
            <w:rStyle w:val="apple-converted-space"/>
            <w:rFonts w:ascii="Helvetica" w:hAnsi="Helvetica"/>
            <w:color w:val="000000"/>
            <w:sz w:val="22"/>
            <w:szCs w:val="22"/>
            <w:shd w:val="clear" w:color="auto" w:fill="FFFFFF"/>
            <w:lang w:val="en-US"/>
          </w:rPr>
          <w:t xml:space="preserve">Thank you. </w:t>
        </w:r>
      </w:ins>
      <w:moveToRangeStart w:id="334" w:author="Microsoft Office User" w:date="2026-05-05T18:41:00Z" w:name="move228898920"/>
      <w:moveTo w:id="335" w:author="Microsoft Office User" w:date="2026-05-05T18:41:00Z" w16du:dateUtc="2026-05-05T15:41:00Z">
        <w:r>
          <w:rPr>
            <w:rStyle w:val="apple-converted-space"/>
            <w:rFonts w:ascii="Helvetica" w:hAnsi="Helvetica"/>
            <w:color w:val="000000"/>
            <w:sz w:val="22"/>
            <w:szCs w:val="22"/>
            <w:shd w:val="clear" w:color="auto" w:fill="FFFFFF"/>
            <w:lang w:val="en-US"/>
          </w:rPr>
          <w:t>In the end, it amounts to the same thing: linkage effects are relatively small.</w:t>
        </w:r>
      </w:moveTo>
    </w:p>
    <w:moveToRangeEnd w:id="334"/>
    <w:p w14:paraId="2564317D" w14:textId="6CF0FB42" w:rsidR="000A411F" w:rsidRPr="003552A3" w:rsidRDefault="000A411F">
      <w:pPr>
        <w:rPr>
          <w:rStyle w:val="apple-converted-space"/>
          <w:rFonts w:ascii="Helvetica" w:hAnsi="Helvetica"/>
          <w:color w:val="000000"/>
          <w:sz w:val="22"/>
          <w:szCs w:val="22"/>
          <w:shd w:val="clear" w:color="auto" w:fill="FFFFFF"/>
          <w:lang w:val="en-US"/>
        </w:rPr>
      </w:pPr>
      <w:r w:rsidRPr="00C90CFE">
        <w:rPr>
          <w:rStyle w:val="apple-converted-space"/>
          <w:rFonts w:ascii="Helvetica" w:hAnsi="Helvetica"/>
          <w:color w:val="000000"/>
          <w:sz w:val="22"/>
          <w:szCs w:val="22"/>
          <w:shd w:val="clear" w:color="auto" w:fill="FFFFFF"/>
          <w:lang w:val="en-US"/>
        </w:rPr>
        <w:t xml:space="preserve">We </w:t>
      </w:r>
      <w:r w:rsidR="00BD0B49" w:rsidRPr="00C90CFE">
        <w:rPr>
          <w:rStyle w:val="apple-converted-space"/>
          <w:rFonts w:ascii="Helvetica" w:hAnsi="Helvetica"/>
          <w:color w:val="000000"/>
          <w:sz w:val="22"/>
          <w:szCs w:val="22"/>
          <w:shd w:val="clear" w:color="auto" w:fill="FFFFFF"/>
          <w:lang w:val="en-US"/>
        </w:rPr>
        <w:t>edited</w:t>
      </w:r>
      <w:r w:rsidR="006A4193" w:rsidRPr="00C90CFE">
        <w:rPr>
          <w:rStyle w:val="apple-converted-space"/>
          <w:rFonts w:ascii="Helvetica" w:hAnsi="Helvetica"/>
          <w:color w:val="000000"/>
          <w:sz w:val="22"/>
          <w:szCs w:val="22"/>
          <w:shd w:val="clear" w:color="auto" w:fill="FFFFFF"/>
          <w:lang w:val="en-US"/>
        </w:rPr>
        <w:t xml:space="preserve"> the sentence</w:t>
      </w:r>
      <w:r w:rsidR="007B2C1B">
        <w:rPr>
          <w:rStyle w:val="apple-converted-space"/>
          <w:rFonts w:ascii="Helvetica" w:hAnsi="Helvetica"/>
          <w:color w:val="000000"/>
          <w:sz w:val="22"/>
          <w:szCs w:val="22"/>
          <w:shd w:val="clear" w:color="auto" w:fill="FFFFFF"/>
          <w:lang w:val="en-US"/>
        </w:rPr>
        <w:t xml:space="preserve"> </w:t>
      </w:r>
      <w:del w:id="336" w:author="Microsoft Office User" w:date="2026-05-05T18:41:00Z" w16du:dateUtc="2026-05-05T15:41:00Z">
        <w:r w:rsidR="007B2C1B" w:rsidDel="00832391">
          <w:rPr>
            <w:rStyle w:val="apple-converted-space"/>
            <w:rFonts w:ascii="Helvetica" w:hAnsi="Helvetica"/>
            <w:color w:val="000000"/>
            <w:sz w:val="22"/>
            <w:szCs w:val="22"/>
            <w:shd w:val="clear" w:color="auto" w:fill="FFFFFF"/>
            <w:lang w:val="en-US"/>
          </w:rPr>
          <w:delText>for accuracy</w:delText>
        </w:r>
      </w:del>
      <w:ins w:id="337" w:author="Microsoft Office User" w:date="2026-05-05T18:39:00Z" w16du:dateUtc="2026-05-05T15:39:00Z">
        <w:r w:rsidR="00832391">
          <w:rPr>
            <w:rStyle w:val="apple-converted-space"/>
            <w:rFonts w:ascii="Helvetica" w:hAnsi="Helvetica"/>
            <w:color w:val="000000"/>
            <w:sz w:val="22"/>
            <w:szCs w:val="22"/>
            <w:shd w:val="clear" w:color="auto" w:fill="FFFFFF"/>
            <w:lang w:val="en-US"/>
          </w:rPr>
          <w:t xml:space="preserve">(line </w:t>
        </w:r>
      </w:ins>
      <w:ins w:id="338" w:author="Microsoft Office User" w:date="2026-05-05T18:40:00Z" w16du:dateUtc="2026-05-05T15:40:00Z">
        <w:r w:rsidR="00832391">
          <w:rPr>
            <w:rStyle w:val="apple-converted-space"/>
            <w:rFonts w:ascii="Helvetica" w:hAnsi="Helvetica"/>
            <w:color w:val="000000"/>
            <w:sz w:val="22"/>
            <w:szCs w:val="22"/>
            <w:shd w:val="clear" w:color="auto" w:fill="FFFFFF"/>
            <w:lang w:val="en-US"/>
          </w:rPr>
          <w:t>298)</w:t>
        </w:r>
      </w:ins>
      <w:r w:rsidR="006A4193" w:rsidRPr="00C90CFE">
        <w:rPr>
          <w:rStyle w:val="apple-converted-space"/>
          <w:rFonts w:ascii="Helvetica" w:hAnsi="Helvetica"/>
          <w:color w:val="000000"/>
          <w:sz w:val="22"/>
          <w:szCs w:val="22"/>
          <w:shd w:val="clear" w:color="auto" w:fill="FFFFFF"/>
          <w:lang w:val="en-US"/>
        </w:rPr>
        <w:t>:</w:t>
      </w:r>
      <w:r w:rsidRPr="003552A3">
        <w:rPr>
          <w:rStyle w:val="apple-converted-space"/>
          <w:rFonts w:ascii="Helvetica" w:hAnsi="Helvetica"/>
          <w:color w:val="000000"/>
          <w:sz w:val="22"/>
          <w:szCs w:val="22"/>
          <w:shd w:val="clear" w:color="auto" w:fill="FFFFFF"/>
          <w:lang w:val="en-US"/>
        </w:rPr>
        <w:t xml:space="preserve"> </w:t>
      </w:r>
    </w:p>
    <w:p w14:paraId="044F136C" w14:textId="77777777" w:rsidR="000A411F" w:rsidRPr="003552A3" w:rsidRDefault="000A411F">
      <w:pPr>
        <w:rPr>
          <w:rStyle w:val="apple-converted-space"/>
          <w:rFonts w:ascii="Helvetica" w:hAnsi="Helvetica"/>
          <w:color w:val="000000"/>
          <w:sz w:val="22"/>
          <w:szCs w:val="22"/>
          <w:shd w:val="clear" w:color="auto" w:fill="FFFFFF"/>
          <w:lang w:val="en-US"/>
        </w:rPr>
      </w:pPr>
    </w:p>
    <w:p w14:paraId="2844F454" w14:textId="6719BAB3" w:rsidR="003552A3" w:rsidRPr="00AC7425" w:rsidDel="00AC7425" w:rsidRDefault="00AC7425">
      <w:pPr>
        <w:rPr>
          <w:del w:id="339" w:author="ivan4995@gmail.com" w:date="2026-05-05T17:03:00Z"/>
          <w:rStyle w:val="apple-converted-space"/>
          <w:color w:val="000000"/>
          <w:shd w:val="clear" w:color="auto" w:fill="FFFFFF"/>
          <w:lang w:val="en-US"/>
          <w:rPrChange w:id="340" w:author="ivan4995@gmail.com" w:date="2026-05-05T17:03:00Z">
            <w:rPr>
              <w:del w:id="341" w:author="ivan4995@gmail.com" w:date="2026-05-05T17:03:00Z"/>
              <w:rFonts w:ascii="Times New Roman" w:eastAsia="Times New Roman" w:hAnsi="Times New Roman" w:cs="Times New Roman"/>
            </w:rPr>
          </w:rPrChange>
        </w:rPr>
      </w:pPr>
      <w:ins w:id="342" w:author="ivan4995@gmail.com" w:date="2026-05-05T17:03:00Z">
        <w:r w:rsidRPr="00AC7425">
          <w:rPr>
            <w:rFonts w:ascii="Times New Roman" w:eastAsia="Times New Roman" w:hAnsi="Times New Roman" w:cs="Times New Roman"/>
            <w:sz w:val="20"/>
            <w:szCs w:val="20"/>
            <w:rPrChange w:id="343" w:author="ivan4995@gmail.com" w:date="2026-05-05T17:03:00Z">
              <w:rPr>
                <w:rFonts w:ascii="Times New Roman" w:eastAsia="Times New Roman" w:hAnsi="Times New Roman" w:cs="Times New Roman"/>
              </w:rPr>
            </w:rPrChange>
          </w:rPr>
          <w:t xml:space="preserve">“quasi linkage equilibrium” approach </w:t>
        </w:r>
        <w:r w:rsidRPr="00AC7425">
          <w:rPr>
            <w:rFonts w:ascii="Times New Roman" w:eastAsia="Times New Roman" w:hAnsi="Times New Roman" w:cs="Times New Roman"/>
            <w:sz w:val="20"/>
            <w:szCs w:val="20"/>
            <w:rPrChange w:id="344" w:author="ivan4995@gmail.com" w:date="2026-05-05T17:03:00Z">
              <w:rPr>
                <w:rFonts w:ascii="Times New Roman" w:eastAsia="Times New Roman" w:hAnsi="Times New Roman" w:cs="Times New Roman"/>
              </w:rPr>
            </w:rPrChange>
          </w:rPr>
          <w:fldChar w:fldCharType="begin"/>
        </w:r>
        <w:r w:rsidRPr="00AC7425">
          <w:rPr>
            <w:rFonts w:ascii="Times New Roman" w:eastAsia="Times New Roman" w:hAnsi="Times New Roman" w:cs="Times New Roman"/>
            <w:sz w:val="20"/>
            <w:szCs w:val="20"/>
            <w:rPrChange w:id="345" w:author="ivan4995@gmail.com" w:date="2026-05-05T17:03:00Z">
              <w:rPr>
                <w:rFonts w:ascii="Times New Roman" w:eastAsia="Times New Roman" w:hAnsi="Times New Roman" w:cs="Times New Roman"/>
              </w:rPr>
            </w:rPrChange>
          </w:rPr>
          <w:instrText xml:space="preserve"> ADDIN EN.CITE &lt;EndNote&gt;&lt;Cite&gt;&lt;Author&gt;Kimura&lt;/Author&gt;&lt;Year&gt;1965&lt;/Year&gt;&lt;RecNum&gt;323&lt;/RecNum&gt;&lt;DisplayText&gt;[28, 30]&lt;/DisplayText&gt;&lt;record&gt;&lt;rec-number&gt;323&lt;/rec-number&gt;&lt;foreign-keys&gt;&lt;key app="EN" db-id="z5v2e0v5r25tt5e00v35f59hst2ra25srwwd" timestamp="1765292289"&gt;323&lt;/key&gt;&lt;/foreign-keys&gt;&lt;ref-type name="Journal Article"&gt;17&lt;/ref-type&gt;&lt;contributors&gt;&lt;authors&gt;&lt;author&gt;Kimura, M.&lt;/author&gt;&lt;/authors&gt;&lt;/contributors&gt;&lt;auth-address&gt;National Institute of Genetics, Mishima, Japan.&lt;/auth-address&gt;&lt;titles&gt;&lt;title&gt;Attainment of Quasi Linkage Equilibrium When Gene Frequencies Are Changing by Natural Selection&lt;/title&gt;&lt;secondary-title&gt;Genetics&lt;/secondary-title&gt;&lt;/titles&gt;&lt;pages&gt;875-90&lt;/pages&gt;&lt;volume&gt;52&lt;/volume&gt;&lt;number&gt;5&lt;/number&gt;&lt;dates&gt;&lt;year&gt;1965&lt;/year&gt;&lt;pub-dates&gt;&lt;date&gt;Nov&lt;/date&gt;&lt;/pub-dates&gt;&lt;/dates&gt;&lt;isbn&gt;0016-6731 (Print)&amp;#xD;0016-6731 (Linking)&lt;/isbn&gt;&lt;accession-num&gt;17248281&lt;/accession-num&gt;&lt;urls&gt;&lt;related-urls&gt;&lt;url&gt;https://www.ncbi.nlm.nih.gov/pubmed/17248281&lt;/url&gt;&lt;/related-urls&gt;&lt;/urls&gt;&lt;custom2&gt;PMC1210959&lt;/custom2&gt;&lt;electronic-resource-num&gt;10.1093/genetics/52.5.875&lt;/electronic-resource-num&gt;&lt;remote-database-name&gt;PubMed-not-MEDLINE&lt;/remote-database-name&gt;&lt;remote-database-provider&gt;NLM&lt;/remote-database-provider&gt;&lt;/record&gt;&lt;/Cite&gt;&lt;Cite&gt;&lt;Author&gt;Neher&lt;/Author&gt;&lt;Year&gt;2011&lt;/Year&gt;&lt;RecNum&gt;1225&lt;/RecNum&gt;&lt;record&gt;&lt;rec-number&gt;1225&lt;/rec-number&gt;&lt;foreign-keys&gt;&lt;key app="EN" db-id="z5v2e0v5r25tt5e00v35f59hst2ra25srwwd" timestamp="1765292521"&gt;1225&lt;/key&gt;&lt;/foreign-keys&gt;&lt;ref-type name="Journal Article"&gt;17&lt;/ref-type&gt;&lt;contributors&gt;&lt;authors&gt;&lt;author&gt;Neher, R. A.&lt;/author&gt;&lt;author&gt;Shraiman, B. I.&lt;/author&gt;&lt;/authors&gt;&lt;/contributors&gt;&lt;titles&gt;&lt;title&gt;Statistical genetics and evolution of quantitative traits&lt;/title&gt;&lt;secondary-title&gt;Reviews of Modern Physics&lt;/secondary-title&gt;&lt;/titles&gt;&lt;pages&gt;1283&lt;/pages&gt;&lt;volume&gt;83&lt;/volume&gt;&lt;dates&gt;&lt;year&gt;2011&lt;/year&gt;&lt;/dates&gt;&lt;urls&gt;&lt;/urls&gt;&lt;/record&gt;&lt;/Cite&gt;&lt;/EndNote&gt;</w:instrText>
        </w:r>
        <w:r w:rsidRPr="00AC7425">
          <w:rPr>
            <w:rFonts w:ascii="Times New Roman" w:eastAsia="Times New Roman" w:hAnsi="Times New Roman" w:cs="Times New Roman"/>
            <w:sz w:val="20"/>
            <w:szCs w:val="20"/>
            <w:rPrChange w:id="346" w:author="ivan4995@gmail.com" w:date="2026-05-05T17:03:00Z">
              <w:rPr>
                <w:rFonts w:ascii="Times New Roman" w:eastAsia="Times New Roman" w:hAnsi="Times New Roman" w:cs="Times New Roman"/>
              </w:rPr>
            </w:rPrChange>
          </w:rPr>
          <w:fldChar w:fldCharType="separate"/>
        </w:r>
        <w:r w:rsidRPr="00AC7425">
          <w:rPr>
            <w:rFonts w:ascii="Times New Roman" w:eastAsia="Times New Roman" w:hAnsi="Times New Roman" w:cs="Times New Roman"/>
            <w:noProof/>
            <w:sz w:val="20"/>
            <w:szCs w:val="20"/>
            <w:rPrChange w:id="347" w:author="ivan4995@gmail.com" w:date="2026-05-05T17:03:00Z">
              <w:rPr>
                <w:rFonts w:ascii="Times New Roman" w:eastAsia="Times New Roman" w:hAnsi="Times New Roman" w:cs="Times New Roman"/>
                <w:noProof/>
              </w:rPr>
            </w:rPrChange>
          </w:rPr>
          <w:t>[28, 30]</w:t>
        </w:r>
        <w:r w:rsidRPr="00AC7425">
          <w:rPr>
            <w:rFonts w:ascii="Times New Roman" w:eastAsia="Times New Roman" w:hAnsi="Times New Roman" w:cs="Times New Roman"/>
            <w:sz w:val="20"/>
            <w:szCs w:val="20"/>
            <w:rPrChange w:id="348" w:author="ivan4995@gmail.com" w:date="2026-05-05T17:03:00Z">
              <w:rPr>
                <w:rFonts w:ascii="Times New Roman" w:eastAsia="Times New Roman" w:hAnsi="Times New Roman" w:cs="Times New Roman"/>
              </w:rPr>
            </w:rPrChange>
          </w:rPr>
          <w:fldChar w:fldCharType="end"/>
        </w:r>
        <w:r w:rsidRPr="00AC7425">
          <w:rPr>
            <w:rFonts w:ascii="Times New Roman" w:eastAsia="Times New Roman" w:hAnsi="Times New Roman" w:cs="Times New Roman"/>
            <w:sz w:val="20"/>
            <w:szCs w:val="20"/>
            <w:rPrChange w:id="349" w:author="ivan4995@gmail.com" w:date="2026-05-05T17:03:00Z">
              <w:rPr>
                <w:rFonts w:ascii="Times New Roman" w:eastAsia="Times New Roman" w:hAnsi="Times New Roman" w:cs="Times New Roman"/>
              </w:rPr>
            </w:rPrChange>
          </w:rPr>
          <w:t xml:space="preserve">, which assumes frequent recombination compared to changes in allelic frequency and a large population size. In this limit, genetic linkage effects are negligible compared to epistasis and recombination. </w:t>
        </w:r>
      </w:ins>
      <w:del w:id="350" w:author="ivan4995@gmail.com" w:date="2026-05-05T17:03:00Z">
        <w:r w:rsidR="000A411F" w:rsidRPr="00AC7425" w:rsidDel="00AC7425">
          <w:rPr>
            <w:rStyle w:val="apple-converted-space"/>
            <w:rFonts w:ascii="Times New Roman" w:hAnsi="Times New Roman" w:cs="Times New Roman"/>
            <w:color w:val="000000"/>
            <w:sz w:val="20"/>
            <w:szCs w:val="20"/>
            <w:shd w:val="clear" w:color="auto" w:fill="FFFFFF"/>
            <w:lang w:val="en-US"/>
          </w:rPr>
          <w:delText xml:space="preserve"> “quasi-linkage equilibrium”, which assumes that recombination is rapid compared to allele frequency changes, and </w:delText>
        </w:r>
        <w:r w:rsidR="00DB0F89" w:rsidRPr="00AC7425" w:rsidDel="00AC7425">
          <w:rPr>
            <w:rStyle w:val="apple-converted-space"/>
            <w:rFonts w:ascii="Times New Roman" w:hAnsi="Times New Roman" w:cs="Times New Roman"/>
            <w:color w:val="000000"/>
            <w:sz w:val="20"/>
            <w:szCs w:val="20"/>
            <w:shd w:val="clear" w:color="auto" w:fill="FFFFFF"/>
            <w:lang w:val="en-US"/>
          </w:rPr>
          <w:delText xml:space="preserve">that </w:delText>
        </w:r>
        <w:r w:rsidR="000A411F" w:rsidRPr="00AC7425" w:rsidDel="00AC7425">
          <w:rPr>
            <w:rStyle w:val="apple-converted-space"/>
            <w:rFonts w:ascii="Times New Roman" w:hAnsi="Times New Roman" w:cs="Times New Roman"/>
            <w:color w:val="000000"/>
            <w:sz w:val="20"/>
            <w:szCs w:val="20"/>
            <w:shd w:val="clear" w:color="auto" w:fill="FFFFFF"/>
            <w:lang w:val="en-US"/>
          </w:rPr>
          <w:delText>population is large, so that recombination</w:delText>
        </w:r>
        <w:r w:rsidR="003552A3" w:rsidRPr="00AC7425" w:rsidDel="00AC7425">
          <w:rPr>
            <w:rStyle w:val="apple-converted-space"/>
            <w:rFonts w:ascii="Times New Roman" w:hAnsi="Times New Roman" w:cs="Times New Roman"/>
            <w:color w:val="000000"/>
            <w:sz w:val="20"/>
            <w:szCs w:val="20"/>
            <w:shd w:val="clear" w:color="auto" w:fill="FFFFFF"/>
            <w:lang w:val="en-US"/>
          </w:rPr>
          <w:delText xml:space="preserve"> and </w:delText>
        </w:r>
        <w:r w:rsidR="00DB0F89" w:rsidRPr="00AC7425" w:rsidDel="00AC7425">
          <w:rPr>
            <w:rStyle w:val="apple-converted-space"/>
            <w:rFonts w:ascii="Times New Roman" w:hAnsi="Times New Roman" w:cs="Times New Roman"/>
            <w:color w:val="000000"/>
            <w:sz w:val="20"/>
            <w:szCs w:val="20"/>
            <w:shd w:val="clear" w:color="auto" w:fill="FFFFFF"/>
            <w:lang w:val="en-US"/>
          </w:rPr>
          <w:delText xml:space="preserve">the </w:delText>
        </w:r>
        <w:r w:rsidR="003552A3" w:rsidRPr="00AC7425" w:rsidDel="00AC7425">
          <w:rPr>
            <w:rStyle w:val="apple-converted-space"/>
            <w:rFonts w:ascii="Times New Roman" w:hAnsi="Times New Roman" w:cs="Times New Roman"/>
            <w:color w:val="000000"/>
            <w:sz w:val="20"/>
            <w:szCs w:val="20"/>
            <w:shd w:val="clear" w:color="auto" w:fill="FFFFFF"/>
            <w:lang w:val="en-US"/>
          </w:rPr>
          <w:delText xml:space="preserve">natural selection </w:delText>
        </w:r>
        <w:r w:rsidR="00DB0F89" w:rsidRPr="00AC7425" w:rsidDel="00AC7425">
          <w:rPr>
            <w:rStyle w:val="apple-converted-space"/>
            <w:rFonts w:ascii="Times New Roman" w:hAnsi="Times New Roman" w:cs="Times New Roman"/>
            <w:color w:val="000000"/>
            <w:sz w:val="20"/>
            <w:szCs w:val="20"/>
            <w:shd w:val="clear" w:color="auto" w:fill="FFFFFF"/>
            <w:lang w:val="en-US"/>
          </w:rPr>
          <w:delText>with</w:delText>
        </w:r>
        <w:r w:rsidR="000A411F" w:rsidRPr="00AC7425" w:rsidDel="00AC7425">
          <w:rPr>
            <w:rStyle w:val="apple-converted-space"/>
            <w:rFonts w:ascii="Times New Roman" w:hAnsi="Times New Roman" w:cs="Times New Roman"/>
            <w:color w:val="000000"/>
            <w:sz w:val="20"/>
            <w:szCs w:val="20"/>
            <w:shd w:val="clear" w:color="auto" w:fill="FFFFFF"/>
            <w:lang w:val="en-US"/>
          </w:rPr>
          <w:delText xml:space="preserve"> epistasis are </w:delText>
        </w:r>
        <w:r w:rsidR="00D23B05" w:rsidRPr="00AC7425" w:rsidDel="00AC7425">
          <w:rPr>
            <w:rStyle w:val="apple-converted-space"/>
            <w:rFonts w:ascii="Times New Roman" w:hAnsi="Times New Roman" w:cs="Times New Roman"/>
            <w:color w:val="000000"/>
            <w:sz w:val="20"/>
            <w:szCs w:val="20"/>
            <w:shd w:val="clear" w:color="auto" w:fill="FFFFFF"/>
            <w:lang w:val="en-US"/>
          </w:rPr>
          <w:delText xml:space="preserve">the </w:delText>
        </w:r>
        <w:r w:rsidR="003D0644" w:rsidRPr="00AC7425" w:rsidDel="00AC7425">
          <w:rPr>
            <w:rStyle w:val="apple-converted-space"/>
            <w:rFonts w:ascii="Times New Roman" w:hAnsi="Times New Roman" w:cs="Times New Roman"/>
            <w:color w:val="000000"/>
            <w:sz w:val="20"/>
            <w:szCs w:val="20"/>
            <w:shd w:val="clear" w:color="auto" w:fill="FFFFFF"/>
            <w:lang w:val="en-US"/>
          </w:rPr>
          <w:delText xml:space="preserve">dominant </w:delText>
        </w:r>
        <w:r w:rsidR="00CD2769" w:rsidRPr="00AC7425" w:rsidDel="00AC7425">
          <w:rPr>
            <w:rStyle w:val="apple-converted-space"/>
            <w:rFonts w:ascii="Times New Roman" w:hAnsi="Times New Roman" w:cs="Times New Roman"/>
            <w:color w:val="000000"/>
            <w:sz w:val="20"/>
            <w:szCs w:val="20"/>
            <w:shd w:val="clear" w:color="auto" w:fill="FFFFFF"/>
            <w:lang w:val="en-US"/>
          </w:rPr>
          <w:delText xml:space="preserve">evolutionary </w:delText>
        </w:r>
        <w:r w:rsidR="000A411F" w:rsidRPr="00AC7425" w:rsidDel="00AC7425">
          <w:rPr>
            <w:rStyle w:val="apple-converted-space"/>
            <w:rFonts w:ascii="Times New Roman" w:hAnsi="Times New Roman" w:cs="Times New Roman"/>
            <w:color w:val="000000"/>
            <w:sz w:val="20"/>
            <w:szCs w:val="20"/>
            <w:shd w:val="clear" w:color="auto" w:fill="FFFFFF"/>
            <w:lang w:val="en-US"/>
          </w:rPr>
          <w:delText xml:space="preserve">factors, </w:delText>
        </w:r>
        <w:r w:rsidR="00720DBE" w:rsidRPr="00AC7425" w:rsidDel="00AC7425">
          <w:rPr>
            <w:rStyle w:val="apple-converted-space"/>
            <w:rFonts w:ascii="Times New Roman" w:hAnsi="Times New Roman" w:cs="Times New Roman"/>
            <w:color w:val="000000"/>
            <w:sz w:val="20"/>
            <w:szCs w:val="20"/>
            <w:shd w:val="clear" w:color="auto" w:fill="FFFFFF"/>
            <w:lang w:val="en-US"/>
          </w:rPr>
          <w:delText>while</w:delText>
        </w:r>
        <w:r w:rsidR="000A411F" w:rsidRPr="00AC7425" w:rsidDel="00AC7425">
          <w:rPr>
            <w:rStyle w:val="apple-converted-space"/>
            <w:rFonts w:ascii="Times New Roman" w:hAnsi="Times New Roman" w:cs="Times New Roman"/>
            <w:color w:val="000000"/>
            <w:sz w:val="20"/>
            <w:szCs w:val="20"/>
            <w:shd w:val="clear" w:color="auto" w:fill="FFFFFF"/>
            <w:lang w:val="en-US"/>
          </w:rPr>
          <w:delText xml:space="preserve"> </w:delText>
        </w:r>
        <w:r w:rsidR="00A770A6" w:rsidRPr="00AC7425" w:rsidDel="00AC7425">
          <w:rPr>
            <w:rStyle w:val="apple-converted-space"/>
            <w:rFonts w:ascii="Times New Roman" w:hAnsi="Times New Roman" w:cs="Times New Roman"/>
            <w:color w:val="000000"/>
            <w:sz w:val="20"/>
            <w:szCs w:val="20"/>
            <w:shd w:val="clear" w:color="auto" w:fill="FFFFFF"/>
            <w:lang w:val="en-US"/>
          </w:rPr>
          <w:delText xml:space="preserve">the effects of </w:delText>
        </w:r>
        <w:r w:rsidR="000A411F" w:rsidRPr="00AC7425" w:rsidDel="00AC7425">
          <w:rPr>
            <w:rStyle w:val="apple-converted-space"/>
            <w:rFonts w:ascii="Times New Roman" w:hAnsi="Times New Roman" w:cs="Times New Roman"/>
            <w:color w:val="000000"/>
            <w:sz w:val="20"/>
            <w:szCs w:val="20"/>
            <w:shd w:val="clear" w:color="auto" w:fill="FFFFFF"/>
            <w:lang w:val="en-US"/>
          </w:rPr>
          <w:delText xml:space="preserve">genetic linkage </w:delText>
        </w:r>
        <w:r w:rsidR="00DB0F89" w:rsidRPr="00AC7425" w:rsidDel="00AC7425">
          <w:rPr>
            <w:rStyle w:val="apple-converted-space"/>
            <w:rFonts w:ascii="Times New Roman" w:hAnsi="Times New Roman" w:cs="Times New Roman"/>
            <w:color w:val="000000"/>
            <w:sz w:val="20"/>
            <w:szCs w:val="20"/>
            <w:shd w:val="clear" w:color="auto" w:fill="FFFFFF"/>
            <w:lang w:val="en-US"/>
          </w:rPr>
          <w:delText>are</w:delText>
        </w:r>
        <w:r w:rsidR="007806B7" w:rsidRPr="00AC7425" w:rsidDel="00AC7425">
          <w:rPr>
            <w:rStyle w:val="apple-converted-space"/>
            <w:rFonts w:ascii="Times New Roman" w:hAnsi="Times New Roman" w:cs="Times New Roman"/>
            <w:color w:val="000000"/>
            <w:sz w:val="20"/>
            <w:szCs w:val="20"/>
            <w:shd w:val="clear" w:color="auto" w:fill="FFFFFF"/>
            <w:lang w:val="en-US"/>
          </w:rPr>
          <w:delText xml:space="preserve"> relatively small</w:delText>
        </w:r>
        <w:r w:rsidR="000A411F" w:rsidRPr="00AC7425" w:rsidDel="00AC7425">
          <w:rPr>
            <w:rStyle w:val="apple-converted-space"/>
            <w:rFonts w:ascii="Times New Roman" w:hAnsi="Times New Roman" w:cs="Times New Roman"/>
            <w:color w:val="000000"/>
            <w:sz w:val="20"/>
            <w:szCs w:val="20"/>
            <w:shd w:val="clear" w:color="auto" w:fill="FFFFFF"/>
            <w:lang w:val="en-US"/>
          </w:rPr>
          <w:delText>.</w:delText>
        </w:r>
      </w:del>
    </w:p>
    <w:p w14:paraId="611C56C4" w14:textId="77777777" w:rsidR="00AC7425" w:rsidRPr="00AC7425" w:rsidRDefault="00AC7425" w:rsidP="00AC7425">
      <w:pPr>
        <w:rPr>
          <w:ins w:id="351" w:author="ivan4995@gmail.com" w:date="2026-05-05T17:03:00Z"/>
          <w:rStyle w:val="apple-converted-space"/>
          <w:rFonts w:ascii="Times New Roman" w:hAnsi="Times New Roman" w:cs="Times New Roman"/>
          <w:color w:val="000000"/>
          <w:sz w:val="20"/>
          <w:szCs w:val="20"/>
          <w:shd w:val="clear" w:color="auto" w:fill="FFFFFF"/>
          <w:lang w:val="en-US"/>
        </w:rPr>
      </w:pPr>
    </w:p>
    <w:p w14:paraId="2C70EDDF" w14:textId="77777777" w:rsidR="00B753D5" w:rsidRDefault="00B753D5">
      <w:pPr>
        <w:rPr>
          <w:rStyle w:val="apple-converted-space"/>
          <w:rFonts w:ascii="Times New Roman" w:hAnsi="Times New Roman" w:cs="Times New Roman"/>
          <w:color w:val="000000"/>
          <w:sz w:val="20"/>
          <w:szCs w:val="20"/>
          <w:shd w:val="clear" w:color="auto" w:fill="FFFFFF"/>
          <w:lang w:val="en-US"/>
        </w:rPr>
      </w:pPr>
    </w:p>
    <w:p w14:paraId="6F94C76B" w14:textId="787A1F1F" w:rsidR="00B753D5" w:rsidRPr="002B7CE1" w:rsidDel="00832391" w:rsidRDefault="00B753D5">
      <w:pPr>
        <w:rPr>
          <w:moveFrom w:id="352" w:author="Microsoft Office User" w:date="2026-05-05T18:41:00Z" w16du:dateUtc="2026-05-05T15:41:00Z"/>
          <w:rStyle w:val="apple-converted-space"/>
          <w:rFonts w:ascii="Times New Roman" w:hAnsi="Times New Roman" w:cs="Times New Roman"/>
          <w:color w:val="000000"/>
          <w:sz w:val="20"/>
          <w:szCs w:val="20"/>
          <w:shd w:val="clear" w:color="auto" w:fill="FFFFFF"/>
          <w:lang w:val="en-US"/>
        </w:rPr>
      </w:pPr>
      <w:moveFromRangeStart w:id="353" w:author="Microsoft Office User" w:date="2026-05-05T18:41:00Z" w:name="move228898920"/>
      <w:moveFrom w:id="354" w:author="Microsoft Office User" w:date="2026-05-05T18:41:00Z" w16du:dateUtc="2026-05-05T15:41:00Z">
        <w:r w:rsidDel="00832391">
          <w:rPr>
            <w:rStyle w:val="apple-converted-space"/>
            <w:rFonts w:ascii="Helvetica" w:hAnsi="Helvetica"/>
            <w:color w:val="000000"/>
            <w:sz w:val="22"/>
            <w:szCs w:val="22"/>
            <w:shd w:val="clear" w:color="auto" w:fill="FFFFFF"/>
            <w:lang w:val="en-US"/>
          </w:rPr>
          <w:t>In the end, it amounts to the same thing: linkage effects are relatively small.</w:t>
        </w:r>
      </w:moveFrom>
    </w:p>
    <w:moveFromRangeEnd w:id="353"/>
    <w:p w14:paraId="57DB932F" w14:textId="77777777" w:rsidR="00F024CC" w:rsidRDefault="00133529">
      <w:pPr>
        <w:rPr>
          <w:rStyle w:val="apple-converted-space"/>
          <w:rFonts w:ascii="Helvetica" w:hAnsi="Helvetica"/>
          <w:color w:val="000000"/>
          <w:sz w:val="22"/>
          <w:szCs w:val="22"/>
          <w:shd w:val="clear" w:color="auto" w:fill="FFFFFF"/>
          <w:lang w:val="en-US"/>
        </w:rPr>
      </w:pPr>
      <w:r w:rsidRPr="003552A3">
        <w:rPr>
          <w:rStyle w:val="apple-converted-space"/>
          <w:sz w:val="22"/>
          <w:szCs w:val="22"/>
          <w:shd w:val="clear" w:color="auto" w:fill="FFFFFF"/>
          <w:lang w:val="en-US"/>
        </w:rPr>
        <w:br/>
      </w:r>
      <w:r w:rsidRPr="003552A3">
        <w:rPr>
          <w:rFonts w:ascii="Helvetica" w:hAnsi="Helvetica"/>
          <w:b/>
          <w:color w:val="000000"/>
          <w:sz w:val="22"/>
          <w:szCs w:val="22"/>
          <w:shd w:val="clear" w:color="auto" w:fill="FFFFFF"/>
        </w:rPr>
        <w:t>Richard Neher</w:t>
      </w:r>
      <w:r w:rsidRPr="003552A3">
        <w:rPr>
          <w:rStyle w:val="apple-converted-space"/>
          <w:rFonts w:ascii="Helvetica" w:hAnsi="Helvetica"/>
          <w:color w:val="000000"/>
          <w:sz w:val="22"/>
          <w:szCs w:val="22"/>
          <w:shd w:val="clear" w:color="auto" w:fill="FFFFFF"/>
          <w:lang w:val="en-US"/>
        </w:rPr>
        <w:t> </w:t>
      </w:r>
    </w:p>
    <w:p w14:paraId="287CE9B3" w14:textId="77777777" w:rsidR="00F024CC" w:rsidRDefault="00F024CC">
      <w:pPr>
        <w:rPr>
          <w:rStyle w:val="apple-converted-space"/>
          <w:rFonts w:ascii="Helvetica" w:hAnsi="Helvetica"/>
          <w:color w:val="000000"/>
          <w:sz w:val="22"/>
          <w:szCs w:val="22"/>
          <w:shd w:val="clear" w:color="auto" w:fill="FFFFFF"/>
          <w:lang w:val="en-US"/>
        </w:rPr>
      </w:pPr>
    </w:p>
    <w:p w14:paraId="69D71AE1" w14:textId="4670151A" w:rsidR="00B42A61" w:rsidRPr="00E50B5F" w:rsidRDefault="00F024CC">
      <w:pPr>
        <w:rPr>
          <w:rFonts w:ascii="Helvetica" w:hAnsi="Helvetica"/>
          <w:color w:val="000000"/>
          <w:sz w:val="22"/>
          <w:szCs w:val="22"/>
          <w:shd w:val="clear" w:color="auto" w:fill="FFFFFF"/>
          <w:lang w:val="en-US"/>
        </w:rPr>
      </w:pPr>
      <w:r>
        <w:rPr>
          <w:rStyle w:val="apple-converted-space"/>
          <w:rFonts w:ascii="Helvetica" w:hAnsi="Helvetica"/>
          <w:color w:val="000000"/>
          <w:sz w:val="22"/>
          <w:szCs w:val="22"/>
          <w:shd w:val="clear" w:color="auto" w:fill="FFFFFF"/>
          <w:lang w:val="en-US"/>
        </w:rPr>
        <w:t xml:space="preserve">Thank you for the </w:t>
      </w:r>
      <w:ins w:id="355" w:author="Microsoft Office User" w:date="2026-05-05T18:42:00Z" w16du:dateUtc="2026-05-05T15:42:00Z">
        <w:r w:rsidR="00832391">
          <w:rPr>
            <w:rStyle w:val="apple-converted-space"/>
            <w:rFonts w:ascii="Helvetica" w:hAnsi="Helvetica"/>
            <w:color w:val="000000"/>
            <w:sz w:val="22"/>
            <w:szCs w:val="22"/>
            <w:shd w:val="clear" w:color="auto" w:fill="FFFFFF"/>
            <w:lang w:val="en-US"/>
          </w:rPr>
          <w:t xml:space="preserve">stimulating </w:t>
        </w:r>
      </w:ins>
      <w:r>
        <w:rPr>
          <w:rStyle w:val="apple-converted-space"/>
          <w:rFonts w:ascii="Helvetica" w:hAnsi="Helvetica"/>
          <w:color w:val="000000"/>
          <w:sz w:val="22"/>
          <w:szCs w:val="22"/>
          <w:shd w:val="clear" w:color="auto" w:fill="FFFFFF"/>
          <w:lang w:val="en-US"/>
        </w:rPr>
        <w:t>comments.</w:t>
      </w:r>
      <w:ins w:id="356" w:author="Microsoft Office User" w:date="2026-05-05T18:42:00Z" w16du:dateUtc="2026-05-05T15:42:00Z">
        <w:r w:rsidR="00832391">
          <w:rPr>
            <w:rStyle w:val="apple-converted-space"/>
            <w:rFonts w:ascii="Helvetica" w:hAnsi="Helvetica"/>
            <w:color w:val="000000"/>
            <w:sz w:val="22"/>
            <w:szCs w:val="22"/>
            <w:shd w:val="clear" w:color="auto" w:fill="FFFFFF"/>
            <w:lang w:val="en-US"/>
          </w:rPr>
          <w:t xml:space="preserve"> We did a lot of additional work to address them.</w:t>
        </w:r>
      </w:ins>
      <w:r w:rsidR="00133529" w:rsidRPr="003552A3">
        <w:rPr>
          <w:rFonts w:ascii="Helvetica" w:hAnsi="Helvetica"/>
          <w:color w:val="000000"/>
          <w:sz w:val="22"/>
          <w:szCs w:val="22"/>
        </w:rPr>
        <w:br/>
      </w:r>
      <w:r w:rsidR="00133529" w:rsidRPr="003552A3">
        <w:rPr>
          <w:rFonts w:ascii="Helvetica" w:hAnsi="Helvetica"/>
          <w:color w:val="000000"/>
          <w:sz w:val="22"/>
          <w:szCs w:val="22"/>
        </w:rPr>
        <w:br/>
      </w:r>
      <w:r w:rsidR="00133529" w:rsidRPr="003552A3">
        <w:rPr>
          <w:rFonts w:ascii="Helvetica" w:hAnsi="Helvetica"/>
          <w:color w:val="000000"/>
          <w:sz w:val="22"/>
          <w:szCs w:val="22"/>
        </w:rPr>
        <w:br/>
      </w:r>
      <w:r w:rsidR="00133529" w:rsidRPr="00B42A61">
        <w:rPr>
          <w:rFonts w:ascii="Helvetica" w:hAnsi="Helvetica"/>
          <w:b/>
          <w:bCs/>
          <w:color w:val="000000"/>
          <w:sz w:val="22"/>
          <w:szCs w:val="22"/>
          <w:shd w:val="clear" w:color="auto" w:fill="FFFFFF"/>
        </w:rPr>
        <w:t>Reviewer #2 :</w:t>
      </w:r>
      <w:r w:rsidR="00133529" w:rsidRPr="00B42A61">
        <w:rPr>
          <w:rStyle w:val="apple-converted-space"/>
          <w:rFonts w:ascii="Helvetica" w:hAnsi="Helvetica"/>
          <w:b/>
          <w:bCs/>
          <w:color w:val="000000"/>
          <w:sz w:val="22"/>
          <w:szCs w:val="22"/>
          <w:shd w:val="clear" w:color="auto" w:fill="FFFFFF"/>
        </w:rPr>
        <w:t> </w:t>
      </w:r>
      <w:r w:rsidR="00133529" w:rsidRPr="00B42A61">
        <w:rPr>
          <w:rFonts w:ascii="Helvetica" w:hAnsi="Helvetica"/>
          <w:b/>
          <w:bCs/>
          <w:color w:val="000000"/>
          <w:sz w:val="22"/>
          <w:szCs w:val="22"/>
        </w:rPr>
        <w:br/>
      </w:r>
      <w:r w:rsidR="00133529" w:rsidRPr="00B42A61">
        <w:rPr>
          <w:rFonts w:ascii="Helvetica" w:hAnsi="Helvetica"/>
          <w:b/>
          <w:bCs/>
          <w:color w:val="000000"/>
          <w:sz w:val="22"/>
          <w:szCs w:val="22"/>
        </w:rPr>
        <w:lastRenderedPageBreak/>
        <w:br/>
      </w:r>
      <w:r w:rsidR="00133529" w:rsidRPr="00B42A61">
        <w:rPr>
          <w:rFonts w:ascii="Helvetica" w:hAnsi="Helvetica"/>
          <w:b/>
          <w:bCs/>
          <w:color w:val="000000"/>
          <w:sz w:val="22"/>
          <w:szCs w:val="22"/>
          <w:shd w:val="clear" w:color="auto" w:fill="FFFFFF"/>
        </w:rPr>
        <w:t>This paper uses an epistasis inference method (developed by Pedruzzi &amp; Rouzine 2021:</w:t>
      </w:r>
      <w:r w:rsidR="00133529" w:rsidRPr="00B42A61">
        <w:rPr>
          <w:rStyle w:val="apple-converted-space"/>
          <w:rFonts w:ascii="Helvetica" w:hAnsi="Helvetica"/>
          <w:b/>
          <w:bCs/>
          <w:color w:val="000000"/>
          <w:sz w:val="22"/>
          <w:szCs w:val="22"/>
          <w:shd w:val="clear" w:color="auto" w:fill="FFFFFF"/>
        </w:rPr>
        <w:t> </w:t>
      </w:r>
      <w:hyperlink r:id="rId4" w:history="1">
        <w:r w:rsidR="00133529" w:rsidRPr="00B42A61">
          <w:rPr>
            <w:rStyle w:val="Hyperlink"/>
            <w:rFonts w:ascii="Helvetica" w:hAnsi="Helvetica"/>
            <w:b/>
            <w:bCs/>
            <w:sz w:val="22"/>
            <w:szCs w:val="22"/>
            <w:shd w:val="clear" w:color="auto" w:fill="FFFFFF"/>
          </w:rPr>
          <w:t>https://journals.plos.org/plospathogens/article?id=10.1371/journal.ppat.1009669</w:t>
        </w:r>
      </w:hyperlink>
      <w:r w:rsidR="00133529" w:rsidRPr="00B42A61">
        <w:rPr>
          <w:rFonts w:ascii="Helvetica" w:hAnsi="Helvetica"/>
          <w:b/>
          <w:bCs/>
          <w:color w:val="000000"/>
          <w:sz w:val="22"/>
          <w:szCs w:val="22"/>
          <w:shd w:val="clear" w:color="auto" w:fill="FFFFFF"/>
        </w:rPr>
        <w:t>) to understand how the accuracy of detection (i.e., a normalized sum of false positives and negatives) depends on features such as sequence length. The method is suggested as an alternative to methods of epistasis inference based on patterns of covariance between mutations (i.e., based on linkage (dis)equilibrium;</w:t>
      </w:r>
      <w:r w:rsidR="00133529" w:rsidRPr="00B42A61">
        <w:rPr>
          <w:rStyle w:val="apple-converted-space"/>
          <w:rFonts w:ascii="Helvetica" w:hAnsi="Helvetica"/>
          <w:b/>
          <w:bCs/>
          <w:color w:val="000000"/>
          <w:sz w:val="22"/>
          <w:szCs w:val="22"/>
          <w:shd w:val="clear" w:color="auto" w:fill="FFFFFF"/>
        </w:rPr>
        <w:t> </w:t>
      </w:r>
      <w:hyperlink r:id="rId5" w:history="1">
        <w:r w:rsidR="00133529" w:rsidRPr="00B42A61">
          <w:rPr>
            <w:rStyle w:val="Hyperlink"/>
            <w:rFonts w:ascii="Helvetica" w:hAnsi="Helvetica"/>
            <w:b/>
            <w:bCs/>
            <w:sz w:val="22"/>
            <w:szCs w:val="22"/>
            <w:shd w:val="clear" w:color="auto" w:fill="FFFFFF"/>
          </w:rPr>
          <w:t>https://www.pnas.org/doi/full/10.1073/pnas.2012331117</w:t>
        </w:r>
      </w:hyperlink>
      <w:r w:rsidR="00133529" w:rsidRPr="00B42A61">
        <w:rPr>
          <w:rFonts w:ascii="Helvetica" w:hAnsi="Helvetica"/>
          <w:b/>
          <w:bCs/>
          <w:color w:val="000000"/>
          <w:sz w:val="22"/>
          <w:szCs w:val="22"/>
          <w:shd w:val="clear" w:color="auto" w:fill="FFFFFF"/>
        </w:rPr>
        <w:t>) and phylogeny (i.e., the nature of substitutions occurring along the tree;</w:t>
      </w:r>
      <w:r w:rsidR="00133529" w:rsidRPr="00B42A61">
        <w:rPr>
          <w:rStyle w:val="apple-converted-space"/>
          <w:rFonts w:ascii="Helvetica" w:hAnsi="Helvetica"/>
          <w:b/>
          <w:bCs/>
          <w:color w:val="000000"/>
          <w:sz w:val="22"/>
          <w:szCs w:val="22"/>
          <w:shd w:val="clear" w:color="auto" w:fill="FFFFFF"/>
        </w:rPr>
        <w:t> </w:t>
      </w:r>
      <w:hyperlink r:id="rId6" w:history="1">
        <w:r w:rsidR="00133529" w:rsidRPr="00B42A61">
          <w:rPr>
            <w:rStyle w:val="Hyperlink"/>
            <w:rFonts w:ascii="Helvetica" w:hAnsi="Helvetica"/>
            <w:b/>
            <w:bCs/>
            <w:sz w:val="22"/>
            <w:szCs w:val="22"/>
            <w:shd w:val="clear" w:color="auto" w:fill="FFFFFF"/>
          </w:rPr>
          <w:t>https://journals.plos.org/plosgenetics/article?id=10.1371/journal.pgen.1001301</w:t>
        </w:r>
      </w:hyperlink>
      <w:r w:rsidR="00133529" w:rsidRPr="00B42A61">
        <w:rPr>
          <w:rFonts w:ascii="Helvetica" w:hAnsi="Helvetica"/>
          <w:b/>
          <w:bCs/>
          <w:color w:val="000000"/>
          <w:sz w:val="22"/>
          <w:szCs w:val="22"/>
          <w:shd w:val="clear" w:color="auto" w:fill="FFFFFF"/>
        </w:rPr>
        <w:t xml:space="preserve">). The key steps are to calculate some measure of covariance or correlation (e.g., r2) for SNPs at two loci, test the significance of the association and retain SNP pairs that are sufficiently correlated, and calculate *conditional* correlation coefficients </w:t>
      </w:r>
      <w:r w:rsidR="00813C95" w:rsidRPr="00B42A61">
        <w:rPr>
          <w:rFonts w:ascii="Helvetica" w:hAnsi="Helvetica"/>
          <w:b/>
          <w:bCs/>
          <w:color w:val="000000"/>
          <w:sz w:val="22"/>
          <w:szCs w:val="22"/>
          <w:shd w:val="clear" w:color="auto" w:fill="FFFFFF"/>
        </w:rPr>
        <w:t>(given "a locus connected to the pair of interest carries the consensus allele</w:t>
      </w:r>
      <w:r w:rsidR="00813C95">
        <w:rPr>
          <w:rFonts w:ascii="Helvetica" w:hAnsi="Helvetica"/>
          <w:b/>
          <w:bCs/>
          <w:color w:val="000000"/>
          <w:sz w:val="22"/>
          <w:szCs w:val="22"/>
          <w:shd w:val="clear" w:color="auto" w:fill="FFFFFF"/>
        </w:rPr>
        <w:t>...</w:t>
      </w:r>
    </w:p>
    <w:p w14:paraId="35BB15CD" w14:textId="654030E9" w:rsidR="00B42A61" w:rsidRDefault="00B42A61">
      <w:pPr>
        <w:rPr>
          <w:rFonts w:ascii="Helvetica" w:hAnsi="Helvetica"/>
          <w:color w:val="000000"/>
          <w:sz w:val="22"/>
          <w:szCs w:val="22"/>
          <w:shd w:val="clear" w:color="auto" w:fill="FFFFFF"/>
        </w:rPr>
      </w:pPr>
    </w:p>
    <w:p w14:paraId="1C628872" w14:textId="06CE1ABB" w:rsidR="00520ABB" w:rsidRDefault="00B42A61">
      <w:pPr>
        <w:rPr>
          <w:rFonts w:ascii="Helvetica" w:hAnsi="Helvetica"/>
          <w:color w:val="000000"/>
          <w:sz w:val="22"/>
          <w:szCs w:val="22"/>
          <w:shd w:val="clear" w:color="auto" w:fill="FFFFFF"/>
          <w:lang w:val="en-US"/>
        </w:rPr>
      </w:pPr>
      <w:r>
        <w:rPr>
          <w:rFonts w:ascii="Helvetica" w:hAnsi="Helvetica"/>
          <w:color w:val="000000"/>
          <w:sz w:val="22"/>
          <w:szCs w:val="22"/>
          <w:shd w:val="clear" w:color="auto" w:fill="FFFFFF"/>
          <w:lang w:val="en-US"/>
        </w:rPr>
        <w:t xml:space="preserve">Thank you </w:t>
      </w:r>
      <w:r w:rsidR="00520ABB">
        <w:rPr>
          <w:rFonts w:ascii="Helvetica" w:hAnsi="Helvetica"/>
          <w:color w:val="000000"/>
          <w:sz w:val="22"/>
          <w:szCs w:val="22"/>
          <w:shd w:val="clear" w:color="auto" w:fill="FFFFFF"/>
          <w:lang w:val="en-US"/>
        </w:rPr>
        <w:t xml:space="preserve">for </w:t>
      </w:r>
      <w:r>
        <w:rPr>
          <w:rFonts w:ascii="Helvetica" w:hAnsi="Helvetica"/>
          <w:color w:val="000000"/>
          <w:sz w:val="22"/>
          <w:szCs w:val="22"/>
          <w:shd w:val="clear" w:color="auto" w:fill="FFFFFF"/>
          <w:lang w:val="en-US"/>
        </w:rPr>
        <w:t>the correct description</w:t>
      </w:r>
      <w:r w:rsidR="00520ABB">
        <w:rPr>
          <w:rFonts w:ascii="Helvetica" w:hAnsi="Helvetica"/>
          <w:color w:val="000000"/>
          <w:sz w:val="22"/>
          <w:szCs w:val="22"/>
          <w:shd w:val="clear" w:color="auto" w:fill="FFFFFF"/>
          <w:lang w:val="en-US"/>
        </w:rPr>
        <w:t xml:space="preserve"> of our procedure</w:t>
      </w:r>
      <w:r>
        <w:rPr>
          <w:rFonts w:ascii="Helvetica" w:hAnsi="Helvetica"/>
          <w:color w:val="000000"/>
          <w:sz w:val="22"/>
          <w:szCs w:val="22"/>
          <w:shd w:val="clear" w:color="auto" w:fill="FFFFFF"/>
          <w:lang w:val="en-US"/>
        </w:rPr>
        <w:t>.</w:t>
      </w:r>
    </w:p>
    <w:p w14:paraId="4197829E" w14:textId="77ABF782" w:rsidR="00813C95" w:rsidRPr="00E50B5F" w:rsidRDefault="00813C95" w:rsidP="00813C95">
      <w:pPr>
        <w:rPr>
          <w:rFonts w:ascii="Helvetica" w:hAnsi="Helvetica"/>
          <w:color w:val="000000"/>
          <w:sz w:val="22"/>
          <w:szCs w:val="22"/>
          <w:shd w:val="clear" w:color="auto" w:fill="FFFFFF"/>
          <w:lang w:val="en-US"/>
        </w:rPr>
      </w:pPr>
    </w:p>
    <w:p w14:paraId="632D0D34" w14:textId="6C7AC163" w:rsidR="00520ABB" w:rsidRPr="00B42A61" w:rsidRDefault="00520ABB">
      <w:pPr>
        <w:rPr>
          <w:rFonts w:ascii="Helvetica" w:hAnsi="Helvetica"/>
          <w:color w:val="000000"/>
          <w:sz w:val="22"/>
          <w:szCs w:val="22"/>
          <w:shd w:val="clear" w:color="auto" w:fill="FFFFFF"/>
          <w:lang w:val="en-US"/>
        </w:rPr>
      </w:pPr>
      <w:r w:rsidRPr="00B42A61">
        <w:rPr>
          <w:rFonts w:ascii="Helvetica" w:hAnsi="Helvetica"/>
          <w:b/>
          <w:bCs/>
          <w:color w:val="000000"/>
          <w:sz w:val="22"/>
          <w:szCs w:val="22"/>
          <w:shd w:val="clear" w:color="auto" w:fill="FFFFFF"/>
        </w:rPr>
        <w:t>which I take to mean "of the ancestral type"</w:t>
      </w:r>
      <w:r w:rsidR="00813C95">
        <w:rPr>
          <w:rFonts w:ascii="Helvetica" w:hAnsi="Helvetica"/>
          <w:b/>
          <w:bCs/>
          <w:color w:val="000000"/>
          <w:sz w:val="22"/>
          <w:szCs w:val="22"/>
          <w:shd w:val="clear" w:color="auto" w:fill="FFFFFF"/>
        </w:rPr>
        <w:t>)</w:t>
      </w:r>
      <w:r w:rsidRPr="00B42A61">
        <w:rPr>
          <w:rFonts w:ascii="Helvetica" w:hAnsi="Helvetica"/>
          <w:b/>
          <w:bCs/>
          <w:color w:val="000000"/>
          <w:sz w:val="22"/>
          <w:szCs w:val="22"/>
          <w:shd w:val="clear" w:color="auto" w:fill="FFFFFF"/>
        </w:rPr>
        <w:t xml:space="preserve">. </w:t>
      </w:r>
    </w:p>
    <w:p w14:paraId="34979733" w14:textId="60821222" w:rsidR="00B42A61" w:rsidRDefault="00B42A61">
      <w:pPr>
        <w:rPr>
          <w:rFonts w:ascii="Helvetica" w:hAnsi="Helvetica"/>
          <w:color w:val="000000"/>
          <w:sz w:val="22"/>
          <w:szCs w:val="22"/>
          <w:shd w:val="clear" w:color="auto" w:fill="FFFFFF"/>
        </w:rPr>
      </w:pPr>
    </w:p>
    <w:p w14:paraId="78FE7F69" w14:textId="65C7BB1D" w:rsidR="00B42A61" w:rsidDel="00AC7425" w:rsidRDefault="00AC7425">
      <w:pPr>
        <w:rPr>
          <w:del w:id="357" w:author="ivan4995@gmail.com" w:date="2026-05-05T17:04:00Z"/>
          <w:rFonts w:ascii="Helvetica" w:hAnsi="Helvetica"/>
          <w:color w:val="000000"/>
          <w:sz w:val="22"/>
          <w:szCs w:val="22"/>
          <w:shd w:val="clear" w:color="auto" w:fill="FFFFFF"/>
          <w:lang w:val="en-US"/>
        </w:rPr>
      </w:pPr>
      <w:ins w:id="358" w:author="ivan4995@gmail.com" w:date="2026-05-05T17:04:00Z">
        <w:r>
          <w:rPr>
            <w:rFonts w:ascii="Helvetica" w:hAnsi="Helvetica"/>
            <w:color w:val="000000"/>
            <w:sz w:val="22"/>
            <w:szCs w:val="22"/>
            <w:shd w:val="clear" w:color="auto" w:fill="FFFFFF"/>
            <w:lang w:val="en-US"/>
          </w:rPr>
          <w:t>In</w:t>
        </w:r>
      </w:ins>
      <w:del w:id="359" w:author="ivan4995@gmail.com" w:date="2026-05-05T17:04:00Z">
        <w:r w:rsidR="00813C95" w:rsidDel="00AC7425">
          <w:rPr>
            <w:rFonts w:ascii="Helvetica" w:hAnsi="Helvetica"/>
            <w:color w:val="000000"/>
            <w:sz w:val="22"/>
            <w:szCs w:val="22"/>
            <w:shd w:val="clear" w:color="auto" w:fill="FFFFFF"/>
            <w:lang w:val="en-US"/>
          </w:rPr>
          <w:delText xml:space="preserve">As stated in Fig. 2 legend, the </w:delText>
        </w:r>
        <w:r w:rsidR="00B42A61" w:rsidDel="00AC7425">
          <w:rPr>
            <w:rFonts w:ascii="Helvetica" w:hAnsi="Helvetica"/>
            <w:color w:val="000000"/>
            <w:sz w:val="22"/>
            <w:szCs w:val="22"/>
            <w:shd w:val="clear" w:color="auto" w:fill="FFFFFF"/>
            <w:lang w:val="en-US"/>
          </w:rPr>
          <w:delText>consensus was determined for sequences isolated during time period 09.2020–09.2021</w:delText>
        </w:r>
        <w:r w:rsidR="00813C95" w:rsidDel="00AC7425">
          <w:rPr>
            <w:rFonts w:ascii="Helvetica" w:hAnsi="Helvetica"/>
            <w:color w:val="000000"/>
            <w:sz w:val="22"/>
            <w:szCs w:val="22"/>
            <w:shd w:val="clear" w:color="auto" w:fill="FFFFFF"/>
            <w:lang w:val="en-US"/>
          </w:rPr>
          <w:delText>.</w:delText>
        </w:r>
      </w:del>
    </w:p>
    <w:p w14:paraId="3A622772" w14:textId="0B2935F5" w:rsidR="00AC7425" w:rsidRPr="00B42A61" w:rsidRDefault="00AC7425">
      <w:pPr>
        <w:rPr>
          <w:ins w:id="360" w:author="ivan4995@gmail.com" w:date="2026-05-05T17:04:00Z"/>
          <w:rFonts w:ascii="Helvetica" w:hAnsi="Helvetica"/>
          <w:color w:val="000000"/>
          <w:sz w:val="22"/>
          <w:szCs w:val="22"/>
          <w:shd w:val="clear" w:color="auto" w:fill="FFFFFF"/>
          <w:lang w:val="en-US"/>
        </w:rPr>
      </w:pPr>
      <w:ins w:id="361" w:author="ivan4995@gmail.com" w:date="2026-05-05T17:04:00Z">
        <w:r>
          <w:rPr>
            <w:rFonts w:ascii="Helvetica" w:hAnsi="Helvetica"/>
            <w:color w:val="000000"/>
            <w:sz w:val="22"/>
            <w:szCs w:val="22"/>
            <w:shd w:val="clear" w:color="auto" w:fill="FFFFFF"/>
            <w:lang w:val="en-US"/>
          </w:rPr>
          <w:t xml:space="preserve"> revised version</w:t>
        </w:r>
      </w:ins>
      <w:ins w:id="362" w:author="Microsoft Office User" w:date="2026-05-05T18:42:00Z" w16du:dateUtc="2026-05-05T15:42:00Z">
        <w:r w:rsidR="00832391">
          <w:rPr>
            <w:rFonts w:ascii="Helvetica" w:hAnsi="Helvetica"/>
            <w:color w:val="000000"/>
            <w:sz w:val="22"/>
            <w:szCs w:val="22"/>
            <w:shd w:val="clear" w:color="auto" w:fill="FFFFFF"/>
            <w:lang w:val="en-US"/>
          </w:rPr>
          <w:t>,</w:t>
        </w:r>
      </w:ins>
      <w:ins w:id="363" w:author="ivan4995@gmail.com" w:date="2026-05-05T17:04:00Z">
        <w:r>
          <w:rPr>
            <w:rFonts w:ascii="Helvetica" w:hAnsi="Helvetica"/>
            <w:color w:val="000000"/>
            <w:sz w:val="22"/>
            <w:szCs w:val="22"/>
            <w:shd w:val="clear" w:color="auto" w:fill="FFFFFF"/>
            <w:lang w:val="en-US"/>
          </w:rPr>
          <w:t xml:space="preserve"> we use Wuhan variant as </w:t>
        </w:r>
      </w:ins>
      <w:ins w:id="364" w:author="Microsoft Office User" w:date="2026-05-05T18:42:00Z" w16du:dateUtc="2026-05-05T15:42:00Z">
        <w:r w:rsidR="00832391">
          <w:rPr>
            <w:rFonts w:ascii="Helvetica" w:hAnsi="Helvetica"/>
            <w:color w:val="000000"/>
            <w:sz w:val="22"/>
            <w:szCs w:val="22"/>
            <w:shd w:val="clear" w:color="auto" w:fill="FFFFFF"/>
            <w:lang w:val="en-US"/>
          </w:rPr>
          <w:t>the</w:t>
        </w:r>
      </w:ins>
      <w:ins w:id="365" w:author="ivan4995@gmail.com" w:date="2026-05-05T17:04:00Z">
        <w:del w:id="366" w:author="Microsoft Office User" w:date="2026-05-05T18:42:00Z" w16du:dateUtc="2026-05-05T15:42:00Z">
          <w:r w:rsidDel="00832391">
            <w:rPr>
              <w:rFonts w:ascii="Helvetica" w:hAnsi="Helvetica"/>
              <w:color w:val="000000"/>
              <w:sz w:val="22"/>
              <w:szCs w:val="22"/>
              <w:shd w:val="clear" w:color="auto" w:fill="FFFFFF"/>
              <w:lang w:val="en-US"/>
            </w:rPr>
            <w:delText>a</w:delText>
          </w:r>
        </w:del>
        <w:r>
          <w:rPr>
            <w:rFonts w:ascii="Helvetica" w:hAnsi="Helvetica"/>
            <w:color w:val="000000"/>
            <w:sz w:val="22"/>
            <w:szCs w:val="22"/>
            <w:shd w:val="clear" w:color="auto" w:fill="FFFFFF"/>
            <w:lang w:val="en-US"/>
          </w:rPr>
          <w:t xml:space="preserve"> consensus</w:t>
        </w:r>
      </w:ins>
      <w:ins w:id="367" w:author="Microsoft Office User" w:date="2026-05-05T18:42:00Z" w16du:dateUtc="2026-05-05T15:42:00Z">
        <w:r w:rsidR="00832391">
          <w:rPr>
            <w:rFonts w:ascii="Helvetica" w:hAnsi="Helvetica"/>
            <w:color w:val="000000"/>
            <w:sz w:val="22"/>
            <w:szCs w:val="22"/>
            <w:shd w:val="clear" w:color="auto" w:fill="FFFFFF"/>
            <w:lang w:val="en-US"/>
          </w:rPr>
          <w:t>.</w:t>
        </w:r>
      </w:ins>
    </w:p>
    <w:p w14:paraId="5699ACAB" w14:textId="77777777" w:rsidR="00B42A61" w:rsidRPr="00B42A61" w:rsidRDefault="00B42A61">
      <w:pPr>
        <w:rPr>
          <w:rFonts w:ascii="Helvetica" w:hAnsi="Helvetica"/>
          <w:b/>
          <w:color w:val="000000"/>
          <w:sz w:val="22"/>
          <w:szCs w:val="22"/>
          <w:shd w:val="clear" w:color="auto" w:fill="FFFFFF"/>
        </w:rPr>
      </w:pPr>
    </w:p>
    <w:p w14:paraId="65BF850F" w14:textId="69F478C4" w:rsidR="00B42A61" w:rsidRPr="00B42A61" w:rsidRDefault="00133529">
      <w:pPr>
        <w:rPr>
          <w:rFonts w:ascii="Helvetica" w:hAnsi="Helvetica"/>
          <w:b/>
          <w:color w:val="000000"/>
          <w:sz w:val="22"/>
          <w:szCs w:val="22"/>
          <w:shd w:val="clear" w:color="auto" w:fill="FFFFFF"/>
          <w:lang w:val="en-US"/>
        </w:rPr>
      </w:pPr>
      <w:r w:rsidRPr="00B42A61">
        <w:rPr>
          <w:rFonts w:ascii="Helvetica" w:hAnsi="Helvetica"/>
          <w:b/>
          <w:color w:val="000000"/>
          <w:sz w:val="22"/>
          <w:szCs w:val="22"/>
          <w:shd w:val="clear" w:color="auto" w:fill="FFFFFF"/>
        </w:rPr>
        <w:t>The authors test this method using simulations to test the ability of their method to recover epistasis pairs and, applying their method to SARS-CoV-2 data, identify such interactions.</w:t>
      </w:r>
      <w:r w:rsidRPr="00B42A61">
        <w:rPr>
          <w:rStyle w:val="apple-converted-space"/>
          <w:rFonts w:ascii="Helvetica" w:hAnsi="Helvetica"/>
          <w:b/>
          <w:color w:val="000000"/>
          <w:sz w:val="22"/>
          <w:szCs w:val="22"/>
          <w:shd w:val="clear" w:color="auto" w:fill="FFFFFF"/>
        </w:rPr>
        <w:t> </w:t>
      </w:r>
      <w:r w:rsidRPr="00B42A61">
        <w:rPr>
          <w:rFonts w:ascii="Helvetica" w:hAnsi="Helvetica"/>
          <w:b/>
          <w:color w:val="000000"/>
          <w:sz w:val="22"/>
          <w:szCs w:val="22"/>
        </w:rPr>
        <w:br/>
      </w:r>
      <w:r w:rsidRPr="00B42A61">
        <w:rPr>
          <w:rFonts w:ascii="Helvetica" w:hAnsi="Helvetica"/>
          <w:b/>
          <w:color w:val="000000"/>
          <w:sz w:val="22"/>
          <w:szCs w:val="22"/>
        </w:rPr>
        <w:br/>
      </w:r>
      <w:r w:rsidRPr="00B42A61">
        <w:rPr>
          <w:rFonts w:ascii="Helvetica" w:hAnsi="Helvetica"/>
          <w:b/>
          <w:color w:val="000000"/>
          <w:sz w:val="22"/>
          <w:szCs w:val="22"/>
          <w:shd w:val="clear" w:color="auto" w:fill="FFFFFF"/>
        </w:rPr>
        <w:t>I think the core idea of the method is interesting</w:t>
      </w:r>
      <w:r w:rsidR="00B42A61">
        <w:rPr>
          <w:rFonts w:ascii="Helvetica" w:hAnsi="Helvetica"/>
          <w:b/>
          <w:color w:val="000000"/>
          <w:sz w:val="22"/>
          <w:szCs w:val="22"/>
          <w:shd w:val="clear" w:color="auto" w:fill="FFFFFF"/>
          <w:lang w:val="en-US"/>
        </w:rPr>
        <w:t>…</w:t>
      </w:r>
    </w:p>
    <w:p w14:paraId="4659DE7F" w14:textId="00B975FF" w:rsidR="00B42A61" w:rsidRDefault="00B42A61">
      <w:pPr>
        <w:rPr>
          <w:rFonts w:ascii="Helvetica" w:hAnsi="Helvetica"/>
          <w:color w:val="000000"/>
          <w:sz w:val="22"/>
          <w:szCs w:val="22"/>
          <w:shd w:val="clear" w:color="auto" w:fill="FFFFFF"/>
        </w:rPr>
      </w:pPr>
    </w:p>
    <w:p w14:paraId="65F07287" w14:textId="3D26C25E" w:rsidR="00B42A61" w:rsidRPr="00B42A61" w:rsidRDefault="00B42A61">
      <w:pPr>
        <w:rPr>
          <w:rFonts w:ascii="Helvetica" w:hAnsi="Helvetica"/>
          <w:color w:val="000000"/>
          <w:sz w:val="22"/>
          <w:szCs w:val="22"/>
          <w:shd w:val="clear" w:color="auto" w:fill="FFFFFF"/>
          <w:lang w:val="en-US"/>
        </w:rPr>
      </w:pPr>
      <w:r>
        <w:rPr>
          <w:rFonts w:ascii="Helvetica" w:hAnsi="Helvetica"/>
          <w:color w:val="000000"/>
          <w:sz w:val="22"/>
          <w:szCs w:val="22"/>
          <w:shd w:val="clear" w:color="auto" w:fill="FFFFFF"/>
          <w:lang w:val="en-US"/>
        </w:rPr>
        <w:t>Thank you for the positive opinion about the core idea</w:t>
      </w:r>
      <w:r w:rsidR="00712A1E">
        <w:rPr>
          <w:rFonts w:ascii="Helvetica" w:hAnsi="Helvetica"/>
          <w:color w:val="000000"/>
          <w:sz w:val="22"/>
          <w:szCs w:val="22"/>
          <w:shd w:val="clear" w:color="auto" w:fill="FFFFFF"/>
          <w:lang w:val="en-US"/>
        </w:rPr>
        <w:t xml:space="preserve"> of our method</w:t>
      </w:r>
      <w:r>
        <w:rPr>
          <w:rFonts w:ascii="Helvetica" w:hAnsi="Helvetica"/>
          <w:color w:val="000000"/>
          <w:sz w:val="22"/>
          <w:szCs w:val="22"/>
          <w:shd w:val="clear" w:color="auto" w:fill="FFFFFF"/>
          <w:lang w:val="en-US"/>
        </w:rPr>
        <w:t>.</w:t>
      </w:r>
    </w:p>
    <w:p w14:paraId="605A2FE4" w14:textId="77777777" w:rsidR="00B42A61" w:rsidRDefault="00B42A61">
      <w:pPr>
        <w:rPr>
          <w:rFonts w:ascii="Helvetica" w:hAnsi="Helvetica"/>
          <w:color w:val="000000"/>
          <w:sz w:val="22"/>
          <w:szCs w:val="22"/>
          <w:shd w:val="clear" w:color="auto" w:fill="FFFFFF"/>
        </w:rPr>
      </w:pPr>
    </w:p>
    <w:p w14:paraId="56CE9428" w14:textId="179EBD6C" w:rsidR="00712A1E" w:rsidRPr="0069296F" w:rsidRDefault="00712A1E">
      <w:pPr>
        <w:rPr>
          <w:rFonts w:ascii="Helvetica" w:hAnsi="Helvetica"/>
          <w:b/>
          <w:color w:val="000000"/>
          <w:sz w:val="22"/>
          <w:szCs w:val="22"/>
          <w:shd w:val="clear" w:color="auto" w:fill="FFFFFF"/>
          <w:lang w:val="en-US"/>
        </w:rPr>
      </w:pPr>
      <w:r w:rsidRPr="00712A1E">
        <w:rPr>
          <w:rFonts w:ascii="Helvetica" w:hAnsi="Helvetica"/>
          <w:b/>
          <w:color w:val="000000"/>
          <w:sz w:val="22"/>
          <w:szCs w:val="22"/>
          <w:shd w:val="clear" w:color="auto" w:fill="FFFFFF"/>
          <w:lang w:val="en-US"/>
        </w:rPr>
        <w:t xml:space="preserve">… </w:t>
      </w:r>
      <w:r w:rsidR="00133529" w:rsidRPr="00712A1E">
        <w:rPr>
          <w:rFonts w:ascii="Helvetica" w:hAnsi="Helvetica"/>
          <w:b/>
          <w:color w:val="000000"/>
          <w:sz w:val="22"/>
          <w:szCs w:val="22"/>
          <w:shd w:val="clear" w:color="auto" w:fill="FFFFFF"/>
        </w:rPr>
        <w:t>but the paper in its current form is difficult to read and the logic of the method, simulations, and inferences drawn from the SARS-CoV-2 data are underdeveloped. The paper would benefit by carefully explaining the approach</w:t>
      </w:r>
      <w:r>
        <w:rPr>
          <w:rFonts w:ascii="Helvetica" w:hAnsi="Helvetica"/>
          <w:b/>
          <w:color w:val="000000"/>
          <w:sz w:val="22"/>
          <w:szCs w:val="22"/>
          <w:shd w:val="clear" w:color="auto" w:fill="FFFFFF"/>
          <w:lang w:val="en-US"/>
        </w:rPr>
        <w:t>…</w:t>
      </w:r>
    </w:p>
    <w:p w14:paraId="2AE94AC6" w14:textId="73B3E113" w:rsidR="00712A1E" w:rsidRPr="00712A1E" w:rsidRDefault="00712A1E">
      <w:pPr>
        <w:rPr>
          <w:rFonts w:ascii="Helvetica" w:hAnsi="Helvetica"/>
          <w:b/>
          <w:color w:val="000000"/>
          <w:sz w:val="22"/>
          <w:szCs w:val="22"/>
          <w:shd w:val="clear" w:color="auto" w:fill="FFFFFF"/>
          <w:lang w:val="en-US"/>
        </w:rPr>
      </w:pPr>
      <w:r w:rsidRPr="00712A1E">
        <w:rPr>
          <w:rFonts w:ascii="Helvetica" w:hAnsi="Helvetica"/>
          <w:b/>
          <w:color w:val="000000"/>
          <w:sz w:val="22"/>
          <w:szCs w:val="22"/>
          <w:shd w:val="clear" w:color="auto" w:fill="FFFFFF"/>
          <w:lang w:val="en-US"/>
        </w:rPr>
        <w:t xml:space="preserve">… </w:t>
      </w:r>
      <w:r w:rsidRPr="00712A1E">
        <w:rPr>
          <w:rFonts w:ascii="Helvetica" w:hAnsi="Helvetica"/>
          <w:b/>
          <w:color w:val="000000"/>
          <w:sz w:val="22"/>
          <w:szCs w:val="22"/>
          <w:shd w:val="clear" w:color="auto" w:fill="FFFFFF"/>
        </w:rPr>
        <w:t>and ensuring that confounding in the empirical portion of the paper is controlled for in some capacity.</w:t>
      </w:r>
      <w:r w:rsidRPr="00712A1E">
        <w:rPr>
          <w:rStyle w:val="apple-converted-space"/>
          <w:rFonts w:ascii="Helvetica" w:hAnsi="Helvetica"/>
          <w:b/>
          <w:color w:val="000000"/>
          <w:sz w:val="22"/>
          <w:szCs w:val="22"/>
          <w:shd w:val="clear" w:color="auto" w:fill="FFFFFF"/>
        </w:rPr>
        <w:t> </w:t>
      </w:r>
    </w:p>
    <w:p w14:paraId="6A44D7F6" w14:textId="77777777" w:rsidR="00712A1E" w:rsidRDefault="00712A1E">
      <w:pPr>
        <w:rPr>
          <w:rFonts w:ascii="Helvetica" w:hAnsi="Helvetica"/>
          <w:color w:val="000000"/>
          <w:sz w:val="22"/>
          <w:szCs w:val="22"/>
          <w:shd w:val="clear" w:color="auto" w:fill="FFFFFF"/>
        </w:rPr>
      </w:pPr>
    </w:p>
    <w:p w14:paraId="0F098863" w14:textId="5833A272" w:rsidR="00712A1E" w:rsidRDefault="00712A1E">
      <w:pPr>
        <w:rPr>
          <w:rFonts w:ascii="Helvetica" w:hAnsi="Helvetica"/>
          <w:color w:val="000000"/>
          <w:sz w:val="22"/>
          <w:szCs w:val="22"/>
          <w:shd w:val="clear" w:color="auto" w:fill="FFFFFF"/>
          <w:lang w:val="en-US"/>
        </w:rPr>
      </w:pPr>
      <w:r>
        <w:rPr>
          <w:rFonts w:ascii="Helvetica" w:hAnsi="Helvetica"/>
          <w:color w:val="000000"/>
          <w:sz w:val="22"/>
          <w:szCs w:val="22"/>
          <w:shd w:val="clear" w:color="auto" w:fill="FFFFFF"/>
          <w:lang w:val="en-US"/>
        </w:rPr>
        <w:t>In the revised version, we did our best to explain our approach based on Reviewer</w:t>
      </w:r>
      <w:r w:rsidR="008876C7">
        <w:rPr>
          <w:rFonts w:ascii="Helvetica" w:hAnsi="Helvetica"/>
          <w:color w:val="000000"/>
          <w:sz w:val="22"/>
          <w:szCs w:val="22"/>
          <w:shd w:val="clear" w:color="auto" w:fill="FFFFFF"/>
          <w:lang w:val="en-US"/>
        </w:rPr>
        <w:t>s'</w:t>
      </w:r>
      <w:r>
        <w:rPr>
          <w:rFonts w:ascii="Helvetica" w:hAnsi="Helvetica"/>
          <w:color w:val="000000"/>
          <w:sz w:val="22"/>
          <w:szCs w:val="22"/>
          <w:shd w:val="clear" w:color="auto" w:fill="FFFFFF"/>
          <w:lang w:val="en-US"/>
        </w:rPr>
        <w:t xml:space="preserve"> comments.</w:t>
      </w:r>
    </w:p>
    <w:p w14:paraId="2A593DD9" w14:textId="77777777" w:rsidR="00712A1E" w:rsidRPr="00712A1E" w:rsidRDefault="00712A1E">
      <w:pPr>
        <w:rPr>
          <w:rFonts w:ascii="Helvetica" w:hAnsi="Helvetica"/>
          <w:color w:val="000000"/>
          <w:sz w:val="22"/>
          <w:szCs w:val="22"/>
          <w:shd w:val="clear" w:color="auto" w:fill="FFFFFF"/>
          <w:lang w:val="en-US"/>
        </w:rPr>
      </w:pPr>
    </w:p>
    <w:p w14:paraId="5B1A29E1" w14:textId="264D6AE1" w:rsidR="00712A1E" w:rsidRDefault="00712A1E">
      <w:pPr>
        <w:rPr>
          <w:rFonts w:ascii="Helvetica" w:hAnsi="Helvetica"/>
          <w:b/>
          <w:color w:val="000000"/>
          <w:sz w:val="22"/>
          <w:szCs w:val="22"/>
          <w:shd w:val="clear" w:color="auto" w:fill="FFFFFF"/>
          <w:lang w:val="en-US"/>
        </w:rPr>
      </w:pPr>
      <w:r w:rsidRPr="00712A1E">
        <w:rPr>
          <w:rFonts w:ascii="Helvetica" w:hAnsi="Helvetica"/>
          <w:b/>
          <w:color w:val="000000"/>
          <w:sz w:val="22"/>
          <w:szCs w:val="22"/>
          <w:shd w:val="clear" w:color="auto" w:fill="FFFFFF"/>
          <w:lang w:val="en-US"/>
        </w:rPr>
        <w:t>…</w:t>
      </w:r>
      <w:r w:rsidR="00EF5072">
        <w:rPr>
          <w:rFonts w:ascii="Helvetica" w:hAnsi="Helvetica"/>
          <w:b/>
          <w:color w:val="000000"/>
          <w:sz w:val="22"/>
          <w:szCs w:val="22"/>
          <w:shd w:val="clear" w:color="auto" w:fill="FFFFFF"/>
          <w:lang w:val="en-US"/>
        </w:rPr>
        <w:t xml:space="preserve"> </w:t>
      </w:r>
      <w:r w:rsidR="00133529" w:rsidRPr="00712A1E">
        <w:rPr>
          <w:rFonts w:ascii="Helvetica" w:hAnsi="Helvetica"/>
          <w:b/>
          <w:color w:val="000000"/>
          <w:sz w:val="22"/>
          <w:szCs w:val="22"/>
          <w:shd w:val="clear" w:color="auto" w:fill="FFFFFF"/>
        </w:rPr>
        <w:t>appropriately benchmarking it to LD- and tree-based methods, putting the study firmly in the context of previous work on epistasis and SARS-CoV-2 evolution</w:t>
      </w:r>
      <w:r w:rsidRPr="00712A1E">
        <w:rPr>
          <w:rFonts w:ascii="Helvetica" w:hAnsi="Helvetica"/>
          <w:b/>
          <w:color w:val="000000"/>
          <w:sz w:val="22"/>
          <w:szCs w:val="22"/>
          <w:shd w:val="clear" w:color="auto" w:fill="FFFFFF"/>
          <w:lang w:val="en-US"/>
        </w:rPr>
        <w:t>…</w:t>
      </w:r>
    </w:p>
    <w:p w14:paraId="624E90DF" w14:textId="7B189931" w:rsidR="00620991" w:rsidRDefault="00620991">
      <w:pPr>
        <w:rPr>
          <w:rFonts w:ascii="Helvetica" w:hAnsi="Helvetica"/>
          <w:b/>
          <w:color w:val="000000"/>
          <w:sz w:val="22"/>
          <w:szCs w:val="22"/>
          <w:shd w:val="clear" w:color="auto" w:fill="FFFFFF"/>
          <w:lang w:val="en-US"/>
        </w:rPr>
      </w:pPr>
    </w:p>
    <w:p w14:paraId="79B9F95D" w14:textId="4F056612" w:rsidR="00620991" w:rsidRPr="00620991" w:rsidRDefault="008876C7">
      <w:pPr>
        <w:rPr>
          <w:rFonts w:ascii="Helvetica" w:hAnsi="Helvetica"/>
          <w:color w:val="000000"/>
          <w:sz w:val="22"/>
          <w:szCs w:val="22"/>
          <w:shd w:val="clear" w:color="auto" w:fill="FFFFFF"/>
          <w:lang w:val="en-US"/>
        </w:rPr>
      </w:pPr>
      <w:r>
        <w:rPr>
          <w:rFonts w:ascii="Helvetica" w:hAnsi="Helvetica"/>
          <w:color w:val="000000"/>
          <w:sz w:val="22"/>
          <w:szCs w:val="22"/>
          <w:shd w:val="clear" w:color="auto" w:fill="FFFFFF"/>
          <w:lang w:val="en-US"/>
        </w:rPr>
        <w:t xml:space="preserve">Our </w:t>
      </w:r>
      <w:r w:rsidR="00620991">
        <w:rPr>
          <w:rFonts w:ascii="Helvetica" w:hAnsi="Helvetica"/>
          <w:color w:val="000000"/>
          <w:sz w:val="22"/>
          <w:szCs w:val="22"/>
          <w:shd w:val="clear" w:color="auto" w:fill="FFFFFF"/>
          <w:lang w:val="en-US"/>
        </w:rPr>
        <w:t xml:space="preserve">results </w:t>
      </w:r>
      <w:r w:rsidR="00EF5072">
        <w:rPr>
          <w:rFonts w:ascii="Helvetica" w:hAnsi="Helvetica"/>
          <w:color w:val="000000"/>
          <w:sz w:val="22"/>
          <w:szCs w:val="22"/>
          <w:shd w:val="clear" w:color="auto" w:fill="FFFFFF"/>
          <w:lang w:val="en-US"/>
        </w:rPr>
        <w:t>are</w:t>
      </w:r>
      <w:r w:rsidR="00620991">
        <w:rPr>
          <w:rFonts w:ascii="Helvetica" w:hAnsi="Helvetica"/>
          <w:color w:val="000000"/>
          <w:sz w:val="22"/>
          <w:szCs w:val="22"/>
          <w:shd w:val="clear" w:color="auto" w:fill="FFFFFF"/>
          <w:lang w:val="en-US"/>
        </w:rPr>
        <w:t xml:space="preserve"> compared to the results of two </w:t>
      </w:r>
      <w:r w:rsidR="00EF5072">
        <w:rPr>
          <w:rFonts w:ascii="Helvetica" w:hAnsi="Helvetica"/>
          <w:color w:val="000000"/>
          <w:sz w:val="22"/>
          <w:szCs w:val="22"/>
          <w:shd w:val="clear" w:color="auto" w:fill="FFFFFF"/>
          <w:lang w:val="en-US"/>
        </w:rPr>
        <w:t xml:space="preserve">other methods </w:t>
      </w:r>
      <w:r w:rsidR="00620991">
        <w:rPr>
          <w:rFonts w:ascii="Helvetica" w:hAnsi="Helvetica"/>
          <w:color w:val="000000"/>
          <w:sz w:val="22"/>
          <w:szCs w:val="22"/>
          <w:shd w:val="clear" w:color="auto" w:fill="FFFFFF"/>
          <w:lang w:val="en-US"/>
        </w:rPr>
        <w:t xml:space="preserve">in Fig. </w:t>
      </w:r>
      <w:ins w:id="368" w:author="ivan4995@gmail.com" w:date="2026-05-05T17:06:00Z">
        <w:r w:rsidR="00AC7425">
          <w:rPr>
            <w:rFonts w:ascii="Helvetica" w:hAnsi="Helvetica"/>
            <w:color w:val="000000"/>
            <w:sz w:val="22"/>
            <w:szCs w:val="22"/>
            <w:shd w:val="clear" w:color="auto" w:fill="FFFFFF"/>
            <w:lang w:val="en-US"/>
          </w:rPr>
          <w:t>8</w:t>
        </w:r>
      </w:ins>
      <w:del w:id="369" w:author="ivan4995@gmail.com" w:date="2026-05-05T17:06:00Z">
        <w:r w:rsidR="00620991" w:rsidDel="00AC7425">
          <w:rPr>
            <w:rFonts w:ascii="Helvetica" w:hAnsi="Helvetica"/>
            <w:color w:val="000000"/>
            <w:sz w:val="22"/>
            <w:szCs w:val="22"/>
            <w:shd w:val="clear" w:color="auto" w:fill="FFFFFF"/>
            <w:lang w:val="en-US"/>
          </w:rPr>
          <w:delText>5</w:delText>
        </w:r>
      </w:del>
      <w:r w:rsidR="00620991">
        <w:rPr>
          <w:rFonts w:ascii="Helvetica" w:hAnsi="Helvetica"/>
          <w:color w:val="000000"/>
          <w:sz w:val="22"/>
          <w:szCs w:val="22"/>
          <w:shd w:val="clear" w:color="auto" w:fill="FFFFFF"/>
          <w:lang w:val="en-US"/>
        </w:rPr>
        <w:t xml:space="preserve">. </w:t>
      </w:r>
    </w:p>
    <w:p w14:paraId="035A542D" w14:textId="3B5BF78C" w:rsidR="00712A1E" w:rsidRDefault="00712A1E">
      <w:pPr>
        <w:rPr>
          <w:rFonts w:ascii="Helvetica" w:hAnsi="Helvetica"/>
          <w:b/>
          <w:color w:val="000000"/>
          <w:sz w:val="22"/>
          <w:szCs w:val="22"/>
          <w:shd w:val="clear" w:color="auto" w:fill="FFFFFF"/>
          <w:lang w:val="en-US"/>
        </w:rPr>
      </w:pPr>
    </w:p>
    <w:p w14:paraId="0755FF1C" w14:textId="415119ED" w:rsidR="002B2752" w:rsidRDefault="00712A1E">
      <w:pPr>
        <w:rPr>
          <w:rFonts w:ascii="Helvetica" w:hAnsi="Helvetica"/>
          <w:b/>
          <w:color w:val="000000"/>
          <w:sz w:val="22"/>
          <w:szCs w:val="22"/>
          <w:shd w:val="clear" w:color="auto" w:fill="FFFFFF"/>
        </w:rPr>
      </w:pPr>
      <w:r w:rsidRPr="00712A1E">
        <w:rPr>
          <w:rFonts w:ascii="Helvetica" w:hAnsi="Helvetica"/>
          <w:b/>
          <w:color w:val="000000"/>
          <w:sz w:val="22"/>
          <w:szCs w:val="22"/>
          <w:shd w:val="clear" w:color="auto" w:fill="FFFFFF"/>
          <w:lang w:val="en-US"/>
        </w:rPr>
        <w:t>…</w:t>
      </w:r>
      <w:r w:rsidRPr="00712A1E">
        <w:rPr>
          <w:rFonts w:ascii="Helvetica" w:hAnsi="Helvetica"/>
          <w:b/>
          <w:color w:val="000000"/>
          <w:sz w:val="22"/>
          <w:szCs w:val="22"/>
          <w:shd w:val="clear" w:color="auto" w:fill="FFFFFF"/>
        </w:rPr>
        <w:t xml:space="preserve"> </w:t>
      </w:r>
      <w:r>
        <w:rPr>
          <w:rFonts w:ascii="Helvetica" w:hAnsi="Helvetica"/>
          <w:b/>
          <w:color w:val="000000"/>
          <w:sz w:val="22"/>
          <w:szCs w:val="22"/>
          <w:shd w:val="clear" w:color="auto" w:fill="FFFFFF"/>
          <w:lang w:val="en-US"/>
        </w:rPr>
        <w:t xml:space="preserve">5. </w:t>
      </w:r>
      <w:r w:rsidRPr="00712A1E">
        <w:rPr>
          <w:rFonts w:ascii="Helvetica" w:hAnsi="Helvetica"/>
          <w:b/>
          <w:color w:val="000000"/>
          <w:sz w:val="22"/>
          <w:szCs w:val="22"/>
          <w:shd w:val="clear" w:color="auto" w:fill="FFFFFF"/>
        </w:rPr>
        <w:t xml:space="preserve">In the current version of the paper, all comparisons with other methods of pairwise epistasis inference (eg, those that use substation histories on trees) are strictly verbal. In particular, there is no evidence based on the simulations that other methods to epistasis detection fare poorly in any part of parameter space (i.e., as a function of mutation rate, genome size, selection strength, etc.). </w:t>
      </w:r>
      <w:r w:rsidR="0061286B" w:rsidRPr="00712A1E">
        <w:rPr>
          <w:rFonts w:ascii="Helvetica" w:hAnsi="Helvetica"/>
          <w:b/>
          <w:color w:val="000000"/>
          <w:sz w:val="22"/>
          <w:szCs w:val="22"/>
          <w:shd w:val="clear" w:color="auto" w:fill="FFFFFF"/>
        </w:rPr>
        <w:t>I could not find comparisons in the papers on which this study builds, either.</w:t>
      </w:r>
    </w:p>
    <w:p w14:paraId="75E65941" w14:textId="77777777" w:rsidR="002B2752" w:rsidRDefault="002B2752">
      <w:pPr>
        <w:rPr>
          <w:rFonts w:ascii="Helvetica" w:hAnsi="Helvetica"/>
          <w:b/>
          <w:color w:val="000000"/>
          <w:sz w:val="22"/>
          <w:szCs w:val="22"/>
          <w:shd w:val="clear" w:color="auto" w:fill="FFFFFF"/>
        </w:rPr>
      </w:pPr>
    </w:p>
    <w:p w14:paraId="3A881571" w14:textId="6A895B0C" w:rsidR="002B2752" w:rsidRDefault="0061286B" w:rsidP="002B2752">
      <w:pPr>
        <w:rPr>
          <w:rFonts w:ascii="Helvetica" w:hAnsi="Helvetica"/>
          <w:color w:val="000000"/>
          <w:sz w:val="22"/>
          <w:szCs w:val="22"/>
          <w:shd w:val="clear" w:color="auto" w:fill="FFFFFF"/>
          <w:lang w:val="en-US"/>
        </w:rPr>
      </w:pPr>
      <w:r>
        <w:rPr>
          <w:rFonts w:ascii="Helvetica" w:hAnsi="Helvetica"/>
          <w:color w:val="000000"/>
          <w:sz w:val="22"/>
          <w:szCs w:val="22"/>
          <w:shd w:val="clear" w:color="auto" w:fill="FFFFFF"/>
          <w:lang w:val="en-US"/>
        </w:rPr>
        <w:t>The</w:t>
      </w:r>
      <w:r w:rsidR="002B2752">
        <w:rPr>
          <w:rFonts w:ascii="Helvetica" w:hAnsi="Helvetica"/>
          <w:color w:val="000000"/>
          <w:sz w:val="22"/>
          <w:szCs w:val="22"/>
          <w:shd w:val="clear" w:color="auto" w:fill="FFFFFF"/>
          <w:lang w:val="en-US"/>
        </w:rPr>
        <w:t xml:space="preserve"> </w:t>
      </w:r>
      <w:r w:rsidR="0034353E">
        <w:rPr>
          <w:rFonts w:ascii="Helvetica" w:hAnsi="Helvetica"/>
          <w:color w:val="000000"/>
          <w:sz w:val="22"/>
          <w:szCs w:val="22"/>
          <w:shd w:val="clear" w:color="auto" w:fill="FFFFFF"/>
          <w:lang w:val="en-US"/>
        </w:rPr>
        <w:t xml:space="preserve">problem is that the </w:t>
      </w:r>
      <w:r w:rsidR="002B2752">
        <w:rPr>
          <w:rFonts w:ascii="Helvetica" w:hAnsi="Helvetica"/>
          <w:color w:val="000000"/>
          <w:sz w:val="22"/>
          <w:szCs w:val="22"/>
          <w:shd w:val="clear" w:color="auto" w:fill="FFFFFF"/>
          <w:lang w:val="en-US"/>
        </w:rPr>
        <w:t>cited methods</w:t>
      </w:r>
      <w:r w:rsidR="002B2752" w:rsidRPr="003552A3">
        <w:rPr>
          <w:rFonts w:ascii="Helvetica" w:hAnsi="Helvetica"/>
          <w:color w:val="000000"/>
          <w:sz w:val="22"/>
          <w:szCs w:val="22"/>
          <w:shd w:val="clear" w:color="auto" w:fill="FFFFFF"/>
          <w:lang w:val="en-US"/>
        </w:rPr>
        <w:t xml:space="preserve"> </w:t>
      </w:r>
      <w:r w:rsidR="002B2752">
        <w:rPr>
          <w:rFonts w:ascii="Helvetica" w:hAnsi="Helvetica"/>
          <w:color w:val="000000"/>
          <w:sz w:val="22"/>
          <w:szCs w:val="22"/>
          <w:shd w:val="clear" w:color="auto" w:fill="FFFFFF"/>
          <w:lang w:val="en-US"/>
        </w:rPr>
        <w:t xml:space="preserve">have </w:t>
      </w:r>
      <w:r w:rsidR="002B2752" w:rsidRPr="003552A3">
        <w:rPr>
          <w:rFonts w:ascii="Helvetica" w:hAnsi="Helvetica"/>
          <w:color w:val="000000"/>
          <w:sz w:val="22"/>
          <w:szCs w:val="22"/>
          <w:shd w:val="clear" w:color="auto" w:fill="FFFFFF"/>
          <w:lang w:val="en-US"/>
        </w:rPr>
        <w:t xml:space="preserve">never </w:t>
      </w:r>
      <w:r w:rsidR="002B2752">
        <w:rPr>
          <w:rFonts w:ascii="Helvetica" w:hAnsi="Helvetica"/>
          <w:color w:val="000000"/>
          <w:sz w:val="22"/>
          <w:szCs w:val="22"/>
          <w:shd w:val="clear" w:color="auto" w:fill="FFFFFF"/>
          <w:lang w:val="en-US"/>
        </w:rPr>
        <w:t xml:space="preserve">been </w:t>
      </w:r>
      <w:r w:rsidR="002B2752" w:rsidRPr="003552A3">
        <w:rPr>
          <w:rFonts w:ascii="Helvetica" w:hAnsi="Helvetica"/>
          <w:color w:val="000000"/>
          <w:sz w:val="22"/>
          <w:szCs w:val="22"/>
          <w:shd w:val="clear" w:color="auto" w:fill="FFFFFF"/>
          <w:lang w:val="en-US"/>
        </w:rPr>
        <w:t>test</w:t>
      </w:r>
      <w:r w:rsidR="002B2752">
        <w:rPr>
          <w:rFonts w:ascii="Helvetica" w:hAnsi="Helvetica"/>
          <w:color w:val="000000"/>
          <w:sz w:val="22"/>
          <w:szCs w:val="22"/>
          <w:shd w:val="clear" w:color="auto" w:fill="FFFFFF"/>
          <w:lang w:val="en-US"/>
        </w:rPr>
        <w:t>ed for</w:t>
      </w:r>
      <w:r w:rsidR="002B2752" w:rsidRPr="003552A3">
        <w:rPr>
          <w:rFonts w:ascii="Helvetica" w:hAnsi="Helvetica"/>
          <w:color w:val="000000"/>
          <w:sz w:val="22"/>
          <w:szCs w:val="22"/>
          <w:shd w:val="clear" w:color="auto" w:fill="FFFFFF"/>
          <w:lang w:val="en-US"/>
        </w:rPr>
        <w:t xml:space="preserve"> the accuracy</w:t>
      </w:r>
      <w:r w:rsidR="002B2752">
        <w:rPr>
          <w:rFonts w:ascii="Helvetica" w:hAnsi="Helvetica"/>
          <w:color w:val="000000"/>
          <w:sz w:val="22"/>
          <w:szCs w:val="22"/>
          <w:shd w:val="clear" w:color="auto" w:fill="FFFFFF"/>
          <w:lang w:val="en-US"/>
        </w:rPr>
        <w:t xml:space="preserve"> by their authors </w:t>
      </w:r>
      <w:r w:rsidR="008876C7">
        <w:rPr>
          <w:rFonts w:ascii="Helvetica" w:hAnsi="Helvetica"/>
          <w:color w:val="000000"/>
          <w:sz w:val="22"/>
          <w:szCs w:val="22"/>
          <w:shd w:val="clear" w:color="auto" w:fill="FFFFFF"/>
          <w:lang w:val="en-US"/>
        </w:rPr>
        <w:t>using</w:t>
      </w:r>
      <w:r w:rsidR="008F6870">
        <w:rPr>
          <w:rFonts w:ascii="Helvetica" w:hAnsi="Helvetica"/>
          <w:color w:val="000000"/>
          <w:sz w:val="22"/>
          <w:szCs w:val="22"/>
          <w:shd w:val="clear" w:color="auto" w:fill="FFFFFF"/>
          <w:lang w:val="en-US"/>
        </w:rPr>
        <w:t xml:space="preserve"> simulated sequences from the</w:t>
      </w:r>
      <w:r w:rsidR="002B2752">
        <w:rPr>
          <w:rFonts w:ascii="Helvetica" w:hAnsi="Helvetica"/>
          <w:color w:val="000000"/>
          <w:sz w:val="22"/>
          <w:szCs w:val="22"/>
          <w:shd w:val="clear" w:color="auto" w:fill="FFFFFF"/>
          <w:lang w:val="en-US"/>
        </w:rPr>
        <w:t xml:space="preserve"> models of population genetics</w:t>
      </w:r>
      <w:ins w:id="370" w:author="Microsoft Office User" w:date="2026-05-05T18:44:00Z" w16du:dateUtc="2026-05-05T15:44:00Z">
        <w:r w:rsidR="00832391">
          <w:rPr>
            <w:rFonts w:ascii="Helvetica" w:hAnsi="Helvetica"/>
            <w:color w:val="000000"/>
            <w:sz w:val="22"/>
            <w:szCs w:val="22"/>
            <w:shd w:val="clear" w:color="auto" w:fill="FFFFFF"/>
            <w:lang w:val="en-US"/>
          </w:rPr>
          <w:t>, as we do</w:t>
        </w:r>
      </w:ins>
      <w:r>
        <w:rPr>
          <w:rFonts w:ascii="Helvetica" w:hAnsi="Helvetica"/>
          <w:color w:val="000000"/>
          <w:sz w:val="22"/>
          <w:szCs w:val="22"/>
          <w:shd w:val="clear" w:color="auto" w:fill="FFFFFF"/>
          <w:lang w:val="en-US"/>
        </w:rPr>
        <w:t>.</w:t>
      </w:r>
      <w:r w:rsidR="0034353E">
        <w:rPr>
          <w:rFonts w:ascii="Helvetica" w:hAnsi="Helvetica"/>
          <w:color w:val="000000"/>
          <w:sz w:val="22"/>
          <w:szCs w:val="22"/>
          <w:shd w:val="clear" w:color="auto" w:fill="FFFFFF"/>
          <w:lang w:val="en-US"/>
        </w:rPr>
        <w:t xml:space="preserve"> </w:t>
      </w:r>
      <w:r w:rsidR="00043D3A">
        <w:rPr>
          <w:rFonts w:ascii="Helvetica" w:hAnsi="Helvetica"/>
          <w:color w:val="000000"/>
          <w:sz w:val="22"/>
          <w:szCs w:val="22"/>
          <w:shd w:val="clear" w:color="auto" w:fill="FFFFFF"/>
          <w:lang w:val="en-US"/>
        </w:rPr>
        <w:t xml:space="preserve">I hope </w:t>
      </w:r>
      <w:r w:rsidR="00043D3A">
        <w:rPr>
          <w:rFonts w:ascii="Helvetica" w:hAnsi="Helvetica"/>
          <w:color w:val="000000"/>
          <w:sz w:val="22"/>
          <w:szCs w:val="22"/>
          <w:shd w:val="clear" w:color="auto" w:fill="FFFFFF"/>
          <w:lang w:val="en-US"/>
        </w:rPr>
        <w:lastRenderedPageBreak/>
        <w:t>the Reviewer agrees that testing the accuracy of a method</w:t>
      </w:r>
      <w:r w:rsidR="0034353E">
        <w:rPr>
          <w:rFonts w:ascii="Helvetica" w:hAnsi="Helvetica"/>
          <w:color w:val="000000"/>
          <w:sz w:val="22"/>
          <w:szCs w:val="22"/>
          <w:shd w:val="clear" w:color="auto" w:fill="FFFFFF"/>
          <w:lang w:val="en-US"/>
        </w:rPr>
        <w:t xml:space="preserve"> is the </w:t>
      </w:r>
      <w:r w:rsidR="00043D3A">
        <w:rPr>
          <w:rFonts w:ascii="Helvetica" w:hAnsi="Helvetica"/>
          <w:color w:val="000000"/>
          <w:sz w:val="22"/>
          <w:szCs w:val="22"/>
          <w:shd w:val="clear" w:color="auto" w:fill="FFFFFF"/>
          <w:lang w:val="en-US"/>
        </w:rPr>
        <w:t xml:space="preserve">responsibility </w:t>
      </w:r>
      <w:r w:rsidR="0034353E">
        <w:rPr>
          <w:rFonts w:ascii="Helvetica" w:hAnsi="Helvetica"/>
          <w:color w:val="000000"/>
          <w:sz w:val="22"/>
          <w:szCs w:val="22"/>
          <w:shd w:val="clear" w:color="auto" w:fill="FFFFFF"/>
          <w:lang w:val="en-US"/>
        </w:rPr>
        <w:t xml:space="preserve">of its author. </w:t>
      </w:r>
      <w:del w:id="371" w:author="Microsoft Office User" w:date="2026-05-05T18:43:00Z" w16du:dateUtc="2026-05-05T15:43:00Z">
        <w:r w:rsidR="002B2752" w:rsidDel="00832391">
          <w:rPr>
            <w:rFonts w:ascii="Helvetica" w:hAnsi="Helvetica"/>
            <w:color w:val="000000"/>
            <w:sz w:val="22"/>
            <w:szCs w:val="22"/>
            <w:shd w:val="clear" w:color="auto" w:fill="FFFFFF"/>
            <w:lang w:val="en-US"/>
          </w:rPr>
          <w:delText>While it is common to</w:delText>
        </w:r>
      </w:del>
      <w:ins w:id="372" w:author="Microsoft Office User" w:date="2026-05-05T18:43:00Z" w16du:dateUtc="2026-05-05T15:43:00Z">
        <w:r w:rsidR="00832391">
          <w:rPr>
            <w:rFonts w:ascii="Helvetica" w:hAnsi="Helvetica"/>
            <w:color w:val="000000"/>
            <w:sz w:val="22"/>
            <w:szCs w:val="22"/>
            <w:shd w:val="clear" w:color="auto" w:fill="FFFFFF"/>
            <w:lang w:val="en-US"/>
          </w:rPr>
          <w:t xml:space="preserve">At </w:t>
        </w:r>
      </w:ins>
      <w:ins w:id="373" w:author="Microsoft Office User" w:date="2026-05-05T18:44:00Z" w16du:dateUtc="2026-05-05T15:44:00Z">
        <w:r w:rsidR="00832391">
          <w:rPr>
            <w:rFonts w:ascii="Helvetica" w:hAnsi="Helvetica"/>
            <w:color w:val="000000"/>
            <w:sz w:val="22"/>
            <w:szCs w:val="22"/>
            <w:shd w:val="clear" w:color="auto" w:fill="FFFFFF"/>
            <w:lang w:val="en-US"/>
          </w:rPr>
          <w:t>least</w:t>
        </w:r>
      </w:ins>
      <w:ins w:id="374" w:author="Microsoft Office User" w:date="2026-05-05T18:43:00Z" w16du:dateUtc="2026-05-05T15:43:00Z">
        <w:r w:rsidR="00832391">
          <w:rPr>
            <w:rFonts w:ascii="Helvetica" w:hAnsi="Helvetica"/>
            <w:color w:val="000000"/>
            <w:sz w:val="22"/>
            <w:szCs w:val="22"/>
            <w:shd w:val="clear" w:color="auto" w:fill="FFFFFF"/>
            <w:lang w:val="en-US"/>
          </w:rPr>
          <w:t>,</w:t>
        </w:r>
      </w:ins>
      <w:r w:rsidR="002B2752">
        <w:rPr>
          <w:rFonts w:ascii="Helvetica" w:hAnsi="Helvetica"/>
          <w:color w:val="000000"/>
          <w:sz w:val="22"/>
          <w:szCs w:val="22"/>
          <w:shd w:val="clear" w:color="auto" w:fill="FFFFFF"/>
          <w:lang w:val="en-US"/>
        </w:rPr>
        <w:t xml:space="preserve"> </w:t>
      </w:r>
      <w:ins w:id="375" w:author="Microsoft Office User" w:date="2026-05-05T18:43:00Z" w16du:dateUtc="2026-05-05T15:43:00Z">
        <w:r w:rsidR="00832391">
          <w:rPr>
            <w:rFonts w:ascii="Helvetica" w:hAnsi="Helvetica"/>
            <w:color w:val="000000"/>
            <w:sz w:val="22"/>
            <w:szCs w:val="22"/>
            <w:shd w:val="clear" w:color="auto" w:fill="FFFFFF"/>
            <w:lang w:val="en-US"/>
          </w:rPr>
          <w:t xml:space="preserve">we </w:t>
        </w:r>
      </w:ins>
      <w:r w:rsidR="002B2752">
        <w:rPr>
          <w:rFonts w:ascii="Helvetica" w:hAnsi="Helvetica"/>
          <w:color w:val="000000"/>
          <w:sz w:val="22"/>
          <w:szCs w:val="22"/>
          <w:shd w:val="clear" w:color="auto" w:fill="FFFFFF"/>
          <w:lang w:val="en-US"/>
        </w:rPr>
        <w:t xml:space="preserve">compare </w:t>
      </w:r>
      <w:ins w:id="376" w:author="Microsoft Office User" w:date="2026-05-05T18:43:00Z" w16du:dateUtc="2026-05-05T15:43:00Z">
        <w:r w:rsidR="00832391">
          <w:rPr>
            <w:rFonts w:ascii="Helvetica" w:hAnsi="Helvetica"/>
            <w:color w:val="000000"/>
            <w:sz w:val="22"/>
            <w:szCs w:val="22"/>
            <w:shd w:val="clear" w:color="auto" w:fill="FFFFFF"/>
            <w:lang w:val="en-US"/>
          </w:rPr>
          <w:t xml:space="preserve">the </w:t>
        </w:r>
      </w:ins>
      <w:r w:rsidR="004B2298">
        <w:rPr>
          <w:rFonts w:ascii="Helvetica" w:hAnsi="Helvetica"/>
          <w:color w:val="000000"/>
          <w:sz w:val="22"/>
          <w:szCs w:val="22"/>
          <w:shd w:val="clear" w:color="auto" w:fill="FFFFFF"/>
          <w:lang w:val="en-US"/>
        </w:rPr>
        <w:t xml:space="preserve">final </w:t>
      </w:r>
      <w:r w:rsidR="002B2752">
        <w:rPr>
          <w:rFonts w:ascii="Helvetica" w:hAnsi="Helvetica"/>
          <w:color w:val="000000"/>
          <w:sz w:val="22"/>
          <w:szCs w:val="22"/>
          <w:shd w:val="clear" w:color="auto" w:fill="FFFFFF"/>
          <w:lang w:val="en-US"/>
        </w:rPr>
        <w:t xml:space="preserve">results with other people's </w:t>
      </w:r>
      <w:del w:id="377" w:author="Microsoft Office User" w:date="2026-05-05T18:43:00Z" w16du:dateUtc="2026-05-05T15:43:00Z">
        <w:r w:rsidR="002B2752" w:rsidDel="00832391">
          <w:rPr>
            <w:rFonts w:ascii="Helvetica" w:hAnsi="Helvetica"/>
            <w:color w:val="000000"/>
            <w:sz w:val="22"/>
            <w:szCs w:val="22"/>
            <w:shd w:val="clear" w:color="auto" w:fill="FFFFFF"/>
            <w:lang w:val="en-US"/>
          </w:rPr>
          <w:delText>results</w:delText>
        </w:r>
      </w:del>
      <w:ins w:id="378" w:author="Microsoft Office User" w:date="2026-05-05T18:43:00Z" w16du:dateUtc="2026-05-05T15:43:00Z">
        <w:r w:rsidR="00832391">
          <w:rPr>
            <w:rFonts w:ascii="Helvetica" w:hAnsi="Helvetica"/>
            <w:color w:val="000000"/>
            <w:sz w:val="22"/>
            <w:szCs w:val="22"/>
            <w:shd w:val="clear" w:color="auto" w:fill="FFFFFF"/>
            <w:lang w:val="en-US"/>
          </w:rPr>
          <w:t>work</w:t>
        </w:r>
      </w:ins>
      <w:del w:id="379" w:author="Microsoft Office User" w:date="2026-05-05T18:44:00Z" w16du:dateUtc="2026-05-05T15:44:00Z">
        <w:r w:rsidR="002B2752" w:rsidDel="00832391">
          <w:rPr>
            <w:rFonts w:ascii="Helvetica" w:hAnsi="Helvetica"/>
            <w:color w:val="000000"/>
            <w:sz w:val="22"/>
            <w:szCs w:val="22"/>
            <w:shd w:val="clear" w:color="auto" w:fill="FFFFFF"/>
            <w:lang w:val="en-US"/>
          </w:rPr>
          <w:delText>, as we do</w:delText>
        </w:r>
      </w:del>
      <w:r w:rsidR="002B2752">
        <w:rPr>
          <w:rFonts w:ascii="Helvetica" w:hAnsi="Helvetica"/>
          <w:color w:val="000000"/>
          <w:sz w:val="22"/>
          <w:szCs w:val="22"/>
          <w:shd w:val="clear" w:color="auto" w:fill="FFFFFF"/>
          <w:lang w:val="en-US"/>
        </w:rPr>
        <w:t xml:space="preserve"> in Fig. </w:t>
      </w:r>
      <w:ins w:id="380" w:author="ivan4995@gmail.com" w:date="2026-05-05T17:06:00Z">
        <w:r w:rsidR="00AC7425">
          <w:rPr>
            <w:rFonts w:ascii="Helvetica" w:hAnsi="Helvetica"/>
            <w:color w:val="000000"/>
            <w:sz w:val="22"/>
            <w:szCs w:val="22"/>
            <w:shd w:val="clear" w:color="auto" w:fill="FFFFFF"/>
            <w:lang w:val="en-US"/>
          </w:rPr>
          <w:t>8</w:t>
        </w:r>
      </w:ins>
      <w:del w:id="381" w:author="ivan4995@gmail.com" w:date="2026-05-05T17:06:00Z">
        <w:r w:rsidR="002B2752" w:rsidDel="00AC7425">
          <w:rPr>
            <w:rFonts w:ascii="Helvetica" w:hAnsi="Helvetica"/>
            <w:color w:val="000000"/>
            <w:sz w:val="22"/>
            <w:szCs w:val="22"/>
            <w:shd w:val="clear" w:color="auto" w:fill="FFFFFF"/>
            <w:lang w:val="en-US"/>
          </w:rPr>
          <w:delText>5</w:delText>
        </w:r>
      </w:del>
      <w:del w:id="382" w:author="Microsoft Office User" w:date="2026-05-05T18:44:00Z" w16du:dateUtc="2026-05-05T15:44:00Z">
        <w:r w:rsidR="002B2752" w:rsidDel="00832391">
          <w:rPr>
            <w:rFonts w:ascii="Helvetica" w:hAnsi="Helvetica"/>
            <w:color w:val="000000"/>
            <w:sz w:val="22"/>
            <w:szCs w:val="22"/>
            <w:shd w:val="clear" w:color="auto" w:fill="FFFFFF"/>
            <w:lang w:val="en-US"/>
          </w:rPr>
          <w:delText xml:space="preserve">, </w:delText>
        </w:r>
        <w:r w:rsidR="004B2298" w:rsidDel="00832391">
          <w:rPr>
            <w:rFonts w:ascii="Helvetica" w:hAnsi="Helvetica"/>
            <w:color w:val="000000"/>
            <w:sz w:val="22"/>
            <w:szCs w:val="22"/>
            <w:shd w:val="clear" w:color="auto" w:fill="FFFFFF"/>
            <w:lang w:val="en-US"/>
          </w:rPr>
          <w:delText>it is not our responsibility to</w:delText>
        </w:r>
        <w:r w:rsidDel="00832391">
          <w:rPr>
            <w:rFonts w:ascii="Helvetica" w:hAnsi="Helvetica"/>
            <w:color w:val="000000"/>
            <w:sz w:val="22"/>
            <w:szCs w:val="22"/>
            <w:shd w:val="clear" w:color="auto" w:fill="FFFFFF"/>
            <w:lang w:val="en-US"/>
          </w:rPr>
          <w:delText xml:space="preserve"> tests other </w:delText>
        </w:r>
      </w:del>
      <w:del w:id="383" w:author="Microsoft Office User" w:date="2026-05-05T18:43:00Z" w16du:dateUtc="2026-05-05T15:43:00Z">
        <w:r w:rsidDel="00832391">
          <w:rPr>
            <w:rFonts w:ascii="Helvetica" w:hAnsi="Helvetica"/>
            <w:color w:val="000000"/>
            <w:sz w:val="22"/>
            <w:szCs w:val="22"/>
            <w:shd w:val="clear" w:color="auto" w:fill="FFFFFF"/>
            <w:lang w:val="en-US"/>
          </w:rPr>
          <w:delText>people</w:delText>
        </w:r>
        <w:r w:rsidR="00D258EC" w:rsidDel="00832391">
          <w:rPr>
            <w:rFonts w:ascii="Helvetica" w:hAnsi="Helvetica"/>
            <w:color w:val="000000"/>
            <w:sz w:val="22"/>
            <w:szCs w:val="22"/>
            <w:shd w:val="clear" w:color="auto" w:fill="FFFFFF"/>
            <w:lang w:val="en-US"/>
          </w:rPr>
          <w:delText>'s</w:delText>
        </w:r>
        <w:r w:rsidDel="00832391">
          <w:rPr>
            <w:rFonts w:ascii="Helvetica" w:hAnsi="Helvetica"/>
            <w:color w:val="000000"/>
            <w:sz w:val="22"/>
            <w:szCs w:val="22"/>
            <w:shd w:val="clear" w:color="auto" w:fill="FFFFFF"/>
            <w:lang w:val="en-US"/>
          </w:rPr>
          <w:delText xml:space="preserve"> </w:delText>
        </w:r>
      </w:del>
      <w:del w:id="384" w:author="Microsoft Office User" w:date="2026-05-05T18:44:00Z" w16du:dateUtc="2026-05-05T15:44:00Z">
        <w:r w:rsidDel="00832391">
          <w:rPr>
            <w:rFonts w:ascii="Helvetica" w:hAnsi="Helvetica"/>
            <w:color w:val="000000"/>
            <w:sz w:val="22"/>
            <w:szCs w:val="22"/>
            <w:shd w:val="clear" w:color="auto" w:fill="FFFFFF"/>
            <w:lang w:val="en-US"/>
          </w:rPr>
          <w:delText>methods</w:delText>
        </w:r>
        <w:r w:rsidR="004B2298" w:rsidDel="00832391">
          <w:rPr>
            <w:rFonts w:ascii="Helvetica" w:hAnsi="Helvetica"/>
            <w:color w:val="000000"/>
            <w:sz w:val="22"/>
            <w:szCs w:val="22"/>
            <w:shd w:val="clear" w:color="auto" w:fill="FFFFFF"/>
            <w:lang w:val="en-US"/>
          </w:rPr>
          <w:delText xml:space="preserve">. </w:delText>
        </w:r>
      </w:del>
      <w:ins w:id="385" w:author="Microsoft Office User" w:date="2026-05-05T18:44:00Z" w16du:dateUtc="2026-05-05T15:44:00Z">
        <w:r w:rsidR="00832391">
          <w:rPr>
            <w:rFonts w:ascii="Helvetica" w:hAnsi="Helvetica"/>
            <w:color w:val="000000"/>
            <w:sz w:val="22"/>
            <w:szCs w:val="22"/>
            <w:shd w:val="clear" w:color="auto" w:fill="FFFFFF"/>
            <w:lang w:val="en-US"/>
          </w:rPr>
          <w:t>.</w:t>
        </w:r>
      </w:ins>
    </w:p>
    <w:p w14:paraId="59F6DA4A" w14:textId="77777777" w:rsidR="002B2752" w:rsidRDefault="002B2752">
      <w:pPr>
        <w:rPr>
          <w:rFonts w:ascii="Helvetica" w:hAnsi="Helvetica"/>
          <w:b/>
          <w:color w:val="000000"/>
          <w:sz w:val="22"/>
          <w:szCs w:val="22"/>
          <w:shd w:val="clear" w:color="auto" w:fill="FFFFFF"/>
        </w:rPr>
      </w:pPr>
    </w:p>
    <w:p w14:paraId="79EB0187" w14:textId="49043424" w:rsidR="00712A1E" w:rsidRPr="00BF358F" w:rsidRDefault="00712A1E">
      <w:pPr>
        <w:rPr>
          <w:rFonts w:ascii="Helvetica" w:hAnsi="Helvetica"/>
          <w:b/>
          <w:color w:val="000000"/>
          <w:sz w:val="22"/>
          <w:szCs w:val="22"/>
          <w:shd w:val="clear" w:color="auto" w:fill="FFFFFF"/>
          <w:lang w:val="en-US"/>
        </w:rPr>
      </w:pPr>
      <w:r w:rsidRPr="00712A1E">
        <w:rPr>
          <w:rFonts w:ascii="Helvetica" w:hAnsi="Helvetica"/>
          <w:b/>
          <w:color w:val="000000"/>
          <w:sz w:val="22"/>
          <w:szCs w:val="22"/>
          <w:shd w:val="clear" w:color="auto" w:fill="FFFFFF"/>
        </w:rPr>
        <w:t>Such comparisons are necessary to conclude "fundamental limitations" on epistasis detection exist and to properly contextualize the method in terms of what has come before.</w:t>
      </w:r>
      <w:r w:rsidRPr="00712A1E">
        <w:rPr>
          <w:rStyle w:val="apple-converted-space"/>
          <w:rFonts w:ascii="Helvetica" w:hAnsi="Helvetica"/>
          <w:b/>
          <w:color w:val="000000"/>
          <w:sz w:val="22"/>
          <w:szCs w:val="22"/>
          <w:shd w:val="clear" w:color="auto" w:fill="FFFFFF"/>
        </w:rPr>
        <w:t> </w:t>
      </w:r>
    </w:p>
    <w:p w14:paraId="457CA524" w14:textId="3F5A4477" w:rsidR="008F6870" w:rsidRDefault="008F6870" w:rsidP="00BF358F">
      <w:pPr>
        <w:rPr>
          <w:rFonts w:ascii="Helvetica" w:hAnsi="Helvetica"/>
          <w:color w:val="000000"/>
          <w:sz w:val="22"/>
          <w:szCs w:val="22"/>
          <w:shd w:val="clear" w:color="auto" w:fill="FFFFFF"/>
          <w:lang w:val="en-US"/>
        </w:rPr>
      </w:pPr>
    </w:p>
    <w:p w14:paraId="343272F1" w14:textId="77777777" w:rsidR="00C62C19" w:rsidRDefault="00C62C19" w:rsidP="00BF358F">
      <w:pPr>
        <w:rPr>
          <w:ins w:id="386" w:author="Microsoft Office User" w:date="2026-05-05T18:50:00Z" w16du:dateUtc="2026-05-05T15:50:00Z"/>
          <w:rFonts w:ascii="Helvetica" w:hAnsi="Helvetica"/>
          <w:color w:val="000000"/>
          <w:sz w:val="22"/>
          <w:szCs w:val="22"/>
          <w:shd w:val="clear" w:color="auto" w:fill="FFFFFF"/>
          <w:lang w:val="en-US"/>
        </w:rPr>
      </w:pPr>
      <w:ins w:id="387" w:author="Microsoft Office User" w:date="2026-05-05T18:48:00Z" w16du:dateUtc="2026-05-05T15:48:00Z">
        <w:r w:rsidRPr="00C62C19">
          <w:rPr>
            <w:rFonts w:ascii="Helvetica" w:hAnsi="Helvetica"/>
            <w:color w:val="000000"/>
            <w:sz w:val="22"/>
            <w:szCs w:val="22"/>
            <w:shd w:val="clear" w:color="auto" w:fill="FFFFFF"/>
            <w:rPrChange w:id="388" w:author="Microsoft Office User" w:date="2026-05-05T18:48:00Z" w16du:dateUtc="2026-05-05T15:48:00Z">
              <w:rPr>
                <w:rFonts w:ascii="Helvetica" w:hAnsi="Helvetica"/>
                <w:b/>
                <w:color w:val="000000"/>
                <w:sz w:val="22"/>
                <w:szCs w:val="22"/>
                <w:shd w:val="clear" w:color="auto" w:fill="FFFFFF"/>
              </w:rPr>
            </w:rPrChange>
          </w:rPr>
          <w:t>Fundamental limitations on epistasis detectio</w:t>
        </w:r>
      </w:ins>
      <w:ins w:id="389" w:author="Microsoft Office User" w:date="2026-05-05T18:49:00Z" w16du:dateUtc="2026-05-05T15:49:00Z">
        <w:r>
          <w:rPr>
            <w:rFonts w:ascii="Helvetica" w:hAnsi="Helvetica"/>
            <w:color w:val="000000"/>
            <w:sz w:val="22"/>
            <w:szCs w:val="22"/>
            <w:shd w:val="clear" w:color="auto" w:fill="FFFFFF"/>
          </w:rPr>
          <w:t>n and strong linkage effects</w:t>
        </w:r>
      </w:ins>
      <w:ins w:id="390" w:author="Microsoft Office User" w:date="2026-05-05T18:48:00Z" w16du:dateUtc="2026-05-05T15:48:00Z">
        <w:r w:rsidRPr="00712A1E">
          <w:rPr>
            <w:rFonts w:ascii="Helvetica" w:hAnsi="Helvetica"/>
            <w:b/>
            <w:color w:val="000000"/>
            <w:sz w:val="22"/>
            <w:szCs w:val="22"/>
            <w:shd w:val="clear" w:color="auto" w:fill="FFFFFF"/>
          </w:rPr>
          <w:t xml:space="preserve"> </w:t>
        </w:r>
      </w:ins>
      <w:ins w:id="391" w:author="Microsoft Office User" w:date="2026-05-05T18:49:00Z" w16du:dateUtc="2026-05-05T15:49:00Z">
        <w:r w:rsidRPr="00C62C19">
          <w:rPr>
            <w:rFonts w:ascii="Helvetica" w:hAnsi="Helvetica"/>
            <w:color w:val="000000"/>
            <w:sz w:val="22"/>
            <w:szCs w:val="22"/>
            <w:shd w:val="clear" w:color="auto" w:fill="FFFFFF"/>
            <w:rPrChange w:id="392" w:author="Microsoft Office User" w:date="2026-05-05T18:49:00Z" w16du:dateUtc="2026-05-05T15:49:00Z">
              <w:rPr>
                <w:rFonts w:ascii="Helvetica" w:hAnsi="Helvetica"/>
                <w:b/>
                <w:color w:val="000000"/>
                <w:sz w:val="22"/>
                <w:szCs w:val="22"/>
                <w:shd w:val="clear" w:color="auto" w:fill="FFFFFF"/>
              </w:rPr>
            </w:rPrChange>
          </w:rPr>
          <w:t>in the presence of recombination</w:t>
        </w:r>
        <w:r>
          <w:rPr>
            <w:rFonts w:ascii="Helvetica" w:hAnsi="Helvetica"/>
            <w:b/>
            <w:color w:val="000000"/>
            <w:sz w:val="22"/>
            <w:szCs w:val="22"/>
            <w:shd w:val="clear" w:color="auto" w:fill="FFFFFF"/>
          </w:rPr>
          <w:t xml:space="preserve"> </w:t>
        </w:r>
      </w:ins>
      <w:ins w:id="393" w:author="Microsoft Office User" w:date="2026-05-05T18:48:00Z" w16du:dateUtc="2026-05-05T15:48:00Z">
        <w:r>
          <w:rPr>
            <w:rFonts w:ascii="Helvetica" w:hAnsi="Helvetica"/>
            <w:color w:val="000000"/>
            <w:sz w:val="22"/>
            <w:szCs w:val="22"/>
            <w:shd w:val="clear" w:color="auto" w:fill="FFFFFF"/>
            <w:lang w:val="en-US"/>
          </w:rPr>
          <w:t>were</w:t>
        </w:r>
      </w:ins>
      <w:ins w:id="394" w:author="Microsoft Office User" w:date="2026-05-05T18:45:00Z" w16du:dateUtc="2026-05-05T15:45:00Z">
        <w:r w:rsidR="00832391">
          <w:rPr>
            <w:rFonts w:ascii="Helvetica" w:hAnsi="Helvetica"/>
            <w:color w:val="000000"/>
            <w:sz w:val="22"/>
            <w:szCs w:val="22"/>
            <w:shd w:val="clear" w:color="auto" w:fill="FFFFFF"/>
            <w:lang w:val="en-US"/>
          </w:rPr>
          <w:t xml:space="preserve"> </w:t>
        </w:r>
      </w:ins>
      <w:ins w:id="395" w:author="Microsoft Office User" w:date="2026-05-05T18:49:00Z" w16du:dateUtc="2026-05-05T15:49:00Z">
        <w:r>
          <w:rPr>
            <w:rFonts w:ascii="Helvetica" w:hAnsi="Helvetica"/>
            <w:color w:val="000000"/>
            <w:sz w:val="22"/>
            <w:szCs w:val="22"/>
            <w:shd w:val="clear" w:color="auto" w:fill="FFFFFF"/>
            <w:lang w:val="en-US"/>
          </w:rPr>
          <w:t>demonstrated</w:t>
        </w:r>
      </w:ins>
      <w:ins w:id="396" w:author="Microsoft Office User" w:date="2026-05-05T18:45:00Z" w16du:dateUtc="2026-05-05T15:45:00Z">
        <w:r w:rsidR="00832391">
          <w:rPr>
            <w:rFonts w:ascii="Helvetica" w:hAnsi="Helvetica"/>
            <w:color w:val="000000"/>
            <w:sz w:val="22"/>
            <w:szCs w:val="22"/>
            <w:shd w:val="clear" w:color="auto" w:fill="FFFFFF"/>
            <w:lang w:val="en-US"/>
          </w:rPr>
          <w:t xml:space="preserve"> in</w:t>
        </w:r>
      </w:ins>
      <w:ins w:id="397" w:author="Microsoft Office User" w:date="2026-05-05T18:47:00Z" w16du:dateUtc="2026-05-05T15:47:00Z">
        <w:r>
          <w:rPr>
            <w:rFonts w:ascii="Helvetica" w:hAnsi="Helvetica"/>
            <w:color w:val="000000"/>
            <w:sz w:val="22"/>
            <w:szCs w:val="22"/>
            <w:shd w:val="clear" w:color="auto" w:fill="FFFFFF"/>
            <w:lang w:val="en-US"/>
          </w:rPr>
          <w:t xml:space="preserve"> </w:t>
        </w:r>
      </w:ins>
      <w:ins w:id="398" w:author="Microsoft Office User" w:date="2026-05-05T18:48:00Z" w16du:dateUtc="2026-05-05T15:48:00Z">
        <w:r>
          <w:rPr>
            <w:rFonts w:ascii="Helvetica" w:hAnsi="Helvetica"/>
            <w:color w:val="000000"/>
            <w:sz w:val="22"/>
            <w:szCs w:val="22"/>
            <w:shd w:val="clear" w:color="auto" w:fill="FFFFFF"/>
            <w:lang w:val="en-US"/>
          </w:rPr>
          <w:t xml:space="preserve">our </w:t>
        </w:r>
      </w:ins>
      <w:ins w:id="399" w:author="Microsoft Office User" w:date="2026-05-05T18:47:00Z" w16du:dateUtc="2026-05-05T15:47:00Z">
        <w:r>
          <w:rPr>
            <w:rFonts w:ascii="Helvetica" w:hAnsi="Helvetica"/>
            <w:color w:val="000000"/>
            <w:sz w:val="22"/>
            <w:szCs w:val="22"/>
            <w:shd w:val="clear" w:color="auto" w:fill="FFFFFF"/>
            <w:lang w:val="en-US"/>
          </w:rPr>
          <w:t>previous work</w:t>
        </w:r>
      </w:ins>
      <w:ins w:id="400" w:author="Microsoft Office User" w:date="2026-05-05T18:48:00Z" w16du:dateUtc="2026-05-05T15:48:00Z">
        <w:r>
          <w:rPr>
            <w:rFonts w:ascii="Helvetica" w:hAnsi="Helvetica"/>
            <w:color w:val="000000"/>
            <w:sz w:val="22"/>
            <w:szCs w:val="22"/>
            <w:shd w:val="clear" w:color="auto" w:fill="FFFFFF"/>
            <w:lang w:val="en-US"/>
          </w:rPr>
          <w:t>s</w:t>
        </w:r>
      </w:ins>
      <w:ins w:id="401" w:author="Microsoft Office User" w:date="2026-05-05T18:45:00Z" w16du:dateUtc="2026-05-05T15:45:00Z">
        <w:r w:rsidR="00832391">
          <w:rPr>
            <w:rFonts w:ascii="Helvetica" w:hAnsi="Helvetica"/>
            <w:color w:val="000000"/>
            <w:sz w:val="22"/>
            <w:szCs w:val="22"/>
            <w:shd w:val="clear" w:color="auto" w:fill="FFFFFF"/>
            <w:lang w:val="en-US"/>
          </w:rPr>
          <w:t xml:space="preserve"> </w:t>
        </w:r>
      </w:ins>
      <w:ins w:id="402" w:author="Microsoft Office User" w:date="2026-05-05T18:47:00Z" w16du:dateUtc="2026-05-05T15:47:00Z">
        <w:r>
          <w:rPr>
            <w:rFonts w:ascii="Helvetica" w:hAnsi="Helvetica"/>
            <w:color w:val="000000"/>
            <w:sz w:val="22"/>
            <w:szCs w:val="22"/>
            <w:shd w:val="clear" w:color="auto" w:fill="FFFFFF"/>
            <w:lang w:val="en-US"/>
          </w:rPr>
          <w:t>[34, 35]</w:t>
        </w:r>
      </w:ins>
      <w:ins w:id="403" w:author="Microsoft Office User" w:date="2026-05-05T18:45:00Z" w16du:dateUtc="2026-05-05T15:45:00Z">
        <w:r w:rsidR="00832391">
          <w:rPr>
            <w:rFonts w:ascii="Helvetica" w:hAnsi="Helvetica"/>
            <w:color w:val="000000"/>
            <w:sz w:val="22"/>
            <w:szCs w:val="22"/>
            <w:shd w:val="clear" w:color="auto" w:fill="FFFFFF"/>
            <w:lang w:val="en-US"/>
          </w:rPr>
          <w:t>.</w:t>
        </w:r>
      </w:ins>
      <w:ins w:id="404" w:author="Microsoft Office User" w:date="2026-05-05T18:48:00Z" w16du:dateUtc="2026-05-05T15:48:00Z">
        <w:r>
          <w:rPr>
            <w:rFonts w:ascii="Helvetica" w:hAnsi="Helvetica"/>
            <w:color w:val="000000"/>
            <w:sz w:val="22"/>
            <w:szCs w:val="22"/>
            <w:shd w:val="clear" w:color="auto" w:fill="FFFFFF"/>
            <w:lang w:val="en-US"/>
          </w:rPr>
          <w:t xml:space="preserve"> </w:t>
        </w:r>
      </w:ins>
      <w:ins w:id="405" w:author="Microsoft Office User" w:date="2026-05-05T18:49:00Z" w16du:dateUtc="2026-05-05T15:49:00Z">
        <w:r>
          <w:rPr>
            <w:rFonts w:ascii="Helvetica" w:hAnsi="Helvetica"/>
            <w:color w:val="000000"/>
            <w:sz w:val="22"/>
            <w:szCs w:val="22"/>
            <w:shd w:val="clear" w:color="auto" w:fill="FFFFFF"/>
            <w:lang w:val="en-US"/>
          </w:rPr>
          <w:t>The ai</w:t>
        </w:r>
      </w:ins>
      <w:ins w:id="406" w:author="Microsoft Office User" w:date="2026-05-05T18:50:00Z" w16du:dateUtc="2026-05-05T15:50:00Z">
        <w:r>
          <w:rPr>
            <w:rFonts w:ascii="Helvetica" w:hAnsi="Helvetica"/>
            <w:color w:val="000000"/>
            <w:sz w:val="22"/>
            <w:szCs w:val="22"/>
            <w:shd w:val="clear" w:color="auto" w:fill="FFFFFF"/>
            <w:lang w:val="en-US"/>
          </w:rPr>
          <w:t xml:space="preserve">m of the present MS is to test and apply a method that cancels these effects out. </w:t>
        </w:r>
      </w:ins>
    </w:p>
    <w:p w14:paraId="5504D834" w14:textId="77777777" w:rsidR="00C62C19" w:rsidRDefault="00C62C19" w:rsidP="00BF358F">
      <w:pPr>
        <w:rPr>
          <w:ins w:id="407" w:author="Microsoft Office User" w:date="2026-05-05T18:50:00Z" w16du:dateUtc="2026-05-05T15:50:00Z"/>
          <w:rFonts w:ascii="Helvetica" w:hAnsi="Helvetica"/>
          <w:color w:val="000000"/>
          <w:sz w:val="22"/>
          <w:szCs w:val="22"/>
          <w:shd w:val="clear" w:color="auto" w:fill="FFFFFF"/>
          <w:lang w:val="en-US"/>
        </w:rPr>
      </w:pPr>
    </w:p>
    <w:p w14:paraId="46DBEEE2" w14:textId="48662CC4" w:rsidR="00BF358F" w:rsidRPr="008F6870" w:rsidRDefault="00C62C19" w:rsidP="00BF358F">
      <w:pPr>
        <w:rPr>
          <w:rFonts w:ascii="Helvetica" w:hAnsi="Helvetica"/>
          <w:color w:val="000000"/>
          <w:sz w:val="22"/>
          <w:szCs w:val="22"/>
          <w:shd w:val="clear" w:color="auto" w:fill="FFFFFF"/>
        </w:rPr>
      </w:pPr>
      <w:ins w:id="408" w:author="Microsoft Office User" w:date="2026-05-05T18:51:00Z" w16du:dateUtc="2026-05-05T15:51:00Z">
        <w:r>
          <w:rPr>
            <w:rFonts w:ascii="Helvetica" w:hAnsi="Helvetica"/>
            <w:color w:val="000000"/>
            <w:sz w:val="22"/>
            <w:szCs w:val="22"/>
            <w:shd w:val="clear" w:color="auto" w:fill="FFFFFF"/>
            <w:lang w:val="en-US"/>
          </w:rPr>
          <w:t xml:space="preserve">To make the scope of this work clear, </w:t>
        </w:r>
      </w:ins>
      <w:del w:id="409" w:author="Microsoft Office User" w:date="2026-05-05T18:48:00Z" w16du:dateUtc="2026-05-05T15:48:00Z">
        <w:r w:rsidR="008202F2" w:rsidDel="00C62C19">
          <w:rPr>
            <w:rFonts w:ascii="Helvetica" w:hAnsi="Helvetica"/>
            <w:color w:val="000000"/>
            <w:sz w:val="22"/>
            <w:szCs w:val="22"/>
            <w:shd w:val="clear" w:color="auto" w:fill="FFFFFF"/>
            <w:lang w:val="en-US"/>
          </w:rPr>
          <w:delText xml:space="preserve">To </w:delText>
        </w:r>
      </w:del>
      <w:del w:id="410" w:author="Microsoft Office User" w:date="2026-05-05T18:47:00Z" w16du:dateUtc="2026-05-05T15:47:00Z">
        <w:r w:rsidR="008202F2" w:rsidDel="00832391">
          <w:rPr>
            <w:rFonts w:ascii="Helvetica" w:hAnsi="Helvetica"/>
            <w:color w:val="000000"/>
            <w:sz w:val="22"/>
            <w:szCs w:val="22"/>
            <w:shd w:val="clear" w:color="auto" w:fill="FFFFFF"/>
            <w:lang w:val="en-US"/>
          </w:rPr>
          <w:delText xml:space="preserve">explain </w:delText>
        </w:r>
        <w:r w:rsidR="006D6FA2" w:rsidDel="00832391">
          <w:rPr>
            <w:rFonts w:ascii="Helvetica" w:hAnsi="Helvetica"/>
            <w:color w:val="000000"/>
            <w:sz w:val="22"/>
            <w:szCs w:val="22"/>
            <w:shd w:val="clear" w:color="auto" w:fill="FFFFFF"/>
            <w:lang w:val="en-US"/>
          </w:rPr>
          <w:delText>this point</w:delText>
        </w:r>
        <w:r w:rsidR="008202F2" w:rsidDel="00832391">
          <w:rPr>
            <w:rFonts w:ascii="Helvetica" w:hAnsi="Helvetica"/>
            <w:color w:val="000000"/>
            <w:sz w:val="22"/>
            <w:szCs w:val="22"/>
            <w:shd w:val="clear" w:color="auto" w:fill="FFFFFF"/>
            <w:lang w:val="en-US"/>
          </w:rPr>
          <w:delText>,</w:delText>
        </w:r>
      </w:del>
      <w:del w:id="411" w:author="Microsoft Office User" w:date="2026-05-05T18:48:00Z" w16du:dateUtc="2026-05-05T15:48:00Z">
        <w:r w:rsidR="008202F2" w:rsidDel="00C62C19">
          <w:rPr>
            <w:rFonts w:ascii="Helvetica" w:hAnsi="Helvetica"/>
            <w:color w:val="000000"/>
            <w:sz w:val="22"/>
            <w:szCs w:val="22"/>
            <w:shd w:val="clear" w:color="auto" w:fill="FFFFFF"/>
            <w:lang w:val="en-US"/>
          </w:rPr>
          <w:delText xml:space="preserve"> w</w:delText>
        </w:r>
      </w:del>
      <w:ins w:id="412" w:author="Microsoft Office User" w:date="2026-05-05T18:51:00Z" w16du:dateUtc="2026-05-05T15:51:00Z">
        <w:r>
          <w:rPr>
            <w:rFonts w:ascii="Helvetica" w:hAnsi="Helvetica"/>
            <w:color w:val="000000"/>
            <w:sz w:val="22"/>
            <w:szCs w:val="22"/>
            <w:shd w:val="clear" w:color="auto" w:fill="FFFFFF"/>
            <w:lang w:val="en-US"/>
          </w:rPr>
          <w:t>w</w:t>
        </w:r>
      </w:ins>
      <w:r w:rsidR="008202F2">
        <w:rPr>
          <w:rFonts w:ascii="Helvetica" w:hAnsi="Helvetica"/>
          <w:color w:val="000000"/>
          <w:sz w:val="22"/>
          <w:szCs w:val="22"/>
          <w:shd w:val="clear" w:color="auto" w:fill="FFFFFF"/>
          <w:lang w:val="en-US"/>
        </w:rPr>
        <w:t>e a</w:t>
      </w:r>
      <w:r w:rsidR="008F6870">
        <w:rPr>
          <w:rFonts w:ascii="Helvetica" w:hAnsi="Helvetica"/>
          <w:color w:val="000000"/>
          <w:sz w:val="22"/>
          <w:szCs w:val="22"/>
          <w:shd w:val="clear" w:color="auto" w:fill="FFFFFF"/>
          <w:lang w:val="en-US"/>
        </w:rPr>
        <w:t xml:space="preserve">dded </w:t>
      </w:r>
      <w:r w:rsidR="008202F2">
        <w:rPr>
          <w:rFonts w:ascii="Helvetica" w:hAnsi="Helvetica"/>
          <w:color w:val="000000"/>
          <w:sz w:val="22"/>
          <w:szCs w:val="22"/>
          <w:shd w:val="clear" w:color="auto" w:fill="FFFFFF"/>
          <w:lang w:val="en-US"/>
        </w:rPr>
        <w:t>a paragraph</w:t>
      </w:r>
      <w:r w:rsidR="00110469">
        <w:rPr>
          <w:rFonts w:ascii="Helvetica" w:hAnsi="Helvetica"/>
          <w:color w:val="000000"/>
          <w:sz w:val="22"/>
          <w:szCs w:val="22"/>
          <w:shd w:val="clear" w:color="auto" w:fill="FFFFFF"/>
          <w:lang w:val="en-US"/>
        </w:rPr>
        <w:t xml:space="preserve"> to Introduction</w:t>
      </w:r>
      <w:ins w:id="413" w:author="Microsoft Office User" w:date="2026-05-05T18:46:00Z" w16du:dateUtc="2026-05-05T15:46:00Z">
        <w:r w:rsidR="00832391">
          <w:rPr>
            <w:rFonts w:ascii="Helvetica" w:hAnsi="Helvetica"/>
            <w:color w:val="000000"/>
            <w:sz w:val="22"/>
            <w:szCs w:val="22"/>
            <w:shd w:val="clear" w:color="auto" w:fill="FFFFFF"/>
            <w:lang w:val="en-US"/>
          </w:rPr>
          <w:t xml:space="preserve"> (Line ***)</w:t>
        </w:r>
      </w:ins>
      <w:r w:rsidR="00BF358F">
        <w:rPr>
          <w:rFonts w:ascii="Helvetica" w:hAnsi="Helvetica"/>
          <w:color w:val="000000"/>
          <w:sz w:val="22"/>
          <w:szCs w:val="22"/>
          <w:shd w:val="clear" w:color="auto" w:fill="FFFFFF"/>
          <w:lang w:val="en-US"/>
        </w:rPr>
        <w:t>:</w:t>
      </w:r>
    </w:p>
    <w:p w14:paraId="7E683C8C" w14:textId="77777777" w:rsidR="00BF358F" w:rsidRPr="00BA7958" w:rsidRDefault="00BF358F" w:rsidP="00BF358F">
      <w:pPr>
        <w:rPr>
          <w:rFonts w:ascii="Helvetica" w:hAnsi="Helvetica"/>
          <w:color w:val="000000"/>
          <w:sz w:val="20"/>
          <w:szCs w:val="20"/>
          <w:shd w:val="clear" w:color="auto" w:fill="FFFFFF"/>
          <w:lang w:val="en-US"/>
          <w:rPrChange w:id="414" w:author="ivan4995@gmail.com" w:date="2026-05-05T17:08:00Z">
            <w:rPr>
              <w:rFonts w:ascii="Helvetica" w:hAnsi="Helvetica"/>
              <w:color w:val="000000"/>
              <w:sz w:val="22"/>
              <w:szCs w:val="22"/>
              <w:shd w:val="clear" w:color="auto" w:fill="FFFFFF"/>
              <w:lang w:val="en-US"/>
            </w:rPr>
          </w:rPrChange>
        </w:rPr>
      </w:pPr>
    </w:p>
    <w:p w14:paraId="1285C9BA" w14:textId="2CA5EB3D" w:rsidR="00870DC5" w:rsidRPr="00BA7958" w:rsidDel="00BA7958" w:rsidRDefault="00BA7958" w:rsidP="00E369EA">
      <w:pPr>
        <w:jc w:val="both"/>
        <w:rPr>
          <w:del w:id="415" w:author="ivan4995@gmail.com" w:date="2026-05-05T17:08:00Z"/>
          <w:rFonts w:ascii="Times New Roman" w:hAnsi="Times New Roman" w:cs="Times New Roman"/>
          <w:color w:val="000000"/>
          <w:sz w:val="20"/>
          <w:szCs w:val="20"/>
          <w:shd w:val="clear" w:color="auto" w:fill="FFFFFF"/>
          <w:lang w:val="en"/>
        </w:rPr>
      </w:pPr>
      <w:ins w:id="416" w:author="ivan4995@gmail.com" w:date="2026-05-05T17:08:00Z">
        <w:r w:rsidRPr="00BA7958">
          <w:rPr>
            <w:rFonts w:ascii="Times New Roman" w:eastAsia="Times New Roman" w:hAnsi="Times New Roman" w:cs="Times New Roman"/>
            <w:sz w:val="20"/>
            <w:szCs w:val="20"/>
            <w:rPrChange w:id="417" w:author="ivan4995@gmail.com" w:date="2026-05-05T17:08:00Z">
              <w:rPr>
                <w:rFonts w:ascii="Times New Roman" w:eastAsia="Times New Roman" w:hAnsi="Times New Roman" w:cs="Times New Roman"/>
              </w:rPr>
            </w:rPrChange>
          </w:rPr>
          <w:t xml:space="preserve">About a century ago, it was realized that the evolution of a population is strongly affected by the fact that the fates of alleles at different loci are linked unless separated by recombination </w:t>
        </w:r>
        <w:r w:rsidRPr="00BA7958">
          <w:rPr>
            <w:rFonts w:ascii="Times New Roman" w:eastAsia="Times New Roman" w:hAnsi="Times New Roman" w:cs="Times New Roman"/>
            <w:sz w:val="20"/>
            <w:szCs w:val="20"/>
            <w:rPrChange w:id="418" w:author="ivan4995@gmail.com" w:date="2026-05-05T17:08:00Z">
              <w:rPr>
                <w:rFonts w:ascii="Times New Roman" w:eastAsia="Times New Roman" w:hAnsi="Times New Roman" w:cs="Times New Roman"/>
              </w:rPr>
            </w:rPrChange>
          </w:rPr>
          <w:fldChar w:fldCharType="begin"/>
        </w:r>
        <w:r w:rsidRPr="00BA7958">
          <w:rPr>
            <w:rFonts w:ascii="Times New Roman" w:eastAsia="Times New Roman" w:hAnsi="Times New Roman" w:cs="Times New Roman"/>
            <w:sz w:val="20"/>
            <w:szCs w:val="20"/>
            <w:rPrChange w:id="419" w:author="ivan4995@gmail.com" w:date="2026-05-05T17:08:00Z">
              <w:rPr>
                <w:rFonts w:ascii="Times New Roman" w:eastAsia="Times New Roman" w:hAnsi="Times New Roman" w:cs="Times New Roman"/>
              </w:rPr>
            </w:rPrChange>
          </w:rPr>
          <w:instrText xml:space="preserve"> ADDIN EN.CITE &lt;EndNote&gt;&lt;Cite&gt;&lt;Author&gt;Fisher&lt;/Author&gt;&lt;Year&gt;1930&lt;/Year&gt;&lt;RecNum&gt;225&lt;/RecNum&gt;&lt;DisplayText&gt;[33]&lt;/DisplayText&gt;&lt;record&gt;&lt;rec-number&gt;225&lt;/rec-number&gt;&lt;foreign-keys&gt;&lt;key app="EN" db-id="z5v2e0v5r25tt5e00v35f59hst2ra25srwwd" timestamp="1765292289"&gt;225&lt;/key&gt;&lt;/foreign-keys&gt;&lt;ref-type name="Book"&gt;6&lt;/ref-type&gt;&lt;contributors&gt;&lt;authors&gt;&lt;author&gt;Fisher, R.A.&lt;/author&gt;&lt;/authors&gt;&lt;/contributors&gt;&lt;titles&gt;&lt;title&gt;The genetical theory of natural  selection&lt;/title&gt;&lt;/titles&gt;&lt;dates&gt;&lt;year&gt;1930&lt;/year&gt;&lt;/dates&gt;&lt;pub-location&gt;Oxford, United Kingdom&lt;/pub-location&gt;&lt;publisher&gt;Clarendon Press, 1958&lt;/publisher&gt;&lt;urls&gt;&lt;/urls&gt;&lt;/record&gt;&lt;/Cite&gt;&lt;/EndNote&gt;</w:instrText>
        </w:r>
        <w:r w:rsidRPr="00BA7958">
          <w:rPr>
            <w:rFonts w:ascii="Times New Roman" w:eastAsia="Times New Roman" w:hAnsi="Times New Roman" w:cs="Times New Roman"/>
            <w:sz w:val="20"/>
            <w:szCs w:val="20"/>
            <w:rPrChange w:id="420" w:author="ivan4995@gmail.com" w:date="2026-05-05T17:08:00Z">
              <w:rPr>
                <w:rFonts w:ascii="Times New Roman" w:eastAsia="Times New Roman" w:hAnsi="Times New Roman" w:cs="Times New Roman"/>
              </w:rPr>
            </w:rPrChange>
          </w:rPr>
          <w:fldChar w:fldCharType="separate"/>
        </w:r>
        <w:r w:rsidRPr="00BA7958">
          <w:rPr>
            <w:rFonts w:ascii="Times New Roman" w:eastAsia="Times New Roman" w:hAnsi="Times New Roman" w:cs="Times New Roman"/>
            <w:noProof/>
            <w:sz w:val="20"/>
            <w:szCs w:val="20"/>
            <w:rPrChange w:id="421" w:author="ivan4995@gmail.com" w:date="2026-05-05T17:08:00Z">
              <w:rPr>
                <w:rFonts w:ascii="Times New Roman" w:eastAsia="Times New Roman" w:hAnsi="Times New Roman" w:cs="Times New Roman"/>
                <w:noProof/>
              </w:rPr>
            </w:rPrChange>
          </w:rPr>
          <w:t>[33]</w:t>
        </w:r>
        <w:r w:rsidRPr="00BA7958">
          <w:rPr>
            <w:rFonts w:ascii="Times New Roman" w:eastAsia="Times New Roman" w:hAnsi="Times New Roman" w:cs="Times New Roman"/>
            <w:sz w:val="20"/>
            <w:szCs w:val="20"/>
            <w:rPrChange w:id="422" w:author="ivan4995@gmail.com" w:date="2026-05-05T17:08:00Z">
              <w:rPr>
                <w:rFonts w:ascii="Times New Roman" w:eastAsia="Times New Roman" w:hAnsi="Times New Roman" w:cs="Times New Roman"/>
              </w:rPr>
            </w:rPrChange>
          </w:rPr>
          <w:fldChar w:fldCharType="end"/>
        </w:r>
        <w:r w:rsidRPr="00BA7958">
          <w:rPr>
            <w:rFonts w:ascii="Times New Roman" w:eastAsia="Times New Roman" w:hAnsi="Times New Roman" w:cs="Times New Roman"/>
            <w:sz w:val="20"/>
            <w:szCs w:val="20"/>
            <w:rPrChange w:id="423" w:author="ivan4995@gmail.com" w:date="2026-05-05T17:08:00Z">
              <w:rPr>
                <w:rFonts w:ascii="Times New Roman" w:eastAsia="Times New Roman" w:hAnsi="Times New Roman" w:cs="Times New Roman"/>
              </w:rPr>
            </w:rPrChange>
          </w:rPr>
          <w:t>.</w:t>
        </w:r>
        <w:r w:rsidRPr="00BA7958">
          <w:rPr>
            <w:rFonts w:ascii="Times New Roman" w:eastAsia="Times New Roman" w:hAnsi="Times New Roman" w:cs="Times New Roman"/>
            <w:sz w:val="20"/>
            <w:szCs w:val="20"/>
            <w:lang w:val="en-US"/>
            <w:rPrChange w:id="424" w:author="ivan4995@gmail.com" w:date="2026-05-05T17:08:00Z">
              <w:rPr>
                <w:rFonts w:ascii="Times New Roman" w:eastAsia="Times New Roman" w:hAnsi="Times New Roman" w:cs="Times New Roman"/>
                <w:lang w:val="en-US"/>
              </w:rPr>
            </w:rPrChange>
          </w:rPr>
          <w:t xml:space="preserve"> Empirically, </w:t>
        </w:r>
        <w:r w:rsidRPr="00BA7958">
          <w:rPr>
            <w:rFonts w:ascii="Times New Roman" w:eastAsia="Times New Roman" w:hAnsi="Times New Roman" w:cs="Times New Roman"/>
            <w:sz w:val="20"/>
            <w:szCs w:val="20"/>
            <w:rPrChange w:id="425" w:author="ivan4995@gmail.com" w:date="2026-05-05T17:08:00Z">
              <w:rPr>
                <w:rFonts w:ascii="Times New Roman" w:eastAsia="Times New Roman" w:hAnsi="Times New Roman" w:cs="Times New Roman"/>
              </w:rPr>
            </w:rPrChange>
          </w:rPr>
          <w:t xml:space="preserve">the effect of strong linkage between genomic sites has been discovered by Thomas Hunt Morgan who used the inter-dependent segregation of alleles in fruit flies to understand the role of chromosomes and sex in inheritance. </w:t>
        </w:r>
        <w:r w:rsidRPr="00BA7958">
          <w:rPr>
            <w:rFonts w:ascii="Times New Roman" w:eastAsia="Times New Roman" w:hAnsi="Times New Roman" w:cs="Times New Roman"/>
            <w:sz w:val="20"/>
            <w:szCs w:val="20"/>
            <w:lang w:val="en-US"/>
            <w:rPrChange w:id="426" w:author="ivan4995@gmail.com" w:date="2026-05-05T17:08:00Z">
              <w:rPr>
                <w:rFonts w:ascii="Times New Roman" w:eastAsia="Times New Roman" w:hAnsi="Times New Roman" w:cs="Times New Roman"/>
                <w:lang w:val="en-US"/>
              </w:rPr>
            </w:rPrChange>
          </w:rPr>
          <w:t xml:space="preserve">Since then, a large body of experiment and modeling demonstrated that linkage changes evolutionary properties drastically. In the absence of recombination, common phylogeny makes all sequences very similar to their MRCA </w:t>
        </w:r>
        <w:r w:rsidRPr="00BA7958">
          <w:rPr>
            <w:rFonts w:ascii="Times New Roman" w:eastAsia="Times New Roman" w:hAnsi="Times New Roman" w:cs="Times New Roman"/>
            <w:sz w:val="20"/>
            <w:szCs w:val="20"/>
            <w:lang w:val="en-US"/>
            <w:rPrChange w:id="427" w:author="ivan4995@gmail.com" w:date="2026-05-05T17:08:00Z">
              <w:rPr>
                <w:rFonts w:ascii="Times New Roman" w:eastAsia="Times New Roman" w:hAnsi="Times New Roman" w:cs="Times New Roman"/>
                <w:lang w:val="en-US"/>
              </w:rPr>
            </w:rPrChange>
          </w:rPr>
          <w:fldChar w:fldCharType="begin"/>
        </w:r>
        <w:r w:rsidRPr="00BA7958">
          <w:rPr>
            <w:rFonts w:ascii="Times New Roman" w:eastAsia="Times New Roman" w:hAnsi="Times New Roman" w:cs="Times New Roman"/>
            <w:sz w:val="20"/>
            <w:szCs w:val="20"/>
            <w:lang w:val="en-US"/>
            <w:rPrChange w:id="428" w:author="ivan4995@gmail.com" w:date="2026-05-05T17:08:00Z">
              <w:rPr>
                <w:rFonts w:ascii="Times New Roman" w:eastAsia="Times New Roman" w:hAnsi="Times New Roman" w:cs="Times New Roman"/>
                <w:lang w:val="en-US"/>
              </w:rPr>
            </w:rPrChange>
          </w:rPr>
          <w:instrText xml:space="preserve"> ADDIN EN.CITE &lt;EndNote&gt;&lt;Cite&gt;&lt;Author&gt;Pedruzzi&lt;/Author&gt;&lt;Year&gt;2019&lt;/Year&gt;&lt;RecNum&gt;1252&lt;/RecNum&gt;&lt;DisplayText&gt;[34]&lt;/DisplayText&gt;&lt;record&gt;&lt;rec-number&gt;1252&lt;/rec-number&gt;&lt;foreign-keys&gt;&lt;key app="EN" db-id="z5v2e0v5r25tt5e00v35f59hst2ra25srwwd" timestamp="1765292521"&gt;1252&lt;/key&gt;&lt;/foreign-keys&gt;&lt;ref-type name="Journal Article"&gt;17&lt;/ref-type&gt;&lt;contributors&gt;&lt;authors&gt;&lt;author&gt;Pedruzzi, G.&lt;/author&gt;&lt;author&gt;Rouzine, I. M.&lt;/author&gt;&lt;/authors&gt;&lt;/contributors&gt;&lt;auth-address&gt;Sorbonne Universite, Institute de Biologie Paris-Seine, Laboratoire de Biologie Computationelle et Quantitative, LCQB, Paris, France.&lt;/auth-address&gt;&lt;titles&gt;&lt;title&gt;Epistasis detectably alters correlations between genomic sites in a narrow parameter window&lt;/title&gt;&lt;secondary-title&gt;PLoS One&lt;/secondary-title&gt;&lt;/titles&gt;&lt;periodical&gt;&lt;full-title&gt;PLoS One&lt;/full-title&gt;&lt;/periodical&gt;&lt;pages&gt;e0214036&lt;/pages&gt;&lt;volume&gt;14&lt;/volume&gt;&lt;number&gt;5&lt;/number&gt;&lt;edition&gt;2019/06/01&lt;/edition&gt;&lt;keywords&gt;&lt;keyword&gt;Computer Simulation&lt;/keyword&gt;&lt;keyword&gt;*Epistasis, Genetic&lt;/keyword&gt;&lt;keyword&gt;Evolution, Molecular&lt;/keyword&gt;&lt;keyword&gt;*Genetic Linkage&lt;/keyword&gt;&lt;keyword&gt;Genetics, Population&lt;/keyword&gt;&lt;keyword&gt;Haplotypes&lt;/keyword&gt;&lt;keyword&gt;Linkage Disequilibrium&lt;/keyword&gt;&lt;keyword&gt;*Models, Genetic&lt;/keyword&gt;&lt;keyword&gt;Monte Carlo Method&lt;/keyword&gt;&lt;keyword&gt;Recombination, Genetic&lt;/keyword&gt;&lt;/keywords&gt;&lt;dates&gt;&lt;year&gt;2019&lt;/year&gt;&lt;/dates&gt;&lt;isbn&gt;1932-6203 (Electronic)&amp;#xD;1932-6203 (Linking)&lt;/isbn&gt;&lt;accession-num&gt;31150393&lt;/accession-num&gt;&lt;urls&gt;&lt;related-urls&gt;&lt;url&gt;https://www.ncbi.nlm.nih.gov/pubmed/31150393&lt;/url&gt;&lt;/related-urls&gt;&lt;/urls&gt;&lt;custom2&gt;PMC6544209&lt;/custom2&gt;&lt;electronic-resource-num&gt;10.1371/journal.pone.0214036&lt;/electronic-resource-num&gt;&lt;/record&gt;&lt;/Cite&gt;&lt;/EndNote&gt;</w:instrText>
        </w:r>
        <w:r w:rsidRPr="00BA7958">
          <w:rPr>
            <w:rFonts w:ascii="Times New Roman" w:eastAsia="Times New Roman" w:hAnsi="Times New Roman" w:cs="Times New Roman"/>
            <w:sz w:val="20"/>
            <w:szCs w:val="20"/>
            <w:lang w:val="en-US"/>
            <w:rPrChange w:id="429" w:author="ivan4995@gmail.com" w:date="2026-05-05T17:08:00Z">
              <w:rPr>
                <w:rFonts w:ascii="Times New Roman" w:eastAsia="Times New Roman" w:hAnsi="Times New Roman" w:cs="Times New Roman"/>
                <w:lang w:val="en-US"/>
              </w:rPr>
            </w:rPrChange>
          </w:rPr>
          <w:fldChar w:fldCharType="separate"/>
        </w:r>
        <w:r w:rsidRPr="00BA7958">
          <w:rPr>
            <w:rFonts w:ascii="Times New Roman" w:eastAsia="Times New Roman" w:hAnsi="Times New Roman" w:cs="Times New Roman"/>
            <w:noProof/>
            <w:sz w:val="20"/>
            <w:szCs w:val="20"/>
            <w:lang w:val="en-US"/>
            <w:rPrChange w:id="430" w:author="ivan4995@gmail.com" w:date="2026-05-05T17:08:00Z">
              <w:rPr>
                <w:rFonts w:ascii="Times New Roman" w:eastAsia="Times New Roman" w:hAnsi="Times New Roman" w:cs="Times New Roman"/>
                <w:noProof/>
                <w:lang w:val="en-US"/>
              </w:rPr>
            </w:rPrChange>
          </w:rPr>
          <w:t>[34]</w:t>
        </w:r>
        <w:r w:rsidRPr="00BA7958">
          <w:rPr>
            <w:rFonts w:ascii="Times New Roman" w:eastAsia="Times New Roman" w:hAnsi="Times New Roman" w:cs="Times New Roman"/>
            <w:sz w:val="20"/>
            <w:szCs w:val="20"/>
            <w:lang w:val="en-US"/>
            <w:rPrChange w:id="431" w:author="ivan4995@gmail.com" w:date="2026-05-05T17:08:00Z">
              <w:rPr>
                <w:rFonts w:ascii="Times New Roman" w:eastAsia="Times New Roman" w:hAnsi="Times New Roman" w:cs="Times New Roman"/>
                <w:lang w:val="en-US"/>
              </w:rPr>
            </w:rPrChange>
          </w:rPr>
          <w:fldChar w:fldCharType="end"/>
        </w:r>
        <w:r w:rsidRPr="00BA7958">
          <w:rPr>
            <w:rFonts w:ascii="Times New Roman" w:eastAsia="Times New Roman" w:hAnsi="Times New Roman" w:cs="Times New Roman"/>
            <w:sz w:val="20"/>
            <w:szCs w:val="20"/>
            <w:lang w:val="en-US"/>
            <w:rPrChange w:id="432" w:author="ivan4995@gmail.com" w:date="2026-05-05T17:08:00Z">
              <w:rPr>
                <w:rFonts w:ascii="Times New Roman" w:eastAsia="Times New Roman" w:hAnsi="Times New Roman" w:cs="Times New Roman"/>
                <w:lang w:val="en-US"/>
              </w:rPr>
            </w:rPrChange>
          </w:rPr>
          <w:t xml:space="preserve">. Moreover, even very frequent recombination does not break up linkage effects in a sufficiently long genome </w:t>
        </w:r>
        <w:r w:rsidRPr="00BA7958">
          <w:rPr>
            <w:rFonts w:ascii="Times New Roman" w:eastAsia="Times New Roman" w:hAnsi="Times New Roman" w:cs="Times New Roman"/>
            <w:sz w:val="20"/>
            <w:szCs w:val="20"/>
            <w:lang w:val="en-US"/>
            <w:rPrChange w:id="433" w:author="ivan4995@gmail.com" w:date="2026-05-05T17:08:00Z">
              <w:rPr>
                <w:rFonts w:ascii="Times New Roman" w:eastAsia="Times New Roman" w:hAnsi="Times New Roman" w:cs="Times New Roman"/>
                <w:lang w:val="en-US"/>
              </w:rPr>
            </w:rPrChange>
          </w:rPr>
          <w:fldChar w:fldCharType="begin"/>
        </w:r>
        <w:r w:rsidRPr="00BA7958">
          <w:rPr>
            <w:rFonts w:ascii="Times New Roman" w:eastAsia="Times New Roman" w:hAnsi="Times New Roman" w:cs="Times New Roman"/>
            <w:sz w:val="20"/>
            <w:szCs w:val="20"/>
            <w:lang w:val="en-US"/>
            <w:rPrChange w:id="434" w:author="ivan4995@gmail.com" w:date="2026-05-05T17:08:00Z">
              <w:rPr>
                <w:rFonts w:ascii="Times New Roman" w:eastAsia="Times New Roman" w:hAnsi="Times New Roman" w:cs="Times New Roman"/>
                <w:lang w:val="en-US"/>
              </w:rPr>
            </w:rPrChange>
          </w:rPr>
          <w:instrText xml:space="preserve"> ADDIN EN.CITE &lt;EndNote&gt;&lt;Cite&gt;&lt;Author&gt;Rouzine&lt;/Author&gt;&lt;Year&gt;2023&lt;/Year&gt;&lt;RecNum&gt;32&lt;/RecNum&gt;&lt;DisplayText&gt;[35]&lt;/DisplayText&gt;&lt;record&gt;&lt;rec-number&gt;32&lt;/rec-number&gt;&lt;foreign-keys&gt;&lt;key app="EN" db-id="z5v2e0v5r25tt5e00v35f59hst2ra25srwwd" timestamp="1765292078"&gt;32&lt;/key&gt;&lt;/foreign-keys&gt;&lt;ref-type name="Journal Article"&gt;17&lt;/ref-type&gt;&lt;contributors&gt;&lt;authors&gt;&lt;author&gt;Rouzine, I. M.&lt;/author&gt;&lt;/authors&gt;&lt;/contributors&gt;&lt;auth-address&gt;Sechenov Institute of Evolutionary Physiology and Biochemistry, Russian Academy of Sciences, Saint-Petersburg, Russia, 194223. igor.rouzine@iephb.ru.&lt;/auth-address&gt;&lt;titles&gt;&lt;title&gt;Long-range linkage effects in adapting sexual populations&lt;/title&gt;&lt;secondary-title&gt;Sci Rep&lt;/secondary-title&gt;&lt;/titles&gt;&lt;pages&gt;12492&lt;/pages&gt;&lt;volume&gt;13&lt;/volume&gt;&lt;number&gt;1&lt;/number&gt;&lt;edition&gt;20230801&lt;/edition&gt;&lt;keywords&gt;&lt;keyword&gt;Humans&lt;/keyword&gt;&lt;keyword&gt;*covid-19&lt;/keyword&gt;&lt;keyword&gt;SARS-CoV-2&lt;/keyword&gt;&lt;keyword&gt;Genome&lt;/keyword&gt;&lt;keyword&gt;Computer Simulation&lt;/keyword&gt;&lt;keyword&gt;Mutation&lt;/keyword&gt;&lt;/keywords&gt;&lt;dates&gt;&lt;year&gt;2023&lt;/year&gt;&lt;pub-dates&gt;&lt;date&gt;Aug 1&lt;/date&gt;&lt;/pub-dates&gt;&lt;/dates&gt;&lt;isbn&gt;2045-2322 (Electronic)&amp;#xD;2045-2322 (Linking)&lt;/isbn&gt;&lt;accession-num&gt;37528175&lt;/accession-num&gt;&lt;urls&gt;&lt;related-urls&gt;&lt;url&gt;https://www.ncbi.nlm.nih.gov/pubmed/37528175&lt;/url&gt;&lt;/related-urls&gt;&lt;/urls&gt;&lt;custom1&gt;The author declares no competing interests.&lt;/custom1&gt;&lt;custom2&gt;PMC10393966&lt;/custom2&gt;&lt;electronic-resource-num&gt;10.1038/s41598-023-39392-z&lt;/electronic-resource-num&gt;&lt;remote-database-name&gt;Medline&lt;/remote-database-name&gt;&lt;remote-database-provider&gt;NLM&lt;/remote-database-provider&gt;&lt;/record&gt;&lt;/Cite&gt;&lt;/EndNote&gt;</w:instrText>
        </w:r>
        <w:r w:rsidRPr="00BA7958">
          <w:rPr>
            <w:rFonts w:ascii="Times New Roman" w:eastAsia="Times New Roman" w:hAnsi="Times New Roman" w:cs="Times New Roman"/>
            <w:sz w:val="20"/>
            <w:szCs w:val="20"/>
            <w:lang w:val="en-US"/>
            <w:rPrChange w:id="435" w:author="ivan4995@gmail.com" w:date="2026-05-05T17:08:00Z">
              <w:rPr>
                <w:rFonts w:ascii="Times New Roman" w:eastAsia="Times New Roman" w:hAnsi="Times New Roman" w:cs="Times New Roman"/>
                <w:lang w:val="en-US"/>
              </w:rPr>
            </w:rPrChange>
          </w:rPr>
          <w:fldChar w:fldCharType="separate"/>
        </w:r>
        <w:r w:rsidRPr="00BA7958">
          <w:rPr>
            <w:rFonts w:ascii="Times New Roman" w:eastAsia="Times New Roman" w:hAnsi="Times New Roman" w:cs="Times New Roman"/>
            <w:noProof/>
            <w:sz w:val="20"/>
            <w:szCs w:val="20"/>
            <w:lang w:val="en-US"/>
            <w:rPrChange w:id="436" w:author="ivan4995@gmail.com" w:date="2026-05-05T17:08:00Z">
              <w:rPr>
                <w:rFonts w:ascii="Times New Roman" w:eastAsia="Times New Roman" w:hAnsi="Times New Roman" w:cs="Times New Roman"/>
                <w:noProof/>
                <w:lang w:val="en-US"/>
              </w:rPr>
            </w:rPrChange>
          </w:rPr>
          <w:t>[35]</w:t>
        </w:r>
        <w:r w:rsidRPr="00BA7958">
          <w:rPr>
            <w:rFonts w:ascii="Times New Roman" w:eastAsia="Times New Roman" w:hAnsi="Times New Roman" w:cs="Times New Roman"/>
            <w:sz w:val="20"/>
            <w:szCs w:val="20"/>
            <w:lang w:val="en-US"/>
            <w:rPrChange w:id="437" w:author="ivan4995@gmail.com" w:date="2026-05-05T17:08:00Z">
              <w:rPr>
                <w:rFonts w:ascii="Times New Roman" w:eastAsia="Times New Roman" w:hAnsi="Times New Roman" w:cs="Times New Roman"/>
                <w:lang w:val="en-US"/>
              </w:rPr>
            </w:rPrChange>
          </w:rPr>
          <w:fldChar w:fldCharType="end"/>
        </w:r>
        <w:r w:rsidRPr="00BA7958">
          <w:rPr>
            <w:rFonts w:ascii="Times New Roman" w:eastAsia="Times New Roman" w:hAnsi="Times New Roman" w:cs="Times New Roman"/>
            <w:sz w:val="20"/>
            <w:szCs w:val="20"/>
            <w:lang w:val="en-US"/>
            <w:rPrChange w:id="438" w:author="ivan4995@gmail.com" w:date="2026-05-05T17:08:00Z">
              <w:rPr>
                <w:rFonts w:ascii="Times New Roman" w:eastAsia="Times New Roman" w:hAnsi="Times New Roman" w:cs="Times New Roman"/>
                <w:lang w:val="en-US"/>
              </w:rPr>
            </w:rPrChange>
          </w:rPr>
          <w:t>.</w:t>
        </w:r>
      </w:ins>
      <w:del w:id="439" w:author="ivan4995@gmail.com" w:date="2026-05-05T17:08:00Z">
        <w:r w:rsidR="00E369EA" w:rsidRPr="00BA7958" w:rsidDel="00BA7958">
          <w:rPr>
            <w:rFonts w:ascii="Times New Roman" w:hAnsi="Times New Roman" w:cs="Times New Roman"/>
            <w:color w:val="000000"/>
            <w:sz w:val="20"/>
            <w:szCs w:val="20"/>
            <w:shd w:val="clear" w:color="auto" w:fill="FFFFFF"/>
            <w:lang w:val="en"/>
          </w:rPr>
          <w:delText>About a century ago, it was realized that the evolution of a population is strongly affected by the fact that the fates of alleles at different loci are linked unless separated by recombination, both experimentally and theoretically (37).</w:delText>
        </w:r>
        <w:r w:rsidR="00E369EA" w:rsidRPr="00BA7958" w:rsidDel="00BA7958">
          <w:rPr>
            <w:rFonts w:ascii="Times New Roman" w:hAnsi="Times New Roman" w:cs="Times New Roman"/>
            <w:color w:val="000000"/>
            <w:sz w:val="20"/>
            <w:szCs w:val="20"/>
            <w:shd w:val="clear" w:color="auto" w:fill="FFFFFF"/>
            <w:lang w:val="en-US"/>
          </w:rPr>
          <w:delText xml:space="preserve"> Empirically, </w:delText>
        </w:r>
        <w:r w:rsidR="00E369EA" w:rsidRPr="00BA7958" w:rsidDel="00BA7958">
          <w:rPr>
            <w:rFonts w:ascii="Times New Roman" w:hAnsi="Times New Roman" w:cs="Times New Roman"/>
            <w:color w:val="000000"/>
            <w:sz w:val="20"/>
            <w:szCs w:val="20"/>
            <w:shd w:val="clear" w:color="auto" w:fill="FFFFFF"/>
            <w:lang w:val="en"/>
          </w:rPr>
          <w:delText>t</w:delText>
        </w:r>
        <w:r w:rsidR="00E369EA" w:rsidRPr="00BA7958" w:rsidDel="00BA7958">
          <w:rPr>
            <w:rFonts w:ascii="Times New Roman" w:hAnsi="Times New Roman" w:cs="Times New Roman"/>
            <w:color w:val="000000"/>
            <w:sz w:val="20"/>
            <w:szCs w:val="20"/>
            <w:shd w:val="clear" w:color="auto" w:fill="FFFFFF"/>
          </w:rPr>
          <w:delText xml:space="preserve">he effect of strong linkage between genomic sites has been discovered by Thomas Hunt Morgan who used the inter-dependent segregation of alleles in fruit flies to understand the role of chromosomes and sex. </w:delText>
        </w:r>
        <w:r w:rsidR="00E369EA" w:rsidRPr="00BA7958" w:rsidDel="00BA7958">
          <w:rPr>
            <w:rFonts w:ascii="Times New Roman" w:hAnsi="Times New Roman" w:cs="Times New Roman"/>
            <w:color w:val="000000"/>
            <w:sz w:val="20"/>
            <w:szCs w:val="20"/>
            <w:shd w:val="clear" w:color="auto" w:fill="FFFFFF"/>
            <w:lang w:val="en-US"/>
          </w:rPr>
          <w:delText xml:space="preserve">Since then, a large body of experiment and modeling demonstrated that linkage changes evolutionary properties drastically. In the absence of recombination, common phylogeny makes all sequences very similar to their MRCA {Pedruzzi, 2019 #202}. Moreover, even very frequent recombination does not break up linkage effects in a sufficiently long genome {Rouzine, 2023 #32}. </w:delText>
        </w:r>
        <w:r w:rsidR="00E369EA" w:rsidRPr="00BA7958" w:rsidDel="00BA7958">
          <w:rPr>
            <w:rFonts w:ascii="Times New Roman" w:hAnsi="Times New Roman" w:cs="Times New Roman"/>
            <w:color w:val="000000"/>
            <w:sz w:val="20"/>
            <w:szCs w:val="20"/>
            <w:shd w:val="clear" w:color="auto" w:fill="FFFFFF"/>
            <w:lang w:val="en"/>
          </w:rPr>
          <w:delText xml:space="preserve">A popular method is based on approximation of </w:delText>
        </w:r>
        <w:r w:rsidR="00E369EA" w:rsidRPr="00BA7958" w:rsidDel="00BA7958">
          <w:rPr>
            <w:rFonts w:ascii="Times New Roman" w:hAnsi="Times New Roman" w:cs="Times New Roman"/>
            <w:color w:val="000000"/>
            <w:sz w:val="20"/>
            <w:szCs w:val="20"/>
            <w:shd w:val="clear" w:color="auto" w:fill="FFFFFF"/>
            <w:lang w:val="en-US"/>
          </w:rPr>
          <w:delText>“quasi-linkage equilibrium”, which assumes that recombination is rapid compared to allele frequency changes, and that population is large, so that recombination and the natural selection with epistasis are the dominant evolutionary factors, while the effects of genetic linkage are relatively small</w:delText>
        </w:r>
        <w:r w:rsidR="00E369EA" w:rsidRPr="00BA7958" w:rsidDel="00BA7958">
          <w:rPr>
            <w:rFonts w:ascii="Times New Roman" w:hAnsi="Times New Roman" w:cs="Times New Roman"/>
            <w:color w:val="000000"/>
            <w:sz w:val="20"/>
            <w:szCs w:val="20"/>
            <w:shd w:val="clear" w:color="auto" w:fill="FFFFFF"/>
            <w:lang w:val="en"/>
          </w:rPr>
          <w:delText xml:space="preserve">  (30-33).</w:delText>
        </w:r>
      </w:del>
    </w:p>
    <w:p w14:paraId="2A736E48" w14:textId="77777777" w:rsidR="00E369EA" w:rsidRDefault="00E369EA" w:rsidP="00620991">
      <w:pPr>
        <w:rPr>
          <w:rFonts w:ascii="Helvetica" w:hAnsi="Helvetica"/>
          <w:color w:val="000000"/>
          <w:sz w:val="22"/>
          <w:szCs w:val="22"/>
          <w:shd w:val="clear" w:color="auto" w:fill="FFFFFF"/>
          <w:lang w:val="en-US"/>
        </w:rPr>
      </w:pPr>
    </w:p>
    <w:p w14:paraId="5D5A599C" w14:textId="77777777" w:rsidR="00832391" w:rsidRDefault="00832391" w:rsidP="00620991">
      <w:pPr>
        <w:rPr>
          <w:ins w:id="440" w:author="Microsoft Office User" w:date="2026-05-05T18:46:00Z" w16du:dateUtc="2026-05-05T15:46:00Z"/>
          <w:rFonts w:ascii="Helvetica" w:hAnsi="Helvetica"/>
          <w:color w:val="000000"/>
          <w:sz w:val="22"/>
          <w:szCs w:val="22"/>
          <w:shd w:val="clear" w:color="auto" w:fill="FFFFFF"/>
          <w:lang w:val="en-US"/>
        </w:rPr>
      </w:pPr>
    </w:p>
    <w:p w14:paraId="06184F8D" w14:textId="3BA6AF85" w:rsidR="00620991" w:rsidRDefault="005A4C1A" w:rsidP="00620991">
      <w:pPr>
        <w:rPr>
          <w:rFonts w:ascii="Helvetica" w:hAnsi="Helvetica"/>
          <w:color w:val="000000"/>
          <w:sz w:val="22"/>
          <w:szCs w:val="22"/>
          <w:shd w:val="clear" w:color="auto" w:fill="FFFFFF"/>
          <w:lang w:val="en-US"/>
        </w:rPr>
      </w:pPr>
      <w:r>
        <w:rPr>
          <w:rFonts w:ascii="Helvetica" w:hAnsi="Helvetica"/>
          <w:color w:val="000000"/>
          <w:sz w:val="22"/>
          <w:szCs w:val="22"/>
          <w:shd w:val="clear" w:color="auto" w:fill="FFFFFF"/>
          <w:lang w:val="en-US"/>
        </w:rPr>
        <w:t>and below</w:t>
      </w:r>
      <w:ins w:id="441" w:author="Microsoft Office User" w:date="2026-05-05T18:46:00Z" w16du:dateUtc="2026-05-05T15:46:00Z">
        <w:r w:rsidR="00832391">
          <w:rPr>
            <w:rFonts w:ascii="Helvetica" w:hAnsi="Helvetica"/>
            <w:color w:val="000000"/>
            <w:sz w:val="22"/>
            <w:szCs w:val="22"/>
            <w:shd w:val="clear" w:color="auto" w:fill="FFFFFF"/>
            <w:lang w:val="en-US"/>
          </w:rPr>
          <w:t xml:space="preserve"> (Line **)</w:t>
        </w:r>
      </w:ins>
      <w:r>
        <w:rPr>
          <w:rFonts w:ascii="Helvetica" w:hAnsi="Helvetica"/>
          <w:color w:val="000000"/>
          <w:sz w:val="22"/>
          <w:szCs w:val="22"/>
          <w:shd w:val="clear" w:color="auto" w:fill="FFFFFF"/>
          <w:lang w:val="en-US"/>
        </w:rPr>
        <w:t>:</w:t>
      </w:r>
    </w:p>
    <w:p w14:paraId="389408F9" w14:textId="77777777" w:rsidR="005A4C1A" w:rsidRPr="00C90CFE" w:rsidRDefault="005A4C1A" w:rsidP="00620991">
      <w:pPr>
        <w:rPr>
          <w:rFonts w:ascii="Helvetica" w:hAnsi="Helvetica"/>
          <w:color w:val="000000"/>
          <w:sz w:val="22"/>
          <w:szCs w:val="22"/>
          <w:shd w:val="clear" w:color="auto" w:fill="FFFFFF"/>
          <w:lang w:val="en-US"/>
        </w:rPr>
      </w:pPr>
    </w:p>
    <w:p w14:paraId="156F1DDF" w14:textId="43D21E3C" w:rsidR="00235AAF" w:rsidRPr="00BA7958" w:rsidDel="00BA7958" w:rsidRDefault="00BA7958" w:rsidP="00235AAF">
      <w:pPr>
        <w:rPr>
          <w:del w:id="442" w:author="ivan4995@gmail.com" w:date="2026-05-05T17:08:00Z"/>
          <w:rFonts w:ascii="Times New Roman" w:hAnsi="Times New Roman" w:cs="Times New Roman"/>
          <w:bCs/>
          <w:color w:val="000000"/>
          <w:sz w:val="20"/>
          <w:szCs w:val="20"/>
          <w:shd w:val="clear" w:color="auto" w:fill="FFFFFF"/>
          <w:lang w:val="en-US"/>
        </w:rPr>
      </w:pPr>
      <w:ins w:id="443" w:author="ivan4995@gmail.com" w:date="2026-05-05T17:09:00Z">
        <w:r w:rsidRPr="00BA7958">
          <w:rPr>
            <w:rFonts w:ascii="Times New Roman" w:eastAsia="Times New Roman" w:hAnsi="Times New Roman" w:cs="Times New Roman"/>
            <w:sz w:val="20"/>
            <w:szCs w:val="20"/>
            <w:rPrChange w:id="444" w:author="ivan4995@gmail.com" w:date="2026-05-05T17:09:00Z">
              <w:rPr>
                <w:rFonts w:ascii="Times New Roman" w:eastAsia="Times New Roman" w:hAnsi="Times New Roman" w:cs="Times New Roman"/>
              </w:rPr>
            </w:rPrChange>
          </w:rPr>
          <w:t>In the present work, we test the fidelity of this detection technique using Monte-Carlo simulation in a broad range of parameters.  Then, we apply the method to real virus sequences from the adapting world population of SARS–CoV-2 sampled in two different ways to predict the strongest epistatic links. This</w:t>
        </w:r>
        <w:r w:rsidRPr="00BA7958">
          <w:rPr>
            <w:rFonts w:ascii="Times New Roman" w:eastAsia="Times New Roman" w:hAnsi="Times New Roman" w:cs="Times New Roman"/>
            <w:sz w:val="20"/>
            <w:szCs w:val="20"/>
            <w:lang w:val="en-US"/>
            <w:rPrChange w:id="445" w:author="ivan4995@gmail.com" w:date="2026-05-05T17:09:00Z">
              <w:rPr>
                <w:rFonts w:ascii="Times New Roman" w:eastAsia="Times New Roman" w:hAnsi="Times New Roman" w:cs="Times New Roman"/>
                <w:lang w:val="en-US"/>
              </w:rPr>
            </w:rPrChange>
          </w:rPr>
          <w:t xml:space="preserve"> approach differs from the alternative methods in the following respects. Firstly, it does not make unrealistic assumptions regarding the evolutionary factors at play. Secondly, its accuracy is validated in a broad range of model parameters on simulated sequences, using a generic model of population genetics of the Wright Fisher type. Thirdly, the application to data is focused on well-balanced sampling between sequences related to major variants. </w:t>
        </w:r>
        <w:r w:rsidRPr="00BA7958">
          <w:rPr>
            <w:rFonts w:ascii="Times New Roman" w:eastAsia="Times New Roman" w:hAnsi="Times New Roman" w:cs="Times New Roman"/>
            <w:bCs/>
            <w:sz w:val="20"/>
            <w:szCs w:val="20"/>
            <w:lang w:val="en-US"/>
            <w:rPrChange w:id="446" w:author="ivan4995@gmail.com" w:date="2026-05-05T17:09:00Z">
              <w:rPr>
                <w:rFonts w:ascii="Times New Roman" w:eastAsia="Times New Roman" w:hAnsi="Times New Roman" w:cs="Times New Roman"/>
                <w:bCs/>
                <w:lang w:val="en-US"/>
              </w:rPr>
            </w:rPrChange>
          </w:rPr>
          <w:t xml:space="preserve">The fourth feature is the use of the conditional correlator. </w:t>
        </w:r>
      </w:ins>
      <w:del w:id="447" w:author="ivan4995@gmail.com" w:date="2026-05-05T17:08:00Z">
        <w:r w:rsidR="00235AAF" w:rsidRPr="00BA7958" w:rsidDel="00BA7958">
          <w:rPr>
            <w:rFonts w:ascii="Times New Roman" w:hAnsi="Times New Roman" w:cs="Times New Roman"/>
            <w:color w:val="000000"/>
            <w:sz w:val="20"/>
            <w:szCs w:val="20"/>
            <w:shd w:val="clear" w:color="auto" w:fill="FFFFFF"/>
            <w:lang w:val="en-US"/>
          </w:rPr>
          <w:delText xml:space="preserve">Our approach offers an advance on the previous studies, as follows. Firstly, it does not make any unrealistic assumptions regarding the evolutionary factors at play. Secondly, its accuracy is validated in a broad range of model parameters, using a generic model of population genetics of the Wright Fisher type. Thirdly, the application to data is focused on well-balanced sampling between sequences related to major variants. </w:delText>
        </w:r>
        <w:r w:rsidR="00235AAF" w:rsidRPr="00BA7958" w:rsidDel="00BA7958">
          <w:rPr>
            <w:rFonts w:ascii="Times New Roman" w:hAnsi="Times New Roman" w:cs="Times New Roman"/>
            <w:bCs/>
            <w:color w:val="000000"/>
            <w:sz w:val="20"/>
            <w:szCs w:val="20"/>
            <w:shd w:val="clear" w:color="auto" w:fill="FFFFFF"/>
            <w:lang w:val="en-US"/>
          </w:rPr>
          <w:delText>The fourth innovation is the use of a conditional correlator that enhances the detection accuracy near the epistatic magnitude of full compensation. The three first  features are also compatible with other methods of detection, such as tree-based methods {Kryazhimskiy, 2011 #171;Neverov, 2015 #172}.</w:delText>
        </w:r>
      </w:del>
    </w:p>
    <w:p w14:paraId="3EAB4396" w14:textId="4CDEABBC" w:rsidR="00FC0904" w:rsidRPr="00D04799" w:rsidRDefault="00133529">
      <w:pPr>
        <w:rPr>
          <w:rFonts w:ascii="Helvetica" w:hAnsi="Helvetica"/>
          <w:b/>
          <w:color w:val="000000"/>
          <w:sz w:val="22"/>
          <w:szCs w:val="22"/>
          <w:shd w:val="clear" w:color="auto" w:fill="FFFFFF"/>
        </w:rPr>
      </w:pPr>
      <w:r w:rsidRPr="00BA7958">
        <w:rPr>
          <w:rFonts w:ascii="Helvetica" w:hAnsi="Helvetica"/>
          <w:color w:val="000000"/>
          <w:sz w:val="20"/>
          <w:szCs w:val="20"/>
        </w:rPr>
        <w:br/>
      </w:r>
      <w:r w:rsidRPr="003552A3">
        <w:rPr>
          <w:rFonts w:ascii="Helvetica" w:hAnsi="Helvetica"/>
          <w:color w:val="000000"/>
          <w:sz w:val="22"/>
          <w:szCs w:val="22"/>
        </w:rPr>
        <w:br/>
      </w:r>
      <w:r w:rsidRPr="00D04799">
        <w:rPr>
          <w:rFonts w:ascii="Helvetica" w:hAnsi="Helvetica"/>
          <w:b/>
          <w:color w:val="000000"/>
          <w:sz w:val="22"/>
          <w:szCs w:val="22"/>
          <w:shd w:val="clear" w:color="auto" w:fill="FFFFFF"/>
        </w:rPr>
        <w:t>Major comments:</w:t>
      </w:r>
      <w:r w:rsidRPr="00D04799">
        <w:rPr>
          <w:rStyle w:val="apple-converted-space"/>
          <w:rFonts w:ascii="Helvetica" w:hAnsi="Helvetica"/>
          <w:b/>
          <w:color w:val="000000"/>
          <w:sz w:val="22"/>
          <w:szCs w:val="22"/>
          <w:shd w:val="clear" w:color="auto" w:fill="FFFFFF"/>
        </w:rPr>
        <w:t> </w:t>
      </w:r>
      <w:r w:rsidRPr="00D04799">
        <w:rPr>
          <w:rFonts w:ascii="Helvetica" w:hAnsi="Helvetica"/>
          <w:b/>
          <w:color w:val="000000"/>
          <w:sz w:val="22"/>
          <w:szCs w:val="22"/>
        </w:rPr>
        <w:br/>
      </w:r>
      <w:r w:rsidRPr="00D04799">
        <w:rPr>
          <w:rFonts w:ascii="Helvetica" w:hAnsi="Helvetica"/>
          <w:b/>
          <w:color w:val="000000"/>
          <w:sz w:val="22"/>
          <w:szCs w:val="22"/>
        </w:rPr>
        <w:br/>
      </w:r>
      <w:r w:rsidRPr="00D04799">
        <w:rPr>
          <w:rFonts w:ascii="Helvetica" w:hAnsi="Helvetica"/>
          <w:b/>
          <w:color w:val="000000"/>
          <w:sz w:val="22"/>
          <w:szCs w:val="22"/>
          <w:shd w:val="clear" w:color="auto" w:fill="FFFFFF"/>
        </w:rPr>
        <w:t xml:space="preserve">1. The description of the method ("The method of detection of epistatic pairs upgraded from (39) consists of three stages, as follows. (i) Based on the binarized sequence data, a paired correlator, such as UFE (35) and Pearson coefficient, is calculated for each pair of genetically-diverse genomic sites (loci). ... Based on the comparison between these correlators, one determines whether the candidate pair is epistatic or not, as described in Methods.") is insufficient and understanding it, even in broad strokes, requires diving into previous papers of the authors. </w:t>
      </w:r>
    </w:p>
    <w:p w14:paraId="1EFE3A3D" w14:textId="1A0D03CA" w:rsidR="00D04799" w:rsidRDefault="00D04799">
      <w:pPr>
        <w:rPr>
          <w:rFonts w:ascii="Helvetica" w:hAnsi="Helvetica"/>
          <w:color w:val="000000"/>
          <w:sz w:val="22"/>
          <w:szCs w:val="22"/>
          <w:shd w:val="clear" w:color="auto" w:fill="FFFFFF"/>
        </w:rPr>
      </w:pPr>
    </w:p>
    <w:p w14:paraId="005716C2" w14:textId="1AF12D3D" w:rsidR="00D04799" w:rsidRPr="00D04799" w:rsidRDefault="00D04799">
      <w:pPr>
        <w:rPr>
          <w:rFonts w:ascii="Helvetica" w:hAnsi="Helvetica"/>
          <w:color w:val="000000"/>
          <w:sz w:val="22"/>
          <w:szCs w:val="22"/>
          <w:shd w:val="clear" w:color="auto" w:fill="FFFFFF"/>
          <w:lang w:val="en-US"/>
        </w:rPr>
      </w:pPr>
      <w:r>
        <w:rPr>
          <w:rFonts w:ascii="Helvetica" w:hAnsi="Helvetica"/>
          <w:color w:val="000000"/>
          <w:sz w:val="22"/>
          <w:szCs w:val="22"/>
          <w:shd w:val="clear" w:color="auto" w:fill="FFFFFF"/>
          <w:lang w:val="en-US"/>
        </w:rPr>
        <w:t xml:space="preserve">In the revised version, we </w:t>
      </w:r>
      <w:ins w:id="448" w:author="ivan4995@gmail.com" w:date="2026-05-05T17:11:00Z">
        <w:r w:rsidR="00BA7958">
          <w:rPr>
            <w:rFonts w:ascii="Helvetica" w:hAnsi="Helvetica"/>
            <w:color w:val="000000"/>
            <w:sz w:val="22"/>
            <w:szCs w:val="22"/>
            <w:shd w:val="clear" w:color="auto" w:fill="FFFFFF"/>
            <w:lang w:val="en-US"/>
          </w:rPr>
          <w:t>made a new description</w:t>
        </w:r>
      </w:ins>
      <w:ins w:id="449" w:author="Microsoft Office User" w:date="2026-05-05T18:52:00Z" w16du:dateUtc="2026-05-05T15:52:00Z">
        <w:r w:rsidR="00C62C19">
          <w:rPr>
            <w:rFonts w:ascii="Helvetica" w:hAnsi="Helvetica"/>
            <w:color w:val="000000"/>
            <w:sz w:val="22"/>
            <w:szCs w:val="22"/>
            <w:shd w:val="clear" w:color="auto" w:fill="FFFFFF"/>
            <w:lang w:val="en-US"/>
          </w:rPr>
          <w:t xml:space="preserve"> of the method</w:t>
        </w:r>
      </w:ins>
      <w:ins w:id="450" w:author="ivan4995@gmail.com" w:date="2026-05-05T17:11:00Z">
        <w:r w:rsidR="00BA7958">
          <w:rPr>
            <w:rFonts w:ascii="Helvetica" w:hAnsi="Helvetica"/>
            <w:color w:val="000000"/>
            <w:sz w:val="22"/>
            <w:szCs w:val="22"/>
            <w:shd w:val="clear" w:color="auto" w:fill="FFFFFF"/>
            <w:lang w:val="en-US"/>
          </w:rPr>
          <w:t xml:space="preserve"> in</w:t>
        </w:r>
      </w:ins>
      <w:del w:id="451" w:author="ivan4995@gmail.com" w:date="2026-05-05T17:11:00Z">
        <w:r w:rsidR="00E41E7B" w:rsidDel="00BA7958">
          <w:rPr>
            <w:rFonts w:ascii="Helvetica" w:hAnsi="Helvetica"/>
            <w:color w:val="000000"/>
            <w:sz w:val="22"/>
            <w:szCs w:val="22"/>
            <w:shd w:val="clear" w:color="auto" w:fill="FFFFFF"/>
            <w:lang w:val="en-US"/>
          </w:rPr>
          <w:delText>eliminated this description</w:delText>
        </w:r>
        <w:r w:rsidDel="00BA7958">
          <w:rPr>
            <w:rFonts w:ascii="Helvetica" w:hAnsi="Helvetica"/>
            <w:color w:val="000000"/>
            <w:sz w:val="22"/>
            <w:szCs w:val="22"/>
            <w:shd w:val="clear" w:color="auto" w:fill="FFFFFF"/>
            <w:lang w:val="en-US"/>
          </w:rPr>
          <w:delText xml:space="preserve"> </w:delText>
        </w:r>
        <w:r w:rsidR="00E41E7B" w:rsidDel="00BA7958">
          <w:rPr>
            <w:rFonts w:ascii="Helvetica" w:hAnsi="Helvetica"/>
            <w:color w:val="000000"/>
            <w:sz w:val="22"/>
            <w:szCs w:val="22"/>
            <w:shd w:val="clear" w:color="auto" w:fill="FFFFFF"/>
            <w:lang w:val="en-US"/>
          </w:rPr>
          <w:delText>from</w:delText>
        </w:r>
      </w:del>
      <w:r w:rsidR="00E41E7B">
        <w:rPr>
          <w:rFonts w:ascii="Helvetica" w:hAnsi="Helvetica"/>
          <w:color w:val="000000"/>
          <w:sz w:val="22"/>
          <w:szCs w:val="22"/>
          <w:shd w:val="clear" w:color="auto" w:fill="FFFFFF"/>
          <w:lang w:val="en-US"/>
        </w:rPr>
        <w:t xml:space="preserve"> </w:t>
      </w:r>
      <w:del w:id="452" w:author="Microsoft Office User" w:date="2026-05-05T18:52:00Z" w16du:dateUtc="2026-05-05T15:52:00Z">
        <w:r w:rsidR="00E41E7B" w:rsidDel="00C62C19">
          <w:rPr>
            <w:rFonts w:ascii="Helvetica" w:hAnsi="Helvetica"/>
            <w:color w:val="000000"/>
            <w:sz w:val="22"/>
            <w:szCs w:val="22"/>
            <w:shd w:val="clear" w:color="auto" w:fill="FFFFFF"/>
            <w:lang w:val="en-US"/>
          </w:rPr>
          <w:delText>Results</w:delText>
        </w:r>
        <w:r w:rsidR="00EF5695" w:rsidDel="00C62C19">
          <w:rPr>
            <w:rFonts w:ascii="Helvetica" w:hAnsi="Helvetica"/>
            <w:color w:val="000000"/>
            <w:sz w:val="22"/>
            <w:szCs w:val="22"/>
            <w:shd w:val="clear" w:color="auto" w:fill="FFFFFF"/>
            <w:lang w:val="en-US"/>
          </w:rPr>
          <w:delText xml:space="preserve"> </w:delText>
        </w:r>
        <w:r w:rsidDel="00C62C19">
          <w:rPr>
            <w:rFonts w:ascii="Helvetica" w:hAnsi="Helvetica"/>
            <w:color w:val="000000"/>
            <w:sz w:val="22"/>
            <w:szCs w:val="22"/>
            <w:shd w:val="clear" w:color="auto" w:fill="FFFFFF"/>
            <w:lang w:val="en-US"/>
          </w:rPr>
          <w:delText xml:space="preserve">and </w:delText>
        </w:r>
      </w:del>
      <w:ins w:id="453" w:author="ivan4995@gmail.com" w:date="2026-05-05T17:11:00Z">
        <w:del w:id="454" w:author="Microsoft Office User" w:date="2026-05-05T18:51:00Z" w16du:dateUtc="2026-05-05T15:51:00Z">
          <w:r w:rsidR="00BA7958" w:rsidDel="00C62C19">
            <w:rPr>
              <w:rFonts w:ascii="Helvetica" w:hAnsi="Helvetica"/>
              <w:color w:val="000000"/>
              <w:sz w:val="22"/>
              <w:szCs w:val="22"/>
              <w:shd w:val="clear" w:color="auto" w:fill="FFFFFF"/>
              <w:lang w:val="en-US"/>
            </w:rPr>
            <w:delText xml:space="preserve">now </w:delText>
          </w:r>
        </w:del>
      </w:ins>
      <w:del w:id="455" w:author="Microsoft Office User" w:date="2026-05-05T18:51:00Z" w16du:dateUtc="2026-05-05T15:51:00Z">
        <w:r w:rsidR="00B0121F" w:rsidDel="00C62C19">
          <w:rPr>
            <w:rFonts w:ascii="Helvetica" w:hAnsi="Helvetica"/>
            <w:color w:val="000000"/>
            <w:sz w:val="22"/>
            <w:szCs w:val="22"/>
            <w:shd w:val="clear" w:color="auto" w:fill="FFFFFF"/>
            <w:lang w:val="en-US"/>
          </w:rPr>
          <w:delText xml:space="preserve">refer the reader to </w:delText>
        </w:r>
      </w:del>
      <w:r w:rsidR="00B0121F">
        <w:rPr>
          <w:rFonts w:ascii="Helvetica" w:hAnsi="Helvetica"/>
          <w:color w:val="000000"/>
          <w:sz w:val="22"/>
          <w:szCs w:val="22"/>
          <w:shd w:val="clear" w:color="auto" w:fill="FFFFFF"/>
          <w:lang w:val="en-US"/>
        </w:rPr>
        <w:t>Methods</w:t>
      </w:r>
      <w:ins w:id="456" w:author="Microsoft Office User" w:date="2026-05-05T18:52:00Z" w16du:dateUtc="2026-05-05T15:52:00Z">
        <w:r w:rsidR="00C62C19">
          <w:rPr>
            <w:rFonts w:ascii="Helvetica" w:hAnsi="Helvetica"/>
            <w:color w:val="000000"/>
            <w:sz w:val="22"/>
            <w:szCs w:val="22"/>
            <w:shd w:val="clear" w:color="auto" w:fill="FFFFFF"/>
            <w:lang w:val="en-US"/>
          </w:rPr>
          <w:t xml:space="preserve"> (Line **)</w:t>
        </w:r>
      </w:ins>
      <w:del w:id="457" w:author="Microsoft Office User" w:date="2026-05-05T18:52:00Z" w16du:dateUtc="2026-05-05T15:52:00Z">
        <w:r w:rsidR="00861D04" w:rsidDel="00C62C19">
          <w:rPr>
            <w:rFonts w:ascii="Helvetica" w:hAnsi="Helvetica"/>
            <w:color w:val="000000"/>
            <w:sz w:val="22"/>
            <w:szCs w:val="22"/>
            <w:shd w:val="clear" w:color="auto" w:fill="FFFFFF"/>
            <w:lang w:val="en-US"/>
          </w:rPr>
          <w:delText>, where we explain it in self-consistent fashion:</w:delText>
        </w:r>
      </w:del>
      <w:ins w:id="458" w:author="Microsoft Office User" w:date="2026-05-05T18:52:00Z" w16du:dateUtc="2026-05-05T15:52:00Z">
        <w:r w:rsidR="00C62C19">
          <w:rPr>
            <w:rFonts w:ascii="Helvetica" w:hAnsi="Helvetica"/>
            <w:color w:val="000000"/>
            <w:sz w:val="22"/>
            <w:szCs w:val="22"/>
            <w:shd w:val="clear" w:color="auto" w:fill="FFFFFF"/>
            <w:lang w:val="en-US"/>
          </w:rPr>
          <w:t>:</w:t>
        </w:r>
      </w:ins>
    </w:p>
    <w:p w14:paraId="6A67B79B" w14:textId="27FBB643" w:rsidR="00D04799" w:rsidRDefault="00D04799">
      <w:pPr>
        <w:rPr>
          <w:rFonts w:ascii="Helvetica" w:hAnsi="Helvetica"/>
          <w:color w:val="000000"/>
          <w:sz w:val="22"/>
          <w:szCs w:val="22"/>
          <w:shd w:val="clear" w:color="auto" w:fill="FFFFFF"/>
        </w:rPr>
      </w:pPr>
    </w:p>
    <w:p w14:paraId="623EFDA1" w14:textId="77777777" w:rsidR="00BA7958" w:rsidRPr="00BA7958" w:rsidRDefault="00BA7958">
      <w:pPr>
        <w:pBdr>
          <w:top w:val="nil"/>
          <w:left w:val="nil"/>
          <w:bottom w:val="nil"/>
          <w:right w:val="nil"/>
          <w:between w:val="nil"/>
        </w:pBdr>
        <w:ind w:firstLine="708"/>
        <w:jc w:val="both"/>
        <w:rPr>
          <w:ins w:id="459" w:author="ivan4995@gmail.com" w:date="2026-05-05T17:12:00Z"/>
          <w:rFonts w:ascii="Times New Roman" w:eastAsia="Times New Roman" w:hAnsi="Times New Roman" w:cs="Times New Roman"/>
          <w:color w:val="000000"/>
          <w:sz w:val="20"/>
          <w:szCs w:val="20"/>
          <w:rPrChange w:id="460" w:author="ivan4995@gmail.com" w:date="2026-05-05T17:12:00Z">
            <w:rPr>
              <w:ins w:id="461" w:author="ivan4995@gmail.com" w:date="2026-05-05T17:12:00Z"/>
              <w:rFonts w:ascii="Times New Roman" w:eastAsia="Times New Roman" w:hAnsi="Times New Roman" w:cs="Times New Roman"/>
              <w:color w:val="000000"/>
            </w:rPr>
          </w:rPrChange>
        </w:rPr>
        <w:pPrChange w:id="462" w:author="ivan4995@gmail.com" w:date="2026-05-05T17:12:00Z">
          <w:pPr>
            <w:pBdr>
              <w:top w:val="nil"/>
              <w:left w:val="nil"/>
              <w:bottom w:val="nil"/>
              <w:right w:val="nil"/>
              <w:between w:val="nil"/>
            </w:pBdr>
            <w:spacing w:line="360" w:lineRule="auto"/>
            <w:ind w:firstLine="708"/>
            <w:jc w:val="both"/>
          </w:pPr>
        </w:pPrChange>
      </w:pPr>
      <w:ins w:id="463" w:author="ivan4995@gmail.com" w:date="2026-05-05T17:12:00Z">
        <w:r w:rsidRPr="00BA7958">
          <w:rPr>
            <w:rFonts w:ascii="Times New Roman" w:eastAsia="Times New Roman" w:hAnsi="Times New Roman" w:cs="Times New Roman"/>
            <w:b/>
            <w:color w:val="000000"/>
            <w:sz w:val="20"/>
            <w:szCs w:val="20"/>
            <w:rPrChange w:id="464" w:author="ivan4995@gmail.com" w:date="2026-05-05T17:12:00Z">
              <w:rPr>
                <w:rFonts w:ascii="Times New Roman" w:eastAsia="Times New Roman" w:hAnsi="Times New Roman" w:cs="Times New Roman"/>
                <w:b/>
                <w:color w:val="000000"/>
              </w:rPr>
            </w:rPrChange>
          </w:rPr>
          <w:t xml:space="preserve">Epistasis detection and measurement. </w:t>
        </w:r>
        <w:r w:rsidRPr="00BA7958">
          <w:rPr>
            <w:rFonts w:ascii="Times New Roman" w:eastAsia="Times New Roman" w:hAnsi="Times New Roman" w:cs="Times New Roman"/>
            <w:color w:val="000000"/>
            <w:sz w:val="20"/>
            <w:szCs w:val="20"/>
            <w:rPrChange w:id="465" w:author="ivan4995@gmail.com" w:date="2026-05-05T17:12:00Z">
              <w:rPr>
                <w:rFonts w:ascii="Times New Roman" w:eastAsia="Times New Roman" w:hAnsi="Times New Roman" w:cs="Times New Roman"/>
                <w:color w:val="000000"/>
              </w:rPr>
            </w:rPrChange>
          </w:rPr>
          <w:t xml:space="preserve">Based on matrix </w:t>
        </w:r>
      </w:ins>
      <m:oMath>
        <m:sSub>
          <m:sSubPr>
            <m:ctrlPr>
              <w:ins w:id="466" w:author="ivan4995@gmail.com" w:date="2026-05-05T17:12:00Z">
                <w:rPr>
                  <w:rFonts w:ascii="Cambria Math" w:eastAsia="Cambria Math" w:hAnsi="Cambria Math" w:cs="Times New Roman"/>
                  <w:color w:val="000000"/>
                  <w:sz w:val="20"/>
                  <w:szCs w:val="20"/>
                </w:rPr>
              </w:ins>
            </m:ctrlPr>
          </m:sSubPr>
          <m:e>
            <m:r>
              <w:ins w:id="467" w:author="ivan4995@gmail.com" w:date="2026-05-05T17:12:00Z">
                <w:rPr>
                  <w:rFonts w:ascii="Cambria Math" w:eastAsia="Cambria Math" w:hAnsi="Cambria Math" w:cs="Times New Roman"/>
                  <w:color w:val="000000"/>
                  <w:sz w:val="20"/>
                  <w:szCs w:val="20"/>
                  <w:rPrChange w:id="468" w:author="ivan4995@gmail.com" w:date="2026-05-05T17:12:00Z">
                    <w:rPr>
                      <w:rFonts w:ascii="Cambria Math" w:eastAsia="Cambria Math" w:hAnsi="Cambria Math" w:cs="Times New Roman"/>
                      <w:color w:val="000000"/>
                    </w:rPr>
                  </w:rPrChange>
                </w:rPr>
                <m:t>K</m:t>
              </w:ins>
            </m:r>
          </m:e>
          <m:sub>
            <m:r>
              <w:ins w:id="469" w:author="ivan4995@gmail.com" w:date="2026-05-05T17:12:00Z">
                <w:rPr>
                  <w:rFonts w:ascii="Cambria Math" w:eastAsia="Cambria Math" w:hAnsi="Cambria Math" w:cs="Times New Roman"/>
                  <w:color w:val="000000"/>
                  <w:sz w:val="20"/>
                  <w:szCs w:val="20"/>
                  <w:rPrChange w:id="470" w:author="ivan4995@gmail.com" w:date="2026-05-05T17:12:00Z">
                    <w:rPr>
                      <w:rFonts w:ascii="Cambria Math" w:eastAsia="Cambria Math" w:hAnsi="Cambria Math" w:cs="Times New Roman"/>
                      <w:color w:val="000000"/>
                    </w:rPr>
                  </w:rPrChange>
                </w:rPr>
                <m:t>ni</m:t>
              </w:ins>
            </m:r>
          </m:sub>
        </m:sSub>
      </m:oMath>
      <w:ins w:id="471" w:author="ivan4995@gmail.com" w:date="2026-05-05T17:12:00Z">
        <w:r w:rsidRPr="00BA7958">
          <w:rPr>
            <w:rFonts w:ascii="Times New Roman" w:eastAsia="Times New Roman" w:hAnsi="Times New Roman" w:cs="Times New Roman"/>
            <w:color w:val="000000"/>
            <w:sz w:val="20"/>
            <w:szCs w:val="20"/>
            <w:rPrChange w:id="472" w:author="ivan4995@gmail.com" w:date="2026-05-05T17:12:00Z">
              <w:rPr>
                <w:rFonts w:ascii="Times New Roman" w:eastAsia="Times New Roman" w:hAnsi="Times New Roman" w:cs="Times New Roman"/>
                <w:color w:val="000000"/>
              </w:rPr>
            </w:rPrChange>
          </w:rPr>
          <w:t xml:space="preserve"> obtained as described above, the universal footprint of epistasis</w:t>
        </w:r>
        <w:r w:rsidRPr="00BA7958">
          <w:rPr>
            <w:rFonts w:ascii="Times New Roman" w:hAnsi="Times New Roman" w:cs="Times New Roman"/>
            <w:color w:val="000000"/>
            <w:sz w:val="20"/>
            <w:szCs w:val="20"/>
            <w:rPrChange w:id="473" w:author="ivan4995@gmail.com" w:date="2026-05-05T17:12:00Z">
              <w:rPr>
                <w:color w:val="000000"/>
              </w:rPr>
            </w:rPrChange>
          </w:rPr>
          <w:t xml:space="preserve"> </w:t>
        </w:r>
        <w:r w:rsidRPr="00BA7958">
          <w:rPr>
            <w:rFonts w:ascii="Times New Roman" w:hAnsi="Times New Roman" w:cs="Times New Roman"/>
            <w:bCs/>
            <w:sz w:val="20"/>
            <w:szCs w:val="20"/>
            <w:lang w:val="en-US"/>
            <w:rPrChange w:id="474" w:author="ivan4995@gmail.com" w:date="2026-05-05T17:12:00Z">
              <w:rPr>
                <w:rFonts w:ascii="Times New Roman" w:hAnsi="Times New Roman" w:cs="Times New Roman"/>
                <w:bCs/>
                <w:lang w:val="en-US"/>
              </w:rPr>
            </w:rPrChange>
          </w:rPr>
          <w:fldChar w:fldCharType="begin"/>
        </w:r>
        <w:r w:rsidRPr="00BA7958">
          <w:rPr>
            <w:rFonts w:ascii="Times New Roman" w:hAnsi="Times New Roman" w:cs="Times New Roman"/>
            <w:bCs/>
            <w:sz w:val="20"/>
            <w:szCs w:val="20"/>
            <w:lang w:val="en-US"/>
            <w:rPrChange w:id="475" w:author="ivan4995@gmail.com" w:date="2026-05-05T17:12:00Z">
              <w:rPr>
                <w:rFonts w:ascii="Times New Roman" w:hAnsi="Times New Roman" w:cs="Times New Roman"/>
                <w:bCs/>
                <w:lang w:val="en-US"/>
              </w:rPr>
            </w:rPrChange>
          </w:rPr>
          <w:instrText xml:space="preserve"> ADDIN EN.CITE &lt;EndNote&gt;&lt;Cite&gt;&lt;Author&gt;Pedruzzi&lt;/Author&gt;&lt;Year&gt;2018&lt;/Year&gt;&lt;RecNum&gt;1251&lt;/RecNum&gt;&lt;DisplayText&gt;[36]&lt;/DisplayText&gt;&lt;record&gt;&lt;rec-number&gt;1251&lt;/rec-number&gt;&lt;foreign-keys&gt;&lt;key app="EN" db-id="z5v2e0v5r25tt5e00v35f59hst2ra25srwwd" timestamp="1765292521"&gt;1251&lt;/key&gt;&lt;/foreign-keys&gt;&lt;ref-type name="Journal Article"&gt;17&lt;/ref-type&gt;&lt;contributors&gt;&lt;authors&gt;&lt;author&gt;Pedruzzi, G.&lt;/author&gt;&lt;author&gt;Barlukova, A.&lt;/author&gt;&lt;author&gt;Rouzine, I. M.&lt;/author&gt;&lt;/authors&gt;&lt;/contributors&gt;&lt;auth-address&gt;Sorbonne Universite, Institute de Biologie Paris-Seine, Laboratoire de Biologie Computationelle et Quantitative, Paris, France.&lt;/auth-address&gt;&lt;titles&gt;&lt;title&gt;Evolutionary footprint of epistasis&lt;/title&gt;&lt;secondary-title&gt;PLoS Comput Biol&lt;/secondary-title&gt;&lt;/titles&gt;&lt;pages&gt;e1006426&lt;/pages&gt;&lt;volume&gt;14&lt;/volume&gt;&lt;number&gt;9&lt;/number&gt;&lt;edition&gt;2018/09/18&lt;/edition&gt;&lt;keywords&gt;&lt;keyword&gt;Biological Evolution&lt;/keyword&gt;&lt;keyword&gt;Cluster Analysis&lt;/keyword&gt;&lt;keyword&gt;Computer Simulation&lt;/keyword&gt;&lt;keyword&gt;DNA Mutational Analysis&lt;/keyword&gt;&lt;keyword&gt;*Epistasis, Genetic&lt;/keyword&gt;&lt;keyword&gt;*Genetic Drift&lt;/keyword&gt;&lt;keyword&gt;*Genetic Fitness&lt;/keyword&gt;&lt;keyword&gt;Genome&lt;/keyword&gt;&lt;keyword&gt;Haplotypes&lt;/keyword&gt;&lt;keyword&gt;Humans&lt;/keyword&gt;&lt;keyword&gt;Immune System&lt;/keyword&gt;&lt;keyword&gt;Models, Genetic&lt;/keyword&gt;&lt;keyword&gt;Monte Carlo Method&lt;/keyword&gt;&lt;keyword&gt;Mutation&lt;/keyword&gt;&lt;keyword&gt;Phenotype&lt;/keyword&gt;&lt;keyword&gt;Selection, Genetic&lt;/keyword&gt;&lt;/keywords&gt;&lt;dates&gt;&lt;year&gt;2018&lt;/year&gt;&lt;pub-dates&gt;&lt;date&gt;Sep&lt;/date&gt;&lt;/pub-dates&gt;&lt;/dates&gt;&lt;isbn&gt;1553-7358 (Electronic)&amp;#xD;1553-734X (Linking)&lt;/isbn&gt;&lt;accession-num&gt;30222748&lt;/accession-num&gt;&lt;urls&gt;&lt;related-urls&gt;&lt;url&gt;https://www.ncbi.nlm.nih.gov/pubmed/30222748&lt;/url&gt;&lt;/related-urls&gt;&lt;/urls&gt;&lt;custom2&gt;PMC6177197&lt;/custom2&gt;&lt;electronic-resource-num&gt;10.1371/journal.pcbi.1006426&lt;/electronic-resource-num&gt;&lt;/record&gt;&lt;/Cite&gt;&lt;/EndNote&gt;</w:instrText>
        </w:r>
        <w:r w:rsidRPr="00BA7958">
          <w:rPr>
            <w:rFonts w:ascii="Times New Roman" w:hAnsi="Times New Roman" w:cs="Times New Roman"/>
            <w:bCs/>
            <w:sz w:val="20"/>
            <w:szCs w:val="20"/>
            <w:lang w:val="en-US"/>
            <w:rPrChange w:id="476" w:author="ivan4995@gmail.com" w:date="2026-05-05T17:12:00Z">
              <w:rPr>
                <w:rFonts w:ascii="Times New Roman" w:hAnsi="Times New Roman" w:cs="Times New Roman"/>
                <w:bCs/>
                <w:lang w:val="en-US"/>
              </w:rPr>
            </w:rPrChange>
          </w:rPr>
          <w:fldChar w:fldCharType="separate"/>
        </w:r>
        <w:r w:rsidRPr="00BA7958">
          <w:rPr>
            <w:rFonts w:ascii="Times New Roman" w:hAnsi="Times New Roman" w:cs="Times New Roman"/>
            <w:bCs/>
            <w:noProof/>
            <w:sz w:val="20"/>
            <w:szCs w:val="20"/>
            <w:lang w:val="en-US"/>
            <w:rPrChange w:id="477" w:author="ivan4995@gmail.com" w:date="2026-05-05T17:12:00Z">
              <w:rPr>
                <w:rFonts w:ascii="Times New Roman" w:hAnsi="Times New Roman" w:cs="Times New Roman"/>
                <w:bCs/>
                <w:noProof/>
                <w:lang w:val="en-US"/>
              </w:rPr>
            </w:rPrChange>
          </w:rPr>
          <w:t>[36]</w:t>
        </w:r>
        <w:r w:rsidRPr="00BA7958">
          <w:rPr>
            <w:rFonts w:ascii="Times New Roman" w:hAnsi="Times New Roman" w:cs="Times New Roman"/>
            <w:bCs/>
            <w:sz w:val="20"/>
            <w:szCs w:val="20"/>
            <w:lang w:val="en-US"/>
            <w:rPrChange w:id="478" w:author="ivan4995@gmail.com" w:date="2026-05-05T17:12:00Z">
              <w:rPr>
                <w:rFonts w:ascii="Times New Roman" w:hAnsi="Times New Roman" w:cs="Times New Roman"/>
                <w:bCs/>
                <w:lang w:val="en-US"/>
              </w:rPr>
            </w:rPrChange>
          </w:rPr>
          <w:fldChar w:fldCharType="end"/>
        </w:r>
        <w:r w:rsidRPr="00BA7958">
          <w:rPr>
            <w:rFonts w:ascii="Times New Roman" w:eastAsia="Times New Roman" w:hAnsi="Times New Roman" w:cs="Times New Roman"/>
            <w:sz w:val="20"/>
            <w:szCs w:val="20"/>
            <w:rPrChange w:id="479" w:author="ivan4995@gmail.com" w:date="2026-05-05T17:12:00Z">
              <w:rPr>
                <w:rFonts w:ascii="Times New Roman" w:eastAsia="Times New Roman" w:hAnsi="Times New Roman" w:cs="Times New Roman"/>
              </w:rPr>
            </w:rPrChange>
          </w:rPr>
          <w:t xml:space="preserve"> </w:t>
        </w:r>
        <w:r w:rsidRPr="00BA7958">
          <w:rPr>
            <w:rFonts w:ascii="Times New Roman" w:eastAsia="Times New Roman" w:hAnsi="Times New Roman" w:cs="Times New Roman"/>
            <w:color w:val="000000"/>
            <w:sz w:val="20"/>
            <w:szCs w:val="20"/>
            <w:rPrChange w:id="480" w:author="ivan4995@gmail.com" w:date="2026-05-05T17:12:00Z">
              <w:rPr>
                <w:rFonts w:ascii="Times New Roman" w:eastAsia="Times New Roman" w:hAnsi="Times New Roman" w:cs="Times New Roman"/>
                <w:color w:val="000000"/>
              </w:rPr>
            </w:rPrChange>
          </w:rPr>
          <w:t xml:space="preserve">denoted </w:t>
        </w:r>
      </w:ins>
      <m:oMath>
        <m:r>
          <w:ins w:id="481" w:author="ivan4995@gmail.com" w:date="2026-05-05T17:12:00Z">
            <w:rPr>
              <w:rFonts w:ascii="Cambria Math" w:eastAsia="Cambria Math" w:hAnsi="Cambria Math" w:cs="Times New Roman"/>
              <w:color w:val="000000"/>
              <w:sz w:val="20"/>
              <w:szCs w:val="20"/>
              <w:rPrChange w:id="482" w:author="ivan4995@gmail.com" w:date="2026-05-05T17:12:00Z">
                <w:rPr>
                  <w:rFonts w:ascii="Cambria Math" w:eastAsia="Cambria Math" w:hAnsi="Cambria Math" w:cs="Times New Roman"/>
                  <w:color w:val="000000"/>
                </w:rPr>
              </w:rPrChange>
            </w:rPr>
            <m:t>UF</m:t>
          </w:ins>
        </m:r>
        <m:sSub>
          <m:sSubPr>
            <m:ctrlPr>
              <w:ins w:id="483" w:author="ivan4995@gmail.com" w:date="2026-05-05T17:12:00Z">
                <w:rPr>
                  <w:rFonts w:ascii="Cambria Math" w:eastAsia="Cambria Math" w:hAnsi="Cambria Math" w:cs="Times New Roman"/>
                  <w:color w:val="000000"/>
                  <w:sz w:val="20"/>
                  <w:szCs w:val="20"/>
                </w:rPr>
              </w:ins>
            </m:ctrlPr>
          </m:sSubPr>
          <m:e>
            <m:r>
              <w:ins w:id="484" w:author="ivan4995@gmail.com" w:date="2026-05-05T17:12:00Z">
                <w:rPr>
                  <w:rFonts w:ascii="Cambria Math" w:eastAsia="Cambria Math" w:hAnsi="Cambria Math" w:cs="Times New Roman"/>
                  <w:color w:val="000000"/>
                  <w:sz w:val="20"/>
                  <w:szCs w:val="20"/>
                  <w:rPrChange w:id="485" w:author="ivan4995@gmail.com" w:date="2026-05-05T17:12:00Z">
                    <w:rPr>
                      <w:rFonts w:ascii="Cambria Math" w:eastAsia="Cambria Math" w:hAnsi="Cambria Math" w:cs="Times New Roman"/>
                      <w:color w:val="000000"/>
                    </w:rPr>
                  </w:rPrChange>
                </w:rPr>
                <m:t>E</m:t>
              </w:ins>
            </m:r>
          </m:e>
          <m:sub>
            <m:r>
              <w:ins w:id="486" w:author="ivan4995@gmail.com" w:date="2026-05-05T17:12:00Z">
                <w:rPr>
                  <w:rFonts w:ascii="Cambria Math" w:eastAsia="Cambria Math" w:hAnsi="Cambria Math" w:cs="Times New Roman"/>
                  <w:color w:val="000000"/>
                  <w:sz w:val="20"/>
                  <w:szCs w:val="20"/>
                  <w:rPrChange w:id="487" w:author="ivan4995@gmail.com" w:date="2026-05-05T17:12:00Z">
                    <w:rPr>
                      <w:rFonts w:ascii="Cambria Math" w:eastAsia="Cambria Math" w:hAnsi="Cambria Math" w:cs="Times New Roman"/>
                      <w:color w:val="000000"/>
                    </w:rPr>
                  </w:rPrChange>
                </w:rPr>
                <m:t>ij</m:t>
              </w:ins>
            </m:r>
          </m:sub>
        </m:sSub>
      </m:oMath>
      <w:ins w:id="488" w:author="ivan4995@gmail.com" w:date="2026-05-05T17:12:00Z">
        <w:r w:rsidRPr="00BA7958">
          <w:rPr>
            <w:rFonts w:ascii="Times New Roman" w:eastAsia="Times New Roman" w:hAnsi="Times New Roman" w:cs="Times New Roman"/>
            <w:color w:val="000000"/>
            <w:sz w:val="20"/>
            <w:szCs w:val="20"/>
            <w:rPrChange w:id="489" w:author="ivan4995@gmail.com" w:date="2026-05-05T17:12:00Z">
              <w:rPr>
                <w:rFonts w:ascii="Times New Roman" w:eastAsia="Times New Roman" w:hAnsi="Times New Roman" w:cs="Times New Roman"/>
                <w:color w:val="000000"/>
              </w:rPr>
            </w:rPrChange>
          </w:rPr>
          <w:t xml:space="preserve"> is calculated for each possible pair of sites </w:t>
        </w:r>
      </w:ins>
      <m:oMath>
        <m:r>
          <w:ins w:id="490" w:author="ivan4995@gmail.com" w:date="2026-05-05T17:12:00Z">
            <w:rPr>
              <w:rFonts w:ascii="Cambria Math" w:eastAsia="Cambria Math" w:hAnsi="Cambria Math" w:cs="Times New Roman"/>
              <w:color w:val="000000"/>
              <w:sz w:val="20"/>
              <w:szCs w:val="20"/>
              <w:rPrChange w:id="491" w:author="ivan4995@gmail.com" w:date="2026-05-05T17:12:00Z">
                <w:rPr>
                  <w:rFonts w:ascii="Cambria Math" w:eastAsia="Cambria Math" w:hAnsi="Cambria Math" w:cs="Times New Roman"/>
                  <w:color w:val="000000"/>
                </w:rPr>
              </w:rPrChange>
            </w:rPr>
            <m:t>i,j</m:t>
          </w:ins>
        </m:r>
      </m:oMath>
      <w:ins w:id="492" w:author="ivan4995@gmail.com" w:date="2026-05-05T17:12:00Z">
        <w:r w:rsidRPr="00BA7958">
          <w:rPr>
            <w:rFonts w:ascii="Times New Roman" w:eastAsia="Times New Roman" w:hAnsi="Times New Roman" w:cs="Times New Roman"/>
            <w:color w:val="000000"/>
            <w:sz w:val="20"/>
            <w:szCs w:val="20"/>
            <w:rPrChange w:id="493" w:author="ivan4995@gmail.com" w:date="2026-05-05T17:12:00Z">
              <w:rPr>
                <w:rFonts w:ascii="Times New Roman" w:eastAsia="Times New Roman" w:hAnsi="Times New Roman" w:cs="Times New Roman"/>
                <w:color w:val="000000"/>
              </w:rPr>
            </w:rPrChange>
          </w:rPr>
          <w:t xml:space="preserve"> as </w:t>
        </w:r>
      </w:ins>
      <m:oMath>
        <m:r>
          <w:ins w:id="494" w:author="ivan4995@gmail.com" w:date="2026-05-05T17:12:00Z">
            <w:rPr>
              <w:rFonts w:ascii="Cambria Math" w:eastAsia="Cambria Math" w:hAnsi="Cambria Math" w:cs="Times New Roman"/>
              <w:color w:val="000000"/>
              <w:sz w:val="20"/>
              <w:szCs w:val="20"/>
              <w:rPrChange w:id="495" w:author="ivan4995@gmail.com" w:date="2026-05-05T17:12:00Z">
                <w:rPr>
                  <w:rFonts w:ascii="Cambria Math" w:eastAsia="Cambria Math" w:hAnsi="Cambria Math" w:cs="Times New Roman"/>
                  <w:color w:val="000000"/>
                </w:rPr>
              </w:rPrChange>
            </w:rPr>
            <m:t>UF</m:t>
          </w:ins>
        </m:r>
        <m:sSub>
          <m:sSubPr>
            <m:ctrlPr>
              <w:ins w:id="496" w:author="ivan4995@gmail.com" w:date="2026-05-05T17:12:00Z">
                <w:rPr>
                  <w:rFonts w:ascii="Cambria Math" w:eastAsia="Cambria Math" w:hAnsi="Cambria Math" w:cs="Times New Roman"/>
                  <w:color w:val="000000"/>
                  <w:sz w:val="20"/>
                  <w:szCs w:val="20"/>
                </w:rPr>
              </w:ins>
            </m:ctrlPr>
          </m:sSubPr>
          <m:e>
            <m:r>
              <w:ins w:id="497" w:author="ivan4995@gmail.com" w:date="2026-05-05T17:12:00Z">
                <w:rPr>
                  <w:rFonts w:ascii="Cambria Math" w:eastAsia="Cambria Math" w:hAnsi="Cambria Math" w:cs="Times New Roman"/>
                  <w:color w:val="000000"/>
                  <w:sz w:val="20"/>
                  <w:szCs w:val="20"/>
                  <w:rPrChange w:id="498" w:author="ivan4995@gmail.com" w:date="2026-05-05T17:12:00Z">
                    <w:rPr>
                      <w:rFonts w:ascii="Cambria Math" w:eastAsia="Cambria Math" w:hAnsi="Cambria Math" w:cs="Times New Roman"/>
                      <w:color w:val="000000"/>
                    </w:rPr>
                  </w:rPrChange>
                </w:rPr>
                <m:t>E</m:t>
              </w:ins>
            </m:r>
          </m:e>
          <m:sub>
            <m:r>
              <w:ins w:id="499" w:author="ivan4995@gmail.com" w:date="2026-05-05T17:12:00Z">
                <w:rPr>
                  <w:rFonts w:ascii="Cambria Math" w:eastAsia="Cambria Math" w:hAnsi="Cambria Math" w:cs="Times New Roman"/>
                  <w:color w:val="000000"/>
                  <w:sz w:val="20"/>
                  <w:szCs w:val="20"/>
                  <w:rPrChange w:id="500" w:author="ivan4995@gmail.com" w:date="2026-05-05T17:12:00Z">
                    <w:rPr>
                      <w:rFonts w:ascii="Cambria Math" w:eastAsia="Cambria Math" w:hAnsi="Cambria Math" w:cs="Times New Roman"/>
                      <w:color w:val="000000"/>
                    </w:rPr>
                  </w:rPrChange>
                </w:rPr>
                <m:t>ij</m:t>
              </w:ins>
            </m:r>
          </m:sub>
        </m:sSub>
        <m:r>
          <w:ins w:id="501" w:author="ivan4995@gmail.com" w:date="2026-05-05T17:12:00Z">
            <w:rPr>
              <w:rFonts w:ascii="Cambria Math" w:eastAsia="Times New Roman" w:hAnsi="Cambria Math" w:cs="Times New Roman"/>
              <w:color w:val="000000"/>
              <w:sz w:val="20"/>
              <w:szCs w:val="20"/>
              <w:rPrChange w:id="502" w:author="ivan4995@gmail.com" w:date="2026-05-05T17:12:00Z">
                <w:rPr>
                  <w:rFonts w:ascii="Cambria Math" w:eastAsia="Times New Roman" w:hAnsi="Cambria Math" w:cs="Times New Roman"/>
                  <w:color w:val="000000"/>
                </w:rPr>
              </w:rPrChange>
            </w:rPr>
            <m:t>=1-</m:t>
          </w:ins>
        </m:r>
        <m:r>
          <w:ins w:id="503" w:author="ivan4995@gmail.com" w:date="2026-05-05T17:12:00Z">
            <m:rPr>
              <m:sty m:val="p"/>
            </m:rPr>
            <w:rPr>
              <w:rFonts w:ascii="Cambria Math" w:eastAsia="Times New Roman" w:hAnsi="Cambria Math" w:cs="Times New Roman"/>
              <w:color w:val="000000"/>
              <w:sz w:val="20"/>
              <w:szCs w:val="20"/>
              <w:rPrChange w:id="504" w:author="ivan4995@gmail.com" w:date="2026-05-05T17:12:00Z">
                <w:rPr>
                  <w:rFonts w:ascii="Cambria Math" w:eastAsia="Times New Roman" w:hAnsi="Cambria Math" w:cs="Times New Roman"/>
                  <w:color w:val="000000"/>
                </w:rPr>
              </w:rPrChange>
            </w:rPr>
            <m:t>log</m:t>
          </w:ins>
        </m:r>
        <m:d>
          <m:dPr>
            <m:ctrlPr>
              <w:ins w:id="505" w:author="ivan4995@gmail.com" w:date="2026-05-05T17:12:00Z">
                <w:rPr>
                  <w:rFonts w:ascii="Cambria Math" w:eastAsia="Times New Roman" w:hAnsi="Cambria Math" w:cs="Times New Roman"/>
                  <w:i/>
                  <w:color w:val="000000"/>
                  <w:sz w:val="20"/>
                  <w:szCs w:val="20"/>
                </w:rPr>
              </w:ins>
            </m:ctrlPr>
          </m:dPr>
          <m:e>
            <m:f>
              <m:fPr>
                <m:ctrlPr>
                  <w:ins w:id="506" w:author="ivan4995@gmail.com" w:date="2026-05-05T17:12:00Z">
                    <w:rPr>
                      <w:rFonts w:ascii="Cambria Math" w:eastAsia="Times New Roman" w:hAnsi="Cambria Math" w:cs="Times New Roman"/>
                      <w:i/>
                      <w:color w:val="000000"/>
                      <w:sz w:val="20"/>
                      <w:szCs w:val="20"/>
                    </w:rPr>
                  </w:ins>
                </m:ctrlPr>
              </m:fPr>
              <m:num>
                <m:sSub>
                  <m:sSubPr>
                    <m:ctrlPr>
                      <w:ins w:id="507" w:author="ivan4995@gmail.com" w:date="2026-05-05T17:12:00Z">
                        <w:rPr>
                          <w:rFonts w:ascii="Cambria Math" w:eastAsia="Times New Roman" w:hAnsi="Cambria Math" w:cs="Times New Roman"/>
                          <w:i/>
                          <w:color w:val="000000"/>
                          <w:sz w:val="20"/>
                          <w:szCs w:val="20"/>
                        </w:rPr>
                      </w:ins>
                    </m:ctrlPr>
                  </m:sSubPr>
                  <m:e>
                    <m:r>
                      <w:ins w:id="508" w:author="ivan4995@gmail.com" w:date="2026-05-05T17:12:00Z">
                        <w:rPr>
                          <w:rFonts w:ascii="Cambria Math" w:eastAsia="Times New Roman" w:hAnsi="Cambria Math" w:cs="Times New Roman"/>
                          <w:color w:val="000000"/>
                          <w:sz w:val="20"/>
                          <w:szCs w:val="20"/>
                          <w:rPrChange w:id="509" w:author="ivan4995@gmail.com" w:date="2026-05-05T17:12:00Z">
                            <w:rPr>
                              <w:rFonts w:ascii="Cambria Math" w:eastAsia="Times New Roman" w:hAnsi="Cambria Math" w:cs="Times New Roman"/>
                              <w:color w:val="000000"/>
                            </w:rPr>
                          </w:rPrChange>
                        </w:rPr>
                        <m:t>f</m:t>
                      </w:ins>
                    </m:r>
                  </m:e>
                  <m:sub>
                    <m:r>
                      <w:ins w:id="510" w:author="ivan4995@gmail.com" w:date="2026-05-05T17:12:00Z">
                        <w:rPr>
                          <w:rFonts w:ascii="Cambria Math" w:eastAsia="Times New Roman" w:hAnsi="Cambria Math" w:cs="Times New Roman"/>
                          <w:color w:val="000000"/>
                          <w:sz w:val="20"/>
                          <w:szCs w:val="20"/>
                          <w:rPrChange w:id="511" w:author="ivan4995@gmail.com" w:date="2026-05-05T17:12:00Z">
                            <w:rPr>
                              <w:rFonts w:ascii="Cambria Math" w:eastAsia="Times New Roman" w:hAnsi="Cambria Math" w:cs="Times New Roman"/>
                              <w:color w:val="000000"/>
                            </w:rPr>
                          </w:rPrChange>
                        </w:rPr>
                        <m:t>11</m:t>
                      </w:ins>
                    </m:r>
                  </m:sub>
                </m:sSub>
              </m:num>
              <m:den>
                <m:sSub>
                  <m:sSubPr>
                    <m:ctrlPr>
                      <w:ins w:id="512" w:author="ivan4995@gmail.com" w:date="2026-05-05T17:12:00Z">
                        <w:rPr>
                          <w:rFonts w:ascii="Cambria Math" w:eastAsia="Times New Roman" w:hAnsi="Cambria Math" w:cs="Times New Roman"/>
                          <w:i/>
                          <w:color w:val="000000"/>
                          <w:sz w:val="20"/>
                          <w:szCs w:val="20"/>
                        </w:rPr>
                      </w:ins>
                    </m:ctrlPr>
                  </m:sSubPr>
                  <m:e>
                    <m:r>
                      <w:ins w:id="513" w:author="ivan4995@gmail.com" w:date="2026-05-05T17:12:00Z">
                        <w:rPr>
                          <w:rFonts w:ascii="Cambria Math" w:eastAsia="Times New Roman" w:hAnsi="Cambria Math" w:cs="Times New Roman"/>
                          <w:color w:val="000000"/>
                          <w:sz w:val="20"/>
                          <w:szCs w:val="20"/>
                          <w:rPrChange w:id="514" w:author="ivan4995@gmail.com" w:date="2026-05-05T17:12:00Z">
                            <w:rPr>
                              <w:rFonts w:ascii="Cambria Math" w:eastAsia="Times New Roman" w:hAnsi="Cambria Math" w:cs="Times New Roman"/>
                              <w:color w:val="000000"/>
                            </w:rPr>
                          </w:rPrChange>
                        </w:rPr>
                        <m:t>f</m:t>
                      </w:ins>
                    </m:r>
                  </m:e>
                  <m:sub>
                    <m:r>
                      <w:ins w:id="515" w:author="ivan4995@gmail.com" w:date="2026-05-05T17:12:00Z">
                        <w:rPr>
                          <w:rFonts w:ascii="Cambria Math" w:eastAsia="Times New Roman" w:hAnsi="Cambria Math" w:cs="Times New Roman"/>
                          <w:color w:val="000000"/>
                          <w:sz w:val="20"/>
                          <w:szCs w:val="20"/>
                          <w:rPrChange w:id="516" w:author="ivan4995@gmail.com" w:date="2026-05-05T17:12:00Z">
                            <w:rPr>
                              <w:rFonts w:ascii="Cambria Math" w:eastAsia="Times New Roman" w:hAnsi="Cambria Math" w:cs="Times New Roman"/>
                              <w:color w:val="000000"/>
                            </w:rPr>
                          </w:rPrChange>
                        </w:rPr>
                        <m:t>00</m:t>
                      </w:ins>
                    </m:r>
                  </m:sub>
                </m:sSub>
              </m:den>
            </m:f>
          </m:e>
        </m:d>
        <m:r>
          <w:ins w:id="517" w:author="ivan4995@gmail.com" w:date="2026-05-05T17:12:00Z">
            <w:rPr>
              <w:rFonts w:ascii="Cambria Math" w:eastAsia="Times New Roman" w:hAnsi="Cambria Math" w:cs="Times New Roman"/>
              <w:color w:val="000000"/>
              <w:sz w:val="20"/>
              <w:szCs w:val="20"/>
              <w:rPrChange w:id="518" w:author="ivan4995@gmail.com" w:date="2026-05-05T17:12:00Z">
                <w:rPr>
                  <w:rFonts w:ascii="Cambria Math" w:eastAsia="Times New Roman" w:hAnsi="Cambria Math" w:cs="Times New Roman"/>
                  <w:color w:val="000000"/>
                </w:rPr>
              </w:rPrChange>
            </w:rPr>
            <m:t>/</m:t>
          </w:ins>
        </m:r>
        <m:r>
          <w:ins w:id="519" w:author="ivan4995@gmail.com" w:date="2026-05-05T17:12:00Z">
            <m:rPr>
              <m:sty m:val="p"/>
            </m:rPr>
            <w:rPr>
              <w:rFonts w:ascii="Cambria Math" w:eastAsia="Times New Roman" w:hAnsi="Cambria Math" w:cs="Times New Roman"/>
              <w:color w:val="000000"/>
              <w:sz w:val="20"/>
              <w:szCs w:val="20"/>
              <w:rPrChange w:id="520" w:author="ivan4995@gmail.com" w:date="2026-05-05T17:12:00Z">
                <w:rPr>
                  <w:rFonts w:ascii="Cambria Math" w:eastAsia="Times New Roman" w:hAnsi="Cambria Math" w:cs="Times New Roman"/>
                  <w:color w:val="000000"/>
                </w:rPr>
              </w:rPrChange>
            </w:rPr>
            <m:t>log</m:t>
          </w:ins>
        </m:r>
        <m:d>
          <m:dPr>
            <m:ctrlPr>
              <w:ins w:id="521" w:author="ivan4995@gmail.com" w:date="2026-05-05T17:12:00Z">
                <w:rPr>
                  <w:rFonts w:ascii="Cambria Math" w:eastAsia="Times New Roman" w:hAnsi="Cambria Math" w:cs="Times New Roman"/>
                  <w:i/>
                  <w:color w:val="000000"/>
                  <w:sz w:val="20"/>
                  <w:szCs w:val="20"/>
                </w:rPr>
              </w:ins>
            </m:ctrlPr>
          </m:dPr>
          <m:e>
            <m:f>
              <m:fPr>
                <m:ctrlPr>
                  <w:ins w:id="522" w:author="ivan4995@gmail.com" w:date="2026-05-05T17:12:00Z">
                    <w:rPr>
                      <w:rFonts w:ascii="Cambria Math" w:eastAsia="Times New Roman" w:hAnsi="Cambria Math" w:cs="Times New Roman"/>
                      <w:i/>
                      <w:color w:val="000000"/>
                      <w:sz w:val="20"/>
                      <w:szCs w:val="20"/>
                    </w:rPr>
                  </w:ins>
                </m:ctrlPr>
              </m:fPr>
              <m:num>
                <m:sSub>
                  <m:sSubPr>
                    <m:ctrlPr>
                      <w:ins w:id="523" w:author="ivan4995@gmail.com" w:date="2026-05-05T17:12:00Z">
                        <w:rPr>
                          <w:rFonts w:ascii="Cambria Math" w:eastAsia="Times New Roman" w:hAnsi="Cambria Math" w:cs="Times New Roman"/>
                          <w:i/>
                          <w:color w:val="000000"/>
                          <w:sz w:val="20"/>
                          <w:szCs w:val="20"/>
                        </w:rPr>
                      </w:ins>
                    </m:ctrlPr>
                  </m:sSubPr>
                  <m:e>
                    <m:r>
                      <w:ins w:id="524" w:author="ivan4995@gmail.com" w:date="2026-05-05T17:12:00Z">
                        <w:rPr>
                          <w:rFonts w:ascii="Cambria Math" w:eastAsia="Times New Roman" w:hAnsi="Cambria Math" w:cs="Times New Roman"/>
                          <w:color w:val="000000"/>
                          <w:sz w:val="20"/>
                          <w:szCs w:val="20"/>
                          <w:rPrChange w:id="525" w:author="ivan4995@gmail.com" w:date="2026-05-05T17:12:00Z">
                            <w:rPr>
                              <w:rFonts w:ascii="Cambria Math" w:eastAsia="Times New Roman" w:hAnsi="Cambria Math" w:cs="Times New Roman"/>
                              <w:color w:val="000000"/>
                            </w:rPr>
                          </w:rPrChange>
                        </w:rPr>
                        <m:t>f</m:t>
                      </w:ins>
                    </m:r>
                  </m:e>
                  <m:sub>
                    <m:r>
                      <w:ins w:id="526" w:author="ivan4995@gmail.com" w:date="2026-05-05T17:12:00Z">
                        <w:rPr>
                          <w:rFonts w:ascii="Cambria Math" w:eastAsia="Times New Roman" w:hAnsi="Cambria Math" w:cs="Times New Roman"/>
                          <w:color w:val="000000"/>
                          <w:sz w:val="20"/>
                          <w:szCs w:val="20"/>
                          <w:rPrChange w:id="527" w:author="ivan4995@gmail.com" w:date="2026-05-05T17:12:00Z">
                            <w:rPr>
                              <w:rFonts w:ascii="Cambria Math" w:eastAsia="Times New Roman" w:hAnsi="Cambria Math" w:cs="Times New Roman"/>
                              <w:color w:val="000000"/>
                            </w:rPr>
                          </w:rPrChange>
                        </w:rPr>
                        <m:t>01</m:t>
                      </w:ins>
                    </m:r>
                  </m:sub>
                </m:sSub>
                <m:sSub>
                  <m:sSubPr>
                    <m:ctrlPr>
                      <w:ins w:id="528" w:author="ivan4995@gmail.com" w:date="2026-05-05T17:12:00Z">
                        <w:rPr>
                          <w:rFonts w:ascii="Cambria Math" w:eastAsia="Times New Roman" w:hAnsi="Cambria Math" w:cs="Times New Roman"/>
                          <w:i/>
                          <w:color w:val="000000"/>
                          <w:sz w:val="20"/>
                          <w:szCs w:val="20"/>
                        </w:rPr>
                      </w:ins>
                    </m:ctrlPr>
                  </m:sSubPr>
                  <m:e>
                    <m:r>
                      <w:ins w:id="529" w:author="ivan4995@gmail.com" w:date="2026-05-05T17:12:00Z">
                        <w:rPr>
                          <w:rFonts w:ascii="Cambria Math" w:eastAsia="Times New Roman" w:hAnsi="Cambria Math" w:cs="Times New Roman"/>
                          <w:color w:val="000000"/>
                          <w:sz w:val="20"/>
                          <w:szCs w:val="20"/>
                          <w:rPrChange w:id="530" w:author="ivan4995@gmail.com" w:date="2026-05-05T17:12:00Z">
                            <w:rPr>
                              <w:rFonts w:ascii="Cambria Math" w:eastAsia="Times New Roman" w:hAnsi="Cambria Math" w:cs="Times New Roman"/>
                              <w:color w:val="000000"/>
                            </w:rPr>
                          </w:rPrChange>
                        </w:rPr>
                        <m:t>f</m:t>
                      </w:ins>
                    </m:r>
                  </m:e>
                  <m:sub>
                    <m:r>
                      <w:ins w:id="531" w:author="ivan4995@gmail.com" w:date="2026-05-05T17:12:00Z">
                        <w:rPr>
                          <w:rFonts w:ascii="Cambria Math" w:eastAsia="Times New Roman" w:hAnsi="Cambria Math" w:cs="Times New Roman"/>
                          <w:color w:val="000000"/>
                          <w:sz w:val="20"/>
                          <w:szCs w:val="20"/>
                          <w:rPrChange w:id="532" w:author="ivan4995@gmail.com" w:date="2026-05-05T17:12:00Z">
                            <w:rPr>
                              <w:rFonts w:ascii="Cambria Math" w:eastAsia="Times New Roman" w:hAnsi="Cambria Math" w:cs="Times New Roman"/>
                              <w:color w:val="000000"/>
                            </w:rPr>
                          </w:rPrChange>
                        </w:rPr>
                        <m:t>10</m:t>
                      </w:ins>
                    </m:r>
                  </m:sub>
                </m:sSub>
              </m:num>
              <m:den>
                <m:sSubSup>
                  <m:sSubSupPr>
                    <m:ctrlPr>
                      <w:ins w:id="533" w:author="ivan4995@gmail.com" w:date="2026-05-05T17:12:00Z">
                        <w:rPr>
                          <w:rFonts w:ascii="Cambria Math" w:eastAsia="Times New Roman" w:hAnsi="Cambria Math" w:cs="Times New Roman"/>
                          <w:i/>
                          <w:color w:val="000000"/>
                          <w:sz w:val="20"/>
                          <w:szCs w:val="20"/>
                        </w:rPr>
                      </w:ins>
                    </m:ctrlPr>
                  </m:sSubSupPr>
                  <m:e>
                    <m:r>
                      <w:ins w:id="534" w:author="ivan4995@gmail.com" w:date="2026-05-05T17:12:00Z">
                        <w:rPr>
                          <w:rFonts w:ascii="Cambria Math" w:eastAsia="Times New Roman" w:hAnsi="Cambria Math" w:cs="Times New Roman"/>
                          <w:color w:val="000000"/>
                          <w:sz w:val="20"/>
                          <w:szCs w:val="20"/>
                          <w:rPrChange w:id="535" w:author="ivan4995@gmail.com" w:date="2026-05-05T17:12:00Z">
                            <w:rPr>
                              <w:rFonts w:ascii="Cambria Math" w:eastAsia="Times New Roman" w:hAnsi="Cambria Math" w:cs="Times New Roman"/>
                              <w:color w:val="000000"/>
                            </w:rPr>
                          </w:rPrChange>
                        </w:rPr>
                        <m:t>f</m:t>
                      </w:ins>
                    </m:r>
                  </m:e>
                  <m:sub>
                    <m:r>
                      <w:ins w:id="536" w:author="ivan4995@gmail.com" w:date="2026-05-05T17:12:00Z">
                        <w:rPr>
                          <w:rFonts w:ascii="Cambria Math" w:eastAsia="Times New Roman" w:hAnsi="Cambria Math" w:cs="Times New Roman"/>
                          <w:color w:val="000000"/>
                          <w:sz w:val="20"/>
                          <w:szCs w:val="20"/>
                          <w:rPrChange w:id="537" w:author="ivan4995@gmail.com" w:date="2026-05-05T17:12:00Z">
                            <w:rPr>
                              <w:rFonts w:ascii="Cambria Math" w:eastAsia="Times New Roman" w:hAnsi="Cambria Math" w:cs="Times New Roman"/>
                              <w:color w:val="000000"/>
                            </w:rPr>
                          </w:rPrChange>
                        </w:rPr>
                        <m:t>00</m:t>
                      </w:ins>
                    </m:r>
                  </m:sub>
                  <m:sup>
                    <m:r>
                      <w:ins w:id="538" w:author="ivan4995@gmail.com" w:date="2026-05-05T17:12:00Z">
                        <w:rPr>
                          <w:rFonts w:ascii="Cambria Math" w:eastAsia="Times New Roman" w:hAnsi="Cambria Math" w:cs="Times New Roman"/>
                          <w:color w:val="000000"/>
                          <w:sz w:val="20"/>
                          <w:szCs w:val="20"/>
                          <w:rPrChange w:id="539" w:author="ivan4995@gmail.com" w:date="2026-05-05T17:12:00Z">
                            <w:rPr>
                              <w:rFonts w:ascii="Cambria Math" w:eastAsia="Times New Roman" w:hAnsi="Cambria Math" w:cs="Times New Roman"/>
                              <w:color w:val="000000"/>
                            </w:rPr>
                          </w:rPrChange>
                        </w:rPr>
                        <m:t>2</m:t>
                      </w:ins>
                    </m:r>
                  </m:sup>
                </m:sSubSup>
              </m:den>
            </m:f>
          </m:e>
        </m:d>
        <m:r>
          <w:ins w:id="540" w:author="ivan4995@gmail.com" w:date="2026-05-05T17:12:00Z">
            <w:rPr>
              <w:rFonts w:ascii="Cambria Math" w:eastAsia="Times New Roman" w:hAnsi="Cambria Math" w:cs="Times New Roman"/>
              <w:color w:val="000000"/>
              <w:sz w:val="20"/>
              <w:szCs w:val="20"/>
              <w:rPrChange w:id="541" w:author="ivan4995@gmail.com" w:date="2026-05-05T17:12:00Z">
                <w:rPr>
                  <w:rFonts w:ascii="Cambria Math" w:eastAsia="Times New Roman" w:hAnsi="Cambria Math" w:cs="Times New Roman"/>
                  <w:color w:val="000000"/>
                </w:rPr>
              </w:rPrChange>
            </w:rPr>
            <m:t>.</m:t>
          </w:ins>
        </m:r>
      </m:oMath>
      <w:ins w:id="542" w:author="ivan4995@gmail.com" w:date="2026-05-05T17:12:00Z">
        <w:r w:rsidRPr="00BA7958">
          <w:rPr>
            <w:rFonts w:ascii="Times New Roman" w:eastAsia="Times New Roman" w:hAnsi="Times New Roman" w:cs="Times New Roman"/>
            <w:color w:val="000000"/>
            <w:sz w:val="20"/>
            <w:szCs w:val="20"/>
            <w:rPrChange w:id="543" w:author="ivan4995@gmail.com" w:date="2026-05-05T17:12:00Z">
              <w:rPr>
                <w:rFonts w:ascii="Times New Roman" w:eastAsia="Times New Roman" w:hAnsi="Times New Roman" w:cs="Times New Roman"/>
                <w:color w:val="000000"/>
              </w:rPr>
            </w:rPrChange>
          </w:rPr>
          <w:t xml:space="preserve"> Then, the conditional coefficient </w:t>
        </w:r>
      </w:ins>
      <m:oMath>
        <m:r>
          <w:ins w:id="544" w:author="ivan4995@gmail.com" w:date="2026-05-05T17:12:00Z">
            <w:rPr>
              <w:rFonts w:ascii="Cambria Math" w:eastAsia="Cambria Math" w:hAnsi="Cambria Math" w:cs="Times New Roman"/>
              <w:color w:val="000000"/>
              <w:sz w:val="20"/>
              <w:szCs w:val="20"/>
              <w:rPrChange w:id="545" w:author="ivan4995@gmail.com" w:date="2026-05-05T17:12:00Z">
                <w:rPr>
                  <w:rFonts w:ascii="Cambria Math" w:eastAsia="Cambria Math" w:hAnsi="Cambria Math" w:cs="Times New Roman"/>
                  <w:color w:val="000000"/>
                </w:rPr>
              </w:rPrChange>
            </w:rPr>
            <m:t>UF</m:t>
          </w:ins>
        </m:r>
        <m:sSub>
          <m:sSubPr>
            <m:ctrlPr>
              <w:ins w:id="546" w:author="ivan4995@gmail.com" w:date="2026-05-05T17:12:00Z">
                <w:rPr>
                  <w:rFonts w:ascii="Cambria Math" w:eastAsia="Cambria Math" w:hAnsi="Cambria Math" w:cs="Times New Roman"/>
                  <w:color w:val="000000"/>
                  <w:sz w:val="20"/>
                  <w:szCs w:val="20"/>
                </w:rPr>
              </w:ins>
            </m:ctrlPr>
          </m:sSubPr>
          <m:e>
            <m:r>
              <w:ins w:id="547" w:author="ivan4995@gmail.com" w:date="2026-05-05T17:12:00Z">
                <w:rPr>
                  <w:rFonts w:ascii="Cambria Math" w:eastAsia="Cambria Math" w:hAnsi="Cambria Math" w:cs="Times New Roman"/>
                  <w:color w:val="000000"/>
                  <w:sz w:val="20"/>
                  <w:szCs w:val="20"/>
                  <w:rPrChange w:id="548" w:author="ivan4995@gmail.com" w:date="2026-05-05T17:12:00Z">
                    <w:rPr>
                      <w:rFonts w:ascii="Cambria Math" w:eastAsia="Cambria Math" w:hAnsi="Cambria Math" w:cs="Times New Roman"/>
                      <w:color w:val="000000"/>
                    </w:rPr>
                  </w:rPrChange>
                </w:rPr>
                <m:t>E</m:t>
              </w:ins>
            </m:r>
          </m:e>
          <m:sub>
            <m:r>
              <w:ins w:id="549" w:author="ivan4995@gmail.com" w:date="2026-05-05T17:12:00Z">
                <w:rPr>
                  <w:rFonts w:ascii="Cambria Math" w:eastAsia="Cambria Math" w:hAnsi="Cambria Math" w:cs="Times New Roman"/>
                  <w:color w:val="000000"/>
                  <w:sz w:val="20"/>
                  <w:szCs w:val="20"/>
                  <w:rPrChange w:id="550" w:author="ivan4995@gmail.com" w:date="2026-05-05T17:12:00Z">
                    <w:rPr>
                      <w:rFonts w:ascii="Cambria Math" w:eastAsia="Cambria Math" w:hAnsi="Cambria Math" w:cs="Times New Roman"/>
                      <w:color w:val="000000"/>
                    </w:rPr>
                  </w:rPrChange>
                </w:rPr>
                <m:t>ij0</m:t>
              </w:ins>
            </m:r>
          </m:sub>
        </m:sSub>
      </m:oMath>
      <w:ins w:id="551" w:author="ivan4995@gmail.com" w:date="2026-05-05T17:12:00Z">
        <w:r w:rsidRPr="00BA7958">
          <w:rPr>
            <w:rFonts w:ascii="Times New Roman" w:eastAsia="Times New Roman" w:hAnsi="Times New Roman" w:cs="Times New Roman"/>
            <w:color w:val="000000"/>
            <w:sz w:val="20"/>
            <w:szCs w:val="20"/>
            <w:rPrChange w:id="552" w:author="ivan4995@gmail.com" w:date="2026-05-05T17:12:00Z">
              <w:rPr>
                <w:rFonts w:ascii="Times New Roman" w:eastAsia="Times New Roman" w:hAnsi="Times New Roman" w:cs="Times New Roman"/>
                <w:color w:val="000000"/>
              </w:rPr>
            </w:rPrChange>
          </w:rPr>
          <w:t xml:space="preserve"> is re-calculated for each locus pair </w:t>
        </w:r>
        <w:r w:rsidRPr="00BA7958">
          <w:rPr>
            <w:rFonts w:ascii="Times New Roman" w:hAnsi="Times New Roman" w:cs="Times New Roman"/>
            <w:bCs/>
            <w:sz w:val="20"/>
            <w:szCs w:val="20"/>
            <w:lang w:val="en-US"/>
            <w:rPrChange w:id="553" w:author="ivan4995@gmail.com" w:date="2026-05-05T17:12:00Z">
              <w:rPr>
                <w:rFonts w:ascii="Times New Roman" w:hAnsi="Times New Roman" w:cs="Times New Roman"/>
                <w:bCs/>
                <w:lang w:val="en-US"/>
              </w:rPr>
            </w:rPrChange>
          </w:rPr>
          <w:fldChar w:fldCharType="begin"/>
        </w:r>
        <w:r w:rsidRPr="00BA7958">
          <w:rPr>
            <w:rFonts w:ascii="Times New Roman" w:hAnsi="Times New Roman" w:cs="Times New Roman"/>
            <w:bCs/>
            <w:sz w:val="20"/>
            <w:szCs w:val="20"/>
            <w:lang w:val="en-US"/>
            <w:rPrChange w:id="554" w:author="ivan4995@gmail.com" w:date="2026-05-05T17:12:00Z">
              <w:rPr>
                <w:rFonts w:ascii="Times New Roman" w:hAnsi="Times New Roman" w:cs="Times New Roman"/>
                <w:bCs/>
                <w:lang w:val="en-US"/>
              </w:rPr>
            </w:rPrChange>
          </w:rPr>
          <w:instrText xml:space="preserve"> ADDIN EN.CITE &lt;EndNote&gt;&lt;Cite&gt;&lt;Author&gt;Pedruzzi&lt;/Author&gt;&lt;Year&gt;2021&lt;/Year&gt;&lt;RecNum&gt;1232&lt;/RecNum&gt;&lt;DisplayText&gt;[39]&lt;/DisplayText&gt;&lt;record&gt;&lt;rec-number&gt;1232&lt;/rec-number&gt;&lt;foreign-keys&gt;&lt;key app="EN" db-id="z5v2e0v5r25tt5e00v35f59hst2ra25srwwd" timestamp="1765292521"&gt;1232&lt;/key&gt;&lt;/foreign-keys&gt;&lt;ref-type name="Journal Article"&gt;17&lt;/ref-type&gt;&lt;contributors&gt;&lt;authors&gt;&lt;author&gt;Pedruzzi, G.&lt;/author&gt;&lt;author&gt;Rouzine, I. M.&lt;/author&gt;&lt;/authors&gt;&lt;/contributors&gt;&lt;auth-address&gt;Sorbonne Universite, Institute de Biologie Paris-Seine, Laboratoire de Biologie Computationelle et Quantitative LCQB, Paris, France.&lt;/auth-address&gt;&lt;titles&gt;&lt;title&gt;An evolution-based high-fidelity method of epistasis measurement: Theory and application to influenza&lt;/title&gt;&lt;secondary-title&gt;PLoS Pathog&lt;/secondary-title&gt;&lt;/titles&gt;&lt;periodical&gt;&lt;full-title&gt;PLoS Pathog&lt;/full-title&gt;&lt;/periodical&gt;&lt;pages&gt;e1009669&lt;/pages&gt;&lt;volume&gt;17&lt;/volume&gt;&lt;number&gt;6&lt;/number&gt;&lt;edition&gt;2021/06/22&lt;/edition&gt;&lt;keywords&gt;&lt;keyword&gt;*Algorithms&lt;/keyword&gt;&lt;keyword&gt;Biological Evolution&lt;/keyword&gt;&lt;keyword&gt;*Epistasis, Genetic&lt;/keyword&gt;&lt;keyword&gt;Humans&lt;/keyword&gt;&lt;keyword&gt;Influenza A Virus, H1N1 Subtype/*genetics&lt;/keyword&gt;&lt;keyword&gt;Influenza, Human/genetics&lt;/keyword&gt;&lt;keyword&gt;*Models, Genetic&lt;/keyword&gt;&lt;/keywords&gt;&lt;dates&gt;&lt;year&gt;2021&lt;/year&gt;&lt;pub-dates&gt;&lt;date&gt;Jun&lt;/date&gt;&lt;/pub-dates&gt;&lt;/dates&gt;&lt;isbn&gt;1553-7374 (Electronic)&amp;#xD;1553-7366 (Linking)&lt;/isbn&gt;&lt;accession-num&gt;34153082&lt;/accession-num&gt;&lt;urls&gt;&lt;related-urls&gt;&lt;url&gt;https://www.ncbi.nlm.nih.gov/pubmed/34153082&lt;/url&gt;&lt;/related-urls&gt;&lt;/urls&gt;&lt;custom2&gt;PMC8248644&lt;/custom2&gt;&lt;electronic-resource-num&gt;10.1371/journal.ppat.1009669&lt;/electronic-resource-num&gt;&lt;/record&gt;&lt;/Cite&gt;&lt;/EndNote&gt;</w:instrText>
        </w:r>
        <w:r w:rsidRPr="00BA7958">
          <w:rPr>
            <w:rFonts w:ascii="Times New Roman" w:hAnsi="Times New Roman" w:cs="Times New Roman"/>
            <w:bCs/>
            <w:sz w:val="20"/>
            <w:szCs w:val="20"/>
            <w:lang w:val="en-US"/>
            <w:rPrChange w:id="555" w:author="ivan4995@gmail.com" w:date="2026-05-05T17:12:00Z">
              <w:rPr>
                <w:rFonts w:ascii="Times New Roman" w:hAnsi="Times New Roman" w:cs="Times New Roman"/>
                <w:bCs/>
                <w:lang w:val="en-US"/>
              </w:rPr>
            </w:rPrChange>
          </w:rPr>
          <w:fldChar w:fldCharType="separate"/>
        </w:r>
        <w:r w:rsidRPr="00BA7958">
          <w:rPr>
            <w:rFonts w:ascii="Times New Roman" w:hAnsi="Times New Roman" w:cs="Times New Roman"/>
            <w:bCs/>
            <w:noProof/>
            <w:sz w:val="20"/>
            <w:szCs w:val="20"/>
            <w:lang w:val="en-US"/>
            <w:rPrChange w:id="556" w:author="ivan4995@gmail.com" w:date="2026-05-05T17:12:00Z">
              <w:rPr>
                <w:rFonts w:ascii="Times New Roman" w:hAnsi="Times New Roman" w:cs="Times New Roman"/>
                <w:bCs/>
                <w:noProof/>
                <w:lang w:val="en-US"/>
              </w:rPr>
            </w:rPrChange>
          </w:rPr>
          <w:t>[39]</w:t>
        </w:r>
        <w:r w:rsidRPr="00BA7958">
          <w:rPr>
            <w:rFonts w:ascii="Times New Roman" w:hAnsi="Times New Roman" w:cs="Times New Roman"/>
            <w:bCs/>
            <w:sz w:val="20"/>
            <w:szCs w:val="20"/>
            <w:lang w:val="en-US"/>
            <w:rPrChange w:id="557" w:author="ivan4995@gmail.com" w:date="2026-05-05T17:12:00Z">
              <w:rPr>
                <w:rFonts w:ascii="Times New Roman" w:hAnsi="Times New Roman" w:cs="Times New Roman"/>
                <w:bCs/>
                <w:lang w:val="en-US"/>
              </w:rPr>
            </w:rPrChange>
          </w:rPr>
          <w:fldChar w:fldCharType="end"/>
        </w:r>
        <w:r w:rsidRPr="00BA7958">
          <w:rPr>
            <w:rFonts w:ascii="Times New Roman" w:eastAsia="Times New Roman" w:hAnsi="Times New Roman" w:cs="Times New Roman"/>
            <w:color w:val="000000"/>
            <w:sz w:val="20"/>
            <w:szCs w:val="20"/>
            <w:rPrChange w:id="558" w:author="ivan4995@gmail.com" w:date="2026-05-05T17:12:00Z">
              <w:rPr>
                <w:rFonts w:ascii="Times New Roman" w:eastAsia="Times New Roman" w:hAnsi="Times New Roman" w:cs="Times New Roman"/>
                <w:color w:val="000000"/>
              </w:rPr>
            </w:rPrChange>
          </w:rPr>
          <w:t xml:space="preserve">, as follows. Only sequences where at least one of the neighboring loci of the pair has allele 0 are used. The minimum of all UFE over such neighbors is denoted </w:t>
        </w:r>
      </w:ins>
      <m:oMath>
        <m:r>
          <w:ins w:id="559" w:author="ivan4995@gmail.com" w:date="2026-05-05T17:12:00Z">
            <w:rPr>
              <w:rFonts w:ascii="Cambria Math" w:eastAsia="Cambria Math" w:hAnsi="Cambria Math" w:cs="Times New Roman"/>
              <w:color w:val="000000"/>
              <w:sz w:val="20"/>
              <w:szCs w:val="20"/>
              <w:rPrChange w:id="560" w:author="ivan4995@gmail.com" w:date="2026-05-05T17:12:00Z">
                <w:rPr>
                  <w:rFonts w:ascii="Cambria Math" w:eastAsia="Cambria Math" w:hAnsi="Cambria Math" w:cs="Times New Roman"/>
                  <w:color w:val="000000"/>
                </w:rPr>
              </w:rPrChange>
            </w:rPr>
            <m:t>UF</m:t>
          </w:ins>
        </m:r>
        <m:sSub>
          <m:sSubPr>
            <m:ctrlPr>
              <w:ins w:id="561" w:author="ivan4995@gmail.com" w:date="2026-05-05T17:12:00Z">
                <w:rPr>
                  <w:rFonts w:ascii="Cambria Math" w:eastAsia="Cambria Math" w:hAnsi="Cambria Math" w:cs="Times New Roman"/>
                  <w:color w:val="000000"/>
                  <w:sz w:val="20"/>
                  <w:szCs w:val="20"/>
                </w:rPr>
              </w:ins>
            </m:ctrlPr>
          </m:sSubPr>
          <m:e>
            <m:r>
              <w:ins w:id="562" w:author="ivan4995@gmail.com" w:date="2026-05-05T17:12:00Z">
                <w:rPr>
                  <w:rFonts w:ascii="Cambria Math" w:eastAsia="Cambria Math" w:hAnsi="Cambria Math" w:cs="Times New Roman"/>
                  <w:color w:val="000000"/>
                  <w:sz w:val="20"/>
                  <w:szCs w:val="20"/>
                  <w:rPrChange w:id="563" w:author="ivan4995@gmail.com" w:date="2026-05-05T17:12:00Z">
                    <w:rPr>
                      <w:rFonts w:ascii="Cambria Math" w:eastAsia="Cambria Math" w:hAnsi="Cambria Math" w:cs="Times New Roman"/>
                      <w:color w:val="000000"/>
                    </w:rPr>
                  </w:rPrChange>
                </w:rPr>
                <m:t>E</m:t>
              </w:ins>
            </m:r>
          </m:e>
          <m:sub>
            <m:r>
              <w:ins w:id="564" w:author="ivan4995@gmail.com" w:date="2026-05-05T17:12:00Z">
                <w:rPr>
                  <w:rFonts w:ascii="Cambria Math" w:eastAsia="Cambria Math" w:hAnsi="Cambria Math" w:cs="Times New Roman"/>
                  <w:color w:val="000000"/>
                  <w:sz w:val="20"/>
                  <w:szCs w:val="20"/>
                  <w:rPrChange w:id="565" w:author="ivan4995@gmail.com" w:date="2026-05-05T17:12:00Z">
                    <w:rPr>
                      <w:rFonts w:ascii="Cambria Math" w:eastAsia="Cambria Math" w:hAnsi="Cambria Math" w:cs="Times New Roman"/>
                      <w:color w:val="000000"/>
                    </w:rPr>
                  </w:rPrChange>
                </w:rPr>
                <m:t>ij0</m:t>
              </w:ins>
            </m:r>
          </m:sub>
        </m:sSub>
      </m:oMath>
      <w:ins w:id="566" w:author="ivan4995@gmail.com" w:date="2026-05-05T17:12:00Z">
        <w:r w:rsidRPr="00BA7958">
          <w:rPr>
            <w:rFonts w:ascii="Times New Roman" w:eastAsia="Times New Roman" w:hAnsi="Times New Roman" w:cs="Times New Roman"/>
            <w:color w:val="000000"/>
            <w:sz w:val="20"/>
            <w:szCs w:val="20"/>
            <w:rPrChange w:id="567" w:author="ivan4995@gmail.com" w:date="2026-05-05T17:12:00Z">
              <w:rPr>
                <w:rFonts w:ascii="Times New Roman" w:eastAsia="Times New Roman" w:hAnsi="Times New Roman" w:cs="Times New Roman"/>
                <w:color w:val="000000"/>
              </w:rPr>
            </w:rPrChange>
          </w:rPr>
          <w:t xml:space="preserve">. Because the array of data used is large, these coefficients are calculated using parallel computing on the video card with more than 1000 parallel processors with the help of CUDA language. Pairs of loci, where the ratio of </w:t>
        </w:r>
      </w:ins>
      <m:oMath>
        <m:r>
          <w:ins w:id="568" w:author="ivan4995@gmail.com" w:date="2026-05-05T17:12:00Z">
            <w:rPr>
              <w:rFonts w:ascii="Cambria Math" w:eastAsia="Cambria Math" w:hAnsi="Cambria Math" w:cs="Times New Roman"/>
              <w:color w:val="000000"/>
              <w:sz w:val="20"/>
              <w:szCs w:val="20"/>
              <w:rPrChange w:id="569" w:author="ivan4995@gmail.com" w:date="2026-05-05T17:12:00Z">
                <w:rPr>
                  <w:rFonts w:ascii="Cambria Math" w:eastAsia="Cambria Math" w:hAnsi="Cambria Math" w:cs="Times New Roman"/>
                  <w:color w:val="000000"/>
                </w:rPr>
              </w:rPrChange>
            </w:rPr>
            <m:t>UF</m:t>
          </w:ins>
        </m:r>
        <m:sSub>
          <m:sSubPr>
            <m:ctrlPr>
              <w:ins w:id="570" w:author="ivan4995@gmail.com" w:date="2026-05-05T17:12:00Z">
                <w:rPr>
                  <w:rFonts w:ascii="Cambria Math" w:eastAsia="Cambria Math" w:hAnsi="Cambria Math" w:cs="Times New Roman"/>
                  <w:color w:val="000000"/>
                  <w:sz w:val="20"/>
                  <w:szCs w:val="20"/>
                </w:rPr>
              </w:ins>
            </m:ctrlPr>
          </m:sSubPr>
          <m:e>
            <m:r>
              <w:ins w:id="571" w:author="ivan4995@gmail.com" w:date="2026-05-05T17:12:00Z">
                <w:rPr>
                  <w:rFonts w:ascii="Cambria Math" w:eastAsia="Cambria Math" w:hAnsi="Cambria Math" w:cs="Times New Roman"/>
                  <w:color w:val="000000"/>
                  <w:sz w:val="20"/>
                  <w:szCs w:val="20"/>
                  <w:rPrChange w:id="572" w:author="ivan4995@gmail.com" w:date="2026-05-05T17:12:00Z">
                    <w:rPr>
                      <w:rFonts w:ascii="Cambria Math" w:eastAsia="Cambria Math" w:hAnsi="Cambria Math" w:cs="Times New Roman"/>
                      <w:color w:val="000000"/>
                    </w:rPr>
                  </w:rPrChange>
                </w:rPr>
                <m:t>E</m:t>
              </w:ins>
            </m:r>
          </m:e>
          <m:sub>
            <m:r>
              <w:ins w:id="573" w:author="ivan4995@gmail.com" w:date="2026-05-05T17:12:00Z">
                <w:rPr>
                  <w:rFonts w:ascii="Cambria Math" w:eastAsia="Cambria Math" w:hAnsi="Cambria Math" w:cs="Times New Roman"/>
                  <w:color w:val="000000"/>
                  <w:sz w:val="20"/>
                  <w:szCs w:val="20"/>
                  <w:rPrChange w:id="574" w:author="ivan4995@gmail.com" w:date="2026-05-05T17:12:00Z">
                    <w:rPr>
                      <w:rFonts w:ascii="Cambria Math" w:eastAsia="Cambria Math" w:hAnsi="Cambria Math" w:cs="Times New Roman"/>
                      <w:color w:val="000000"/>
                    </w:rPr>
                  </w:rPrChange>
                </w:rPr>
                <m:t>ij</m:t>
              </w:ins>
            </m:r>
          </m:sub>
        </m:sSub>
      </m:oMath>
      <w:ins w:id="575" w:author="ivan4995@gmail.com" w:date="2026-05-05T17:12:00Z">
        <w:r w:rsidRPr="00BA7958">
          <w:rPr>
            <w:rFonts w:ascii="Times New Roman" w:eastAsia="Times New Roman" w:hAnsi="Times New Roman" w:cs="Times New Roman"/>
            <w:color w:val="000000"/>
            <w:sz w:val="20"/>
            <w:szCs w:val="20"/>
            <w:rPrChange w:id="576" w:author="ivan4995@gmail.com" w:date="2026-05-05T17:12:00Z">
              <w:rPr>
                <w:rFonts w:ascii="Times New Roman" w:eastAsia="Times New Roman" w:hAnsi="Times New Roman" w:cs="Times New Roman"/>
                <w:color w:val="000000"/>
              </w:rPr>
            </w:rPrChange>
          </w:rPr>
          <w:t xml:space="preserve"> to </w:t>
        </w:r>
      </w:ins>
      <m:oMath>
        <m:r>
          <w:ins w:id="577" w:author="ivan4995@gmail.com" w:date="2026-05-05T17:12:00Z">
            <w:rPr>
              <w:rFonts w:ascii="Cambria Math" w:eastAsia="Cambria Math" w:hAnsi="Cambria Math" w:cs="Times New Roman"/>
              <w:color w:val="000000"/>
              <w:sz w:val="20"/>
              <w:szCs w:val="20"/>
              <w:rPrChange w:id="578" w:author="ivan4995@gmail.com" w:date="2026-05-05T17:12:00Z">
                <w:rPr>
                  <w:rFonts w:ascii="Cambria Math" w:eastAsia="Cambria Math" w:hAnsi="Cambria Math" w:cs="Times New Roman"/>
                  <w:color w:val="000000"/>
                </w:rPr>
              </w:rPrChange>
            </w:rPr>
            <m:t>UF</m:t>
          </w:ins>
        </m:r>
        <m:sSub>
          <m:sSubPr>
            <m:ctrlPr>
              <w:ins w:id="579" w:author="ivan4995@gmail.com" w:date="2026-05-05T17:12:00Z">
                <w:rPr>
                  <w:rFonts w:ascii="Cambria Math" w:eastAsia="Cambria Math" w:hAnsi="Cambria Math" w:cs="Times New Roman"/>
                  <w:color w:val="000000"/>
                  <w:sz w:val="20"/>
                  <w:szCs w:val="20"/>
                </w:rPr>
              </w:ins>
            </m:ctrlPr>
          </m:sSubPr>
          <m:e>
            <m:r>
              <w:ins w:id="580" w:author="ivan4995@gmail.com" w:date="2026-05-05T17:12:00Z">
                <w:rPr>
                  <w:rFonts w:ascii="Cambria Math" w:eastAsia="Cambria Math" w:hAnsi="Cambria Math" w:cs="Times New Roman"/>
                  <w:color w:val="000000"/>
                  <w:sz w:val="20"/>
                  <w:szCs w:val="20"/>
                  <w:rPrChange w:id="581" w:author="ivan4995@gmail.com" w:date="2026-05-05T17:12:00Z">
                    <w:rPr>
                      <w:rFonts w:ascii="Cambria Math" w:eastAsia="Cambria Math" w:hAnsi="Cambria Math" w:cs="Times New Roman"/>
                      <w:color w:val="000000"/>
                    </w:rPr>
                  </w:rPrChange>
                </w:rPr>
                <m:t>E</m:t>
              </w:ins>
            </m:r>
          </m:e>
          <m:sub>
            <m:r>
              <w:ins w:id="582" w:author="ivan4995@gmail.com" w:date="2026-05-05T17:12:00Z">
                <w:rPr>
                  <w:rFonts w:ascii="Cambria Math" w:eastAsia="Cambria Math" w:hAnsi="Cambria Math" w:cs="Times New Roman"/>
                  <w:color w:val="000000"/>
                  <w:sz w:val="20"/>
                  <w:szCs w:val="20"/>
                  <w:rPrChange w:id="583" w:author="ivan4995@gmail.com" w:date="2026-05-05T17:12:00Z">
                    <w:rPr>
                      <w:rFonts w:ascii="Cambria Math" w:eastAsia="Cambria Math" w:hAnsi="Cambria Math" w:cs="Times New Roman"/>
                      <w:color w:val="000000"/>
                    </w:rPr>
                  </w:rPrChange>
                </w:rPr>
                <m:t>ij0</m:t>
              </w:ins>
            </m:r>
          </m:sub>
        </m:sSub>
      </m:oMath>
      <w:ins w:id="584" w:author="ivan4995@gmail.com" w:date="2026-05-05T17:12:00Z">
        <w:r w:rsidRPr="00BA7958">
          <w:rPr>
            <w:rFonts w:ascii="Times New Roman" w:eastAsia="Times New Roman" w:hAnsi="Times New Roman" w:cs="Times New Roman"/>
            <w:color w:val="000000"/>
            <w:sz w:val="20"/>
            <w:szCs w:val="20"/>
            <w:rPrChange w:id="585" w:author="ivan4995@gmail.com" w:date="2026-05-05T17:12:00Z">
              <w:rPr>
                <w:rFonts w:ascii="Times New Roman" w:eastAsia="Times New Roman" w:hAnsi="Times New Roman" w:cs="Times New Roman"/>
                <w:color w:val="000000"/>
              </w:rPr>
            </w:rPrChange>
          </w:rPr>
          <w:t xml:space="preserve">  is equal to or greater than 0.5, are considered “true pairs”, while the remaining pairs are excluded. Results are displayed in the form of circular diagrams (Figs 6 and 7).</w:t>
        </w:r>
      </w:ins>
    </w:p>
    <w:p w14:paraId="7960178B" w14:textId="2D6C4E73" w:rsidR="00EF5695" w:rsidRPr="00EF5695" w:rsidDel="00BA7958" w:rsidRDefault="009F1552" w:rsidP="00EF5695">
      <w:pPr>
        <w:jc w:val="both"/>
        <w:rPr>
          <w:del w:id="586" w:author="ivan4995@gmail.com" w:date="2026-05-05T17:12:00Z"/>
          <w:rFonts w:ascii="Times New Roman" w:eastAsia="Times New Roman" w:hAnsi="Times New Roman" w:cs="Times New Roman"/>
          <w:b/>
          <w:color w:val="000000"/>
          <w:sz w:val="20"/>
          <w:szCs w:val="20"/>
          <w:lang w:val="en"/>
        </w:rPr>
      </w:pPr>
      <w:del w:id="587" w:author="ivan4995@gmail.com" w:date="2026-05-05T17:12:00Z">
        <w:r w:rsidRPr="009F1552" w:rsidDel="00BA7958">
          <w:rPr>
            <w:rFonts w:ascii="Times New Roman" w:eastAsia="Times New Roman" w:hAnsi="Times New Roman" w:cs="Times New Roman"/>
            <w:b/>
            <w:color w:val="000000"/>
            <w:sz w:val="20"/>
            <w:szCs w:val="20"/>
            <w:lang w:val="en"/>
          </w:rPr>
          <w:delText xml:space="preserve">Epistasis detection and measurement. </w:delText>
        </w:r>
        <w:r w:rsidRPr="009F1552" w:rsidDel="00BA7958">
          <w:rPr>
            <w:rFonts w:ascii="Times New Roman" w:eastAsia="Times New Roman" w:hAnsi="Times New Roman" w:cs="Times New Roman"/>
            <w:bCs/>
            <w:color w:val="000000"/>
            <w:sz w:val="20"/>
            <w:szCs w:val="20"/>
            <w:lang w:val="en"/>
          </w:rPr>
          <w:delText xml:space="preserve">Based on matrix </w:delText>
        </w:r>
      </w:del>
      <m:oMath>
        <m:sSub>
          <m:sSubPr>
            <m:ctrlPr>
              <w:del w:id="588" w:author="ivan4995@gmail.com" w:date="2026-05-05T17:12:00Z">
                <w:rPr>
                  <w:rFonts w:ascii="Cambria Math" w:eastAsia="Times New Roman" w:hAnsi="Cambria Math" w:cs="Times New Roman"/>
                  <w:bCs/>
                  <w:color w:val="000000"/>
                  <w:sz w:val="20"/>
                  <w:szCs w:val="20"/>
                  <w:lang w:val="en"/>
                </w:rPr>
              </w:del>
            </m:ctrlPr>
          </m:sSubPr>
          <m:e>
            <m:r>
              <w:del w:id="589" w:author="ivan4995@gmail.com" w:date="2026-05-05T17:12:00Z">
                <w:rPr>
                  <w:rFonts w:ascii="Cambria Math" w:eastAsia="Times New Roman" w:hAnsi="Cambria Math" w:cs="Times New Roman"/>
                  <w:color w:val="000000"/>
                  <w:sz w:val="20"/>
                  <w:szCs w:val="20"/>
                  <w:lang w:val="en"/>
                </w:rPr>
                <m:t>K</m:t>
              </w:del>
            </m:r>
          </m:e>
          <m:sub>
            <m:r>
              <w:del w:id="590" w:author="ivan4995@gmail.com" w:date="2026-05-05T17:12:00Z">
                <w:rPr>
                  <w:rFonts w:ascii="Cambria Math" w:eastAsia="Times New Roman" w:hAnsi="Cambria Math" w:cs="Times New Roman"/>
                  <w:color w:val="000000"/>
                  <w:sz w:val="20"/>
                  <w:szCs w:val="20"/>
                  <w:lang w:val="en"/>
                </w:rPr>
                <m:t>ni</m:t>
              </w:del>
            </m:r>
          </m:sub>
        </m:sSub>
      </m:oMath>
      <w:del w:id="591" w:author="ivan4995@gmail.com" w:date="2026-05-05T17:12:00Z">
        <w:r w:rsidRPr="009F1552" w:rsidDel="00BA7958">
          <w:rPr>
            <w:rFonts w:ascii="Times New Roman" w:eastAsia="Times New Roman" w:hAnsi="Times New Roman" w:cs="Times New Roman"/>
            <w:bCs/>
            <w:color w:val="000000"/>
            <w:sz w:val="20"/>
            <w:szCs w:val="20"/>
            <w:lang w:val="en"/>
          </w:rPr>
          <w:delText xml:space="preserve"> obtained as described above, the universal footprint of epistasis (35) denoted </w:delText>
        </w:r>
      </w:del>
      <m:oMath>
        <m:r>
          <w:del w:id="592" w:author="ivan4995@gmail.com" w:date="2026-05-05T17:12:00Z">
            <w:rPr>
              <w:rFonts w:ascii="Cambria Math" w:eastAsia="Times New Roman" w:hAnsi="Cambria Math" w:cs="Times New Roman"/>
              <w:color w:val="000000"/>
              <w:sz w:val="20"/>
              <w:szCs w:val="20"/>
              <w:lang w:val="en"/>
            </w:rPr>
            <m:t>UF</m:t>
          </w:del>
        </m:r>
        <m:sSub>
          <m:sSubPr>
            <m:ctrlPr>
              <w:del w:id="593" w:author="ivan4995@gmail.com" w:date="2026-05-05T17:12:00Z">
                <w:rPr>
                  <w:rFonts w:ascii="Cambria Math" w:eastAsia="Times New Roman" w:hAnsi="Cambria Math" w:cs="Times New Roman"/>
                  <w:bCs/>
                  <w:color w:val="000000"/>
                  <w:sz w:val="20"/>
                  <w:szCs w:val="20"/>
                  <w:lang w:val="en"/>
                </w:rPr>
              </w:del>
            </m:ctrlPr>
          </m:sSubPr>
          <m:e>
            <m:r>
              <w:del w:id="594" w:author="ivan4995@gmail.com" w:date="2026-05-05T17:12:00Z">
                <w:rPr>
                  <w:rFonts w:ascii="Cambria Math" w:eastAsia="Times New Roman" w:hAnsi="Cambria Math" w:cs="Times New Roman"/>
                  <w:color w:val="000000"/>
                  <w:sz w:val="20"/>
                  <w:szCs w:val="20"/>
                  <w:lang w:val="en"/>
                </w:rPr>
                <m:t>E</m:t>
              </w:del>
            </m:r>
          </m:e>
          <m:sub>
            <m:r>
              <w:del w:id="595" w:author="ivan4995@gmail.com" w:date="2026-05-05T17:12:00Z">
                <w:rPr>
                  <w:rFonts w:ascii="Cambria Math" w:eastAsia="Times New Roman" w:hAnsi="Cambria Math" w:cs="Times New Roman"/>
                  <w:color w:val="000000"/>
                  <w:sz w:val="20"/>
                  <w:szCs w:val="20"/>
                  <w:lang w:val="en"/>
                </w:rPr>
                <m:t>ij</m:t>
              </w:del>
            </m:r>
          </m:sub>
        </m:sSub>
      </m:oMath>
      <w:del w:id="596" w:author="ivan4995@gmail.com" w:date="2026-05-05T17:12:00Z">
        <w:r w:rsidRPr="009F1552" w:rsidDel="00BA7958">
          <w:rPr>
            <w:rFonts w:ascii="Times New Roman" w:eastAsia="Times New Roman" w:hAnsi="Times New Roman" w:cs="Times New Roman"/>
            <w:bCs/>
            <w:color w:val="000000"/>
            <w:sz w:val="20"/>
            <w:szCs w:val="20"/>
            <w:lang w:val="en"/>
          </w:rPr>
          <w:delText xml:space="preserve"> is calculated for each possible pair of sites </w:delText>
        </w:r>
      </w:del>
      <m:oMath>
        <m:r>
          <w:del w:id="597" w:author="ivan4995@gmail.com" w:date="2026-05-05T17:12:00Z">
            <w:rPr>
              <w:rFonts w:ascii="Cambria Math" w:eastAsia="Times New Roman" w:hAnsi="Cambria Math" w:cs="Times New Roman"/>
              <w:color w:val="000000"/>
              <w:sz w:val="20"/>
              <w:szCs w:val="20"/>
              <w:lang w:val="en"/>
            </w:rPr>
            <m:t>i</m:t>
          </w:del>
        </m:r>
        <m:r>
          <w:del w:id="598" w:author="ivan4995@gmail.com" w:date="2026-05-05T17:12:00Z">
            <m:rPr>
              <m:sty m:val="p"/>
            </m:rPr>
            <w:rPr>
              <w:rFonts w:ascii="Cambria Math" w:eastAsia="Times New Roman" w:hAnsi="Cambria Math" w:cs="Times New Roman"/>
              <w:color w:val="000000"/>
              <w:sz w:val="20"/>
              <w:szCs w:val="20"/>
              <w:lang w:val="en"/>
            </w:rPr>
            <m:t>,</m:t>
          </w:del>
        </m:r>
        <m:r>
          <w:del w:id="599" w:author="ivan4995@gmail.com" w:date="2026-05-05T17:12:00Z">
            <w:rPr>
              <w:rFonts w:ascii="Cambria Math" w:eastAsia="Times New Roman" w:hAnsi="Cambria Math" w:cs="Times New Roman"/>
              <w:color w:val="000000"/>
              <w:sz w:val="20"/>
              <w:szCs w:val="20"/>
              <w:lang w:val="en"/>
            </w:rPr>
            <m:t>j</m:t>
          </w:del>
        </m:r>
      </m:oMath>
      <w:del w:id="600" w:author="ivan4995@gmail.com" w:date="2026-05-05T17:12:00Z">
        <w:r w:rsidRPr="009F1552" w:rsidDel="00BA7958">
          <w:rPr>
            <w:rFonts w:ascii="Times New Roman" w:eastAsia="Times New Roman" w:hAnsi="Times New Roman" w:cs="Times New Roman"/>
            <w:bCs/>
            <w:color w:val="000000"/>
            <w:sz w:val="20"/>
            <w:szCs w:val="20"/>
            <w:lang w:val="en"/>
          </w:rPr>
          <w:delText xml:space="preserve"> as </w:delText>
        </w:r>
      </w:del>
      <m:oMath>
        <m:r>
          <w:del w:id="601" w:author="ivan4995@gmail.com" w:date="2026-05-05T17:12:00Z">
            <w:rPr>
              <w:rFonts w:ascii="Cambria Math" w:eastAsia="Times New Roman" w:hAnsi="Cambria Math" w:cs="Times New Roman"/>
              <w:color w:val="000000"/>
              <w:sz w:val="20"/>
              <w:szCs w:val="20"/>
              <w:lang w:val="en"/>
            </w:rPr>
            <m:t>UF</m:t>
          </w:del>
        </m:r>
        <m:sSub>
          <m:sSubPr>
            <m:ctrlPr>
              <w:del w:id="602" w:author="ivan4995@gmail.com" w:date="2026-05-05T17:12:00Z">
                <w:rPr>
                  <w:rFonts w:ascii="Cambria Math" w:eastAsia="Times New Roman" w:hAnsi="Cambria Math" w:cs="Times New Roman"/>
                  <w:bCs/>
                  <w:color w:val="000000"/>
                  <w:sz w:val="20"/>
                  <w:szCs w:val="20"/>
                  <w:lang w:val="en"/>
                </w:rPr>
              </w:del>
            </m:ctrlPr>
          </m:sSubPr>
          <m:e>
            <m:r>
              <w:del w:id="603" w:author="ivan4995@gmail.com" w:date="2026-05-05T17:12:00Z">
                <w:rPr>
                  <w:rFonts w:ascii="Cambria Math" w:eastAsia="Times New Roman" w:hAnsi="Cambria Math" w:cs="Times New Roman"/>
                  <w:color w:val="000000"/>
                  <w:sz w:val="20"/>
                  <w:szCs w:val="20"/>
                  <w:lang w:val="en"/>
                </w:rPr>
                <m:t>E</m:t>
              </w:del>
            </m:r>
          </m:e>
          <m:sub>
            <m:r>
              <w:del w:id="604" w:author="ivan4995@gmail.com" w:date="2026-05-05T17:12:00Z">
                <w:rPr>
                  <w:rFonts w:ascii="Cambria Math" w:eastAsia="Times New Roman" w:hAnsi="Cambria Math" w:cs="Times New Roman"/>
                  <w:color w:val="000000"/>
                  <w:sz w:val="20"/>
                  <w:szCs w:val="20"/>
                  <w:lang w:val="en"/>
                </w:rPr>
                <m:t>ij</m:t>
              </w:del>
            </m:r>
          </m:sub>
        </m:sSub>
        <m:r>
          <w:del w:id="605" w:author="ivan4995@gmail.com" w:date="2026-05-05T17:12:00Z">
            <m:rPr>
              <m:sty m:val="p"/>
            </m:rPr>
            <w:rPr>
              <w:rFonts w:ascii="Cambria Math" w:eastAsia="Times New Roman" w:hAnsi="Cambria Math" w:cs="Times New Roman"/>
              <w:color w:val="000000"/>
              <w:sz w:val="20"/>
              <w:szCs w:val="20"/>
              <w:lang w:val="en"/>
            </w:rPr>
            <m:t>=1-log</m:t>
          </w:del>
        </m:r>
        <m:d>
          <m:dPr>
            <m:ctrlPr>
              <w:del w:id="606" w:author="ivan4995@gmail.com" w:date="2026-05-05T17:12:00Z">
                <w:rPr>
                  <w:rFonts w:ascii="Cambria Math" w:eastAsia="Times New Roman" w:hAnsi="Cambria Math" w:cs="Times New Roman"/>
                  <w:bCs/>
                  <w:color w:val="000000"/>
                  <w:sz w:val="20"/>
                  <w:szCs w:val="20"/>
                  <w:lang w:val="en"/>
                </w:rPr>
              </w:del>
            </m:ctrlPr>
          </m:dPr>
          <m:e>
            <m:f>
              <m:fPr>
                <m:ctrlPr>
                  <w:del w:id="607" w:author="ivan4995@gmail.com" w:date="2026-05-05T17:12:00Z">
                    <w:rPr>
                      <w:rFonts w:ascii="Cambria Math" w:eastAsia="Times New Roman" w:hAnsi="Cambria Math" w:cs="Times New Roman"/>
                      <w:bCs/>
                      <w:color w:val="000000"/>
                      <w:sz w:val="20"/>
                      <w:szCs w:val="20"/>
                      <w:lang w:val="en"/>
                    </w:rPr>
                  </w:del>
                </m:ctrlPr>
              </m:fPr>
              <m:num>
                <m:sSub>
                  <m:sSubPr>
                    <m:ctrlPr>
                      <w:del w:id="608" w:author="ivan4995@gmail.com" w:date="2026-05-05T17:12:00Z">
                        <w:rPr>
                          <w:rFonts w:ascii="Cambria Math" w:eastAsia="Times New Roman" w:hAnsi="Cambria Math" w:cs="Times New Roman"/>
                          <w:bCs/>
                          <w:color w:val="000000"/>
                          <w:sz w:val="20"/>
                          <w:szCs w:val="20"/>
                          <w:lang w:val="en"/>
                        </w:rPr>
                      </w:del>
                    </m:ctrlPr>
                  </m:sSubPr>
                  <m:e>
                    <m:r>
                      <w:del w:id="609" w:author="ivan4995@gmail.com" w:date="2026-05-05T17:12:00Z">
                        <w:rPr>
                          <w:rFonts w:ascii="Cambria Math" w:eastAsia="Times New Roman" w:hAnsi="Cambria Math" w:cs="Times New Roman"/>
                          <w:color w:val="000000"/>
                          <w:sz w:val="20"/>
                          <w:szCs w:val="20"/>
                          <w:lang w:val="en"/>
                        </w:rPr>
                        <m:t>f</m:t>
                      </w:del>
                    </m:r>
                  </m:e>
                  <m:sub>
                    <m:r>
                      <w:del w:id="610" w:author="ivan4995@gmail.com" w:date="2026-05-05T17:12:00Z">
                        <m:rPr>
                          <m:sty m:val="p"/>
                        </m:rPr>
                        <w:rPr>
                          <w:rFonts w:ascii="Cambria Math" w:eastAsia="Times New Roman" w:hAnsi="Cambria Math" w:cs="Times New Roman"/>
                          <w:color w:val="000000"/>
                          <w:sz w:val="20"/>
                          <w:szCs w:val="20"/>
                          <w:lang w:val="en"/>
                        </w:rPr>
                        <m:t>11</m:t>
                      </w:del>
                    </m:r>
                  </m:sub>
                </m:sSub>
              </m:num>
              <m:den>
                <m:sSub>
                  <m:sSubPr>
                    <m:ctrlPr>
                      <w:del w:id="611" w:author="ivan4995@gmail.com" w:date="2026-05-05T17:12:00Z">
                        <w:rPr>
                          <w:rFonts w:ascii="Cambria Math" w:eastAsia="Times New Roman" w:hAnsi="Cambria Math" w:cs="Times New Roman"/>
                          <w:bCs/>
                          <w:color w:val="000000"/>
                          <w:sz w:val="20"/>
                          <w:szCs w:val="20"/>
                          <w:lang w:val="en"/>
                        </w:rPr>
                      </w:del>
                    </m:ctrlPr>
                  </m:sSubPr>
                  <m:e>
                    <m:r>
                      <w:del w:id="612" w:author="ivan4995@gmail.com" w:date="2026-05-05T17:12:00Z">
                        <w:rPr>
                          <w:rFonts w:ascii="Cambria Math" w:eastAsia="Times New Roman" w:hAnsi="Cambria Math" w:cs="Times New Roman"/>
                          <w:color w:val="000000"/>
                          <w:sz w:val="20"/>
                          <w:szCs w:val="20"/>
                          <w:lang w:val="en"/>
                        </w:rPr>
                        <m:t>f</m:t>
                      </w:del>
                    </m:r>
                  </m:e>
                  <m:sub>
                    <m:r>
                      <w:del w:id="613" w:author="ivan4995@gmail.com" w:date="2026-05-05T17:12:00Z">
                        <m:rPr>
                          <m:sty m:val="p"/>
                        </m:rPr>
                        <w:rPr>
                          <w:rFonts w:ascii="Cambria Math" w:eastAsia="Times New Roman" w:hAnsi="Cambria Math" w:cs="Times New Roman"/>
                          <w:color w:val="000000"/>
                          <w:sz w:val="20"/>
                          <w:szCs w:val="20"/>
                          <w:lang w:val="en"/>
                        </w:rPr>
                        <m:t>00</m:t>
                      </w:del>
                    </m:r>
                  </m:sub>
                </m:sSub>
              </m:den>
            </m:f>
          </m:e>
        </m:d>
        <m:r>
          <w:del w:id="614" w:author="ivan4995@gmail.com" w:date="2026-05-05T17:12:00Z">
            <m:rPr>
              <m:sty m:val="p"/>
            </m:rPr>
            <w:rPr>
              <w:rFonts w:ascii="Cambria Math" w:eastAsia="Times New Roman" w:hAnsi="Cambria Math" w:cs="Times New Roman"/>
              <w:color w:val="000000"/>
              <w:sz w:val="20"/>
              <w:szCs w:val="20"/>
              <w:lang w:val="en"/>
            </w:rPr>
            <m:t>/log</m:t>
          </w:del>
        </m:r>
        <m:d>
          <m:dPr>
            <m:ctrlPr>
              <w:del w:id="615" w:author="ivan4995@gmail.com" w:date="2026-05-05T17:12:00Z">
                <w:rPr>
                  <w:rFonts w:ascii="Cambria Math" w:eastAsia="Times New Roman" w:hAnsi="Cambria Math" w:cs="Times New Roman"/>
                  <w:bCs/>
                  <w:color w:val="000000"/>
                  <w:sz w:val="20"/>
                  <w:szCs w:val="20"/>
                  <w:lang w:val="en"/>
                </w:rPr>
              </w:del>
            </m:ctrlPr>
          </m:dPr>
          <m:e>
            <m:f>
              <m:fPr>
                <m:ctrlPr>
                  <w:del w:id="616" w:author="ivan4995@gmail.com" w:date="2026-05-05T17:12:00Z">
                    <w:rPr>
                      <w:rFonts w:ascii="Cambria Math" w:eastAsia="Times New Roman" w:hAnsi="Cambria Math" w:cs="Times New Roman"/>
                      <w:bCs/>
                      <w:color w:val="000000"/>
                      <w:sz w:val="20"/>
                      <w:szCs w:val="20"/>
                      <w:lang w:val="en"/>
                    </w:rPr>
                  </w:del>
                </m:ctrlPr>
              </m:fPr>
              <m:num>
                <m:sSub>
                  <m:sSubPr>
                    <m:ctrlPr>
                      <w:del w:id="617" w:author="ivan4995@gmail.com" w:date="2026-05-05T17:12:00Z">
                        <w:rPr>
                          <w:rFonts w:ascii="Cambria Math" w:eastAsia="Times New Roman" w:hAnsi="Cambria Math" w:cs="Times New Roman"/>
                          <w:bCs/>
                          <w:color w:val="000000"/>
                          <w:sz w:val="20"/>
                          <w:szCs w:val="20"/>
                          <w:lang w:val="en"/>
                        </w:rPr>
                      </w:del>
                    </m:ctrlPr>
                  </m:sSubPr>
                  <m:e>
                    <m:r>
                      <w:del w:id="618" w:author="ivan4995@gmail.com" w:date="2026-05-05T17:12:00Z">
                        <w:rPr>
                          <w:rFonts w:ascii="Cambria Math" w:eastAsia="Times New Roman" w:hAnsi="Cambria Math" w:cs="Times New Roman"/>
                          <w:color w:val="000000"/>
                          <w:sz w:val="20"/>
                          <w:szCs w:val="20"/>
                          <w:lang w:val="en"/>
                        </w:rPr>
                        <m:t>f</m:t>
                      </w:del>
                    </m:r>
                  </m:e>
                  <m:sub>
                    <m:r>
                      <w:del w:id="619" w:author="ivan4995@gmail.com" w:date="2026-05-05T17:12:00Z">
                        <m:rPr>
                          <m:sty m:val="p"/>
                        </m:rPr>
                        <w:rPr>
                          <w:rFonts w:ascii="Cambria Math" w:eastAsia="Times New Roman" w:hAnsi="Cambria Math" w:cs="Times New Roman"/>
                          <w:color w:val="000000"/>
                          <w:sz w:val="20"/>
                          <w:szCs w:val="20"/>
                          <w:lang w:val="en"/>
                        </w:rPr>
                        <m:t>01</m:t>
                      </w:del>
                    </m:r>
                  </m:sub>
                </m:sSub>
                <m:sSub>
                  <m:sSubPr>
                    <m:ctrlPr>
                      <w:del w:id="620" w:author="ivan4995@gmail.com" w:date="2026-05-05T17:12:00Z">
                        <w:rPr>
                          <w:rFonts w:ascii="Cambria Math" w:eastAsia="Times New Roman" w:hAnsi="Cambria Math" w:cs="Times New Roman"/>
                          <w:bCs/>
                          <w:color w:val="000000"/>
                          <w:sz w:val="20"/>
                          <w:szCs w:val="20"/>
                          <w:lang w:val="en"/>
                        </w:rPr>
                      </w:del>
                    </m:ctrlPr>
                  </m:sSubPr>
                  <m:e>
                    <m:r>
                      <w:del w:id="621" w:author="ivan4995@gmail.com" w:date="2026-05-05T17:12:00Z">
                        <w:rPr>
                          <w:rFonts w:ascii="Cambria Math" w:eastAsia="Times New Roman" w:hAnsi="Cambria Math" w:cs="Times New Roman"/>
                          <w:color w:val="000000"/>
                          <w:sz w:val="20"/>
                          <w:szCs w:val="20"/>
                          <w:lang w:val="en"/>
                        </w:rPr>
                        <m:t>f</m:t>
                      </w:del>
                    </m:r>
                  </m:e>
                  <m:sub>
                    <m:r>
                      <w:del w:id="622" w:author="ivan4995@gmail.com" w:date="2026-05-05T17:12:00Z">
                        <m:rPr>
                          <m:sty m:val="p"/>
                        </m:rPr>
                        <w:rPr>
                          <w:rFonts w:ascii="Cambria Math" w:eastAsia="Times New Roman" w:hAnsi="Cambria Math" w:cs="Times New Roman"/>
                          <w:color w:val="000000"/>
                          <w:sz w:val="20"/>
                          <w:szCs w:val="20"/>
                          <w:lang w:val="en"/>
                        </w:rPr>
                        <m:t>10</m:t>
                      </w:del>
                    </m:r>
                  </m:sub>
                </m:sSub>
              </m:num>
              <m:den>
                <m:sSubSup>
                  <m:sSubSupPr>
                    <m:ctrlPr>
                      <w:del w:id="623" w:author="ivan4995@gmail.com" w:date="2026-05-05T17:12:00Z">
                        <w:rPr>
                          <w:rFonts w:ascii="Cambria Math" w:eastAsia="Times New Roman" w:hAnsi="Cambria Math" w:cs="Times New Roman"/>
                          <w:bCs/>
                          <w:color w:val="000000"/>
                          <w:sz w:val="20"/>
                          <w:szCs w:val="20"/>
                          <w:lang w:val="en"/>
                        </w:rPr>
                      </w:del>
                    </m:ctrlPr>
                  </m:sSubSupPr>
                  <m:e>
                    <m:r>
                      <w:del w:id="624" w:author="ivan4995@gmail.com" w:date="2026-05-05T17:12:00Z">
                        <w:rPr>
                          <w:rFonts w:ascii="Cambria Math" w:eastAsia="Times New Roman" w:hAnsi="Cambria Math" w:cs="Times New Roman"/>
                          <w:color w:val="000000"/>
                          <w:sz w:val="20"/>
                          <w:szCs w:val="20"/>
                          <w:lang w:val="en"/>
                        </w:rPr>
                        <m:t>f</m:t>
                      </w:del>
                    </m:r>
                  </m:e>
                  <m:sub>
                    <m:r>
                      <w:del w:id="625" w:author="ivan4995@gmail.com" w:date="2026-05-05T17:12:00Z">
                        <m:rPr>
                          <m:sty m:val="p"/>
                        </m:rPr>
                        <w:rPr>
                          <w:rFonts w:ascii="Cambria Math" w:eastAsia="Times New Roman" w:hAnsi="Cambria Math" w:cs="Times New Roman"/>
                          <w:color w:val="000000"/>
                          <w:sz w:val="20"/>
                          <w:szCs w:val="20"/>
                          <w:lang w:val="en"/>
                        </w:rPr>
                        <m:t>00</m:t>
                      </w:del>
                    </m:r>
                  </m:sub>
                  <m:sup>
                    <m:r>
                      <w:del w:id="626" w:author="ivan4995@gmail.com" w:date="2026-05-05T17:12:00Z">
                        <m:rPr>
                          <m:sty m:val="p"/>
                        </m:rPr>
                        <w:rPr>
                          <w:rFonts w:ascii="Cambria Math" w:eastAsia="Times New Roman" w:hAnsi="Cambria Math" w:cs="Times New Roman"/>
                          <w:color w:val="000000"/>
                          <w:sz w:val="20"/>
                          <w:szCs w:val="20"/>
                          <w:lang w:val="en"/>
                        </w:rPr>
                        <m:t>2</m:t>
                      </w:del>
                    </m:r>
                  </m:sup>
                </m:sSubSup>
              </m:den>
            </m:f>
          </m:e>
        </m:d>
        <m:r>
          <w:del w:id="627" w:author="ivan4995@gmail.com" w:date="2026-05-05T17:12:00Z">
            <m:rPr>
              <m:sty m:val="p"/>
            </m:rPr>
            <w:rPr>
              <w:rFonts w:ascii="Cambria Math" w:eastAsia="Times New Roman" w:hAnsi="Cambria Math" w:cs="Times New Roman"/>
              <w:color w:val="000000"/>
              <w:sz w:val="20"/>
              <w:szCs w:val="20"/>
              <w:lang w:val="en"/>
            </w:rPr>
            <m:t>.</m:t>
          </w:del>
        </m:r>
      </m:oMath>
      <w:del w:id="628" w:author="ivan4995@gmail.com" w:date="2026-05-05T17:12:00Z">
        <w:r w:rsidRPr="009F1552" w:rsidDel="00BA7958">
          <w:rPr>
            <w:rFonts w:ascii="Times New Roman" w:eastAsia="Times New Roman" w:hAnsi="Times New Roman" w:cs="Times New Roman"/>
            <w:bCs/>
            <w:color w:val="000000"/>
            <w:sz w:val="20"/>
            <w:szCs w:val="20"/>
            <w:lang w:val="en"/>
          </w:rPr>
          <w:delText xml:space="preserve"> </w:delText>
        </w:r>
        <w:r w:rsidR="00EF5695" w:rsidRPr="00EF5695" w:rsidDel="00BA7958">
          <w:rPr>
            <w:rFonts w:ascii="Times New Roman" w:eastAsia="Times New Roman" w:hAnsi="Times New Roman" w:cs="Times New Roman"/>
            <w:bCs/>
            <w:color w:val="000000"/>
            <w:sz w:val="20"/>
            <w:szCs w:val="20"/>
            <w:lang w:val="en"/>
          </w:rPr>
          <w:delText xml:space="preserve">Then, the conditional coefficient </w:delText>
        </w:r>
      </w:del>
      <m:oMath>
        <m:r>
          <w:del w:id="629" w:author="ivan4995@gmail.com" w:date="2026-05-05T17:12:00Z">
            <w:rPr>
              <w:rFonts w:ascii="Cambria Math" w:eastAsia="Times New Roman" w:hAnsi="Cambria Math" w:cs="Times New Roman"/>
              <w:color w:val="000000"/>
              <w:sz w:val="20"/>
              <w:szCs w:val="20"/>
              <w:lang w:val="en"/>
            </w:rPr>
            <m:t>UF</m:t>
          </w:del>
        </m:r>
        <m:sSub>
          <m:sSubPr>
            <m:ctrlPr>
              <w:del w:id="630" w:author="ivan4995@gmail.com" w:date="2026-05-05T17:12:00Z">
                <w:rPr>
                  <w:rFonts w:ascii="Cambria Math" w:eastAsia="Times New Roman" w:hAnsi="Cambria Math" w:cs="Times New Roman"/>
                  <w:bCs/>
                  <w:color w:val="000000"/>
                  <w:sz w:val="20"/>
                  <w:szCs w:val="20"/>
                  <w:lang w:val="en"/>
                </w:rPr>
              </w:del>
            </m:ctrlPr>
          </m:sSubPr>
          <m:e>
            <m:r>
              <w:del w:id="631" w:author="ivan4995@gmail.com" w:date="2026-05-05T17:12:00Z">
                <w:rPr>
                  <w:rFonts w:ascii="Cambria Math" w:eastAsia="Times New Roman" w:hAnsi="Cambria Math" w:cs="Times New Roman"/>
                  <w:color w:val="000000"/>
                  <w:sz w:val="20"/>
                  <w:szCs w:val="20"/>
                  <w:lang w:val="en"/>
                </w:rPr>
                <m:t>E</m:t>
              </w:del>
            </m:r>
          </m:e>
          <m:sub>
            <m:r>
              <w:del w:id="632" w:author="ivan4995@gmail.com" w:date="2026-05-05T17:12:00Z">
                <w:rPr>
                  <w:rFonts w:ascii="Cambria Math" w:eastAsia="Times New Roman" w:hAnsi="Cambria Math" w:cs="Times New Roman"/>
                  <w:color w:val="000000"/>
                  <w:sz w:val="20"/>
                  <w:szCs w:val="20"/>
                  <w:lang w:val="en"/>
                </w:rPr>
                <m:t>ij0</m:t>
              </w:del>
            </m:r>
          </m:sub>
        </m:sSub>
      </m:oMath>
      <w:del w:id="633" w:author="ivan4995@gmail.com" w:date="2026-05-05T17:12:00Z">
        <w:r w:rsidR="00EF5695" w:rsidRPr="00EF5695" w:rsidDel="00BA7958">
          <w:rPr>
            <w:rFonts w:ascii="Times New Roman" w:eastAsia="Times New Roman" w:hAnsi="Times New Roman" w:cs="Times New Roman"/>
            <w:bCs/>
            <w:color w:val="000000"/>
            <w:sz w:val="20"/>
            <w:szCs w:val="20"/>
            <w:lang w:val="en"/>
          </w:rPr>
          <w:delText xml:space="preserve"> is re-calculated for each locus pair (39), as follows. Only sequences where at least one of the neighboring loci of the pair has allele 0 are used. The minimum of all UFE over such neighbors is denoted </w:delText>
        </w:r>
      </w:del>
      <m:oMath>
        <m:r>
          <w:del w:id="634" w:author="ivan4995@gmail.com" w:date="2026-05-05T17:12:00Z">
            <w:rPr>
              <w:rFonts w:ascii="Cambria Math" w:eastAsia="Times New Roman" w:hAnsi="Cambria Math" w:cs="Times New Roman"/>
              <w:color w:val="000000"/>
              <w:sz w:val="20"/>
              <w:szCs w:val="20"/>
              <w:lang w:val="en"/>
            </w:rPr>
            <m:t>UF</m:t>
          </w:del>
        </m:r>
        <m:sSub>
          <m:sSubPr>
            <m:ctrlPr>
              <w:del w:id="635" w:author="ivan4995@gmail.com" w:date="2026-05-05T17:12:00Z">
                <w:rPr>
                  <w:rFonts w:ascii="Cambria Math" w:eastAsia="Times New Roman" w:hAnsi="Cambria Math" w:cs="Times New Roman"/>
                  <w:bCs/>
                  <w:color w:val="000000"/>
                  <w:sz w:val="20"/>
                  <w:szCs w:val="20"/>
                  <w:lang w:val="en"/>
                </w:rPr>
              </w:del>
            </m:ctrlPr>
          </m:sSubPr>
          <m:e>
            <m:r>
              <w:del w:id="636" w:author="ivan4995@gmail.com" w:date="2026-05-05T17:12:00Z">
                <w:rPr>
                  <w:rFonts w:ascii="Cambria Math" w:eastAsia="Times New Roman" w:hAnsi="Cambria Math" w:cs="Times New Roman"/>
                  <w:color w:val="000000"/>
                  <w:sz w:val="20"/>
                  <w:szCs w:val="20"/>
                  <w:lang w:val="en"/>
                </w:rPr>
                <m:t>E</m:t>
              </w:del>
            </m:r>
          </m:e>
          <m:sub>
            <m:r>
              <w:del w:id="637" w:author="ivan4995@gmail.com" w:date="2026-05-05T17:12:00Z">
                <w:rPr>
                  <w:rFonts w:ascii="Cambria Math" w:eastAsia="Times New Roman" w:hAnsi="Cambria Math" w:cs="Times New Roman"/>
                  <w:color w:val="000000"/>
                  <w:sz w:val="20"/>
                  <w:szCs w:val="20"/>
                  <w:lang w:val="en"/>
                </w:rPr>
                <m:t>ij0</m:t>
              </w:del>
            </m:r>
          </m:sub>
        </m:sSub>
      </m:oMath>
      <w:del w:id="638" w:author="ivan4995@gmail.com" w:date="2026-05-05T17:12:00Z">
        <w:r w:rsidR="00EF5695" w:rsidRPr="00EF5695" w:rsidDel="00BA7958">
          <w:rPr>
            <w:rFonts w:ascii="Times New Roman" w:eastAsia="Times New Roman" w:hAnsi="Times New Roman" w:cs="Times New Roman"/>
            <w:bCs/>
            <w:color w:val="000000"/>
            <w:sz w:val="20"/>
            <w:szCs w:val="20"/>
            <w:lang w:val="en"/>
          </w:rPr>
          <w:delText xml:space="preserve">. Because the array of data used is large, these coefficients are calculated using parallel computing on the video card with more than 1000 parallel processors with the help of CUDA language. Pairs of loci, where the ratio of </w:delText>
        </w:r>
      </w:del>
      <m:oMath>
        <m:r>
          <w:del w:id="639" w:author="ivan4995@gmail.com" w:date="2026-05-05T17:12:00Z">
            <w:rPr>
              <w:rFonts w:ascii="Cambria Math" w:eastAsia="Times New Roman" w:hAnsi="Cambria Math" w:cs="Times New Roman"/>
              <w:color w:val="000000"/>
              <w:sz w:val="20"/>
              <w:szCs w:val="20"/>
              <w:lang w:val="en"/>
            </w:rPr>
            <m:t>UF</m:t>
          </w:del>
        </m:r>
        <m:sSub>
          <m:sSubPr>
            <m:ctrlPr>
              <w:del w:id="640" w:author="ivan4995@gmail.com" w:date="2026-05-05T17:12:00Z">
                <w:rPr>
                  <w:rFonts w:ascii="Cambria Math" w:eastAsia="Times New Roman" w:hAnsi="Cambria Math" w:cs="Times New Roman"/>
                  <w:bCs/>
                  <w:color w:val="000000"/>
                  <w:sz w:val="20"/>
                  <w:szCs w:val="20"/>
                  <w:lang w:val="en"/>
                </w:rPr>
              </w:del>
            </m:ctrlPr>
          </m:sSubPr>
          <m:e>
            <m:r>
              <w:del w:id="641" w:author="ivan4995@gmail.com" w:date="2026-05-05T17:12:00Z">
                <w:rPr>
                  <w:rFonts w:ascii="Cambria Math" w:eastAsia="Times New Roman" w:hAnsi="Cambria Math" w:cs="Times New Roman"/>
                  <w:color w:val="000000"/>
                  <w:sz w:val="20"/>
                  <w:szCs w:val="20"/>
                  <w:lang w:val="en"/>
                </w:rPr>
                <m:t>E</m:t>
              </w:del>
            </m:r>
          </m:e>
          <m:sub>
            <m:r>
              <w:del w:id="642" w:author="ivan4995@gmail.com" w:date="2026-05-05T17:12:00Z">
                <w:rPr>
                  <w:rFonts w:ascii="Cambria Math" w:eastAsia="Times New Roman" w:hAnsi="Cambria Math" w:cs="Times New Roman"/>
                  <w:color w:val="000000"/>
                  <w:sz w:val="20"/>
                  <w:szCs w:val="20"/>
                  <w:lang w:val="en"/>
                </w:rPr>
                <m:t>ij</m:t>
              </w:del>
            </m:r>
          </m:sub>
        </m:sSub>
      </m:oMath>
      <w:del w:id="643" w:author="ivan4995@gmail.com" w:date="2026-05-05T17:12:00Z">
        <w:r w:rsidR="00EF5695" w:rsidRPr="00EF5695" w:rsidDel="00BA7958">
          <w:rPr>
            <w:rFonts w:ascii="Times New Roman" w:eastAsia="Times New Roman" w:hAnsi="Times New Roman" w:cs="Times New Roman"/>
            <w:bCs/>
            <w:color w:val="000000"/>
            <w:sz w:val="20"/>
            <w:szCs w:val="20"/>
            <w:lang w:val="en"/>
          </w:rPr>
          <w:delText xml:space="preserve"> to </w:delText>
        </w:r>
      </w:del>
      <m:oMath>
        <m:r>
          <w:del w:id="644" w:author="ivan4995@gmail.com" w:date="2026-05-05T17:12:00Z">
            <w:rPr>
              <w:rFonts w:ascii="Cambria Math" w:eastAsia="Times New Roman" w:hAnsi="Cambria Math" w:cs="Times New Roman"/>
              <w:color w:val="000000"/>
              <w:sz w:val="20"/>
              <w:szCs w:val="20"/>
              <w:lang w:val="en"/>
            </w:rPr>
            <m:t>UF</m:t>
          </w:del>
        </m:r>
        <m:sSub>
          <m:sSubPr>
            <m:ctrlPr>
              <w:del w:id="645" w:author="ivan4995@gmail.com" w:date="2026-05-05T17:12:00Z">
                <w:rPr>
                  <w:rFonts w:ascii="Cambria Math" w:eastAsia="Times New Roman" w:hAnsi="Cambria Math" w:cs="Times New Roman"/>
                  <w:bCs/>
                  <w:color w:val="000000"/>
                  <w:sz w:val="20"/>
                  <w:szCs w:val="20"/>
                  <w:lang w:val="en"/>
                </w:rPr>
              </w:del>
            </m:ctrlPr>
          </m:sSubPr>
          <m:e>
            <m:r>
              <w:del w:id="646" w:author="ivan4995@gmail.com" w:date="2026-05-05T17:12:00Z">
                <w:rPr>
                  <w:rFonts w:ascii="Cambria Math" w:eastAsia="Times New Roman" w:hAnsi="Cambria Math" w:cs="Times New Roman"/>
                  <w:color w:val="000000"/>
                  <w:sz w:val="20"/>
                  <w:szCs w:val="20"/>
                  <w:lang w:val="en"/>
                </w:rPr>
                <m:t>E</m:t>
              </w:del>
            </m:r>
          </m:e>
          <m:sub>
            <m:r>
              <w:del w:id="647" w:author="ivan4995@gmail.com" w:date="2026-05-05T17:12:00Z">
                <w:rPr>
                  <w:rFonts w:ascii="Cambria Math" w:eastAsia="Times New Roman" w:hAnsi="Cambria Math" w:cs="Times New Roman"/>
                  <w:color w:val="000000"/>
                  <w:sz w:val="20"/>
                  <w:szCs w:val="20"/>
                  <w:lang w:val="en"/>
                </w:rPr>
                <m:t>ij0</m:t>
              </w:del>
            </m:r>
          </m:sub>
        </m:sSub>
      </m:oMath>
      <w:del w:id="648" w:author="ivan4995@gmail.com" w:date="2026-05-05T17:12:00Z">
        <w:r w:rsidR="00EF5695" w:rsidRPr="00EF5695" w:rsidDel="00BA7958">
          <w:rPr>
            <w:rFonts w:ascii="Times New Roman" w:eastAsia="Times New Roman" w:hAnsi="Times New Roman" w:cs="Times New Roman"/>
            <w:bCs/>
            <w:color w:val="000000"/>
            <w:sz w:val="20"/>
            <w:szCs w:val="20"/>
            <w:lang w:val="en"/>
          </w:rPr>
          <w:delText xml:space="preserve">  is equal to or greater than 0.5, are considered “true pairs”, while the remaining pairs are excluded. Results are displayed in the form of circular diagrams (Figs 3 and 4).</w:delText>
        </w:r>
      </w:del>
    </w:p>
    <w:p w14:paraId="55EB7DD8" w14:textId="77777777" w:rsidR="00FC0904" w:rsidRPr="00EF5695" w:rsidRDefault="00FC0904">
      <w:pPr>
        <w:rPr>
          <w:rFonts w:ascii="Helvetica" w:hAnsi="Helvetica"/>
          <w:color w:val="000000"/>
          <w:sz w:val="22"/>
          <w:szCs w:val="22"/>
          <w:shd w:val="clear" w:color="auto" w:fill="FFFFFF"/>
          <w:lang w:val="en"/>
        </w:rPr>
      </w:pPr>
    </w:p>
    <w:p w14:paraId="0582525C" w14:textId="6EBBEB7E" w:rsidR="00FE6EDF" w:rsidRDefault="00133529">
      <w:pPr>
        <w:rPr>
          <w:rFonts w:ascii="Helvetica" w:hAnsi="Helvetica"/>
          <w:color w:val="000000"/>
          <w:sz w:val="22"/>
          <w:szCs w:val="22"/>
          <w:shd w:val="clear" w:color="auto" w:fill="FFFFFF"/>
        </w:rPr>
      </w:pPr>
      <w:r w:rsidRPr="00FE6EDF">
        <w:rPr>
          <w:rFonts w:ascii="Helvetica" w:hAnsi="Helvetica"/>
          <w:b/>
          <w:color w:val="000000"/>
          <w:sz w:val="22"/>
          <w:szCs w:val="22"/>
          <w:shd w:val="clear" w:color="auto" w:fill="FFFFFF"/>
        </w:rPr>
        <w:lastRenderedPageBreak/>
        <w:t>This is a problem because there are important limitations to the method.</w:t>
      </w:r>
      <w:r w:rsidRPr="003552A3">
        <w:rPr>
          <w:rStyle w:val="apple-converted-space"/>
          <w:rFonts w:ascii="Helvetica" w:hAnsi="Helvetica"/>
          <w:color w:val="000000"/>
          <w:sz w:val="22"/>
          <w:szCs w:val="22"/>
          <w:shd w:val="clear" w:color="auto" w:fill="FFFFFF"/>
        </w:rPr>
        <w:t> </w:t>
      </w:r>
      <w:r w:rsidRPr="00FE6EDF">
        <w:rPr>
          <w:rFonts w:ascii="Helvetica" w:hAnsi="Helvetica"/>
          <w:b/>
          <w:color w:val="000000"/>
          <w:sz w:val="22"/>
          <w:szCs w:val="22"/>
          <w:shd w:val="clear" w:color="auto" w:fill="FFFFFF"/>
        </w:rPr>
        <w:t xml:space="preserve">Key among the limitations of the method is that the three sites in the conditional correlation calculation must be polymorphic. This places strong restrictions </w:t>
      </w:r>
      <w:r w:rsidR="00FE6EDF" w:rsidRPr="00FE6EDF">
        <w:rPr>
          <w:rFonts w:ascii="Helvetica" w:hAnsi="Helvetica"/>
          <w:b/>
          <w:color w:val="000000"/>
          <w:sz w:val="22"/>
          <w:szCs w:val="22"/>
          <w:shd w:val="clear" w:color="auto" w:fill="FFFFFF"/>
        </w:rPr>
        <w:t>on the precise contexts in which the statistics can be meaningfully calculated and interpreted.</w:t>
      </w:r>
    </w:p>
    <w:p w14:paraId="18B9D23F" w14:textId="6BF11964" w:rsidR="00FE6EDF" w:rsidRDefault="00FE6EDF">
      <w:pPr>
        <w:rPr>
          <w:rFonts w:ascii="Helvetica" w:hAnsi="Helvetica"/>
          <w:color w:val="000000"/>
          <w:sz w:val="22"/>
          <w:szCs w:val="22"/>
          <w:shd w:val="clear" w:color="auto" w:fill="FFFFFF"/>
        </w:rPr>
      </w:pPr>
    </w:p>
    <w:p w14:paraId="1B6811E8" w14:textId="01FE7D5A" w:rsidR="00FE6EDF" w:rsidRPr="00FE6EDF" w:rsidRDefault="00BD18C0" w:rsidP="009E4D70">
      <w:pPr>
        <w:jc w:val="both"/>
        <w:rPr>
          <w:rFonts w:ascii="Helvetica" w:hAnsi="Helvetica"/>
          <w:color w:val="000000"/>
          <w:sz w:val="22"/>
          <w:szCs w:val="22"/>
          <w:shd w:val="clear" w:color="auto" w:fill="FFFFFF"/>
          <w:lang w:val="en-US"/>
        </w:rPr>
      </w:pPr>
      <w:del w:id="649" w:author="Microsoft Office User" w:date="2026-05-05T18:53:00Z" w16du:dateUtc="2026-05-05T15:53:00Z">
        <w:r w:rsidDel="00C62C19">
          <w:rPr>
            <w:rFonts w:ascii="Helvetica" w:hAnsi="Helvetica"/>
            <w:color w:val="000000"/>
            <w:sz w:val="22"/>
            <w:szCs w:val="22"/>
            <w:shd w:val="clear" w:color="auto" w:fill="FFFFFF"/>
            <w:lang w:val="en-US"/>
          </w:rPr>
          <w:delText>In fact, this is</w:delText>
        </w:r>
        <w:r w:rsidR="00503214" w:rsidDel="00C62C19">
          <w:rPr>
            <w:rFonts w:ascii="Helvetica" w:hAnsi="Helvetica"/>
            <w:color w:val="000000"/>
            <w:sz w:val="22"/>
            <w:szCs w:val="22"/>
            <w:shd w:val="clear" w:color="auto" w:fill="FFFFFF"/>
            <w:lang w:val="en-US"/>
          </w:rPr>
          <w:delText xml:space="preserve"> not a "limitation", but the nature of population genetics</w:delText>
        </w:r>
        <w:r w:rsidR="00B0121F" w:rsidDel="00C62C19">
          <w:rPr>
            <w:rFonts w:ascii="Helvetica" w:hAnsi="Helvetica"/>
            <w:color w:val="000000"/>
            <w:sz w:val="22"/>
            <w:szCs w:val="22"/>
            <w:shd w:val="clear" w:color="auto" w:fill="FFFFFF"/>
            <w:lang w:val="en-US"/>
          </w:rPr>
          <w:delText xml:space="preserve"> as the method</w:delText>
        </w:r>
      </w:del>
      <w:del w:id="650" w:author="Microsoft Office User" w:date="2026-05-05T18:54:00Z" w16du:dateUtc="2026-05-05T15:54:00Z">
        <w:r w:rsidR="00503214" w:rsidDel="00C62C19">
          <w:rPr>
            <w:rFonts w:ascii="Helvetica" w:hAnsi="Helvetica"/>
            <w:color w:val="000000"/>
            <w:sz w:val="22"/>
            <w:szCs w:val="22"/>
            <w:shd w:val="clear" w:color="auto" w:fill="FFFFFF"/>
            <w:lang w:val="en-US"/>
          </w:rPr>
          <w:delText>.</w:delText>
        </w:r>
      </w:del>
      <w:del w:id="651" w:author="Microsoft Office User" w:date="2026-05-05T18:55:00Z" w16du:dateUtc="2026-05-05T15:55:00Z">
        <w:r w:rsidR="00503214" w:rsidDel="00C62C19">
          <w:rPr>
            <w:rFonts w:ascii="Helvetica" w:hAnsi="Helvetica"/>
            <w:color w:val="000000"/>
            <w:sz w:val="22"/>
            <w:szCs w:val="22"/>
            <w:shd w:val="clear" w:color="auto" w:fill="FFFFFF"/>
            <w:lang w:val="en-US"/>
          </w:rPr>
          <w:delText xml:space="preserve"> </w:delText>
        </w:r>
      </w:del>
      <w:del w:id="652" w:author="Microsoft Office User" w:date="2026-05-05T18:53:00Z" w16du:dateUtc="2026-05-05T15:53:00Z">
        <w:r w:rsidR="00503214" w:rsidDel="00C62C19">
          <w:rPr>
            <w:rFonts w:ascii="Helvetica" w:hAnsi="Helvetica"/>
            <w:color w:val="000000"/>
            <w:sz w:val="22"/>
            <w:szCs w:val="22"/>
            <w:shd w:val="clear" w:color="auto" w:fill="FFFFFF"/>
            <w:lang w:val="en-US"/>
          </w:rPr>
          <w:delText>Any</w:delText>
        </w:r>
        <w:r w:rsidR="00BE7B90" w:rsidDel="00C62C19">
          <w:rPr>
            <w:rFonts w:ascii="Helvetica" w:hAnsi="Helvetica"/>
            <w:color w:val="000000"/>
            <w:sz w:val="22"/>
            <w:szCs w:val="22"/>
            <w:shd w:val="clear" w:color="auto" w:fill="FFFFFF"/>
            <w:lang w:val="en-US"/>
          </w:rPr>
          <w:delText xml:space="preserve"> </w:delText>
        </w:r>
        <w:r w:rsidR="00503214" w:rsidDel="00C62C19">
          <w:rPr>
            <w:rFonts w:ascii="Helvetica" w:hAnsi="Helvetica"/>
            <w:color w:val="000000"/>
            <w:sz w:val="22"/>
            <w:szCs w:val="22"/>
            <w:shd w:val="clear" w:color="auto" w:fill="FFFFFF"/>
            <w:lang w:val="en-US"/>
          </w:rPr>
          <w:delText xml:space="preserve">model </w:delText>
        </w:r>
        <w:r w:rsidR="00FE6EDF" w:rsidDel="00C62C19">
          <w:rPr>
            <w:rFonts w:ascii="Helvetica" w:hAnsi="Helvetica"/>
            <w:color w:val="000000"/>
            <w:sz w:val="22"/>
            <w:szCs w:val="22"/>
            <w:shd w:val="clear" w:color="auto" w:fill="FFFFFF"/>
            <w:lang w:val="en-US"/>
          </w:rPr>
          <w:delText>of p</w:delText>
        </w:r>
      </w:del>
      <w:ins w:id="653" w:author="Microsoft Office User" w:date="2026-05-05T18:54:00Z" w16du:dateUtc="2026-05-05T15:54:00Z">
        <w:r w:rsidR="00C62C19">
          <w:rPr>
            <w:rFonts w:ascii="Helvetica" w:hAnsi="Helvetica"/>
            <w:color w:val="000000"/>
            <w:sz w:val="22"/>
            <w:szCs w:val="22"/>
            <w:shd w:val="clear" w:color="auto" w:fill="FFFFFF"/>
            <w:lang w:val="en-US"/>
          </w:rPr>
          <w:t>All methods of p</w:t>
        </w:r>
      </w:ins>
      <w:r w:rsidR="00FE6EDF">
        <w:rPr>
          <w:rFonts w:ascii="Helvetica" w:hAnsi="Helvetica"/>
          <w:color w:val="000000"/>
          <w:sz w:val="22"/>
          <w:szCs w:val="22"/>
          <w:shd w:val="clear" w:color="auto" w:fill="FFFFFF"/>
          <w:lang w:val="en-US"/>
        </w:rPr>
        <w:t>opulation genetics consider</w:t>
      </w:r>
      <w:del w:id="654" w:author="Microsoft Office User" w:date="2026-05-05T18:54:00Z" w16du:dateUtc="2026-05-05T15:54:00Z">
        <w:r w:rsidR="00FE6EDF" w:rsidDel="00C62C19">
          <w:rPr>
            <w:rFonts w:ascii="Helvetica" w:hAnsi="Helvetica"/>
            <w:color w:val="000000"/>
            <w:sz w:val="22"/>
            <w:szCs w:val="22"/>
            <w:shd w:val="clear" w:color="auto" w:fill="FFFFFF"/>
            <w:lang w:val="en-US"/>
          </w:rPr>
          <w:delText>s</w:delText>
        </w:r>
      </w:del>
      <w:ins w:id="655" w:author="Microsoft Office User" w:date="2026-05-05T18:53:00Z" w16du:dateUtc="2026-05-05T15:53:00Z">
        <w:r w:rsidR="00C62C19">
          <w:rPr>
            <w:rFonts w:ascii="Helvetica" w:hAnsi="Helvetica"/>
            <w:color w:val="000000"/>
            <w:sz w:val="22"/>
            <w:szCs w:val="22"/>
            <w:shd w:val="clear" w:color="auto" w:fill="FFFFFF"/>
            <w:lang w:val="en-US"/>
          </w:rPr>
          <w:t xml:space="preserve"> </w:t>
        </w:r>
      </w:ins>
      <w:del w:id="656" w:author="Microsoft Office User" w:date="2026-05-05T18:55:00Z" w16du:dateUtc="2026-05-05T15:55:00Z">
        <w:r w:rsidR="00FE6EDF" w:rsidDel="00C62C19">
          <w:rPr>
            <w:rFonts w:ascii="Helvetica" w:hAnsi="Helvetica"/>
            <w:color w:val="000000"/>
            <w:sz w:val="22"/>
            <w:szCs w:val="22"/>
            <w:shd w:val="clear" w:color="auto" w:fill="FFFFFF"/>
            <w:lang w:val="en-US"/>
          </w:rPr>
          <w:delText xml:space="preserve"> </w:delText>
        </w:r>
      </w:del>
      <w:del w:id="657" w:author="Microsoft Office User" w:date="2026-05-05T18:54:00Z" w16du:dateUtc="2026-05-05T15:54:00Z">
        <w:r w:rsidR="00503214" w:rsidDel="00C62C19">
          <w:rPr>
            <w:rFonts w:ascii="Helvetica" w:hAnsi="Helvetica"/>
            <w:color w:val="000000"/>
            <w:sz w:val="22"/>
            <w:szCs w:val="22"/>
            <w:shd w:val="clear" w:color="auto" w:fill="FFFFFF"/>
            <w:lang w:val="en-US"/>
          </w:rPr>
          <w:delText xml:space="preserve">the evolution of </w:delText>
        </w:r>
      </w:del>
      <w:ins w:id="658" w:author="Microsoft Office User" w:date="2026-05-05T18:54:00Z" w16du:dateUtc="2026-05-05T15:54:00Z">
        <w:r w:rsidR="00C62C19">
          <w:rPr>
            <w:rFonts w:ascii="Helvetica" w:hAnsi="Helvetica"/>
            <w:color w:val="000000"/>
            <w:sz w:val="22"/>
            <w:szCs w:val="22"/>
            <w:shd w:val="clear" w:color="auto" w:fill="FFFFFF"/>
            <w:lang w:val="en-US"/>
          </w:rPr>
          <w:t xml:space="preserve">polymorphic </w:t>
        </w:r>
      </w:ins>
      <w:r w:rsidR="00503214">
        <w:rPr>
          <w:rFonts w:ascii="Helvetica" w:hAnsi="Helvetica"/>
          <w:color w:val="000000"/>
          <w:sz w:val="22"/>
          <w:szCs w:val="22"/>
          <w:shd w:val="clear" w:color="auto" w:fill="FFFFFF"/>
          <w:lang w:val="en-US"/>
        </w:rPr>
        <w:t>site</w:t>
      </w:r>
      <w:del w:id="659" w:author="Microsoft Office User" w:date="2026-05-05T18:54:00Z" w16du:dateUtc="2026-05-05T15:54:00Z">
        <w:r w:rsidR="00503214" w:rsidDel="00C62C19">
          <w:rPr>
            <w:rFonts w:ascii="Helvetica" w:hAnsi="Helvetica"/>
            <w:color w:val="000000"/>
            <w:sz w:val="22"/>
            <w:szCs w:val="22"/>
            <w:shd w:val="clear" w:color="auto" w:fill="FFFFFF"/>
            <w:lang w:val="en-US"/>
          </w:rPr>
          <w:delText>s</w:delText>
        </w:r>
        <w:r w:rsidR="00861D04" w:rsidDel="00C62C19">
          <w:rPr>
            <w:rFonts w:ascii="Helvetica" w:hAnsi="Helvetica"/>
            <w:color w:val="000000"/>
            <w:sz w:val="22"/>
            <w:szCs w:val="22"/>
            <w:shd w:val="clear" w:color="auto" w:fill="FFFFFF"/>
            <w:lang w:val="en-US"/>
          </w:rPr>
          <w:delText xml:space="preserve"> that are, therefore</w:delText>
        </w:r>
      </w:del>
      <w:ins w:id="660" w:author="Microsoft Office User" w:date="2026-05-05T18:55:00Z" w16du:dateUtc="2026-05-05T15:55:00Z">
        <w:r w:rsidR="00C62C19">
          <w:rPr>
            <w:rFonts w:ascii="Helvetica" w:hAnsi="Helvetica"/>
            <w:color w:val="000000"/>
            <w:sz w:val="22"/>
            <w:szCs w:val="22"/>
            <w:shd w:val="clear" w:color="auto" w:fill="FFFFFF"/>
            <w:lang w:val="en-US"/>
          </w:rPr>
          <w:t>s</w:t>
        </w:r>
      </w:ins>
      <w:del w:id="661" w:author="Microsoft Office User" w:date="2026-05-05T18:55:00Z" w16du:dateUtc="2026-05-05T15:55:00Z">
        <w:r w:rsidR="00861D04" w:rsidDel="00C62C19">
          <w:rPr>
            <w:rFonts w:ascii="Helvetica" w:hAnsi="Helvetica"/>
            <w:color w:val="000000"/>
            <w:sz w:val="22"/>
            <w:szCs w:val="22"/>
            <w:shd w:val="clear" w:color="auto" w:fill="FFFFFF"/>
            <w:lang w:val="en-US"/>
          </w:rPr>
          <w:delText>,</w:delText>
        </w:r>
      </w:del>
      <w:del w:id="662" w:author="Microsoft Office User" w:date="2026-05-05T18:54:00Z" w16du:dateUtc="2026-05-05T15:54:00Z">
        <w:r w:rsidR="00861D04" w:rsidDel="00C62C19">
          <w:rPr>
            <w:rFonts w:ascii="Helvetica" w:hAnsi="Helvetica"/>
            <w:color w:val="000000"/>
            <w:sz w:val="22"/>
            <w:szCs w:val="22"/>
            <w:shd w:val="clear" w:color="auto" w:fill="FFFFFF"/>
            <w:lang w:val="en-US"/>
          </w:rPr>
          <w:delText xml:space="preserve"> polymorphic</w:delText>
        </w:r>
      </w:del>
      <w:r w:rsidR="00FE6EDF">
        <w:rPr>
          <w:rFonts w:ascii="Helvetica" w:hAnsi="Helvetica"/>
          <w:color w:val="000000"/>
          <w:sz w:val="22"/>
          <w:szCs w:val="22"/>
          <w:shd w:val="clear" w:color="auto" w:fill="FFFFFF"/>
          <w:lang w:val="en-US"/>
        </w:rPr>
        <w:t xml:space="preserve">. </w:t>
      </w:r>
      <w:r w:rsidR="009E4D70">
        <w:rPr>
          <w:rFonts w:ascii="Helvetica" w:hAnsi="Helvetica"/>
          <w:color w:val="000000"/>
          <w:sz w:val="22"/>
          <w:szCs w:val="22"/>
          <w:shd w:val="clear" w:color="auto" w:fill="FFFFFF"/>
          <w:lang w:val="en-US"/>
        </w:rPr>
        <w:t xml:space="preserve">Well-conserved sites carry no </w:t>
      </w:r>
      <w:ins w:id="663" w:author="Microsoft Office User" w:date="2026-05-05T18:55:00Z" w16du:dateUtc="2026-05-05T15:55:00Z">
        <w:r w:rsidR="00C62C19">
          <w:rPr>
            <w:rFonts w:ascii="Helvetica" w:hAnsi="Helvetica"/>
            <w:color w:val="000000"/>
            <w:sz w:val="22"/>
            <w:szCs w:val="22"/>
            <w:shd w:val="clear" w:color="auto" w:fill="FFFFFF"/>
            <w:lang w:val="en-US"/>
          </w:rPr>
          <w:t xml:space="preserve">useful </w:t>
        </w:r>
      </w:ins>
      <w:r w:rsidR="009E4D70">
        <w:rPr>
          <w:rFonts w:ascii="Helvetica" w:hAnsi="Helvetica"/>
          <w:color w:val="000000"/>
          <w:sz w:val="22"/>
          <w:szCs w:val="22"/>
          <w:shd w:val="clear" w:color="auto" w:fill="FFFFFF"/>
          <w:lang w:val="en-US"/>
        </w:rPr>
        <w:t xml:space="preserve">information. </w:t>
      </w:r>
      <w:r w:rsidR="00503214">
        <w:rPr>
          <w:rFonts w:ascii="Helvetica" w:hAnsi="Helvetica"/>
          <w:color w:val="000000"/>
          <w:sz w:val="22"/>
          <w:szCs w:val="22"/>
          <w:shd w:val="clear" w:color="auto" w:fill="FFFFFF"/>
          <w:lang w:val="en-US"/>
        </w:rPr>
        <w:t xml:space="preserve">The problem with the other methods we cite is that they are </w:t>
      </w:r>
      <w:del w:id="664" w:author="Microsoft Office User" w:date="2026-05-05T18:55:00Z" w16du:dateUtc="2026-05-05T15:55:00Z">
        <w:r w:rsidR="00503214" w:rsidDel="00C62C19">
          <w:rPr>
            <w:rFonts w:ascii="Helvetica" w:hAnsi="Helvetica"/>
            <w:color w:val="000000"/>
            <w:sz w:val="22"/>
            <w:szCs w:val="22"/>
            <w:shd w:val="clear" w:color="auto" w:fill="FFFFFF"/>
            <w:lang w:val="en-US"/>
          </w:rPr>
          <w:delText xml:space="preserve">either </w:delText>
        </w:r>
      </w:del>
      <w:r w:rsidR="00503214">
        <w:rPr>
          <w:rFonts w:ascii="Helvetica" w:hAnsi="Helvetica"/>
          <w:color w:val="000000"/>
          <w:sz w:val="22"/>
          <w:szCs w:val="22"/>
          <w:shd w:val="clear" w:color="auto" w:fill="FFFFFF"/>
          <w:lang w:val="en-US"/>
        </w:rPr>
        <w:t>not derived from a</w:t>
      </w:r>
      <w:ins w:id="665" w:author="Microsoft Office User" w:date="2026-05-05T18:55:00Z" w16du:dateUtc="2026-05-05T15:55:00Z">
        <w:r w:rsidR="00C62C19">
          <w:rPr>
            <w:rFonts w:ascii="Helvetica" w:hAnsi="Helvetica"/>
            <w:color w:val="000000"/>
            <w:sz w:val="22"/>
            <w:szCs w:val="22"/>
            <w:shd w:val="clear" w:color="auto" w:fill="FFFFFF"/>
            <w:lang w:val="en-US"/>
          </w:rPr>
          <w:t>ny</w:t>
        </w:r>
      </w:ins>
      <w:r w:rsidR="00503214">
        <w:rPr>
          <w:rFonts w:ascii="Helvetica" w:hAnsi="Helvetica"/>
          <w:color w:val="000000"/>
          <w:sz w:val="22"/>
          <w:szCs w:val="22"/>
          <w:shd w:val="clear" w:color="auto" w:fill="FFFFFF"/>
          <w:lang w:val="en-US"/>
        </w:rPr>
        <w:t xml:space="preserve"> model</w:t>
      </w:r>
      <w:r w:rsidR="00A203D9">
        <w:rPr>
          <w:rFonts w:ascii="Helvetica" w:hAnsi="Helvetica"/>
          <w:color w:val="000000"/>
          <w:sz w:val="22"/>
          <w:szCs w:val="22"/>
          <w:shd w:val="clear" w:color="auto" w:fill="FFFFFF"/>
          <w:lang w:val="en-US"/>
        </w:rPr>
        <w:t xml:space="preserve"> </w:t>
      </w:r>
      <w:r>
        <w:rPr>
          <w:rFonts w:ascii="Helvetica" w:hAnsi="Helvetica"/>
          <w:color w:val="000000"/>
          <w:sz w:val="22"/>
          <w:szCs w:val="22"/>
          <w:shd w:val="clear" w:color="auto" w:fill="FFFFFF"/>
          <w:lang w:val="en-US"/>
        </w:rPr>
        <w:t xml:space="preserve">of population genetics </w:t>
      </w:r>
      <w:r w:rsidR="00503214">
        <w:rPr>
          <w:rFonts w:ascii="Helvetica" w:hAnsi="Helvetica"/>
          <w:color w:val="000000"/>
          <w:sz w:val="22"/>
          <w:szCs w:val="22"/>
          <w:shd w:val="clear" w:color="auto" w:fill="FFFFFF"/>
          <w:lang w:val="en-US"/>
        </w:rPr>
        <w:t xml:space="preserve">or </w:t>
      </w:r>
      <w:r w:rsidR="00A203D9">
        <w:rPr>
          <w:rFonts w:ascii="Helvetica" w:hAnsi="Helvetica"/>
          <w:color w:val="000000"/>
          <w:sz w:val="22"/>
          <w:szCs w:val="22"/>
          <w:shd w:val="clear" w:color="auto" w:fill="FFFFFF"/>
          <w:lang w:val="en-US"/>
        </w:rPr>
        <w:t>derived</w:t>
      </w:r>
      <w:r w:rsidR="00503214">
        <w:rPr>
          <w:rFonts w:ascii="Helvetica" w:hAnsi="Helvetica"/>
          <w:color w:val="000000"/>
          <w:sz w:val="22"/>
          <w:szCs w:val="22"/>
          <w:shd w:val="clear" w:color="auto" w:fill="FFFFFF"/>
          <w:lang w:val="en-US"/>
        </w:rPr>
        <w:t xml:space="preserve"> in some extreme parameter limit that </w:t>
      </w:r>
      <w:r w:rsidR="00A203D9">
        <w:rPr>
          <w:rFonts w:ascii="Helvetica" w:hAnsi="Helvetica"/>
          <w:color w:val="000000"/>
          <w:sz w:val="22"/>
          <w:szCs w:val="22"/>
          <w:shd w:val="clear" w:color="auto" w:fill="FFFFFF"/>
          <w:lang w:val="en-US"/>
        </w:rPr>
        <w:t xml:space="preserve">does not work for </w:t>
      </w:r>
      <w:del w:id="666" w:author="Microsoft Office User" w:date="2026-05-05T18:55:00Z" w16du:dateUtc="2026-05-05T15:55:00Z">
        <w:r w:rsidR="00A203D9" w:rsidDel="00C62C19">
          <w:rPr>
            <w:rFonts w:ascii="Helvetica" w:hAnsi="Helvetica"/>
            <w:color w:val="000000"/>
            <w:sz w:val="22"/>
            <w:szCs w:val="22"/>
            <w:shd w:val="clear" w:color="auto" w:fill="FFFFFF"/>
            <w:lang w:val="en-US"/>
          </w:rPr>
          <w:delText xml:space="preserve">any </w:delText>
        </w:r>
      </w:del>
      <w:ins w:id="667" w:author="Microsoft Office User" w:date="2026-05-05T18:55:00Z" w16du:dateUtc="2026-05-05T15:55:00Z">
        <w:r w:rsidR="00C62C19">
          <w:rPr>
            <w:rFonts w:ascii="Helvetica" w:hAnsi="Helvetica"/>
            <w:color w:val="000000"/>
            <w:sz w:val="22"/>
            <w:szCs w:val="22"/>
            <w:shd w:val="clear" w:color="auto" w:fill="FFFFFF"/>
            <w:lang w:val="en-US"/>
          </w:rPr>
          <w:t xml:space="preserve">a </w:t>
        </w:r>
      </w:ins>
      <w:r w:rsidR="00A203D9">
        <w:rPr>
          <w:rFonts w:ascii="Helvetica" w:hAnsi="Helvetica"/>
          <w:color w:val="000000"/>
          <w:sz w:val="22"/>
          <w:szCs w:val="22"/>
          <w:shd w:val="clear" w:color="auto" w:fill="FFFFFF"/>
          <w:lang w:val="en-US"/>
        </w:rPr>
        <w:t>virus</w:t>
      </w:r>
      <w:r w:rsidR="00503214">
        <w:rPr>
          <w:rFonts w:ascii="Helvetica" w:hAnsi="Helvetica"/>
          <w:color w:val="000000"/>
          <w:sz w:val="22"/>
          <w:szCs w:val="22"/>
          <w:shd w:val="clear" w:color="auto" w:fill="FFFFFF"/>
          <w:lang w:val="en-US"/>
        </w:rPr>
        <w:t xml:space="preserve"> (</w:t>
      </w:r>
      <w:ins w:id="668" w:author="Microsoft Office User" w:date="2026-05-05T18:55:00Z" w16du:dateUtc="2026-05-05T15:55:00Z">
        <w:r w:rsidR="00C62C19">
          <w:rPr>
            <w:rFonts w:ascii="Helvetica" w:hAnsi="Helvetica"/>
            <w:color w:val="000000"/>
            <w:sz w:val="22"/>
            <w:szCs w:val="22"/>
            <w:shd w:val="clear" w:color="auto" w:fill="FFFFFF"/>
            <w:lang w:val="en-US"/>
          </w:rPr>
          <w:t xml:space="preserve">for example, </w:t>
        </w:r>
      </w:ins>
      <w:r w:rsidR="00503214">
        <w:rPr>
          <w:rFonts w:ascii="Helvetica" w:hAnsi="Helvetica"/>
          <w:color w:val="000000"/>
          <w:sz w:val="22"/>
          <w:szCs w:val="22"/>
          <w:shd w:val="clear" w:color="auto" w:fill="FFFFFF"/>
          <w:lang w:val="en-US"/>
        </w:rPr>
        <w:t>QLE).</w:t>
      </w:r>
    </w:p>
    <w:p w14:paraId="03C9B353" w14:textId="77777777" w:rsidR="00FE6EDF" w:rsidRDefault="00FE6EDF">
      <w:pPr>
        <w:rPr>
          <w:rFonts w:ascii="Helvetica" w:hAnsi="Helvetica"/>
          <w:color w:val="000000"/>
          <w:sz w:val="22"/>
          <w:szCs w:val="22"/>
          <w:shd w:val="clear" w:color="auto" w:fill="FFFFFF"/>
        </w:rPr>
      </w:pPr>
    </w:p>
    <w:p w14:paraId="3D8ECDA5" w14:textId="1A7F7F18" w:rsidR="00FE6EDF" w:rsidRPr="00FE6EDF" w:rsidRDefault="00133529">
      <w:pPr>
        <w:rPr>
          <w:rFonts w:ascii="Helvetica" w:hAnsi="Helvetica"/>
          <w:b/>
          <w:color w:val="000000"/>
          <w:sz w:val="22"/>
          <w:szCs w:val="22"/>
          <w:shd w:val="clear" w:color="auto" w:fill="FFFFFF"/>
        </w:rPr>
      </w:pPr>
      <w:r w:rsidRPr="00FE6EDF">
        <w:rPr>
          <w:rFonts w:ascii="Helvetica" w:hAnsi="Helvetica"/>
          <w:b/>
          <w:color w:val="000000"/>
          <w:sz w:val="22"/>
          <w:szCs w:val="22"/>
          <w:shd w:val="clear" w:color="auto" w:fill="FFFFFF"/>
        </w:rPr>
        <w:t xml:space="preserve">It also makes tuning hyper-parameters (e.g., which sequences to include in the analysis) very challenging. </w:t>
      </w:r>
    </w:p>
    <w:p w14:paraId="283B6A7A" w14:textId="0A708AFD" w:rsidR="00FE6EDF" w:rsidRDefault="00FE6EDF">
      <w:pPr>
        <w:rPr>
          <w:rFonts w:ascii="Helvetica" w:hAnsi="Helvetica"/>
          <w:color w:val="000000"/>
          <w:sz w:val="22"/>
          <w:szCs w:val="22"/>
          <w:shd w:val="clear" w:color="auto" w:fill="FFFFFF"/>
        </w:rPr>
      </w:pPr>
    </w:p>
    <w:p w14:paraId="349F3C49" w14:textId="6BEDAB0C" w:rsidR="00B0121F" w:rsidRDefault="00C62C19">
      <w:pPr>
        <w:rPr>
          <w:rFonts w:ascii="Helvetica" w:hAnsi="Helvetica"/>
          <w:color w:val="000000"/>
          <w:sz w:val="22"/>
          <w:szCs w:val="22"/>
          <w:shd w:val="clear" w:color="auto" w:fill="FFFFFF"/>
          <w:lang w:val="en-US"/>
        </w:rPr>
      </w:pPr>
      <w:ins w:id="669" w:author="Microsoft Office User" w:date="2026-05-05T18:56:00Z" w16du:dateUtc="2026-05-05T15:56:00Z">
        <w:r>
          <w:rPr>
            <w:rFonts w:ascii="Helvetica" w:hAnsi="Helvetica"/>
            <w:color w:val="000000"/>
            <w:sz w:val="22"/>
            <w:szCs w:val="22"/>
            <w:shd w:val="clear" w:color="auto" w:fill="FFFFFF"/>
            <w:lang w:val="en-US"/>
          </w:rPr>
          <w:t>This subtle point is e</w:t>
        </w:r>
      </w:ins>
      <w:del w:id="670" w:author="Microsoft Office User" w:date="2026-05-05T18:56:00Z" w16du:dateUtc="2026-05-05T15:56:00Z">
        <w:r w:rsidR="00B0121F" w:rsidDel="00C62C19">
          <w:rPr>
            <w:rFonts w:ascii="Helvetica" w:hAnsi="Helvetica"/>
            <w:color w:val="000000"/>
            <w:sz w:val="22"/>
            <w:szCs w:val="22"/>
            <w:shd w:val="clear" w:color="auto" w:fill="FFFFFF"/>
            <w:lang w:val="en-US"/>
          </w:rPr>
          <w:delText>E</w:delText>
        </w:r>
      </w:del>
      <w:r w:rsidR="00B0121F">
        <w:rPr>
          <w:rFonts w:ascii="Helvetica" w:hAnsi="Helvetica"/>
          <w:color w:val="000000"/>
          <w:sz w:val="22"/>
          <w:szCs w:val="22"/>
          <w:shd w:val="clear" w:color="auto" w:fill="FFFFFF"/>
          <w:lang w:val="en-US"/>
        </w:rPr>
        <w:t>xplained in the revised version</w:t>
      </w:r>
      <w:r w:rsidR="004816A1">
        <w:rPr>
          <w:rFonts w:ascii="Helvetica" w:hAnsi="Helvetica"/>
          <w:color w:val="000000"/>
          <w:sz w:val="22"/>
          <w:szCs w:val="22"/>
          <w:shd w:val="clear" w:color="auto" w:fill="FFFFFF"/>
          <w:lang w:val="en-US"/>
        </w:rPr>
        <w:t xml:space="preserve"> (Line 348)</w:t>
      </w:r>
      <w:r w:rsidR="00B0121F">
        <w:rPr>
          <w:rFonts w:ascii="Helvetica" w:hAnsi="Helvetica"/>
          <w:color w:val="000000"/>
          <w:sz w:val="22"/>
          <w:szCs w:val="22"/>
          <w:shd w:val="clear" w:color="auto" w:fill="FFFFFF"/>
          <w:lang w:val="en-US"/>
        </w:rPr>
        <w:t>:</w:t>
      </w:r>
    </w:p>
    <w:p w14:paraId="1F85D3AA" w14:textId="77777777" w:rsidR="00B0121F" w:rsidRDefault="00B0121F">
      <w:pPr>
        <w:rPr>
          <w:rFonts w:ascii="Helvetica" w:hAnsi="Helvetica"/>
          <w:color w:val="000000"/>
          <w:sz w:val="22"/>
          <w:szCs w:val="22"/>
          <w:shd w:val="clear" w:color="auto" w:fill="FFFFFF"/>
          <w:lang w:val="en-US"/>
        </w:rPr>
      </w:pPr>
    </w:p>
    <w:p w14:paraId="7A65B258" w14:textId="371A2432" w:rsidR="00C90CFE" w:rsidRPr="00363582" w:rsidRDefault="00FE6EDF">
      <w:pPr>
        <w:rPr>
          <w:rFonts w:ascii="Times New Roman" w:hAnsi="Times New Roman" w:cs="Times New Roman"/>
          <w:color w:val="000000"/>
          <w:sz w:val="20"/>
          <w:szCs w:val="20"/>
          <w:shd w:val="clear" w:color="auto" w:fill="FFFFFF"/>
          <w:lang w:val="en-US"/>
        </w:rPr>
      </w:pPr>
      <w:r w:rsidRPr="00363582">
        <w:rPr>
          <w:rFonts w:ascii="Times New Roman" w:hAnsi="Times New Roman" w:cs="Times New Roman"/>
          <w:color w:val="000000"/>
          <w:sz w:val="20"/>
          <w:szCs w:val="20"/>
          <w:shd w:val="clear" w:color="auto" w:fill="FFFFFF"/>
          <w:lang w:val="en-US"/>
        </w:rPr>
        <w:t xml:space="preserve">We put </w:t>
      </w:r>
      <w:r w:rsidR="00BE7B90" w:rsidRPr="00363582">
        <w:rPr>
          <w:rFonts w:ascii="Times New Roman" w:hAnsi="Times New Roman" w:cs="Times New Roman"/>
          <w:color w:val="000000"/>
          <w:sz w:val="20"/>
          <w:szCs w:val="20"/>
          <w:shd w:val="clear" w:color="auto" w:fill="FFFFFF"/>
          <w:lang w:val="en-US"/>
        </w:rPr>
        <w:t xml:space="preserve">the </w:t>
      </w:r>
      <w:r w:rsidR="00B0121F" w:rsidRPr="00363582">
        <w:rPr>
          <w:rFonts w:ascii="Times New Roman" w:hAnsi="Times New Roman" w:cs="Times New Roman"/>
          <w:color w:val="000000"/>
          <w:sz w:val="20"/>
          <w:szCs w:val="20"/>
          <w:shd w:val="clear" w:color="auto" w:fill="FFFFFF"/>
          <w:lang w:val="en-US"/>
        </w:rPr>
        <w:t xml:space="preserve">monomorphism </w:t>
      </w:r>
      <w:r w:rsidRPr="00363582">
        <w:rPr>
          <w:rFonts w:ascii="Times New Roman" w:hAnsi="Times New Roman" w:cs="Times New Roman"/>
          <w:color w:val="000000"/>
          <w:sz w:val="20"/>
          <w:szCs w:val="20"/>
          <w:shd w:val="clear" w:color="auto" w:fill="FFFFFF"/>
          <w:lang w:val="en-US"/>
        </w:rPr>
        <w:t xml:space="preserve">threshold </w:t>
      </w:r>
      <w:r w:rsidR="00BE7B90" w:rsidRPr="00363582">
        <w:rPr>
          <w:rFonts w:ascii="Times New Roman" w:hAnsi="Times New Roman" w:cs="Times New Roman"/>
          <w:color w:val="000000"/>
          <w:sz w:val="20"/>
          <w:szCs w:val="20"/>
          <w:shd w:val="clear" w:color="auto" w:fill="FFFFFF"/>
          <w:lang w:val="en-US"/>
        </w:rPr>
        <w:t xml:space="preserve">at two values (Table 1) and made sure that the choice does not affect </w:t>
      </w:r>
      <w:r w:rsidR="002F4D25" w:rsidRPr="00363582">
        <w:rPr>
          <w:rFonts w:ascii="Times New Roman" w:hAnsi="Times New Roman" w:cs="Times New Roman"/>
          <w:color w:val="000000"/>
          <w:sz w:val="20"/>
          <w:szCs w:val="20"/>
          <w:shd w:val="clear" w:color="auto" w:fill="FFFFFF"/>
          <w:lang w:val="en-US"/>
        </w:rPr>
        <w:t xml:space="preserve">final </w:t>
      </w:r>
      <w:r w:rsidR="00BE7B90" w:rsidRPr="00363582">
        <w:rPr>
          <w:rFonts w:ascii="Times New Roman" w:hAnsi="Times New Roman" w:cs="Times New Roman"/>
          <w:color w:val="000000"/>
          <w:sz w:val="20"/>
          <w:szCs w:val="20"/>
          <w:shd w:val="clear" w:color="auto" w:fill="FFFFFF"/>
          <w:lang w:val="en-US"/>
        </w:rPr>
        <w:t>results</w:t>
      </w:r>
      <w:r w:rsidR="004816A1">
        <w:rPr>
          <w:rFonts w:ascii="Times New Roman" w:hAnsi="Times New Roman" w:cs="Times New Roman"/>
          <w:color w:val="000000"/>
          <w:sz w:val="20"/>
          <w:szCs w:val="20"/>
          <w:shd w:val="clear" w:color="auto" w:fill="FFFFFF"/>
          <w:lang w:val="en-US"/>
        </w:rPr>
        <w:t>, i.e., results are in a plateau in this parameter.</w:t>
      </w:r>
    </w:p>
    <w:p w14:paraId="4029B131" w14:textId="77777777" w:rsidR="00FE6EDF" w:rsidRPr="00BE7B90" w:rsidRDefault="00FE6EDF">
      <w:pPr>
        <w:rPr>
          <w:rFonts w:ascii="Helvetica" w:hAnsi="Helvetica"/>
          <w:color w:val="000000"/>
          <w:sz w:val="22"/>
          <w:szCs w:val="22"/>
          <w:shd w:val="clear" w:color="auto" w:fill="FFFFFF"/>
          <w:lang w:val="en-US"/>
        </w:rPr>
      </w:pPr>
    </w:p>
    <w:p w14:paraId="6898D2BC" w14:textId="2248FE56" w:rsidR="00106904" w:rsidRPr="00106904" w:rsidRDefault="00133529">
      <w:pPr>
        <w:rPr>
          <w:rFonts w:ascii="Helvetica" w:hAnsi="Helvetica"/>
          <w:b/>
          <w:color w:val="000000"/>
          <w:sz w:val="22"/>
          <w:szCs w:val="22"/>
          <w:shd w:val="clear" w:color="auto" w:fill="FFFFFF"/>
          <w:lang w:val="en-US"/>
        </w:rPr>
      </w:pPr>
      <w:r w:rsidRPr="00106904">
        <w:rPr>
          <w:rFonts w:ascii="Helvetica" w:hAnsi="Helvetica"/>
          <w:b/>
          <w:color w:val="000000"/>
          <w:sz w:val="22"/>
          <w:szCs w:val="22"/>
          <w:shd w:val="clear" w:color="auto" w:fill="FFFFFF"/>
        </w:rPr>
        <w:t>If mutations are instantaneously fixed (i.e., selection is much stronger than mutation)</w:t>
      </w:r>
      <w:r w:rsidR="00A010EE">
        <w:rPr>
          <w:rFonts w:ascii="Helvetica" w:hAnsi="Helvetica"/>
          <w:b/>
          <w:color w:val="000000"/>
          <w:sz w:val="22"/>
          <w:szCs w:val="22"/>
          <w:shd w:val="clear" w:color="auto" w:fill="FFFFFF"/>
          <w:lang w:val="en-US"/>
        </w:rPr>
        <w:t xml:space="preserve"> </w:t>
      </w:r>
      <w:r w:rsidR="00A010EE" w:rsidRPr="002F4D25">
        <w:rPr>
          <w:rFonts w:ascii="Helvetica" w:hAnsi="Helvetica"/>
          <w:b/>
          <w:color w:val="000000"/>
          <w:sz w:val="22"/>
          <w:szCs w:val="22"/>
          <w:shd w:val="clear" w:color="auto" w:fill="FFFFFF"/>
        </w:rPr>
        <w:t>it would be inappropriate to calculate the conditional correlation coefficient.</w:t>
      </w:r>
    </w:p>
    <w:p w14:paraId="014B6796" w14:textId="44D1A8A1" w:rsidR="00106904" w:rsidRDefault="00106904">
      <w:pPr>
        <w:rPr>
          <w:rFonts w:ascii="Helvetica" w:hAnsi="Helvetica"/>
          <w:color w:val="000000"/>
          <w:sz w:val="22"/>
          <w:szCs w:val="22"/>
          <w:shd w:val="clear" w:color="auto" w:fill="FFFFFF"/>
        </w:rPr>
      </w:pPr>
    </w:p>
    <w:p w14:paraId="3A3EF8BD" w14:textId="487A44A2" w:rsidR="00106904" w:rsidRPr="00106904" w:rsidRDefault="00927DA9" w:rsidP="00374ED2">
      <w:pPr>
        <w:jc w:val="both"/>
        <w:rPr>
          <w:rFonts w:ascii="Helvetica" w:hAnsi="Helvetica"/>
          <w:color w:val="000000"/>
          <w:sz w:val="22"/>
          <w:szCs w:val="22"/>
          <w:shd w:val="clear" w:color="auto" w:fill="FFFFFF"/>
          <w:lang w:val="en-US"/>
        </w:rPr>
      </w:pPr>
      <w:ins w:id="671" w:author="Microsoft Office User" w:date="2026-05-05T19:01:00Z" w16du:dateUtc="2026-05-05T16:01:00Z">
        <w:r>
          <w:rPr>
            <w:rFonts w:ascii="Helvetica" w:hAnsi="Helvetica"/>
            <w:bCs/>
            <w:color w:val="000000"/>
            <w:sz w:val="22"/>
            <w:szCs w:val="22"/>
            <w:shd w:val="clear" w:color="auto" w:fill="FFFFFF"/>
            <w:lang w:val="en-US"/>
          </w:rPr>
          <w:t>Actually</w:t>
        </w:r>
      </w:ins>
      <w:ins w:id="672" w:author="Microsoft Office User" w:date="2026-05-05T19:02:00Z" w16du:dateUtc="2026-05-05T16:02:00Z">
        <w:r>
          <w:rPr>
            <w:rFonts w:ascii="Helvetica" w:hAnsi="Helvetica"/>
            <w:bCs/>
            <w:color w:val="000000"/>
            <w:sz w:val="22"/>
            <w:szCs w:val="22"/>
            <w:shd w:val="clear" w:color="auto" w:fill="FFFFFF"/>
            <w:lang w:val="en-US"/>
          </w:rPr>
          <w:t>, m</w:t>
        </w:r>
      </w:ins>
      <w:del w:id="673" w:author="Microsoft Office User" w:date="2026-05-05T19:02:00Z" w16du:dateUtc="2026-05-05T16:02:00Z">
        <w:r w:rsidR="00374ED2" w:rsidDel="00927DA9">
          <w:rPr>
            <w:rFonts w:ascii="Helvetica" w:hAnsi="Helvetica"/>
            <w:bCs/>
            <w:color w:val="000000"/>
            <w:sz w:val="22"/>
            <w:szCs w:val="22"/>
            <w:shd w:val="clear" w:color="auto" w:fill="FFFFFF"/>
            <w:lang w:val="en-US"/>
          </w:rPr>
          <w:delText>M</w:delText>
        </w:r>
      </w:del>
      <w:r w:rsidR="00265D70" w:rsidRPr="00265D70">
        <w:rPr>
          <w:rFonts w:ascii="Helvetica" w:hAnsi="Helvetica"/>
          <w:bCs/>
          <w:color w:val="000000"/>
          <w:sz w:val="22"/>
          <w:szCs w:val="22"/>
          <w:shd w:val="clear" w:color="auto" w:fill="FFFFFF"/>
        </w:rPr>
        <w:t xml:space="preserve">utations </w:t>
      </w:r>
      <w:r w:rsidR="00374ED2">
        <w:rPr>
          <w:rFonts w:ascii="Helvetica" w:hAnsi="Helvetica"/>
          <w:bCs/>
          <w:color w:val="000000"/>
          <w:sz w:val="22"/>
          <w:szCs w:val="22"/>
          <w:shd w:val="clear" w:color="auto" w:fill="FFFFFF"/>
          <w:lang w:val="en-US"/>
        </w:rPr>
        <w:t xml:space="preserve">with a large selection coefficient s ~ 1 that are fixed instantaneously (within 1-2 generations) </w:t>
      </w:r>
      <w:r w:rsidR="00265D70" w:rsidRPr="00265D70">
        <w:rPr>
          <w:rFonts w:ascii="Helvetica" w:hAnsi="Helvetica"/>
          <w:bCs/>
          <w:color w:val="000000"/>
          <w:sz w:val="22"/>
          <w:szCs w:val="22"/>
          <w:shd w:val="clear" w:color="auto" w:fill="FFFFFF"/>
        </w:rPr>
        <w:t xml:space="preserve">are </w:t>
      </w:r>
      <w:r w:rsidR="00374ED2">
        <w:rPr>
          <w:rFonts w:ascii="Helvetica" w:hAnsi="Helvetica"/>
          <w:bCs/>
          <w:color w:val="000000"/>
          <w:sz w:val="22"/>
          <w:szCs w:val="22"/>
          <w:shd w:val="clear" w:color="auto" w:fill="FFFFFF"/>
          <w:lang w:val="en-US"/>
        </w:rPr>
        <w:t>extremely rare in any</w:t>
      </w:r>
      <w:r w:rsidR="00B0121F">
        <w:rPr>
          <w:rFonts w:ascii="Helvetica" w:hAnsi="Helvetica"/>
          <w:bCs/>
          <w:color w:val="000000"/>
          <w:sz w:val="22"/>
          <w:szCs w:val="22"/>
          <w:shd w:val="clear" w:color="auto" w:fill="FFFFFF"/>
        </w:rPr>
        <w:t xml:space="preserve"> real system including RNA viruses</w:t>
      </w:r>
      <w:r w:rsidR="00265D70" w:rsidRPr="00265D70">
        <w:rPr>
          <w:rFonts w:ascii="Helvetica" w:hAnsi="Helvetica"/>
          <w:bCs/>
          <w:color w:val="000000"/>
          <w:sz w:val="22"/>
          <w:szCs w:val="22"/>
          <w:shd w:val="clear" w:color="auto" w:fill="FFFFFF"/>
        </w:rPr>
        <w:t>.</w:t>
      </w:r>
      <w:r w:rsidR="00106904">
        <w:rPr>
          <w:rFonts w:ascii="Helvetica" w:hAnsi="Helvetica"/>
          <w:color w:val="000000"/>
          <w:sz w:val="22"/>
          <w:szCs w:val="22"/>
          <w:shd w:val="clear" w:color="auto" w:fill="FFFFFF"/>
          <w:lang w:val="en-US"/>
        </w:rPr>
        <w:t xml:space="preserve"> </w:t>
      </w:r>
      <w:r w:rsidR="00265D70">
        <w:rPr>
          <w:rFonts w:ascii="Helvetica" w:hAnsi="Helvetica"/>
          <w:color w:val="000000"/>
          <w:sz w:val="22"/>
          <w:szCs w:val="22"/>
          <w:shd w:val="clear" w:color="auto" w:fill="FFFFFF"/>
          <w:lang w:val="en-US"/>
        </w:rPr>
        <w:t xml:space="preserve">Even if </w:t>
      </w:r>
      <w:r w:rsidR="00106904">
        <w:rPr>
          <w:rFonts w:ascii="Helvetica" w:hAnsi="Helvetica"/>
          <w:color w:val="000000"/>
          <w:sz w:val="22"/>
          <w:szCs w:val="22"/>
          <w:shd w:val="clear" w:color="auto" w:fill="FFFFFF"/>
          <w:lang w:val="en-US"/>
        </w:rPr>
        <w:t xml:space="preserve">selection </w:t>
      </w:r>
      <w:r w:rsidR="00265D70">
        <w:rPr>
          <w:rFonts w:ascii="Helvetica" w:hAnsi="Helvetica"/>
          <w:color w:val="000000"/>
          <w:sz w:val="22"/>
          <w:szCs w:val="22"/>
          <w:shd w:val="clear" w:color="auto" w:fill="FFFFFF"/>
          <w:lang w:val="en-US"/>
        </w:rPr>
        <w:t xml:space="preserve">coefficient </w:t>
      </w:r>
      <w:r w:rsidR="00106904">
        <w:rPr>
          <w:rFonts w:ascii="Helvetica" w:hAnsi="Helvetica"/>
          <w:color w:val="000000"/>
          <w:sz w:val="22"/>
          <w:szCs w:val="22"/>
          <w:shd w:val="clear" w:color="auto" w:fill="FFFFFF"/>
          <w:lang w:val="en-US"/>
        </w:rPr>
        <w:t>is much stronger than mutation</w:t>
      </w:r>
      <w:r w:rsidR="00265D70">
        <w:rPr>
          <w:rFonts w:ascii="Helvetica" w:hAnsi="Helvetica"/>
          <w:color w:val="000000"/>
          <w:sz w:val="22"/>
          <w:szCs w:val="22"/>
          <w:shd w:val="clear" w:color="auto" w:fill="FFFFFF"/>
          <w:lang w:val="en-US"/>
        </w:rPr>
        <w:t xml:space="preserve"> rate</w:t>
      </w:r>
      <w:r w:rsidR="00106904">
        <w:rPr>
          <w:rFonts w:ascii="Helvetica" w:hAnsi="Helvetica"/>
          <w:color w:val="000000"/>
          <w:sz w:val="22"/>
          <w:szCs w:val="22"/>
          <w:shd w:val="clear" w:color="auto" w:fill="FFFFFF"/>
          <w:lang w:val="en-US"/>
        </w:rPr>
        <w:t>,</w:t>
      </w:r>
      <w:r w:rsidR="00265D70">
        <w:rPr>
          <w:rFonts w:ascii="Helvetica" w:hAnsi="Helvetica"/>
          <w:color w:val="000000"/>
          <w:sz w:val="22"/>
          <w:szCs w:val="22"/>
          <w:shd w:val="clear" w:color="auto" w:fill="FFFFFF"/>
          <w:lang w:val="en-US"/>
        </w:rPr>
        <w:t xml:space="preserve"> </w:t>
      </w:r>
      <w:r w:rsidR="00B84BA2">
        <w:rPr>
          <w:rFonts w:ascii="Helvetica" w:hAnsi="Helvetica"/>
          <w:color w:val="000000"/>
          <w:sz w:val="22"/>
          <w:szCs w:val="22"/>
          <w:shd w:val="clear" w:color="auto" w:fill="FFFFFF"/>
          <w:lang w:val="en-US"/>
        </w:rPr>
        <w:t>its value</w:t>
      </w:r>
      <w:r w:rsidR="00A010EE">
        <w:rPr>
          <w:rFonts w:ascii="Helvetica" w:hAnsi="Helvetica"/>
          <w:color w:val="000000"/>
          <w:sz w:val="22"/>
          <w:szCs w:val="22"/>
          <w:shd w:val="clear" w:color="auto" w:fill="FFFFFF"/>
          <w:lang w:val="en-US"/>
        </w:rPr>
        <w:t xml:space="preserve"> </w:t>
      </w:r>
      <w:r w:rsidR="00B84BA2">
        <w:rPr>
          <w:rFonts w:ascii="Helvetica" w:hAnsi="Helvetica"/>
          <w:color w:val="000000"/>
          <w:sz w:val="22"/>
          <w:szCs w:val="22"/>
          <w:shd w:val="clear" w:color="auto" w:fill="FFFFFF"/>
          <w:lang w:val="en-US"/>
        </w:rPr>
        <w:t>is</w:t>
      </w:r>
      <w:r w:rsidR="00A010EE">
        <w:rPr>
          <w:rFonts w:ascii="Helvetica" w:hAnsi="Helvetica"/>
          <w:color w:val="000000"/>
          <w:sz w:val="22"/>
          <w:szCs w:val="22"/>
          <w:shd w:val="clear" w:color="auto" w:fill="FFFFFF"/>
          <w:lang w:val="en-US"/>
        </w:rPr>
        <w:t xml:space="preserve"> usually </w:t>
      </w:r>
      <w:r w:rsidR="00374ED2">
        <w:rPr>
          <w:rFonts w:ascii="Helvetica" w:hAnsi="Helvetica"/>
          <w:color w:val="000000"/>
          <w:sz w:val="22"/>
          <w:szCs w:val="22"/>
          <w:shd w:val="clear" w:color="auto" w:fill="FFFFFF"/>
          <w:lang w:val="en-US"/>
        </w:rPr>
        <w:t xml:space="preserve">much </w:t>
      </w:r>
      <w:r w:rsidR="00A010EE">
        <w:rPr>
          <w:rFonts w:ascii="Helvetica" w:hAnsi="Helvetica"/>
          <w:color w:val="000000"/>
          <w:sz w:val="22"/>
          <w:szCs w:val="22"/>
          <w:shd w:val="clear" w:color="auto" w:fill="FFFFFF"/>
          <w:lang w:val="en-US"/>
        </w:rPr>
        <w:t>small</w:t>
      </w:r>
      <w:r w:rsidR="00265D70">
        <w:rPr>
          <w:rFonts w:ascii="Helvetica" w:hAnsi="Helvetica"/>
          <w:color w:val="000000"/>
          <w:sz w:val="22"/>
          <w:szCs w:val="22"/>
          <w:shd w:val="clear" w:color="auto" w:fill="FFFFFF"/>
          <w:lang w:val="en-US"/>
        </w:rPr>
        <w:t>er than unit</w:t>
      </w:r>
      <w:r w:rsidR="00A010EE">
        <w:rPr>
          <w:rFonts w:ascii="Helvetica" w:hAnsi="Helvetica"/>
          <w:color w:val="000000"/>
          <w:sz w:val="22"/>
          <w:szCs w:val="22"/>
          <w:shd w:val="clear" w:color="auto" w:fill="FFFFFF"/>
          <w:lang w:val="en-US"/>
        </w:rPr>
        <w:t xml:space="preserve">. All such </w:t>
      </w:r>
      <w:r w:rsidR="00106904">
        <w:rPr>
          <w:rFonts w:ascii="Helvetica" w:hAnsi="Helvetica"/>
          <w:color w:val="000000"/>
          <w:sz w:val="22"/>
          <w:szCs w:val="22"/>
          <w:shd w:val="clear" w:color="auto" w:fill="FFFFFF"/>
          <w:lang w:val="en-US"/>
        </w:rPr>
        <w:t xml:space="preserve">mutations are fixed gradually, with the </w:t>
      </w:r>
      <w:r w:rsidR="00A010EE">
        <w:rPr>
          <w:rFonts w:ascii="Helvetica" w:hAnsi="Helvetica"/>
          <w:color w:val="000000"/>
          <w:sz w:val="22"/>
          <w:szCs w:val="22"/>
          <w:shd w:val="clear" w:color="auto" w:fill="FFFFFF"/>
          <w:lang w:val="en-US"/>
        </w:rPr>
        <w:t>half-</w:t>
      </w:r>
      <w:r w:rsidR="00106904">
        <w:rPr>
          <w:rFonts w:ascii="Helvetica" w:hAnsi="Helvetica"/>
          <w:color w:val="000000"/>
          <w:sz w:val="22"/>
          <w:szCs w:val="22"/>
          <w:shd w:val="clear" w:color="auto" w:fill="FFFFFF"/>
          <w:lang w:val="en-US"/>
        </w:rPr>
        <w:t>time</w:t>
      </w:r>
      <w:r w:rsidR="00A010EE">
        <w:rPr>
          <w:rFonts w:ascii="Helvetica" w:hAnsi="Helvetica"/>
          <w:color w:val="000000"/>
          <w:sz w:val="22"/>
          <w:szCs w:val="22"/>
          <w:shd w:val="clear" w:color="auto" w:fill="FFFFFF"/>
          <w:lang w:val="en-US"/>
        </w:rPr>
        <w:t xml:space="preserve"> of fixation</w:t>
      </w:r>
      <w:r w:rsidR="00106904">
        <w:rPr>
          <w:rFonts w:ascii="Helvetica" w:hAnsi="Helvetica"/>
          <w:color w:val="000000"/>
          <w:sz w:val="22"/>
          <w:szCs w:val="22"/>
          <w:shd w:val="clear" w:color="auto" w:fill="FFFFFF"/>
          <w:lang w:val="en-US"/>
        </w:rPr>
        <w:t xml:space="preserve"> inversely proportional to the selection coefficient</w:t>
      </w:r>
      <w:r w:rsidR="00265D70">
        <w:rPr>
          <w:rFonts w:ascii="Helvetica" w:hAnsi="Helvetica"/>
          <w:color w:val="000000"/>
          <w:sz w:val="22"/>
          <w:szCs w:val="22"/>
          <w:shd w:val="clear" w:color="auto" w:fill="FFFFFF"/>
          <w:lang w:val="en-US"/>
        </w:rPr>
        <w:t xml:space="preserve"> and logarithm of the ratio of selection coefficient to the mutation rate (</w:t>
      </w:r>
      <w:r w:rsidR="00374ED2">
        <w:rPr>
          <w:rFonts w:ascii="Helvetica" w:hAnsi="Helvetica"/>
          <w:color w:val="000000"/>
          <w:sz w:val="22"/>
          <w:szCs w:val="22"/>
          <w:shd w:val="clear" w:color="auto" w:fill="FFFFFF"/>
          <w:lang w:val="en-US"/>
        </w:rPr>
        <w:t>Haldane, 1927</w:t>
      </w:r>
      <w:r w:rsidR="00265D70">
        <w:rPr>
          <w:rFonts w:ascii="Helvetica" w:hAnsi="Helvetica"/>
          <w:color w:val="000000"/>
          <w:sz w:val="22"/>
          <w:szCs w:val="22"/>
          <w:shd w:val="clear" w:color="auto" w:fill="FFFFFF"/>
          <w:lang w:val="en-US"/>
        </w:rPr>
        <w:t xml:space="preserve">). </w:t>
      </w:r>
      <w:r w:rsidR="00106904">
        <w:rPr>
          <w:rFonts w:ascii="Helvetica" w:hAnsi="Helvetica"/>
          <w:color w:val="000000"/>
          <w:sz w:val="22"/>
          <w:szCs w:val="22"/>
          <w:shd w:val="clear" w:color="auto" w:fill="FFFFFF"/>
          <w:lang w:val="en-US"/>
        </w:rPr>
        <w:t xml:space="preserve"> </w:t>
      </w:r>
      <w:r w:rsidR="00265D70">
        <w:rPr>
          <w:rFonts w:ascii="Helvetica" w:hAnsi="Helvetica"/>
          <w:color w:val="000000"/>
          <w:sz w:val="22"/>
          <w:szCs w:val="22"/>
          <w:shd w:val="clear" w:color="auto" w:fill="FFFFFF"/>
          <w:lang w:val="en-US"/>
        </w:rPr>
        <w:t xml:space="preserve">Hence, the </w:t>
      </w:r>
      <w:r w:rsidR="00374ED2">
        <w:rPr>
          <w:rFonts w:ascii="Helvetica" w:hAnsi="Helvetica"/>
          <w:color w:val="000000"/>
          <w:sz w:val="22"/>
          <w:szCs w:val="22"/>
          <w:shd w:val="clear" w:color="auto" w:fill="FFFFFF"/>
          <w:lang w:val="en-US"/>
        </w:rPr>
        <w:t xml:space="preserve">fixation </w:t>
      </w:r>
      <w:r w:rsidR="00265D70">
        <w:rPr>
          <w:rFonts w:ascii="Helvetica" w:hAnsi="Helvetica"/>
          <w:color w:val="000000"/>
          <w:sz w:val="22"/>
          <w:szCs w:val="22"/>
          <w:shd w:val="clear" w:color="auto" w:fill="FFFFFF"/>
          <w:lang w:val="en-US"/>
        </w:rPr>
        <w:t xml:space="preserve">times are </w:t>
      </w:r>
      <w:r w:rsidR="00106904">
        <w:rPr>
          <w:rFonts w:ascii="Helvetica" w:hAnsi="Helvetica"/>
          <w:color w:val="000000"/>
          <w:sz w:val="22"/>
          <w:szCs w:val="22"/>
          <w:shd w:val="clear" w:color="auto" w:fill="FFFFFF"/>
          <w:lang w:val="en-US"/>
        </w:rPr>
        <w:t xml:space="preserve">large. Linkage </w:t>
      </w:r>
      <w:r w:rsidR="00265D70">
        <w:rPr>
          <w:rFonts w:ascii="Helvetica" w:hAnsi="Helvetica"/>
          <w:color w:val="000000"/>
          <w:sz w:val="22"/>
          <w:szCs w:val="22"/>
          <w:shd w:val="clear" w:color="auto" w:fill="FFFFFF"/>
          <w:lang w:val="en-US"/>
        </w:rPr>
        <w:t xml:space="preserve">effects, which are always strong for RNA viruses, </w:t>
      </w:r>
      <w:r w:rsidR="00106904">
        <w:rPr>
          <w:rFonts w:ascii="Helvetica" w:hAnsi="Helvetica"/>
          <w:color w:val="000000"/>
          <w:sz w:val="22"/>
          <w:szCs w:val="22"/>
          <w:shd w:val="clear" w:color="auto" w:fill="FFFFFF"/>
          <w:lang w:val="en-US"/>
        </w:rPr>
        <w:t xml:space="preserve">make </w:t>
      </w:r>
      <w:r w:rsidR="00374ED2">
        <w:rPr>
          <w:rFonts w:ascii="Helvetica" w:hAnsi="Helvetica"/>
          <w:color w:val="000000"/>
          <w:sz w:val="22"/>
          <w:szCs w:val="22"/>
          <w:shd w:val="clear" w:color="auto" w:fill="FFFFFF"/>
          <w:lang w:val="en-US"/>
        </w:rPr>
        <w:t xml:space="preserve">the </w:t>
      </w:r>
      <w:r w:rsidR="00106904">
        <w:rPr>
          <w:rFonts w:ascii="Helvetica" w:hAnsi="Helvetica"/>
          <w:color w:val="000000"/>
          <w:sz w:val="22"/>
          <w:szCs w:val="22"/>
          <w:shd w:val="clear" w:color="auto" w:fill="FFFFFF"/>
          <w:lang w:val="en-US"/>
        </w:rPr>
        <w:t>fixation</w:t>
      </w:r>
      <w:r w:rsidR="00374ED2">
        <w:rPr>
          <w:rFonts w:ascii="Helvetica" w:hAnsi="Helvetica"/>
          <w:color w:val="000000"/>
          <w:sz w:val="22"/>
          <w:szCs w:val="22"/>
          <w:shd w:val="clear" w:color="auto" w:fill="FFFFFF"/>
          <w:lang w:val="en-US"/>
        </w:rPr>
        <w:t xml:space="preserve"> process</w:t>
      </w:r>
      <w:r w:rsidR="00106904">
        <w:rPr>
          <w:rFonts w:ascii="Helvetica" w:hAnsi="Helvetica"/>
          <w:color w:val="000000"/>
          <w:sz w:val="22"/>
          <w:szCs w:val="22"/>
          <w:shd w:val="clear" w:color="auto" w:fill="FFFFFF"/>
          <w:lang w:val="en-US"/>
        </w:rPr>
        <w:t xml:space="preserve"> even </w:t>
      </w:r>
      <w:r w:rsidR="00265D70">
        <w:rPr>
          <w:rFonts w:ascii="Helvetica" w:hAnsi="Helvetica"/>
          <w:color w:val="000000"/>
          <w:sz w:val="22"/>
          <w:szCs w:val="22"/>
          <w:shd w:val="clear" w:color="auto" w:fill="FFFFFF"/>
          <w:lang w:val="en-US"/>
        </w:rPr>
        <w:t>slower</w:t>
      </w:r>
      <w:r w:rsidR="00106904">
        <w:rPr>
          <w:rFonts w:ascii="Helvetica" w:hAnsi="Helvetica"/>
          <w:color w:val="000000"/>
          <w:sz w:val="22"/>
          <w:szCs w:val="22"/>
          <w:shd w:val="clear" w:color="auto" w:fill="FFFFFF"/>
          <w:lang w:val="en-US"/>
        </w:rPr>
        <w:t xml:space="preserve">. For example, in </w:t>
      </w:r>
      <w:r w:rsidR="00A010EE">
        <w:rPr>
          <w:rFonts w:ascii="Helvetica" w:hAnsi="Helvetica"/>
          <w:color w:val="000000"/>
          <w:sz w:val="22"/>
          <w:szCs w:val="22"/>
          <w:shd w:val="clear" w:color="auto" w:fill="FFFFFF"/>
          <w:lang w:val="en-US"/>
        </w:rPr>
        <w:t>a</w:t>
      </w:r>
      <w:r w:rsidR="00265D70">
        <w:rPr>
          <w:rFonts w:ascii="Helvetica" w:hAnsi="Helvetica"/>
          <w:color w:val="000000"/>
          <w:sz w:val="22"/>
          <w:szCs w:val="22"/>
          <w:shd w:val="clear" w:color="auto" w:fill="FFFFFF"/>
          <w:lang w:val="en-US"/>
        </w:rPr>
        <w:t xml:space="preserve"> drug</w:t>
      </w:r>
      <w:r w:rsidR="00374ED2">
        <w:rPr>
          <w:rFonts w:ascii="Helvetica" w:hAnsi="Helvetica"/>
          <w:color w:val="000000"/>
          <w:sz w:val="22"/>
          <w:szCs w:val="22"/>
          <w:shd w:val="clear" w:color="auto" w:fill="FFFFFF"/>
          <w:lang w:val="en-US"/>
        </w:rPr>
        <w:t>-</w:t>
      </w:r>
      <w:r w:rsidR="00265D70">
        <w:rPr>
          <w:rFonts w:ascii="Helvetica" w:hAnsi="Helvetica"/>
          <w:color w:val="000000"/>
          <w:sz w:val="22"/>
          <w:szCs w:val="22"/>
          <w:shd w:val="clear" w:color="auto" w:fill="FFFFFF"/>
          <w:lang w:val="en-US"/>
        </w:rPr>
        <w:t xml:space="preserve">treated HIV patient, it takes </w:t>
      </w:r>
      <w:r w:rsidR="00B0121F">
        <w:rPr>
          <w:rFonts w:ascii="Helvetica" w:hAnsi="Helvetica"/>
          <w:color w:val="000000"/>
          <w:sz w:val="22"/>
          <w:szCs w:val="22"/>
          <w:shd w:val="clear" w:color="auto" w:fill="FFFFFF"/>
          <w:lang w:val="en-US"/>
        </w:rPr>
        <w:t xml:space="preserve">4 </w:t>
      </w:r>
      <w:r w:rsidR="00265D70">
        <w:rPr>
          <w:rFonts w:ascii="Helvetica" w:hAnsi="Helvetica"/>
          <w:color w:val="000000"/>
          <w:sz w:val="22"/>
          <w:szCs w:val="22"/>
          <w:shd w:val="clear" w:color="auto" w:fill="FFFFFF"/>
          <w:lang w:val="en-US"/>
        </w:rPr>
        <w:t xml:space="preserve">weeks to </w:t>
      </w:r>
      <w:r w:rsidR="00B0121F">
        <w:rPr>
          <w:rFonts w:ascii="Helvetica" w:hAnsi="Helvetica"/>
          <w:color w:val="000000"/>
          <w:sz w:val="22"/>
          <w:szCs w:val="22"/>
          <w:shd w:val="clear" w:color="auto" w:fill="FFFFFF"/>
          <w:lang w:val="en-US"/>
        </w:rPr>
        <w:t>half-</w:t>
      </w:r>
      <w:r w:rsidR="00265D70">
        <w:rPr>
          <w:rFonts w:ascii="Helvetica" w:hAnsi="Helvetica"/>
          <w:color w:val="000000"/>
          <w:sz w:val="22"/>
          <w:szCs w:val="22"/>
          <w:shd w:val="clear" w:color="auto" w:fill="FFFFFF"/>
          <w:lang w:val="en-US"/>
        </w:rPr>
        <w:t>fix a primary ritonavir resistance mutation. In the case of SARS-CoV-2 at the population level considered here, the time scales are months.</w:t>
      </w:r>
    </w:p>
    <w:p w14:paraId="33BB5FAB" w14:textId="77777777" w:rsidR="00106904" w:rsidRPr="00106904" w:rsidRDefault="00106904">
      <w:pPr>
        <w:rPr>
          <w:rFonts w:ascii="Helvetica" w:hAnsi="Helvetica"/>
          <w:color w:val="000000"/>
          <w:sz w:val="22"/>
          <w:szCs w:val="22"/>
          <w:shd w:val="clear" w:color="auto" w:fill="FFFFFF"/>
          <w:lang w:val="en-US"/>
        </w:rPr>
      </w:pPr>
    </w:p>
    <w:p w14:paraId="1B9A3D77" w14:textId="77777777" w:rsidR="00265D70" w:rsidRDefault="00133529">
      <w:pPr>
        <w:rPr>
          <w:rFonts w:ascii="Helvetica" w:hAnsi="Helvetica"/>
          <w:b/>
          <w:color w:val="000000"/>
          <w:sz w:val="22"/>
          <w:szCs w:val="22"/>
          <w:shd w:val="clear" w:color="auto" w:fill="FFFFFF"/>
          <w:lang w:val="en-US"/>
        </w:rPr>
      </w:pPr>
      <w:r w:rsidRPr="002F4D25">
        <w:rPr>
          <w:rFonts w:ascii="Helvetica" w:hAnsi="Helvetica"/>
          <w:b/>
          <w:color w:val="000000"/>
          <w:sz w:val="22"/>
          <w:szCs w:val="22"/>
          <w:shd w:val="clear" w:color="auto" w:fill="FFFFFF"/>
        </w:rPr>
        <w:t xml:space="preserve">I can imagine that, in the weak selection limit, the method is appropriate. </w:t>
      </w:r>
    </w:p>
    <w:p w14:paraId="0C24D7D5" w14:textId="77777777" w:rsidR="00265D70" w:rsidRDefault="00265D70">
      <w:pPr>
        <w:rPr>
          <w:rFonts w:ascii="Helvetica" w:hAnsi="Helvetica"/>
          <w:b/>
          <w:color w:val="000000"/>
          <w:sz w:val="22"/>
          <w:szCs w:val="22"/>
          <w:shd w:val="clear" w:color="auto" w:fill="FFFFFF"/>
          <w:lang w:val="en-US"/>
        </w:rPr>
      </w:pPr>
    </w:p>
    <w:p w14:paraId="01CAB4DF" w14:textId="46130935" w:rsidR="00265D70" w:rsidDel="00927DA9" w:rsidRDefault="00927DA9">
      <w:pPr>
        <w:rPr>
          <w:del w:id="674" w:author="Microsoft Office User" w:date="2026-05-05T19:00:00Z" w16du:dateUtc="2026-05-05T16:00:00Z"/>
          <w:rFonts w:ascii="Helvetica" w:hAnsi="Helvetica"/>
          <w:color w:val="000000"/>
          <w:sz w:val="22"/>
          <w:szCs w:val="22"/>
          <w:shd w:val="clear" w:color="auto" w:fill="FFFFFF"/>
          <w:lang w:val="en-US"/>
        </w:rPr>
      </w:pPr>
      <w:ins w:id="675" w:author="Microsoft Office User" w:date="2026-05-05T18:59:00Z" w16du:dateUtc="2026-05-05T15:59:00Z">
        <w:r>
          <w:rPr>
            <w:rFonts w:ascii="Helvetica" w:hAnsi="Helvetica"/>
            <w:bCs/>
            <w:color w:val="000000"/>
            <w:sz w:val="22"/>
            <w:szCs w:val="22"/>
            <w:shd w:val="clear" w:color="auto" w:fill="FFFFFF"/>
            <w:lang w:val="en-US"/>
          </w:rPr>
          <w:t>The method works if selection coefficient is much stronger than mutation rate, but both are very small compared to unit, This</w:t>
        </w:r>
      </w:ins>
      <w:ins w:id="676" w:author="Microsoft Office User" w:date="2026-05-05T19:00:00Z" w16du:dateUtc="2026-05-05T16:00:00Z">
        <w:r>
          <w:rPr>
            <w:rFonts w:ascii="Helvetica" w:hAnsi="Helvetica"/>
            <w:bCs/>
            <w:color w:val="000000"/>
            <w:sz w:val="22"/>
            <w:szCs w:val="22"/>
            <w:shd w:val="clear" w:color="auto" w:fill="FFFFFF"/>
            <w:lang w:val="en-US"/>
          </w:rPr>
          <w:t xml:space="preserve"> situation</w:t>
        </w:r>
      </w:ins>
      <w:ins w:id="677" w:author="Microsoft Office User" w:date="2026-05-05T18:59:00Z" w16du:dateUtc="2026-05-05T15:59:00Z">
        <w:r>
          <w:rPr>
            <w:rFonts w:ascii="Helvetica" w:hAnsi="Helvetica"/>
            <w:bCs/>
            <w:color w:val="000000"/>
            <w:sz w:val="22"/>
            <w:szCs w:val="22"/>
            <w:shd w:val="clear" w:color="auto" w:fill="FFFFFF"/>
            <w:lang w:val="en-US"/>
          </w:rPr>
          <w:t xml:space="preserve"> is typical</w:t>
        </w:r>
      </w:ins>
      <w:del w:id="678" w:author="Microsoft Office User" w:date="2026-05-05T18:59:00Z" w16du:dateUtc="2026-05-05T15:59:00Z">
        <w:r w:rsidR="00363582" w:rsidDel="00927DA9">
          <w:rPr>
            <w:rFonts w:ascii="Helvetica" w:hAnsi="Helvetica"/>
            <w:color w:val="000000"/>
            <w:sz w:val="22"/>
            <w:szCs w:val="22"/>
            <w:shd w:val="clear" w:color="auto" w:fill="FFFFFF"/>
            <w:lang w:val="en-US"/>
          </w:rPr>
          <w:delText>The</w:delText>
        </w:r>
        <w:r w:rsidR="00265D70" w:rsidDel="00927DA9">
          <w:rPr>
            <w:rFonts w:ascii="Helvetica" w:hAnsi="Helvetica"/>
            <w:color w:val="000000"/>
            <w:sz w:val="22"/>
            <w:szCs w:val="22"/>
            <w:shd w:val="clear" w:color="auto" w:fill="FFFFFF"/>
            <w:lang w:val="en-US"/>
          </w:rPr>
          <w:delText xml:space="preserve"> w</w:delText>
        </w:r>
        <w:r w:rsidR="00265D70" w:rsidRPr="00265D70" w:rsidDel="00927DA9">
          <w:rPr>
            <w:rFonts w:ascii="Helvetica" w:hAnsi="Helvetica"/>
            <w:color w:val="000000"/>
            <w:sz w:val="22"/>
            <w:szCs w:val="22"/>
            <w:shd w:val="clear" w:color="auto" w:fill="FFFFFF"/>
            <w:lang w:val="en-US"/>
          </w:rPr>
          <w:delText>eek selection limit</w:delText>
        </w:r>
        <w:r w:rsidR="0031623F" w:rsidDel="00927DA9">
          <w:rPr>
            <w:rFonts w:ascii="Helvetica" w:hAnsi="Helvetica"/>
            <w:color w:val="000000"/>
            <w:sz w:val="22"/>
            <w:szCs w:val="22"/>
            <w:shd w:val="clear" w:color="auto" w:fill="FFFFFF"/>
            <w:lang w:val="en-US"/>
          </w:rPr>
          <w:delText>,</w:delText>
        </w:r>
        <w:r w:rsidR="00363582" w:rsidDel="00927DA9">
          <w:rPr>
            <w:rFonts w:ascii="Helvetica" w:hAnsi="Helvetica"/>
            <w:color w:val="000000"/>
            <w:sz w:val="22"/>
            <w:szCs w:val="22"/>
            <w:shd w:val="clear" w:color="auto" w:fill="FFFFFF"/>
            <w:lang w:val="en-US"/>
          </w:rPr>
          <w:delText xml:space="preserve"> defined as the double inequality</w:delText>
        </w:r>
        <w:r w:rsidR="00265D70" w:rsidRPr="00265D70" w:rsidDel="00927DA9">
          <w:rPr>
            <w:rFonts w:ascii="Helvetica" w:hAnsi="Helvetica"/>
            <w:color w:val="000000"/>
            <w:sz w:val="22"/>
            <w:szCs w:val="22"/>
            <w:shd w:val="clear" w:color="auto" w:fill="FFFFFF"/>
            <w:lang w:val="en-US"/>
          </w:rPr>
          <w:delText xml:space="preserve"> is</w:delText>
        </w:r>
      </w:del>
      <w:r w:rsidR="00265D70" w:rsidRPr="00265D70">
        <w:rPr>
          <w:rFonts w:ascii="Helvetica" w:hAnsi="Helvetica"/>
          <w:color w:val="000000"/>
          <w:sz w:val="22"/>
          <w:szCs w:val="22"/>
          <w:shd w:val="clear" w:color="auto" w:fill="FFFFFF"/>
          <w:lang w:val="en-US"/>
        </w:rPr>
        <w:t xml:space="preserve"> </w:t>
      </w:r>
      <w:del w:id="679" w:author="Microsoft Office User" w:date="2026-05-05T18:59:00Z" w16du:dateUtc="2026-05-05T15:59:00Z">
        <w:r w:rsidR="00265D70" w:rsidRPr="00265D70" w:rsidDel="00927DA9">
          <w:rPr>
            <w:rFonts w:ascii="Helvetica" w:hAnsi="Helvetica"/>
            <w:color w:val="000000"/>
            <w:sz w:val="22"/>
            <w:szCs w:val="22"/>
            <w:shd w:val="clear" w:color="auto" w:fill="FFFFFF"/>
            <w:lang w:val="en-US"/>
          </w:rPr>
          <w:delText>a rule</w:delText>
        </w:r>
        <w:r w:rsidR="00B0121F" w:rsidDel="00927DA9">
          <w:rPr>
            <w:rFonts w:ascii="Helvetica" w:hAnsi="Helvetica"/>
            <w:color w:val="000000"/>
            <w:sz w:val="22"/>
            <w:szCs w:val="22"/>
            <w:shd w:val="clear" w:color="auto" w:fill="FFFFFF"/>
            <w:lang w:val="en-US"/>
          </w:rPr>
          <w:delText xml:space="preserve"> rather</w:delText>
        </w:r>
        <w:r w:rsidR="00265D70" w:rsidRPr="00265D70" w:rsidDel="00927DA9">
          <w:rPr>
            <w:rFonts w:ascii="Helvetica" w:hAnsi="Helvetica"/>
            <w:color w:val="000000"/>
            <w:sz w:val="22"/>
            <w:szCs w:val="22"/>
            <w:shd w:val="clear" w:color="auto" w:fill="FFFFFF"/>
            <w:lang w:val="en-US"/>
          </w:rPr>
          <w:delText xml:space="preserve"> than exception </w:delText>
        </w:r>
      </w:del>
      <w:r w:rsidR="00363582">
        <w:rPr>
          <w:rFonts w:ascii="Helvetica" w:hAnsi="Helvetica"/>
          <w:color w:val="000000"/>
          <w:sz w:val="22"/>
          <w:szCs w:val="22"/>
          <w:shd w:val="clear" w:color="auto" w:fill="FFFFFF"/>
          <w:lang w:val="en-US"/>
        </w:rPr>
        <w:t xml:space="preserve">for </w:t>
      </w:r>
      <w:r w:rsidR="00265D70">
        <w:rPr>
          <w:rFonts w:ascii="Helvetica" w:hAnsi="Helvetica"/>
          <w:color w:val="000000"/>
          <w:sz w:val="22"/>
          <w:szCs w:val="22"/>
          <w:shd w:val="clear" w:color="auto" w:fill="FFFFFF"/>
          <w:lang w:val="en-US"/>
        </w:rPr>
        <w:t xml:space="preserve">rapidly–evolving </w:t>
      </w:r>
      <w:r w:rsidR="00265D70" w:rsidRPr="00265D70">
        <w:rPr>
          <w:rFonts w:ascii="Helvetica" w:hAnsi="Helvetica"/>
          <w:color w:val="000000"/>
          <w:sz w:val="22"/>
          <w:szCs w:val="22"/>
          <w:shd w:val="clear" w:color="auto" w:fill="FFFFFF"/>
          <w:lang w:val="en-US"/>
        </w:rPr>
        <w:t>RNA viruses</w:t>
      </w:r>
      <w:r w:rsidR="00620546">
        <w:rPr>
          <w:rFonts w:ascii="Helvetica" w:hAnsi="Helvetica"/>
          <w:color w:val="000000"/>
          <w:sz w:val="22"/>
          <w:szCs w:val="22"/>
          <w:shd w:val="clear" w:color="auto" w:fill="FFFFFF"/>
          <w:lang w:val="en-US"/>
        </w:rPr>
        <w:t>, which is why this method is usually appropriate.</w:t>
      </w:r>
      <w:r w:rsidR="00B0121F">
        <w:rPr>
          <w:rFonts w:ascii="Helvetica" w:hAnsi="Helvetica"/>
          <w:color w:val="000000"/>
          <w:sz w:val="22"/>
          <w:szCs w:val="22"/>
          <w:shd w:val="clear" w:color="auto" w:fill="FFFFFF"/>
          <w:lang w:val="en-US"/>
        </w:rPr>
        <w:t xml:space="preserve"> </w:t>
      </w:r>
      <w:ins w:id="680" w:author="Microsoft Office User" w:date="2026-05-05T19:00:00Z" w16du:dateUtc="2026-05-05T16:00:00Z">
        <w:r>
          <w:rPr>
            <w:rFonts w:ascii="Helvetica" w:hAnsi="Helvetica"/>
            <w:color w:val="000000"/>
            <w:sz w:val="22"/>
            <w:szCs w:val="22"/>
            <w:shd w:val="clear" w:color="auto" w:fill="FFFFFF"/>
            <w:lang w:val="en-US"/>
          </w:rPr>
          <w:t xml:space="preserve"> </w:t>
        </w:r>
      </w:ins>
    </w:p>
    <w:p w14:paraId="5CE63EEF" w14:textId="77777777" w:rsidR="00363582" w:rsidDel="00927DA9" w:rsidRDefault="00363582">
      <w:pPr>
        <w:rPr>
          <w:del w:id="681" w:author="Microsoft Office User" w:date="2026-05-05T19:00:00Z" w16du:dateUtc="2026-05-05T16:00:00Z"/>
          <w:rFonts w:ascii="Helvetica" w:hAnsi="Helvetica"/>
          <w:color w:val="000000"/>
          <w:sz w:val="22"/>
          <w:szCs w:val="22"/>
          <w:shd w:val="clear" w:color="auto" w:fill="FFFFFF"/>
          <w:lang w:val="en-US"/>
        </w:rPr>
      </w:pPr>
    </w:p>
    <w:p w14:paraId="65C1C2BA" w14:textId="3FCADB48" w:rsidR="00363582" w:rsidRDefault="00363582">
      <w:pPr>
        <w:rPr>
          <w:rFonts w:ascii="Helvetica" w:hAnsi="Helvetica"/>
          <w:i/>
          <w:color w:val="000000"/>
          <w:sz w:val="22"/>
          <w:szCs w:val="22"/>
          <w:shd w:val="clear" w:color="auto" w:fill="FFFFFF"/>
          <w:lang w:val="en-US"/>
        </w:rPr>
      </w:pPr>
      <w:r>
        <w:rPr>
          <w:rFonts w:ascii="Helvetica" w:hAnsi="Helvetica"/>
          <w:color w:val="000000"/>
          <w:sz w:val="22"/>
          <w:szCs w:val="22"/>
          <w:shd w:val="clear" w:color="auto" w:fill="FFFFFF"/>
          <w:lang w:val="en-US"/>
        </w:rPr>
        <w:t>We added this condition to</w:t>
      </w:r>
      <w:r w:rsidR="00620546">
        <w:rPr>
          <w:rFonts w:ascii="Helvetica" w:hAnsi="Helvetica"/>
          <w:color w:val="000000"/>
          <w:sz w:val="22"/>
          <w:szCs w:val="22"/>
          <w:shd w:val="clear" w:color="auto" w:fill="FFFFFF"/>
          <w:lang w:val="en-US"/>
        </w:rPr>
        <w:t xml:space="preserve"> </w:t>
      </w:r>
      <w:del w:id="682" w:author="Microsoft Office User" w:date="2026-05-05T19:00:00Z" w16du:dateUtc="2026-05-05T16:00:00Z">
        <w:r w:rsidR="00952580" w:rsidDel="00927DA9">
          <w:rPr>
            <w:rFonts w:ascii="Helvetica" w:hAnsi="Helvetica"/>
            <w:color w:val="000000"/>
            <w:sz w:val="22"/>
            <w:szCs w:val="22"/>
            <w:shd w:val="clear" w:color="auto" w:fill="FFFFFF"/>
            <w:lang w:val="en-US"/>
          </w:rPr>
          <w:delText xml:space="preserve">a </w:delText>
        </w:r>
        <w:r w:rsidR="00620546" w:rsidDel="00927DA9">
          <w:rPr>
            <w:rFonts w:ascii="Helvetica" w:hAnsi="Helvetica"/>
            <w:color w:val="000000"/>
            <w:sz w:val="22"/>
            <w:szCs w:val="22"/>
            <w:shd w:val="clear" w:color="auto" w:fill="FFFFFF"/>
            <w:lang w:val="en-US"/>
          </w:rPr>
          <w:delText>new subsection</w:delText>
        </w:r>
        <w:r w:rsidDel="00927DA9">
          <w:rPr>
            <w:rFonts w:ascii="Helvetica" w:hAnsi="Helvetica"/>
            <w:color w:val="000000"/>
            <w:sz w:val="22"/>
            <w:szCs w:val="22"/>
            <w:shd w:val="clear" w:color="auto" w:fill="FFFFFF"/>
            <w:lang w:val="en-US"/>
          </w:rPr>
          <w:delText xml:space="preserve"> </w:delText>
        </w:r>
        <w:r w:rsidRPr="00363582" w:rsidDel="00927DA9">
          <w:rPr>
            <w:rFonts w:ascii="Helvetica" w:hAnsi="Helvetica"/>
            <w:i/>
            <w:color w:val="000000"/>
            <w:sz w:val="22"/>
            <w:szCs w:val="22"/>
            <w:shd w:val="clear" w:color="auto" w:fill="FFFFFF"/>
            <w:lang w:val="en-US"/>
          </w:rPr>
          <w:delText>Methods/A</w:delText>
        </w:r>
        <w:r w:rsidDel="00927DA9">
          <w:rPr>
            <w:rFonts w:ascii="Helvetica" w:hAnsi="Helvetica"/>
            <w:i/>
            <w:color w:val="000000"/>
            <w:sz w:val="22"/>
            <w:szCs w:val="22"/>
            <w:shd w:val="clear" w:color="auto" w:fill="FFFFFF"/>
            <w:lang w:val="en-US"/>
          </w:rPr>
          <w:delText>ssumptions</w:delText>
        </w:r>
        <w:r w:rsidR="00940AFE" w:rsidDel="00927DA9">
          <w:rPr>
            <w:rFonts w:ascii="Helvetica" w:hAnsi="Helvetica"/>
            <w:i/>
            <w:color w:val="000000"/>
            <w:sz w:val="22"/>
            <w:szCs w:val="22"/>
            <w:shd w:val="clear" w:color="auto" w:fill="FFFFFF"/>
            <w:lang w:val="en-US"/>
          </w:rPr>
          <w:delText>:</w:delText>
        </w:r>
      </w:del>
      <w:ins w:id="683" w:author="Microsoft Office User" w:date="2026-05-05T18:59:00Z" w16du:dateUtc="2026-05-05T15:59:00Z">
        <w:r w:rsidR="00927DA9" w:rsidRPr="00927DA9">
          <w:rPr>
            <w:rFonts w:ascii="Helvetica" w:hAnsi="Helvetica"/>
            <w:color w:val="000000"/>
            <w:sz w:val="22"/>
            <w:szCs w:val="22"/>
            <w:shd w:val="clear" w:color="auto" w:fill="FFFFFF"/>
            <w:lang w:val="en-US"/>
            <w:rPrChange w:id="684" w:author="Microsoft Office User" w:date="2026-05-05T18:59:00Z" w16du:dateUtc="2026-05-05T15:59:00Z">
              <w:rPr>
                <w:rFonts w:ascii="Helvetica" w:hAnsi="Helvetica"/>
                <w:i/>
                <w:color w:val="000000"/>
                <w:sz w:val="22"/>
                <w:szCs w:val="22"/>
                <w:shd w:val="clear" w:color="auto" w:fill="FFFFFF"/>
                <w:lang w:val="en-US"/>
              </w:rPr>
            </w:rPrChange>
          </w:rPr>
          <w:t xml:space="preserve">Line </w:t>
        </w:r>
      </w:ins>
      <w:ins w:id="685" w:author="Microsoft Office User" w:date="2026-05-05T19:00:00Z" w16du:dateUtc="2026-05-05T16:00:00Z">
        <w:r w:rsidR="00927DA9">
          <w:rPr>
            <w:rFonts w:ascii="Helvetica" w:hAnsi="Helvetica"/>
            <w:color w:val="000000"/>
            <w:sz w:val="22"/>
            <w:szCs w:val="22"/>
            <w:shd w:val="clear" w:color="auto" w:fill="FFFFFF"/>
            <w:lang w:val="en-US"/>
          </w:rPr>
          <w:t>406:</w:t>
        </w:r>
      </w:ins>
    </w:p>
    <w:p w14:paraId="055BF865" w14:textId="3454E733" w:rsidR="00940AFE" w:rsidRDefault="00940AFE">
      <w:pPr>
        <w:rPr>
          <w:rFonts w:ascii="Helvetica" w:hAnsi="Helvetica"/>
          <w:i/>
          <w:color w:val="000000"/>
          <w:sz w:val="22"/>
          <w:szCs w:val="22"/>
          <w:shd w:val="clear" w:color="auto" w:fill="FFFFFF"/>
          <w:lang w:val="en-US"/>
        </w:rPr>
      </w:pPr>
    </w:p>
    <w:p w14:paraId="19D9D3CE" w14:textId="168E0F5D" w:rsidR="00940AFE" w:rsidRPr="00090F01" w:rsidRDefault="00940AFE" w:rsidP="00940AFE">
      <w:pPr>
        <w:jc w:val="both"/>
        <w:rPr>
          <w:rFonts w:ascii="Times New Roman" w:hAnsi="Times New Roman" w:cs="Times New Roman"/>
          <w:color w:val="000000"/>
          <w:sz w:val="20"/>
          <w:szCs w:val="20"/>
          <w:shd w:val="clear" w:color="auto" w:fill="FFFFFF"/>
          <w:lang w:val="en-US"/>
        </w:rPr>
      </w:pPr>
      <w:r w:rsidRPr="00940AFE">
        <w:rPr>
          <w:rFonts w:ascii="Times New Roman" w:eastAsia="Times New Roman" w:hAnsi="Times New Roman" w:cs="Times New Roman"/>
          <w:color w:val="000000"/>
          <w:sz w:val="20"/>
          <w:szCs w:val="20"/>
        </w:rPr>
        <w:t xml:space="preserve">The method implies the weak selection limit, defined as </w:t>
      </w:r>
      <m:oMath>
        <m:r>
          <m:rPr>
            <m:sty m:val="p"/>
          </m:rPr>
          <w:rPr>
            <w:rFonts w:ascii="Cambria Math" w:eastAsia="Times New Roman" w:hAnsi="Cambria Math" w:cs="Times New Roman"/>
            <w:color w:val="000000"/>
            <w:sz w:val="20"/>
            <w:szCs w:val="20"/>
            <w:lang w:val="en"/>
          </w:rPr>
          <m:t>max(1/</m:t>
        </m:r>
        <m:r>
          <w:rPr>
            <w:rFonts w:ascii="Cambria Math" w:eastAsia="Times New Roman" w:hAnsi="Cambria Math" w:cs="Times New Roman"/>
            <w:color w:val="000000"/>
            <w:sz w:val="20"/>
            <w:szCs w:val="20"/>
            <w:lang w:val="en"/>
          </w:rPr>
          <m:t>N</m:t>
        </m:r>
        <m:r>
          <m:rPr>
            <m:sty m:val="p"/>
          </m:rPr>
          <w:rPr>
            <w:rFonts w:ascii="Cambria Math" w:eastAsia="Times New Roman" w:hAnsi="Cambria Math" w:cs="Times New Roman"/>
            <w:color w:val="000000"/>
            <w:sz w:val="20"/>
            <w:szCs w:val="20"/>
            <w:lang w:val="en"/>
          </w:rPr>
          <m:t xml:space="preserve">,  μ) ≪ </m:t>
        </m:r>
        <m:r>
          <w:rPr>
            <w:rFonts w:ascii="Cambria Math" w:eastAsia="Times New Roman" w:hAnsi="Cambria Math" w:cs="Times New Roman"/>
            <w:color w:val="000000"/>
            <w:sz w:val="20"/>
            <w:szCs w:val="20"/>
            <w:lang w:val="en"/>
          </w:rPr>
          <m:t>s</m:t>
        </m:r>
        <m:r>
          <m:rPr>
            <m:sty m:val="p"/>
          </m:rPr>
          <w:rPr>
            <w:rFonts w:ascii="Cambria Math" w:eastAsia="Times New Roman" w:hAnsi="Cambria Math" w:cs="Times New Roman"/>
            <w:color w:val="000000"/>
            <w:sz w:val="20"/>
            <w:szCs w:val="20"/>
            <w:lang w:val="en"/>
          </w:rPr>
          <m:t xml:space="preserve"> ≪ 1</m:t>
        </m:r>
      </m:oMath>
      <w:r w:rsidR="00952580">
        <w:rPr>
          <w:rFonts w:ascii="Times New Roman" w:eastAsia="Times New Roman" w:hAnsi="Times New Roman" w:cs="Times New Roman"/>
          <w:color w:val="000000"/>
          <w:sz w:val="20"/>
          <w:szCs w:val="20"/>
          <w:lang w:val="en"/>
        </w:rPr>
        <w:t>….</w:t>
      </w:r>
    </w:p>
    <w:p w14:paraId="2D76F190" w14:textId="77777777" w:rsidR="00265D70" w:rsidRDefault="00265D70">
      <w:pPr>
        <w:rPr>
          <w:rFonts w:ascii="Helvetica" w:hAnsi="Helvetica"/>
          <w:b/>
          <w:color w:val="000000"/>
          <w:sz w:val="22"/>
          <w:szCs w:val="22"/>
          <w:shd w:val="clear" w:color="auto" w:fill="FFFFFF"/>
          <w:lang w:val="en-US"/>
        </w:rPr>
      </w:pPr>
    </w:p>
    <w:p w14:paraId="07034107" w14:textId="59B71EDF" w:rsidR="00A010EE" w:rsidRDefault="00133529" w:rsidP="001F52AF">
      <w:pPr>
        <w:jc w:val="both"/>
        <w:rPr>
          <w:rFonts w:ascii="Helvetica" w:hAnsi="Helvetica"/>
          <w:b/>
          <w:color w:val="000000"/>
          <w:sz w:val="22"/>
          <w:szCs w:val="22"/>
          <w:shd w:val="clear" w:color="auto" w:fill="FFFFFF"/>
          <w:lang w:val="en-US"/>
        </w:rPr>
      </w:pPr>
      <w:r w:rsidRPr="002F4D25">
        <w:rPr>
          <w:rFonts w:ascii="Helvetica" w:hAnsi="Helvetica"/>
          <w:b/>
          <w:color w:val="000000"/>
          <w:sz w:val="22"/>
          <w:szCs w:val="22"/>
          <w:shd w:val="clear" w:color="auto" w:fill="FFFFFF"/>
        </w:rPr>
        <w:t xml:space="preserve">But it is unclear to me if this situation is similar to the quasi-linkage equilibrium regime, in that LD will have broken down via recurrent mutation (given enough time). </w:t>
      </w:r>
      <w:r w:rsidR="00106904" w:rsidRPr="002F4D25">
        <w:rPr>
          <w:rFonts w:ascii="Helvetica" w:hAnsi="Helvetica"/>
          <w:b/>
          <w:color w:val="000000"/>
          <w:sz w:val="22"/>
          <w:szCs w:val="22"/>
          <w:shd w:val="clear" w:color="auto" w:fill="FFFFFF"/>
          <w:lang w:val="en-US"/>
        </w:rPr>
        <w:t xml:space="preserve"> </w:t>
      </w:r>
    </w:p>
    <w:p w14:paraId="332CEA60" w14:textId="77777777" w:rsidR="00B0121F" w:rsidRDefault="00B0121F">
      <w:pPr>
        <w:rPr>
          <w:rFonts w:ascii="Helvetica" w:hAnsi="Helvetica"/>
          <w:b/>
          <w:color w:val="000000"/>
          <w:sz w:val="22"/>
          <w:szCs w:val="22"/>
          <w:shd w:val="clear" w:color="auto" w:fill="FFFFFF"/>
          <w:lang w:val="en-US"/>
        </w:rPr>
      </w:pPr>
    </w:p>
    <w:p w14:paraId="2C3771EB" w14:textId="10958CED" w:rsidR="00B0121F" w:rsidRDefault="001F52AF">
      <w:pPr>
        <w:rPr>
          <w:rFonts w:ascii="Helvetica" w:hAnsi="Helvetica"/>
          <w:color w:val="000000"/>
          <w:sz w:val="22"/>
          <w:szCs w:val="22"/>
          <w:shd w:val="clear" w:color="auto" w:fill="FFFFFF"/>
          <w:lang w:val="en-US"/>
        </w:rPr>
      </w:pPr>
      <w:r>
        <w:rPr>
          <w:rFonts w:ascii="Helvetica" w:hAnsi="Helvetica"/>
          <w:color w:val="000000"/>
          <w:sz w:val="22"/>
          <w:szCs w:val="22"/>
          <w:shd w:val="clear" w:color="auto" w:fill="FFFFFF"/>
          <w:lang w:val="en-US"/>
        </w:rPr>
        <w:t xml:space="preserve">The situation is </w:t>
      </w:r>
      <w:del w:id="686" w:author="Microsoft Office User" w:date="2026-05-05T19:02:00Z" w16du:dateUtc="2026-05-05T16:02:00Z">
        <w:r w:rsidDel="00927DA9">
          <w:rPr>
            <w:rFonts w:ascii="Helvetica" w:hAnsi="Helvetica"/>
            <w:color w:val="000000"/>
            <w:sz w:val="22"/>
            <w:szCs w:val="22"/>
            <w:shd w:val="clear" w:color="auto" w:fill="FFFFFF"/>
            <w:lang w:val="en-US"/>
          </w:rPr>
          <w:delText>not similar to</w:delText>
        </w:r>
      </w:del>
      <w:ins w:id="687" w:author="Microsoft Office User" w:date="2026-05-05T19:02:00Z" w16du:dateUtc="2026-05-05T16:02:00Z">
        <w:r w:rsidR="00927DA9">
          <w:rPr>
            <w:rFonts w:ascii="Helvetica" w:hAnsi="Helvetica"/>
            <w:color w:val="000000"/>
            <w:sz w:val="22"/>
            <w:szCs w:val="22"/>
            <w:shd w:val="clear" w:color="auto" w:fill="FFFFFF"/>
            <w:lang w:val="en-US"/>
          </w:rPr>
          <w:t>very different from</w:t>
        </w:r>
      </w:ins>
      <w:r>
        <w:rPr>
          <w:rFonts w:ascii="Helvetica" w:hAnsi="Helvetica"/>
          <w:color w:val="000000"/>
          <w:sz w:val="22"/>
          <w:szCs w:val="22"/>
          <w:shd w:val="clear" w:color="auto" w:fill="FFFFFF"/>
          <w:lang w:val="en-US"/>
        </w:rPr>
        <w:t xml:space="preserve"> QLE. QLE method is discussed</w:t>
      </w:r>
      <w:r w:rsidR="00C551DA">
        <w:rPr>
          <w:rFonts w:ascii="Helvetica" w:hAnsi="Helvetica"/>
          <w:color w:val="000000"/>
          <w:sz w:val="22"/>
          <w:szCs w:val="22"/>
          <w:shd w:val="clear" w:color="auto" w:fill="FFFFFF"/>
          <w:lang w:val="en-US"/>
        </w:rPr>
        <w:t xml:space="preserve"> in</w:t>
      </w:r>
      <w:r w:rsidR="00B0121F">
        <w:rPr>
          <w:rFonts w:ascii="Helvetica" w:hAnsi="Helvetica"/>
          <w:color w:val="000000"/>
          <w:sz w:val="22"/>
          <w:szCs w:val="22"/>
          <w:shd w:val="clear" w:color="auto" w:fill="FFFFFF"/>
          <w:lang w:val="en-US"/>
        </w:rPr>
        <w:t xml:space="preserve"> Discussion</w:t>
      </w:r>
      <w:r>
        <w:rPr>
          <w:rFonts w:ascii="Helvetica" w:hAnsi="Helvetica"/>
          <w:color w:val="000000"/>
          <w:sz w:val="22"/>
          <w:szCs w:val="22"/>
          <w:shd w:val="clear" w:color="auto" w:fill="FFFFFF"/>
          <w:lang w:val="en-US"/>
        </w:rPr>
        <w:t xml:space="preserve"> (Lines </w:t>
      </w:r>
      <w:ins w:id="688" w:author="ivan4995@gmail.com" w:date="2026-05-05T17:19:00Z">
        <w:r w:rsidR="00E01A67">
          <w:rPr>
            <w:rFonts w:ascii="Helvetica" w:hAnsi="Helvetica"/>
            <w:color w:val="000000"/>
            <w:sz w:val="22"/>
            <w:szCs w:val="22"/>
            <w:shd w:val="clear" w:color="auto" w:fill="FFFFFF"/>
            <w:lang w:val="en-US"/>
          </w:rPr>
          <w:t>297</w:t>
        </w:r>
      </w:ins>
      <w:del w:id="689" w:author="ivan4995@gmail.com" w:date="2026-05-05T17:19:00Z">
        <w:r w:rsidDel="00E01A67">
          <w:rPr>
            <w:rFonts w:ascii="Helvetica" w:hAnsi="Helvetica"/>
            <w:color w:val="000000"/>
            <w:sz w:val="22"/>
            <w:szCs w:val="22"/>
            <w:shd w:val="clear" w:color="auto" w:fill="FFFFFF"/>
            <w:lang w:val="en-US"/>
          </w:rPr>
          <w:delText>26</w:delText>
        </w:r>
      </w:del>
      <w:del w:id="690" w:author="ivan4995@gmail.com" w:date="2026-05-05T17:18:00Z">
        <w:r w:rsidDel="00E01A67">
          <w:rPr>
            <w:rFonts w:ascii="Helvetica" w:hAnsi="Helvetica"/>
            <w:color w:val="000000"/>
            <w:sz w:val="22"/>
            <w:szCs w:val="22"/>
            <w:shd w:val="clear" w:color="auto" w:fill="FFFFFF"/>
            <w:lang w:val="en-US"/>
          </w:rPr>
          <w:delText>9</w:delText>
        </w:r>
      </w:del>
      <w:r>
        <w:rPr>
          <w:rFonts w:ascii="Helvetica" w:hAnsi="Helvetica"/>
          <w:color w:val="000000"/>
          <w:sz w:val="22"/>
          <w:szCs w:val="22"/>
          <w:shd w:val="clear" w:color="auto" w:fill="FFFFFF"/>
          <w:lang w:val="en-US"/>
        </w:rPr>
        <w:t>-</w:t>
      </w:r>
      <w:ins w:id="691" w:author="ivan4995@gmail.com" w:date="2026-05-05T17:19:00Z">
        <w:r w:rsidR="00E01A67">
          <w:rPr>
            <w:rFonts w:ascii="Helvetica" w:hAnsi="Helvetica"/>
            <w:color w:val="000000"/>
            <w:sz w:val="22"/>
            <w:szCs w:val="22"/>
            <w:shd w:val="clear" w:color="auto" w:fill="FFFFFF"/>
            <w:lang w:val="en-US"/>
          </w:rPr>
          <w:t>304</w:t>
        </w:r>
      </w:ins>
      <w:del w:id="692" w:author="ivan4995@gmail.com" w:date="2026-05-05T17:19:00Z">
        <w:r w:rsidDel="00E01A67">
          <w:rPr>
            <w:rFonts w:ascii="Helvetica" w:hAnsi="Helvetica"/>
            <w:color w:val="000000"/>
            <w:sz w:val="22"/>
            <w:szCs w:val="22"/>
            <w:shd w:val="clear" w:color="auto" w:fill="FFFFFF"/>
            <w:lang w:val="en-US"/>
          </w:rPr>
          <w:delText>293</w:delText>
        </w:r>
      </w:del>
      <w:r>
        <w:rPr>
          <w:rFonts w:ascii="Helvetica" w:hAnsi="Helvetica"/>
          <w:color w:val="000000"/>
          <w:sz w:val="22"/>
          <w:szCs w:val="22"/>
          <w:shd w:val="clear" w:color="auto" w:fill="FFFFFF"/>
          <w:lang w:val="en-US"/>
        </w:rPr>
        <w:t>). We added in the revised version (Line</w:t>
      </w:r>
      <w:ins w:id="693" w:author="ivan4995@gmail.com" w:date="2026-05-05T17:20:00Z">
        <w:r w:rsidR="00E01A67">
          <w:rPr>
            <w:rFonts w:ascii="Helvetica" w:hAnsi="Helvetica"/>
            <w:color w:val="000000"/>
            <w:sz w:val="22"/>
            <w:szCs w:val="22"/>
            <w:shd w:val="clear" w:color="auto" w:fill="FFFFFF"/>
            <w:lang w:val="en-US"/>
          </w:rPr>
          <w:t>s 320-322</w:t>
        </w:r>
      </w:ins>
      <w:del w:id="694" w:author="ivan4995@gmail.com" w:date="2026-05-05T17:20:00Z">
        <w:r w:rsidDel="00E01A67">
          <w:rPr>
            <w:rFonts w:ascii="Helvetica" w:hAnsi="Helvetica"/>
            <w:color w:val="000000"/>
            <w:sz w:val="22"/>
            <w:szCs w:val="22"/>
            <w:shd w:val="clear" w:color="auto" w:fill="FFFFFF"/>
            <w:lang w:val="en-US"/>
          </w:rPr>
          <w:delText xml:space="preserve"> 290</w:delText>
        </w:r>
      </w:del>
      <w:r>
        <w:rPr>
          <w:rFonts w:ascii="Helvetica" w:hAnsi="Helvetica"/>
          <w:color w:val="000000"/>
          <w:sz w:val="22"/>
          <w:szCs w:val="22"/>
          <w:shd w:val="clear" w:color="auto" w:fill="FFFFFF"/>
          <w:lang w:val="en-US"/>
        </w:rPr>
        <w:t>):</w:t>
      </w:r>
    </w:p>
    <w:p w14:paraId="0F3FFABF" w14:textId="77777777" w:rsidR="00B0121F" w:rsidRDefault="00B0121F">
      <w:pPr>
        <w:rPr>
          <w:rFonts w:ascii="Helvetica" w:hAnsi="Helvetica"/>
          <w:color w:val="000000"/>
          <w:sz w:val="22"/>
          <w:szCs w:val="22"/>
          <w:shd w:val="clear" w:color="auto" w:fill="FFFFFF"/>
          <w:lang w:val="en-US"/>
        </w:rPr>
      </w:pPr>
    </w:p>
    <w:p w14:paraId="5ED5947B" w14:textId="240D1155" w:rsidR="00A010EE" w:rsidRPr="00E01A67" w:rsidDel="00E01A67" w:rsidRDefault="00E01A67">
      <w:pPr>
        <w:rPr>
          <w:del w:id="695" w:author="ivan4995@gmail.com" w:date="2026-05-05T17:21:00Z"/>
          <w:rFonts w:ascii="Times New Roman" w:eastAsia="Times New Roman" w:hAnsi="Times New Roman" w:cs="Times New Roman"/>
          <w:sz w:val="20"/>
          <w:szCs w:val="20"/>
          <w:rPrChange w:id="696" w:author="ivan4995@gmail.com" w:date="2026-05-05T17:21:00Z">
            <w:rPr>
              <w:del w:id="697" w:author="ivan4995@gmail.com" w:date="2026-05-05T17:21:00Z"/>
              <w:rFonts w:ascii="Times New Roman" w:eastAsia="Times New Roman" w:hAnsi="Times New Roman" w:cs="Times New Roman"/>
            </w:rPr>
          </w:rPrChange>
        </w:rPr>
      </w:pPr>
      <w:ins w:id="698" w:author="ivan4995@gmail.com" w:date="2026-05-05T17:21:00Z">
        <w:r w:rsidRPr="00E01A67">
          <w:rPr>
            <w:rFonts w:ascii="Times New Roman" w:eastAsia="Times New Roman" w:hAnsi="Times New Roman" w:cs="Times New Roman"/>
            <w:sz w:val="20"/>
            <w:szCs w:val="20"/>
            <w:rPrChange w:id="699" w:author="ivan4995@gmail.com" w:date="2026-05-05T17:21:00Z">
              <w:rPr>
                <w:rFonts w:ascii="Times New Roman" w:eastAsia="Times New Roman" w:hAnsi="Times New Roman" w:cs="Times New Roman"/>
              </w:rPr>
            </w:rPrChange>
          </w:rPr>
          <w:t xml:space="preserve">QLE does not work in SARS CoV-2 evolution, because linkage effects, which are negligible in QLE limit, are strong. Lastly, a population of infected individuals is not as large as required for QLE to work. </w:t>
        </w:r>
      </w:ins>
      <w:del w:id="700" w:author="ivan4995@gmail.com" w:date="2026-05-05T17:21:00Z">
        <w:r w:rsidR="008D0455" w:rsidRPr="00E01A67" w:rsidDel="00E01A67">
          <w:rPr>
            <w:rStyle w:val="apple-converted-space"/>
            <w:rFonts w:ascii="Times New Roman" w:hAnsi="Times New Roman" w:cs="Times New Roman"/>
            <w:color w:val="000000"/>
            <w:sz w:val="20"/>
            <w:szCs w:val="20"/>
            <w:shd w:val="clear" w:color="auto" w:fill="FFFFFF"/>
            <w:lang w:val="en-US"/>
          </w:rPr>
          <w:delText xml:space="preserve">In addition, </w:delText>
        </w:r>
        <w:r w:rsidR="00C551DA" w:rsidRPr="00E01A67" w:rsidDel="00E01A67">
          <w:rPr>
            <w:rStyle w:val="apple-converted-space"/>
            <w:rFonts w:ascii="Times New Roman" w:hAnsi="Times New Roman" w:cs="Times New Roman"/>
            <w:color w:val="000000"/>
            <w:sz w:val="20"/>
            <w:szCs w:val="20"/>
            <w:shd w:val="clear" w:color="auto" w:fill="FFFFFF"/>
            <w:lang w:val="en-US"/>
          </w:rPr>
          <w:delText xml:space="preserve">QLE does not apply to </w:delText>
        </w:r>
        <w:r w:rsidR="00B0121F" w:rsidRPr="00E01A67" w:rsidDel="00E01A67">
          <w:rPr>
            <w:rStyle w:val="apple-converted-space"/>
            <w:rFonts w:ascii="Times New Roman" w:hAnsi="Times New Roman" w:cs="Times New Roman"/>
            <w:color w:val="000000"/>
            <w:sz w:val="20"/>
            <w:szCs w:val="20"/>
            <w:shd w:val="clear" w:color="auto" w:fill="FFFFFF"/>
            <w:lang w:val="en-US"/>
          </w:rPr>
          <w:delText>SARS CoV-2</w:delText>
        </w:r>
        <w:r w:rsidR="00A010EE" w:rsidRPr="00E01A67" w:rsidDel="00E01A67">
          <w:rPr>
            <w:rStyle w:val="apple-converted-space"/>
            <w:rFonts w:ascii="Times New Roman" w:hAnsi="Times New Roman" w:cs="Times New Roman"/>
            <w:color w:val="000000"/>
            <w:sz w:val="20"/>
            <w:szCs w:val="20"/>
            <w:shd w:val="clear" w:color="auto" w:fill="FFFFFF"/>
            <w:lang w:val="en-US"/>
          </w:rPr>
          <w:delText xml:space="preserve"> </w:delText>
        </w:r>
        <w:r w:rsidR="00C551DA" w:rsidRPr="00E01A67" w:rsidDel="00E01A67">
          <w:rPr>
            <w:rStyle w:val="apple-converted-space"/>
            <w:rFonts w:ascii="Times New Roman" w:hAnsi="Times New Roman" w:cs="Times New Roman"/>
            <w:color w:val="000000"/>
            <w:sz w:val="20"/>
            <w:szCs w:val="20"/>
            <w:shd w:val="clear" w:color="auto" w:fill="FFFFFF"/>
            <w:lang w:val="en-US"/>
          </w:rPr>
          <w:delText>evolution</w:delText>
        </w:r>
        <w:r w:rsidR="00B0121F" w:rsidRPr="00E01A67" w:rsidDel="00E01A67">
          <w:rPr>
            <w:rStyle w:val="apple-converted-space"/>
            <w:rFonts w:ascii="Times New Roman" w:hAnsi="Times New Roman" w:cs="Times New Roman"/>
            <w:color w:val="000000"/>
            <w:sz w:val="20"/>
            <w:szCs w:val="20"/>
            <w:shd w:val="clear" w:color="auto" w:fill="FFFFFF"/>
            <w:lang w:val="en-US"/>
          </w:rPr>
          <w:delText>. Linkage effects, negligible in QLE limit, are rampant and are not broken down by either rare mutation or rare recombination. Recombination is weak, and population is not as large as required for QLE to work.</w:delText>
        </w:r>
      </w:del>
    </w:p>
    <w:p w14:paraId="245EB52F" w14:textId="77777777" w:rsidR="00E01A67" w:rsidRPr="0031623F" w:rsidRDefault="00E01A67" w:rsidP="00940AFE">
      <w:pPr>
        <w:jc w:val="both"/>
        <w:rPr>
          <w:ins w:id="701" w:author="ivan4995@gmail.com" w:date="2026-05-05T17:21:00Z"/>
          <w:rStyle w:val="apple-converted-space"/>
          <w:rFonts w:ascii="Times New Roman" w:hAnsi="Times New Roman" w:cs="Times New Roman"/>
          <w:color w:val="000000"/>
          <w:sz w:val="20"/>
          <w:szCs w:val="20"/>
          <w:shd w:val="clear" w:color="auto" w:fill="FFFFFF"/>
          <w:lang w:val="en-US"/>
        </w:rPr>
      </w:pPr>
    </w:p>
    <w:p w14:paraId="72B9E2FF" w14:textId="77777777" w:rsidR="00B0121F" w:rsidRDefault="00B0121F">
      <w:pPr>
        <w:rPr>
          <w:rFonts w:ascii="Helvetica" w:hAnsi="Helvetica"/>
          <w:b/>
          <w:color w:val="000000"/>
          <w:sz w:val="22"/>
          <w:szCs w:val="22"/>
          <w:shd w:val="clear" w:color="auto" w:fill="FFFFFF"/>
          <w:lang w:val="en-US"/>
        </w:rPr>
      </w:pPr>
    </w:p>
    <w:p w14:paraId="3C18FB18" w14:textId="22E24DF6" w:rsidR="00106904" w:rsidRPr="002F4D25" w:rsidRDefault="00133529">
      <w:pPr>
        <w:rPr>
          <w:rStyle w:val="apple-converted-space"/>
          <w:rFonts w:ascii="Helvetica" w:hAnsi="Helvetica"/>
          <w:b/>
          <w:color w:val="000000"/>
          <w:sz w:val="22"/>
          <w:szCs w:val="22"/>
          <w:shd w:val="clear" w:color="auto" w:fill="FFFFFF"/>
        </w:rPr>
      </w:pPr>
      <w:r w:rsidRPr="002F4D25">
        <w:rPr>
          <w:rFonts w:ascii="Helvetica" w:hAnsi="Helvetica"/>
          <w:b/>
          <w:color w:val="000000"/>
          <w:sz w:val="22"/>
          <w:szCs w:val="22"/>
          <w:shd w:val="clear" w:color="auto" w:fill="FFFFFF"/>
        </w:rPr>
        <w:t>What are the relevant timescales and regime boundaries?</w:t>
      </w:r>
      <w:r w:rsidRPr="002F4D25">
        <w:rPr>
          <w:rStyle w:val="apple-converted-space"/>
          <w:rFonts w:ascii="Helvetica" w:hAnsi="Helvetica"/>
          <w:b/>
          <w:color w:val="000000"/>
          <w:sz w:val="22"/>
          <w:szCs w:val="22"/>
          <w:shd w:val="clear" w:color="auto" w:fill="FFFFFF"/>
        </w:rPr>
        <w:t> </w:t>
      </w:r>
    </w:p>
    <w:p w14:paraId="1017A3D8" w14:textId="75F55275" w:rsidR="00106904" w:rsidRDefault="00106904">
      <w:pPr>
        <w:rPr>
          <w:rStyle w:val="apple-converted-space"/>
          <w:rFonts w:ascii="Helvetica" w:hAnsi="Helvetica"/>
          <w:color w:val="000000"/>
          <w:sz w:val="22"/>
          <w:szCs w:val="22"/>
          <w:shd w:val="clear" w:color="auto" w:fill="FFFFFF"/>
        </w:rPr>
      </w:pPr>
    </w:p>
    <w:p w14:paraId="5F694D29" w14:textId="35561D73" w:rsidR="00106904" w:rsidRPr="00106904" w:rsidRDefault="0021438F">
      <w:pPr>
        <w:rPr>
          <w:rStyle w:val="apple-converted-space"/>
          <w:rFonts w:ascii="Helvetica" w:hAnsi="Helvetica"/>
          <w:color w:val="000000"/>
          <w:sz w:val="22"/>
          <w:szCs w:val="22"/>
          <w:shd w:val="clear" w:color="auto" w:fill="FFFFFF"/>
          <w:lang w:val="en-US"/>
        </w:rPr>
      </w:pPr>
      <w:r>
        <w:rPr>
          <w:rFonts w:ascii="Helvetica" w:hAnsi="Helvetica"/>
          <w:color w:val="000000"/>
          <w:sz w:val="22"/>
          <w:szCs w:val="22"/>
          <w:shd w:val="clear" w:color="auto" w:fill="FFFFFF"/>
          <w:lang w:val="en-US"/>
        </w:rPr>
        <w:t>Added</w:t>
      </w:r>
      <w:r w:rsidR="00106904">
        <w:rPr>
          <w:rStyle w:val="apple-converted-space"/>
          <w:rFonts w:ascii="Helvetica" w:hAnsi="Helvetica"/>
          <w:color w:val="000000"/>
          <w:sz w:val="22"/>
          <w:szCs w:val="22"/>
          <w:shd w:val="clear" w:color="auto" w:fill="FFFFFF"/>
          <w:lang w:val="en-US"/>
        </w:rPr>
        <w:t xml:space="preserve"> </w:t>
      </w:r>
      <w:r w:rsidR="00B0121F">
        <w:rPr>
          <w:rStyle w:val="apple-converted-space"/>
          <w:rFonts w:ascii="Helvetica" w:hAnsi="Helvetica"/>
          <w:color w:val="000000"/>
          <w:sz w:val="22"/>
          <w:szCs w:val="22"/>
          <w:shd w:val="clear" w:color="auto" w:fill="FFFFFF"/>
          <w:lang w:val="en-US"/>
        </w:rPr>
        <w:t xml:space="preserve">in </w:t>
      </w:r>
      <w:r w:rsidR="00A203D9">
        <w:rPr>
          <w:rFonts w:ascii="Helvetica" w:hAnsi="Helvetica"/>
          <w:color w:val="000000"/>
          <w:sz w:val="22"/>
          <w:szCs w:val="22"/>
          <w:shd w:val="clear" w:color="auto" w:fill="FFFFFF"/>
          <w:lang w:val="en-US"/>
        </w:rPr>
        <w:t>Methods/Assumptions</w:t>
      </w:r>
      <w:ins w:id="702" w:author="ivan4995@gmail.com" w:date="2026-05-05T17:22:00Z">
        <w:r w:rsidR="00E01A67">
          <w:rPr>
            <w:rFonts w:ascii="Helvetica" w:hAnsi="Helvetica"/>
            <w:color w:val="000000"/>
            <w:sz w:val="22"/>
            <w:szCs w:val="22"/>
            <w:shd w:val="clear" w:color="auto" w:fill="FFFFFF"/>
            <w:lang w:val="en-US"/>
          </w:rPr>
          <w:t xml:space="preserve"> and approximations</w:t>
        </w:r>
      </w:ins>
      <w:r w:rsidR="00A203D9">
        <w:rPr>
          <w:rFonts w:ascii="Helvetica" w:hAnsi="Helvetica"/>
          <w:color w:val="000000"/>
          <w:sz w:val="22"/>
          <w:szCs w:val="22"/>
          <w:shd w:val="clear" w:color="auto" w:fill="FFFFFF"/>
          <w:lang w:val="en-US"/>
        </w:rPr>
        <w:t>:</w:t>
      </w:r>
    </w:p>
    <w:p w14:paraId="47865606" w14:textId="77777777" w:rsidR="00106904" w:rsidRDefault="00106904">
      <w:pPr>
        <w:rPr>
          <w:rStyle w:val="apple-converted-space"/>
          <w:rFonts w:ascii="Helvetica" w:hAnsi="Helvetica"/>
          <w:color w:val="000000"/>
          <w:sz w:val="22"/>
          <w:szCs w:val="22"/>
          <w:shd w:val="clear" w:color="auto" w:fill="FFFFFF"/>
        </w:rPr>
      </w:pPr>
    </w:p>
    <w:p w14:paraId="7D8618F7" w14:textId="08090AE7" w:rsidR="00A203D9" w:rsidRPr="00940AFE" w:rsidRDefault="00940AFE" w:rsidP="00940AFE">
      <w:pPr>
        <w:jc w:val="both"/>
        <w:rPr>
          <w:rFonts w:ascii="Times New Roman" w:hAnsi="Times New Roman" w:cs="Times New Roman"/>
          <w:color w:val="000000"/>
          <w:sz w:val="20"/>
          <w:szCs w:val="20"/>
          <w:shd w:val="clear" w:color="auto" w:fill="FFFFFF"/>
          <w:lang w:val="en-US"/>
        </w:rPr>
      </w:pPr>
      <w:r w:rsidRPr="00940AFE">
        <w:rPr>
          <w:rFonts w:ascii="Times New Roman" w:eastAsia="Times New Roman" w:hAnsi="Times New Roman" w:cs="Times New Roman"/>
          <w:color w:val="000000"/>
          <w:sz w:val="20"/>
          <w:szCs w:val="20"/>
        </w:rPr>
        <w:lastRenderedPageBreak/>
        <w:t xml:space="preserve">The method implies the weak selection limit, defined as </w:t>
      </w:r>
      <m:oMath>
        <m:r>
          <m:rPr>
            <m:sty m:val="p"/>
          </m:rPr>
          <w:rPr>
            <w:rFonts w:ascii="Cambria Math" w:eastAsia="Times New Roman" w:hAnsi="Cambria Math" w:cs="Times New Roman"/>
            <w:color w:val="000000"/>
            <w:sz w:val="20"/>
            <w:szCs w:val="20"/>
            <w:lang w:val="en"/>
          </w:rPr>
          <m:t>max(1/</m:t>
        </m:r>
        <m:r>
          <w:rPr>
            <w:rFonts w:ascii="Cambria Math" w:eastAsia="Times New Roman" w:hAnsi="Cambria Math" w:cs="Times New Roman"/>
            <w:color w:val="000000"/>
            <w:sz w:val="20"/>
            <w:szCs w:val="20"/>
            <w:lang w:val="en"/>
          </w:rPr>
          <m:t>N</m:t>
        </m:r>
        <m:r>
          <m:rPr>
            <m:sty m:val="p"/>
          </m:rPr>
          <w:rPr>
            <w:rFonts w:ascii="Cambria Math" w:eastAsia="Times New Roman" w:hAnsi="Cambria Math" w:cs="Times New Roman"/>
            <w:color w:val="000000"/>
            <w:sz w:val="20"/>
            <w:szCs w:val="20"/>
            <w:lang w:val="en"/>
          </w:rPr>
          <m:t xml:space="preserve">,  μ) ≪ </m:t>
        </m:r>
        <m:r>
          <w:rPr>
            <w:rFonts w:ascii="Cambria Math" w:eastAsia="Times New Roman" w:hAnsi="Cambria Math" w:cs="Times New Roman"/>
            <w:color w:val="000000"/>
            <w:sz w:val="20"/>
            <w:szCs w:val="20"/>
            <w:lang w:val="en"/>
          </w:rPr>
          <m:t>s</m:t>
        </m:r>
        <m:r>
          <m:rPr>
            <m:sty m:val="p"/>
          </m:rPr>
          <w:rPr>
            <w:rFonts w:ascii="Cambria Math" w:eastAsia="Times New Roman" w:hAnsi="Cambria Math" w:cs="Times New Roman"/>
            <w:color w:val="000000"/>
            <w:sz w:val="20"/>
            <w:szCs w:val="20"/>
            <w:lang w:val="en"/>
          </w:rPr>
          <m:t xml:space="preserve"> ≪ 1</m:t>
        </m:r>
      </m:oMath>
      <w:r w:rsidRPr="00940AFE">
        <w:rPr>
          <w:rFonts w:ascii="Times New Roman" w:eastAsia="Times New Roman" w:hAnsi="Times New Roman" w:cs="Times New Roman"/>
          <w:color w:val="000000"/>
          <w:sz w:val="20"/>
          <w:szCs w:val="20"/>
          <w:lang w:val="en"/>
        </w:rPr>
        <w:t xml:space="preserve">, and is appropriate in the travelling wave regime, when many mutations at different loci are being fixed gradually and compete with each other for the space in population (clonal interference). The traveling wave regime takes place at </w:t>
      </w:r>
      <m:oMath>
        <m:r>
          <w:rPr>
            <w:rFonts w:ascii="Cambria Math" w:eastAsia="Times New Roman" w:hAnsi="Cambria Math" w:cs="Times New Roman"/>
            <w:color w:val="000000"/>
            <w:sz w:val="20"/>
            <w:szCs w:val="20"/>
          </w:rPr>
          <m:t>N</m:t>
        </m:r>
        <m:r>
          <w:rPr>
            <w:rFonts w:ascii="Cambria Math" w:eastAsia="Times New Roman" w:hAnsi="Cambria Math" w:cs="Times New Roman"/>
            <w:color w:val="000000"/>
            <w:sz w:val="20"/>
            <w:szCs w:val="20"/>
            <w:lang w:val="en"/>
          </w:rPr>
          <m:t>μL</m:t>
        </m:r>
        <m:r>
          <m:rPr>
            <m:sty m:val="p"/>
          </m:rPr>
          <w:rPr>
            <w:rFonts w:ascii="Cambria Math" w:eastAsia="Times New Roman" w:hAnsi="Cambria Math" w:cs="Times New Roman"/>
            <w:color w:val="000000"/>
            <w:sz w:val="20"/>
            <w:szCs w:val="20"/>
          </w:rPr>
          <m:t>≫1</m:t>
        </m:r>
      </m:oMath>
      <w:r w:rsidRPr="00940AFE">
        <w:rPr>
          <w:rFonts w:ascii="Times New Roman" w:eastAsia="Times New Roman" w:hAnsi="Times New Roman" w:cs="Times New Roman"/>
          <w:color w:val="000000"/>
          <w:sz w:val="20"/>
          <w:szCs w:val="20"/>
          <w:lang w:val="en"/>
        </w:rPr>
        <w:t xml:space="preserve"> and </w:t>
      </w:r>
      <w:r w:rsidRPr="00940AFE">
        <w:rPr>
          <w:rFonts w:ascii="Times New Roman" w:eastAsia="Times New Roman" w:hAnsi="Times New Roman" w:cs="Times New Roman"/>
          <w:color w:val="000000"/>
          <w:sz w:val="20"/>
          <w:szCs w:val="20"/>
        </w:rPr>
        <w:t>on</w:t>
      </w:r>
      <w:r w:rsidRPr="00940AFE">
        <w:rPr>
          <w:rFonts w:ascii="Times New Roman" w:eastAsia="Times New Roman" w:hAnsi="Times New Roman" w:cs="Times New Roman"/>
          <w:color w:val="000000"/>
          <w:sz w:val="20"/>
          <w:szCs w:val="20"/>
          <w:lang w:val="en"/>
        </w:rPr>
        <w:t xml:space="preserve"> time</w:t>
      </w:r>
      <w:r w:rsidRPr="00940AFE">
        <w:rPr>
          <w:rFonts w:ascii="Times New Roman" w:eastAsia="Times New Roman" w:hAnsi="Times New Roman" w:cs="Times New Roman"/>
          <w:color w:val="000000"/>
          <w:sz w:val="20"/>
          <w:szCs w:val="20"/>
        </w:rPr>
        <w:t xml:space="preserve"> scales</w:t>
      </w:r>
      <w:r w:rsidRPr="00940AFE">
        <w:rPr>
          <w:rFonts w:ascii="Times New Roman" w:eastAsia="Times New Roman" w:hAnsi="Times New Roman" w:cs="Times New Roman"/>
          <w:color w:val="000000"/>
          <w:sz w:val="20"/>
          <w:szCs w:val="20"/>
          <w:lang w:val="en"/>
        </w:rPr>
        <w:t xml:space="preserve"> l</w:t>
      </w:r>
      <w:r w:rsidRPr="00940AFE">
        <w:rPr>
          <w:rFonts w:ascii="Times New Roman" w:eastAsia="Times New Roman" w:hAnsi="Times New Roman" w:cs="Times New Roman"/>
          <w:color w:val="000000"/>
          <w:sz w:val="20"/>
          <w:szCs w:val="20"/>
        </w:rPr>
        <w:t>onger</w:t>
      </w:r>
      <w:r w:rsidRPr="00940AFE">
        <w:rPr>
          <w:rFonts w:ascii="Times New Roman" w:eastAsia="Times New Roman" w:hAnsi="Times New Roman" w:cs="Times New Roman"/>
          <w:color w:val="000000"/>
          <w:sz w:val="20"/>
          <w:szCs w:val="20"/>
          <w:lang w:val="en"/>
        </w:rPr>
        <w:t xml:space="preserve"> than </w:t>
      </w:r>
      <m:oMath>
        <m:r>
          <w:rPr>
            <w:rFonts w:ascii="Cambria Math" w:eastAsia="Times New Roman" w:hAnsi="Cambria Math" w:cs="Times New Roman"/>
            <w:color w:val="000000"/>
            <w:sz w:val="20"/>
            <w:szCs w:val="20"/>
          </w:rPr>
          <m:t>1/s</m:t>
        </m:r>
      </m:oMath>
      <w:r w:rsidR="00106904" w:rsidRPr="00940AFE">
        <w:rPr>
          <w:rFonts w:ascii="Times New Roman" w:hAnsi="Times New Roman" w:cs="Times New Roman"/>
          <w:color w:val="000000"/>
          <w:sz w:val="20"/>
          <w:szCs w:val="20"/>
          <w:shd w:val="clear" w:color="auto" w:fill="FFFFFF"/>
          <w:lang w:val="en-US"/>
        </w:rPr>
        <w:t>.</w:t>
      </w:r>
      <w:r w:rsidR="00A203D9" w:rsidRPr="00940AFE">
        <w:rPr>
          <w:rFonts w:ascii="Times New Roman" w:hAnsi="Times New Roman" w:cs="Times New Roman"/>
          <w:color w:val="000000"/>
          <w:sz w:val="20"/>
          <w:szCs w:val="20"/>
          <w:shd w:val="clear" w:color="auto" w:fill="FFFFFF"/>
          <w:lang w:val="en-US"/>
        </w:rPr>
        <w:t xml:space="preserve"> </w:t>
      </w:r>
    </w:p>
    <w:p w14:paraId="5D2524B6" w14:textId="77777777" w:rsidR="00A203D9" w:rsidRDefault="00A203D9">
      <w:pPr>
        <w:rPr>
          <w:rFonts w:ascii="Helvetica" w:hAnsi="Helvetica"/>
          <w:color w:val="000000"/>
          <w:sz w:val="20"/>
          <w:szCs w:val="20"/>
          <w:shd w:val="clear" w:color="auto" w:fill="FFFFFF"/>
          <w:lang w:val="en-US"/>
        </w:rPr>
      </w:pPr>
    </w:p>
    <w:p w14:paraId="70C32FB3" w14:textId="1C78B0D9" w:rsidR="00325179" w:rsidRDefault="00133529">
      <w:pPr>
        <w:rPr>
          <w:rFonts w:ascii="Helvetica" w:hAnsi="Helvetica"/>
          <w:b/>
          <w:color w:val="000000"/>
          <w:sz w:val="22"/>
          <w:szCs w:val="22"/>
          <w:shd w:val="clear" w:color="auto" w:fill="FFFFFF"/>
          <w:lang w:val="en-US"/>
        </w:rPr>
      </w:pPr>
      <w:r w:rsidRPr="00325179">
        <w:rPr>
          <w:rFonts w:ascii="Helvetica" w:hAnsi="Helvetica"/>
          <w:b/>
          <w:color w:val="000000"/>
          <w:sz w:val="22"/>
          <w:szCs w:val="22"/>
          <w:shd w:val="clear" w:color="auto" w:fill="FFFFFF"/>
        </w:rPr>
        <w:t>2. Does the analysis of the SARS-CoV-2 control (in any way) for violations of the method's assumptions (e.g., hyper-mutable or recombinagenic parts of the genome)? It appears not</w:t>
      </w:r>
      <w:r w:rsidR="00A010EE" w:rsidRPr="00325179">
        <w:rPr>
          <w:rFonts w:ascii="Helvetica" w:hAnsi="Helvetica"/>
          <w:b/>
          <w:color w:val="000000"/>
          <w:sz w:val="22"/>
          <w:szCs w:val="22"/>
          <w:shd w:val="clear" w:color="auto" w:fill="FFFFFF"/>
        </w:rPr>
        <w:t>…</w:t>
      </w:r>
      <w:r w:rsidRPr="00325179">
        <w:rPr>
          <w:rFonts w:ascii="Helvetica" w:hAnsi="Helvetica"/>
          <w:b/>
          <w:color w:val="000000"/>
          <w:sz w:val="22"/>
          <w:szCs w:val="22"/>
          <w:shd w:val="clear" w:color="auto" w:fill="FFFFFF"/>
        </w:rPr>
        <w:t xml:space="preserve"> </w:t>
      </w:r>
      <w:r w:rsidR="00325179">
        <w:rPr>
          <w:rFonts w:ascii="Helvetica" w:hAnsi="Helvetica"/>
          <w:b/>
          <w:color w:val="000000"/>
          <w:sz w:val="22"/>
          <w:szCs w:val="22"/>
          <w:shd w:val="clear" w:color="auto" w:fill="FFFFFF"/>
          <w:lang w:val="en-US"/>
        </w:rPr>
        <w:t xml:space="preserve"> </w:t>
      </w:r>
    </w:p>
    <w:p w14:paraId="5E9C3A32" w14:textId="34848C42" w:rsidR="00325179" w:rsidRPr="00A203D9" w:rsidRDefault="00A010EE">
      <w:pPr>
        <w:rPr>
          <w:rFonts w:ascii="Helvetica" w:hAnsi="Helvetica"/>
          <w:b/>
          <w:color w:val="000000"/>
          <w:sz w:val="22"/>
          <w:szCs w:val="22"/>
          <w:shd w:val="clear" w:color="auto" w:fill="FFFFFF"/>
        </w:rPr>
      </w:pPr>
      <w:r w:rsidRPr="00325179">
        <w:rPr>
          <w:rFonts w:ascii="Helvetica" w:hAnsi="Helvetica"/>
          <w:b/>
          <w:color w:val="000000"/>
          <w:sz w:val="22"/>
          <w:szCs w:val="22"/>
          <w:shd w:val="clear" w:color="auto" w:fill="FFFFFF"/>
          <w:lang w:val="en-US"/>
        </w:rPr>
        <w:t>…</w:t>
      </w:r>
      <w:r w:rsidR="00133529" w:rsidRPr="00325179">
        <w:rPr>
          <w:rFonts w:ascii="Helvetica" w:hAnsi="Helvetica"/>
          <w:b/>
          <w:color w:val="000000"/>
          <w:sz w:val="22"/>
          <w:szCs w:val="22"/>
          <w:shd w:val="clear" w:color="auto" w:fill="FFFFFF"/>
        </w:rPr>
        <w:t xml:space="preserve">Moreover, there is now ample evidence that particular regions of the genome are more likely to exhibit polymorphism than others due to intrinsic and extrinsic differences in mutation and recombination. </w:t>
      </w:r>
    </w:p>
    <w:p w14:paraId="5EC839D5" w14:textId="77777777" w:rsidR="00325179" w:rsidRDefault="00325179">
      <w:pPr>
        <w:rPr>
          <w:rFonts w:ascii="Helvetica" w:hAnsi="Helvetica"/>
          <w:color w:val="000000"/>
          <w:sz w:val="22"/>
          <w:szCs w:val="22"/>
          <w:shd w:val="clear" w:color="auto" w:fill="FFFFFF"/>
          <w:lang w:val="en-US"/>
        </w:rPr>
      </w:pPr>
    </w:p>
    <w:p w14:paraId="68C78D5F" w14:textId="34155C9F" w:rsidR="00A5090F" w:rsidRDefault="00AB7219">
      <w:pPr>
        <w:rPr>
          <w:rFonts w:ascii="Helvetica" w:hAnsi="Helvetica" w:cstheme="minorHAnsi"/>
          <w:color w:val="000000"/>
          <w:sz w:val="22"/>
          <w:szCs w:val="22"/>
          <w:shd w:val="clear" w:color="auto" w:fill="FFFFFF"/>
          <w:lang w:val="en-US"/>
        </w:rPr>
      </w:pPr>
      <w:r>
        <w:rPr>
          <w:rFonts w:ascii="Helvetica" w:hAnsi="Helvetica" w:cstheme="minorHAnsi"/>
          <w:color w:val="000000"/>
          <w:sz w:val="22"/>
          <w:szCs w:val="22"/>
          <w:shd w:val="clear" w:color="auto" w:fill="FFFFFF"/>
          <w:lang w:val="en-US"/>
        </w:rPr>
        <w:t>S</w:t>
      </w:r>
      <w:r w:rsidRPr="00AB7219">
        <w:rPr>
          <w:rFonts w:ascii="Helvetica" w:hAnsi="Helvetica" w:cstheme="minorHAnsi"/>
          <w:color w:val="000000"/>
          <w:sz w:val="22"/>
          <w:szCs w:val="22"/>
          <w:shd w:val="clear" w:color="auto" w:fill="FFFFFF"/>
          <w:lang w:val="en-US"/>
        </w:rPr>
        <w:t>uch behavior is</w:t>
      </w:r>
      <w:ins w:id="703" w:author="Microsoft Office User" w:date="2026-05-05T19:03:00Z" w16du:dateUtc="2026-05-05T16:03:00Z">
        <w:r w:rsidR="00927DA9">
          <w:rPr>
            <w:rFonts w:ascii="Helvetica" w:hAnsi="Helvetica" w:cstheme="minorHAnsi"/>
            <w:color w:val="000000"/>
            <w:sz w:val="22"/>
            <w:szCs w:val="22"/>
            <w:shd w:val="clear" w:color="auto" w:fill="FFFFFF"/>
            <w:lang w:val="en-US"/>
          </w:rPr>
          <w:t xml:space="preserve"> indeed</w:t>
        </w:r>
      </w:ins>
      <w:r w:rsidRPr="00AB7219">
        <w:rPr>
          <w:rFonts w:ascii="Helvetica" w:hAnsi="Helvetica" w:cstheme="minorHAnsi"/>
          <w:color w:val="000000"/>
          <w:sz w:val="22"/>
          <w:szCs w:val="22"/>
          <w:shd w:val="clear" w:color="auto" w:fill="FFFFFF"/>
          <w:lang w:val="en-US"/>
        </w:rPr>
        <w:t xml:space="preserve"> typical for RNA viruses, where mutation rate varies</w:t>
      </w:r>
      <w:ins w:id="704" w:author="Microsoft Office User" w:date="2026-05-05T19:03:00Z" w16du:dateUtc="2026-05-05T16:03:00Z">
        <w:r w:rsidR="00927DA9">
          <w:rPr>
            <w:rFonts w:ascii="Helvetica" w:hAnsi="Helvetica" w:cstheme="minorHAnsi"/>
            <w:color w:val="000000"/>
            <w:sz w:val="22"/>
            <w:szCs w:val="22"/>
            <w:shd w:val="clear" w:color="auto" w:fill="FFFFFF"/>
            <w:lang w:val="en-US"/>
          </w:rPr>
          <w:t xml:space="preserve"> </w:t>
        </w:r>
        <w:r w:rsidR="00927DA9" w:rsidRPr="00AB7219">
          <w:rPr>
            <w:rFonts w:ascii="Helvetica" w:hAnsi="Helvetica" w:cstheme="minorHAnsi"/>
            <w:color w:val="000000"/>
            <w:sz w:val="22"/>
            <w:szCs w:val="22"/>
            <w:shd w:val="clear" w:color="auto" w:fill="FFFFFF"/>
            <w:lang w:val="en-US"/>
          </w:rPr>
          <w:t xml:space="preserve">between </w:t>
        </w:r>
        <w:r w:rsidR="00927DA9">
          <w:rPr>
            <w:rFonts w:ascii="Helvetica" w:hAnsi="Helvetica" w:cstheme="minorHAnsi"/>
            <w:color w:val="000000"/>
            <w:sz w:val="22"/>
            <w:szCs w:val="22"/>
            <w:shd w:val="clear" w:color="auto" w:fill="FFFFFF"/>
            <w:lang w:val="en-US"/>
          </w:rPr>
          <w:t>sites</w:t>
        </w:r>
      </w:ins>
      <w:r w:rsidRPr="00AB7219">
        <w:rPr>
          <w:rFonts w:ascii="Helvetica" w:hAnsi="Helvetica" w:cstheme="minorHAnsi"/>
          <w:color w:val="000000"/>
          <w:sz w:val="22"/>
          <w:szCs w:val="22"/>
          <w:shd w:val="clear" w:color="auto" w:fill="FFFFFF"/>
          <w:lang w:val="en-US"/>
        </w:rPr>
        <w:t xml:space="preserve"> in the range </w:t>
      </w:r>
      <m:oMath>
        <m:sSup>
          <m:sSupPr>
            <m:ctrlPr>
              <w:rPr>
                <w:rFonts w:ascii="Cambria Math" w:hAnsi="Cambria Math" w:cstheme="minorHAnsi"/>
                <w:i/>
                <w:color w:val="000000"/>
                <w:sz w:val="22"/>
                <w:szCs w:val="22"/>
                <w:shd w:val="clear" w:color="auto" w:fill="FFFFFF"/>
                <w:lang w:val="en-US"/>
              </w:rPr>
            </m:ctrlPr>
          </m:sSupPr>
          <m:e>
            <m:r>
              <w:rPr>
                <w:rFonts w:ascii="Cambria Math" w:hAnsi="Cambria Math" w:cstheme="minorHAnsi"/>
                <w:color w:val="000000"/>
                <w:sz w:val="22"/>
                <w:szCs w:val="22"/>
                <w:shd w:val="clear" w:color="auto" w:fill="FFFFFF"/>
                <w:lang w:val="en-US"/>
              </w:rPr>
              <m:t>10</m:t>
            </m:r>
          </m:e>
          <m:sup>
            <m:r>
              <w:rPr>
                <w:rFonts w:ascii="Cambria Math" w:hAnsi="Cambria Math" w:cstheme="minorHAnsi"/>
                <w:color w:val="000000"/>
                <w:sz w:val="22"/>
                <w:szCs w:val="22"/>
                <w:shd w:val="clear" w:color="auto" w:fill="FFFFFF"/>
                <w:lang w:val="en-US"/>
              </w:rPr>
              <m:t>-6</m:t>
            </m:r>
          </m:sup>
        </m:sSup>
        <m:r>
          <w:rPr>
            <w:rFonts w:ascii="Cambria Math" w:hAnsi="Cambria Math" w:cstheme="minorHAnsi"/>
            <w:color w:val="000000"/>
            <w:sz w:val="22"/>
            <w:szCs w:val="22"/>
            <w:shd w:val="clear" w:color="auto" w:fill="FFFFFF"/>
            <w:lang w:val="en-US"/>
          </w:rPr>
          <m:t>-</m:t>
        </m:r>
        <m:sSup>
          <m:sSupPr>
            <m:ctrlPr>
              <w:rPr>
                <w:rFonts w:ascii="Cambria Math" w:hAnsi="Cambria Math" w:cstheme="minorHAnsi"/>
                <w:i/>
                <w:color w:val="000000"/>
                <w:sz w:val="22"/>
                <w:szCs w:val="22"/>
                <w:shd w:val="clear" w:color="auto" w:fill="FFFFFF"/>
                <w:lang w:val="en-US"/>
              </w:rPr>
            </m:ctrlPr>
          </m:sSupPr>
          <m:e>
            <m:r>
              <w:rPr>
                <w:rFonts w:ascii="Cambria Math" w:hAnsi="Cambria Math" w:cstheme="minorHAnsi"/>
                <w:color w:val="000000"/>
                <w:sz w:val="22"/>
                <w:szCs w:val="22"/>
                <w:shd w:val="clear" w:color="auto" w:fill="FFFFFF"/>
                <w:lang w:val="en-US"/>
              </w:rPr>
              <m:t>10</m:t>
            </m:r>
          </m:e>
          <m:sup>
            <m:r>
              <w:rPr>
                <w:rFonts w:ascii="Cambria Math" w:hAnsi="Cambria Math" w:cstheme="minorHAnsi"/>
                <w:color w:val="000000"/>
                <w:sz w:val="22"/>
                <w:szCs w:val="22"/>
                <w:shd w:val="clear" w:color="auto" w:fill="FFFFFF"/>
                <w:lang w:val="en-US"/>
              </w:rPr>
              <m:t>-4</m:t>
            </m:r>
          </m:sup>
        </m:sSup>
      </m:oMath>
      <w:del w:id="705" w:author="Microsoft Office User" w:date="2026-05-05T19:03:00Z" w16du:dateUtc="2026-05-05T16:03:00Z">
        <w:r w:rsidRPr="00AB7219" w:rsidDel="00927DA9">
          <w:rPr>
            <w:rFonts w:ascii="Helvetica" w:hAnsi="Helvetica" w:cstheme="minorHAnsi"/>
            <w:color w:val="000000"/>
            <w:sz w:val="22"/>
            <w:szCs w:val="22"/>
            <w:shd w:val="clear" w:color="auto" w:fill="FFFFFF"/>
            <w:lang w:val="en-US"/>
          </w:rPr>
          <w:delText>, between nucleotides</w:delText>
        </w:r>
      </w:del>
      <w:r w:rsidR="00A5090F">
        <w:rPr>
          <w:rFonts w:ascii="Helvetica" w:hAnsi="Helvetica" w:cstheme="minorHAnsi"/>
          <w:color w:val="000000"/>
          <w:sz w:val="22"/>
          <w:szCs w:val="22"/>
          <w:shd w:val="clear" w:color="auto" w:fill="FFFFFF"/>
          <w:lang w:val="en-US"/>
        </w:rPr>
        <w:t>. Howeve</w:t>
      </w:r>
      <w:ins w:id="706" w:author="Microsoft Office User" w:date="2026-05-05T19:04:00Z" w16du:dateUtc="2026-05-05T16:04:00Z">
        <w:r w:rsidR="00927DA9">
          <w:rPr>
            <w:rFonts w:ascii="Helvetica" w:hAnsi="Helvetica" w:cstheme="minorHAnsi"/>
            <w:color w:val="000000"/>
            <w:sz w:val="22"/>
            <w:szCs w:val="22"/>
            <w:shd w:val="clear" w:color="auto" w:fill="FFFFFF"/>
            <w:lang w:val="en-US"/>
          </w:rPr>
          <w:t>r</w:t>
        </w:r>
      </w:ins>
      <w:del w:id="707" w:author="Microsoft Office User" w:date="2026-05-05T19:03:00Z" w16du:dateUtc="2026-05-05T16:03:00Z">
        <w:r w:rsidR="00A5090F" w:rsidDel="00927DA9">
          <w:rPr>
            <w:rFonts w:ascii="Helvetica" w:hAnsi="Helvetica" w:cstheme="minorHAnsi"/>
            <w:color w:val="000000"/>
            <w:sz w:val="22"/>
            <w:szCs w:val="22"/>
            <w:shd w:val="clear" w:color="auto" w:fill="FFFFFF"/>
            <w:lang w:val="en-US"/>
          </w:rPr>
          <w:delText>r</w:delText>
        </w:r>
      </w:del>
      <w:r w:rsidR="00A5090F">
        <w:rPr>
          <w:rFonts w:ascii="Helvetica" w:hAnsi="Helvetica" w:cstheme="minorHAnsi"/>
          <w:color w:val="000000"/>
          <w:sz w:val="22"/>
          <w:szCs w:val="22"/>
          <w:shd w:val="clear" w:color="auto" w:fill="FFFFFF"/>
          <w:lang w:val="en-US"/>
        </w:rPr>
        <w:t>,</w:t>
      </w:r>
      <w:ins w:id="708" w:author="Microsoft Office User" w:date="2026-05-05T19:04:00Z" w16du:dateUtc="2026-05-05T16:04:00Z">
        <w:r w:rsidR="00927DA9">
          <w:rPr>
            <w:rFonts w:ascii="Helvetica" w:hAnsi="Helvetica" w:cstheme="minorHAnsi"/>
            <w:color w:val="000000"/>
            <w:sz w:val="22"/>
            <w:szCs w:val="22"/>
            <w:shd w:val="clear" w:color="auto" w:fill="FFFFFF"/>
            <w:lang w:val="en-US"/>
          </w:rPr>
          <w:t xml:space="preserve"> </w:t>
        </w:r>
      </w:ins>
      <w:ins w:id="709" w:author="Microsoft Office User" w:date="2026-05-05T19:03:00Z" w16du:dateUtc="2026-05-05T16:03:00Z">
        <w:r w:rsidR="00927DA9">
          <w:rPr>
            <w:rFonts w:ascii="Helvetica" w:hAnsi="Helvetica" w:cstheme="minorHAnsi"/>
            <w:color w:val="000000"/>
            <w:sz w:val="22"/>
            <w:szCs w:val="22"/>
            <w:shd w:val="clear" w:color="auto" w:fill="FFFFFF"/>
            <w:lang w:val="en-US"/>
          </w:rPr>
          <w:t>this variation</w:t>
        </w:r>
      </w:ins>
      <w:del w:id="710" w:author="Microsoft Office User" w:date="2026-05-05T19:03:00Z" w16du:dateUtc="2026-05-05T16:03:00Z">
        <w:r w:rsidR="00A5090F" w:rsidDel="00927DA9">
          <w:rPr>
            <w:rFonts w:ascii="Helvetica" w:hAnsi="Helvetica" w:cstheme="minorHAnsi"/>
            <w:color w:val="000000"/>
            <w:sz w:val="22"/>
            <w:szCs w:val="22"/>
            <w:shd w:val="clear" w:color="auto" w:fill="FFFFFF"/>
            <w:lang w:val="en-US"/>
          </w:rPr>
          <w:delText xml:space="preserve"> it</w:delText>
        </w:r>
      </w:del>
      <w:r w:rsidR="00A5090F">
        <w:rPr>
          <w:rFonts w:ascii="Helvetica" w:hAnsi="Helvetica" w:cstheme="minorHAnsi"/>
          <w:color w:val="000000"/>
          <w:sz w:val="22"/>
          <w:szCs w:val="22"/>
          <w:shd w:val="clear" w:color="auto" w:fill="FFFFFF"/>
          <w:lang w:val="en-US"/>
        </w:rPr>
        <w:t xml:space="preserve"> does not </w:t>
      </w:r>
      <w:del w:id="711" w:author="Microsoft Office User" w:date="2026-05-05T19:04:00Z" w16du:dateUtc="2026-05-05T16:04:00Z">
        <w:r w:rsidR="00A5090F" w:rsidDel="00927DA9">
          <w:rPr>
            <w:rFonts w:ascii="Helvetica" w:hAnsi="Helvetica" w:cstheme="minorHAnsi"/>
            <w:color w:val="000000"/>
            <w:sz w:val="22"/>
            <w:szCs w:val="22"/>
            <w:shd w:val="clear" w:color="auto" w:fill="FFFFFF"/>
            <w:lang w:val="en-US"/>
          </w:rPr>
          <w:delText>matter much for the study.</w:delText>
        </w:r>
      </w:del>
      <w:ins w:id="712" w:author="Microsoft Office User" w:date="2026-05-05T19:04:00Z" w16du:dateUtc="2026-05-05T16:04:00Z">
        <w:r w:rsidR="00927DA9">
          <w:rPr>
            <w:rFonts w:ascii="Helvetica" w:hAnsi="Helvetica" w:cstheme="minorHAnsi"/>
            <w:color w:val="000000"/>
            <w:sz w:val="22"/>
            <w:szCs w:val="22"/>
            <w:shd w:val="clear" w:color="auto" w:fill="FFFFFF"/>
            <w:lang w:val="en-US"/>
          </w:rPr>
          <w:t>affect results.</w:t>
        </w:r>
      </w:ins>
      <w:r w:rsidR="00A5090F">
        <w:rPr>
          <w:rFonts w:ascii="Helvetica" w:hAnsi="Helvetica" w:cstheme="minorHAnsi"/>
          <w:color w:val="000000"/>
          <w:sz w:val="22"/>
          <w:szCs w:val="22"/>
          <w:shd w:val="clear" w:color="auto" w:fill="FFFFFF"/>
          <w:lang w:val="en-US"/>
        </w:rPr>
        <w:t xml:space="preserve"> </w:t>
      </w:r>
    </w:p>
    <w:p w14:paraId="44F05660" w14:textId="77777777" w:rsidR="00A5090F" w:rsidRDefault="00A5090F">
      <w:pPr>
        <w:rPr>
          <w:rFonts w:ascii="Helvetica" w:hAnsi="Helvetica" w:cstheme="minorHAnsi"/>
          <w:color w:val="000000"/>
          <w:sz w:val="22"/>
          <w:szCs w:val="22"/>
          <w:shd w:val="clear" w:color="auto" w:fill="FFFFFF"/>
          <w:lang w:val="en-US"/>
        </w:rPr>
      </w:pPr>
    </w:p>
    <w:p w14:paraId="47E1E354" w14:textId="65136FDB" w:rsidR="00A010EE" w:rsidRPr="00A5090F" w:rsidRDefault="00A5090F">
      <w:pPr>
        <w:rPr>
          <w:rFonts w:ascii="Helvetica" w:hAnsi="Helvetica" w:cs="Times New Roman"/>
          <w:color w:val="000000"/>
          <w:sz w:val="18"/>
          <w:szCs w:val="18"/>
          <w:shd w:val="clear" w:color="auto" w:fill="FFFFFF"/>
          <w:lang w:val="en-US"/>
        </w:rPr>
      </w:pPr>
      <w:r>
        <w:rPr>
          <w:rFonts w:ascii="Helvetica" w:hAnsi="Helvetica" w:cstheme="minorHAnsi"/>
          <w:color w:val="000000"/>
          <w:sz w:val="22"/>
          <w:szCs w:val="22"/>
          <w:shd w:val="clear" w:color="auto" w:fill="FFFFFF"/>
          <w:lang w:val="en-US"/>
        </w:rPr>
        <w:t>Explained</w:t>
      </w:r>
      <w:r w:rsidR="0021438F">
        <w:rPr>
          <w:rFonts w:ascii="Helvetica" w:hAnsi="Helvetica"/>
          <w:color w:val="000000"/>
          <w:sz w:val="22"/>
          <w:szCs w:val="22"/>
          <w:shd w:val="clear" w:color="auto" w:fill="FFFFFF"/>
          <w:lang w:val="en-US"/>
        </w:rPr>
        <w:t xml:space="preserve"> in</w:t>
      </w:r>
      <w:r w:rsidR="00A010EE">
        <w:rPr>
          <w:rFonts w:ascii="Helvetica" w:hAnsi="Helvetica"/>
          <w:color w:val="000000"/>
          <w:sz w:val="22"/>
          <w:szCs w:val="22"/>
          <w:shd w:val="clear" w:color="auto" w:fill="FFFFFF"/>
          <w:lang w:val="en-US"/>
        </w:rPr>
        <w:t xml:space="preserve"> Methods/Assumptions</w:t>
      </w:r>
      <w:ins w:id="713" w:author="Microsoft Office User" w:date="2026-05-05T19:04:00Z" w16du:dateUtc="2026-05-05T16:04:00Z">
        <w:r w:rsidR="00927DA9">
          <w:rPr>
            <w:rFonts w:ascii="Helvetica" w:hAnsi="Helvetica"/>
            <w:color w:val="000000"/>
            <w:sz w:val="22"/>
            <w:szCs w:val="22"/>
            <w:shd w:val="clear" w:color="auto" w:fill="FFFFFF"/>
            <w:lang w:val="en-US"/>
          </w:rPr>
          <w:t xml:space="preserve"> (Line **)</w:t>
        </w:r>
      </w:ins>
      <w:r w:rsidR="00A010EE">
        <w:rPr>
          <w:rFonts w:ascii="Helvetica" w:hAnsi="Helvetica"/>
          <w:color w:val="000000"/>
          <w:sz w:val="22"/>
          <w:szCs w:val="22"/>
          <w:shd w:val="clear" w:color="auto" w:fill="FFFFFF"/>
          <w:lang w:val="en-US"/>
        </w:rPr>
        <w:t>:</w:t>
      </w:r>
    </w:p>
    <w:p w14:paraId="5A916FE9" w14:textId="0A0C7CCE" w:rsidR="00A010EE" w:rsidRDefault="00A010EE">
      <w:pPr>
        <w:rPr>
          <w:rFonts w:ascii="Helvetica" w:hAnsi="Helvetica"/>
          <w:color w:val="000000"/>
          <w:sz w:val="22"/>
          <w:szCs w:val="22"/>
          <w:shd w:val="clear" w:color="auto" w:fill="FFFFFF"/>
        </w:rPr>
      </w:pPr>
    </w:p>
    <w:p w14:paraId="58B5D90C" w14:textId="77777777" w:rsidR="00341C65" w:rsidRPr="00341C65" w:rsidRDefault="00341C65">
      <w:pPr>
        <w:pBdr>
          <w:top w:val="nil"/>
          <w:left w:val="nil"/>
          <w:bottom w:val="nil"/>
          <w:right w:val="nil"/>
          <w:between w:val="nil"/>
        </w:pBdr>
        <w:ind w:firstLine="709"/>
        <w:jc w:val="both"/>
        <w:rPr>
          <w:ins w:id="714" w:author="ivan4995@gmail.com" w:date="2026-05-05T17:24:00Z"/>
          <w:rFonts w:ascii="Times New Roman" w:eastAsia="Times New Roman" w:hAnsi="Times New Roman" w:cs="Times New Roman"/>
          <w:color w:val="000000"/>
          <w:sz w:val="20"/>
          <w:szCs w:val="20"/>
          <w:lang w:val="en-US"/>
          <w:rPrChange w:id="715" w:author="ivan4995@gmail.com" w:date="2026-05-05T17:24:00Z">
            <w:rPr>
              <w:ins w:id="716" w:author="ivan4995@gmail.com" w:date="2026-05-05T17:24:00Z"/>
              <w:rFonts w:ascii="Times New Roman" w:eastAsia="Times New Roman" w:hAnsi="Times New Roman" w:cs="Times New Roman"/>
              <w:color w:val="000000"/>
              <w:lang w:val="en-US"/>
            </w:rPr>
          </w:rPrChange>
        </w:rPr>
        <w:pPrChange w:id="717" w:author="ivan4995@gmail.com" w:date="2026-05-05T17:24:00Z">
          <w:pPr>
            <w:pBdr>
              <w:top w:val="nil"/>
              <w:left w:val="nil"/>
              <w:bottom w:val="nil"/>
              <w:right w:val="nil"/>
              <w:between w:val="nil"/>
            </w:pBdr>
            <w:spacing w:line="360" w:lineRule="auto"/>
            <w:ind w:firstLine="709"/>
            <w:jc w:val="both"/>
          </w:pPr>
        </w:pPrChange>
      </w:pPr>
      <w:ins w:id="718" w:author="ivan4995@gmail.com" w:date="2026-05-05T17:24:00Z">
        <w:r w:rsidRPr="00341C65">
          <w:rPr>
            <w:rFonts w:ascii="Times New Roman" w:eastAsia="Times New Roman" w:hAnsi="Times New Roman" w:cs="Times New Roman"/>
            <w:color w:val="000000"/>
            <w:sz w:val="20"/>
            <w:szCs w:val="20"/>
            <w:lang w:val="en-US"/>
            <w:rPrChange w:id="719" w:author="ivan4995@gmail.com" w:date="2026-05-05T17:24:00Z">
              <w:rPr>
                <w:rFonts w:ascii="Times New Roman" w:eastAsia="Times New Roman" w:hAnsi="Times New Roman" w:cs="Times New Roman"/>
                <w:color w:val="000000"/>
                <w:lang w:val="en-US"/>
              </w:rPr>
            </w:rPrChange>
          </w:rPr>
          <w:t xml:space="preserve">Next, the fluctuations of mutation rate along the genome, which are typically strong for RNA viruses, do not matter much in the multi-site evolution regime, where the mutation rate enters all the observables in the argument of a large logarithm </w:t>
        </w:r>
        <w:r w:rsidRPr="00341C65">
          <w:rPr>
            <w:rFonts w:ascii="Times New Roman" w:eastAsia="Times New Roman" w:hAnsi="Times New Roman" w:cs="Times New Roman"/>
            <w:color w:val="000000"/>
            <w:sz w:val="20"/>
            <w:szCs w:val="20"/>
            <w:lang w:val="en-US"/>
            <w:rPrChange w:id="720" w:author="ivan4995@gmail.com" w:date="2026-05-05T17:24:00Z">
              <w:rPr>
                <w:rFonts w:ascii="Times New Roman" w:eastAsia="Times New Roman" w:hAnsi="Times New Roman" w:cs="Times New Roman"/>
                <w:color w:val="000000"/>
                <w:lang w:val="en-US"/>
              </w:rPr>
            </w:rPrChange>
          </w:rPr>
          <w:fldChar w:fldCharType="begin"/>
        </w:r>
        <w:r w:rsidRPr="00341C65">
          <w:rPr>
            <w:rFonts w:ascii="Times New Roman" w:eastAsia="Times New Roman" w:hAnsi="Times New Roman" w:cs="Times New Roman"/>
            <w:color w:val="000000"/>
            <w:sz w:val="20"/>
            <w:szCs w:val="20"/>
            <w:lang w:val="en-US"/>
            <w:rPrChange w:id="721" w:author="ivan4995@gmail.com" w:date="2026-05-05T17:24:00Z">
              <w:rPr>
                <w:rFonts w:ascii="Times New Roman" w:eastAsia="Times New Roman" w:hAnsi="Times New Roman" w:cs="Times New Roman"/>
                <w:color w:val="000000"/>
                <w:lang w:val="en-US"/>
              </w:rPr>
            </w:rPrChange>
          </w:rPr>
          <w:instrText xml:space="preserve"> ADDIN EN.CITE &lt;EndNote&gt;&lt;Cite&gt;&lt;Author&gt;Rouzine&lt;/Author&gt;&lt;Year&gt;2020&lt;/Year&gt;&lt;RecNum&gt;1036&lt;/RecNum&gt;&lt;DisplayText&gt;[53]&lt;/DisplayText&gt;&lt;record&gt;&lt;rec-number&gt;1036&lt;/rec-number&gt;&lt;foreign-keys&gt;&lt;key app="EN" db-id="z5v2e0v5r25tt5e00v35f59hst2ra25srwwd" timestamp="1765292445"&gt;1036&lt;/key&gt;&lt;/foreign-keys&gt;&lt;ref-type name="Book"&gt;6&lt;/ref-type&gt;&lt;contributors&gt;&lt;authors&gt;&lt;author&gt;Rouzine, I. M.&lt;/author&gt;&lt;/authors&gt;&lt;/contributors&gt;&lt;titles&gt;&lt;title&gt;Mathematical Modeling of Evolution.  Volume 1. One-Locus and Multi-Locus Theory and Recombination&lt;/title&gt;&lt;secondary-title&gt;De Gruyter Series in Mathematics and Life Sciences&lt;/secondary-title&gt;&lt;/titles&gt;&lt;dates&gt;&lt;year&gt;2020&lt;/year&gt;&lt;/dates&gt;&lt;pub-location&gt;Berlin&lt;/pub-location&gt;&lt;publisher&gt;De Gruyter&lt;/publisher&gt;&lt;urls&gt;&lt;related-urls&gt;&lt;url&gt;https://www.degruyter.com/document/doi/10.1515/9783110615456/html&lt;/url&gt;&lt;/related-urls&gt;&lt;/urls&gt;&lt;electronic-resource-num&gt;https://doi.org/10.1515/9783110615456&lt;/electronic-resource-num&gt;&lt;/record&gt;&lt;/Cite&gt;&lt;/EndNote&gt;</w:instrText>
        </w:r>
        <w:r w:rsidRPr="00341C65">
          <w:rPr>
            <w:rFonts w:ascii="Times New Roman" w:eastAsia="Times New Roman" w:hAnsi="Times New Roman" w:cs="Times New Roman"/>
            <w:color w:val="000000"/>
            <w:sz w:val="20"/>
            <w:szCs w:val="20"/>
            <w:lang w:val="en-US"/>
            <w:rPrChange w:id="722" w:author="ivan4995@gmail.com" w:date="2026-05-05T17:24:00Z">
              <w:rPr>
                <w:rFonts w:ascii="Times New Roman" w:eastAsia="Times New Roman" w:hAnsi="Times New Roman" w:cs="Times New Roman"/>
                <w:color w:val="000000"/>
                <w:lang w:val="en-US"/>
              </w:rPr>
            </w:rPrChange>
          </w:rPr>
          <w:fldChar w:fldCharType="separate"/>
        </w:r>
        <w:r w:rsidRPr="00341C65">
          <w:rPr>
            <w:rFonts w:ascii="Times New Roman" w:eastAsia="Times New Roman" w:hAnsi="Times New Roman" w:cs="Times New Roman"/>
            <w:noProof/>
            <w:color w:val="000000"/>
            <w:sz w:val="20"/>
            <w:szCs w:val="20"/>
            <w:lang w:val="en-US"/>
            <w:rPrChange w:id="723" w:author="ivan4995@gmail.com" w:date="2026-05-05T17:24:00Z">
              <w:rPr>
                <w:rFonts w:ascii="Times New Roman" w:eastAsia="Times New Roman" w:hAnsi="Times New Roman" w:cs="Times New Roman"/>
                <w:noProof/>
                <w:color w:val="000000"/>
                <w:lang w:val="en-US"/>
              </w:rPr>
            </w:rPrChange>
          </w:rPr>
          <w:t>[53]</w:t>
        </w:r>
        <w:r w:rsidRPr="00341C65">
          <w:rPr>
            <w:rFonts w:ascii="Times New Roman" w:eastAsia="Times New Roman" w:hAnsi="Times New Roman" w:cs="Times New Roman"/>
            <w:color w:val="000000"/>
            <w:sz w:val="20"/>
            <w:szCs w:val="20"/>
            <w:lang w:val="en-US"/>
            <w:rPrChange w:id="724" w:author="ivan4995@gmail.com" w:date="2026-05-05T17:24:00Z">
              <w:rPr>
                <w:rFonts w:ascii="Times New Roman" w:eastAsia="Times New Roman" w:hAnsi="Times New Roman" w:cs="Times New Roman"/>
                <w:color w:val="000000"/>
                <w:lang w:val="en-US"/>
              </w:rPr>
            </w:rPrChange>
          </w:rPr>
          <w:fldChar w:fldCharType="end"/>
        </w:r>
        <w:r w:rsidRPr="00341C65">
          <w:rPr>
            <w:rFonts w:ascii="Times New Roman" w:eastAsia="Times New Roman" w:hAnsi="Times New Roman" w:cs="Times New Roman"/>
            <w:color w:val="000000"/>
            <w:sz w:val="20"/>
            <w:szCs w:val="20"/>
            <w:lang w:val="en-US"/>
            <w:rPrChange w:id="725" w:author="ivan4995@gmail.com" w:date="2026-05-05T17:24:00Z">
              <w:rPr>
                <w:rFonts w:ascii="Times New Roman" w:eastAsia="Times New Roman" w:hAnsi="Times New Roman" w:cs="Times New Roman"/>
                <w:color w:val="000000"/>
                <w:lang w:val="en-US"/>
              </w:rPr>
            </w:rPrChange>
          </w:rPr>
          <w:t xml:space="preserve">. </w:t>
        </w:r>
      </w:ins>
    </w:p>
    <w:p w14:paraId="535496EC" w14:textId="77777777" w:rsidR="00341C65" w:rsidRPr="00341C65" w:rsidRDefault="00341C65">
      <w:pPr>
        <w:pBdr>
          <w:top w:val="nil"/>
          <w:left w:val="nil"/>
          <w:bottom w:val="nil"/>
          <w:right w:val="nil"/>
          <w:between w:val="nil"/>
        </w:pBdr>
        <w:ind w:firstLine="709"/>
        <w:jc w:val="both"/>
        <w:rPr>
          <w:ins w:id="726" w:author="ivan4995@gmail.com" w:date="2026-05-05T17:24:00Z"/>
          <w:rFonts w:ascii="Times New Roman" w:hAnsi="Times New Roman" w:cs="Times New Roman"/>
          <w:color w:val="000000"/>
          <w:sz w:val="20"/>
          <w:szCs w:val="20"/>
          <w:lang w:val="en-US"/>
        </w:rPr>
        <w:pPrChange w:id="727" w:author="ivan4995@gmail.com" w:date="2026-05-05T17:24:00Z">
          <w:pPr>
            <w:pBdr>
              <w:top w:val="nil"/>
              <w:left w:val="nil"/>
              <w:bottom w:val="nil"/>
              <w:right w:val="nil"/>
              <w:between w:val="nil"/>
            </w:pBdr>
            <w:spacing w:line="360" w:lineRule="auto"/>
            <w:ind w:firstLine="709"/>
            <w:jc w:val="both"/>
          </w:pPr>
        </w:pPrChange>
      </w:pPr>
      <w:ins w:id="728" w:author="ivan4995@gmail.com" w:date="2026-05-05T17:24:00Z">
        <w:r w:rsidRPr="00341C65">
          <w:rPr>
            <w:rFonts w:ascii="Times New Roman" w:eastAsia="Times New Roman" w:hAnsi="Times New Roman" w:cs="Times New Roman"/>
            <w:color w:val="000000"/>
            <w:sz w:val="20"/>
            <w:szCs w:val="20"/>
            <w:lang w:val="en-US"/>
            <w:rPrChange w:id="729" w:author="ivan4995@gmail.com" w:date="2026-05-05T17:24:00Z">
              <w:rPr>
                <w:rFonts w:ascii="Times New Roman" w:eastAsia="Times New Roman" w:hAnsi="Times New Roman" w:cs="Times New Roman"/>
                <w:color w:val="000000"/>
                <w:lang w:val="en-US"/>
              </w:rPr>
            </w:rPrChange>
          </w:rPr>
          <w:t xml:space="preserve">Recombination is relatively rare in SARS-CoV-2, because it requires coinfection of an individual with two genetically remote variants, as estimated before for another virus </w:t>
        </w:r>
        <w:r w:rsidRPr="00341C65">
          <w:rPr>
            <w:rFonts w:ascii="Times New Roman" w:eastAsia="Times New Roman" w:hAnsi="Times New Roman" w:cs="Times New Roman"/>
            <w:color w:val="000000"/>
            <w:sz w:val="20"/>
            <w:szCs w:val="20"/>
            <w:lang w:val="en-US"/>
            <w:rPrChange w:id="730" w:author="ivan4995@gmail.com" w:date="2026-05-05T17:24:00Z">
              <w:rPr>
                <w:rFonts w:ascii="Times New Roman" w:eastAsia="Times New Roman" w:hAnsi="Times New Roman" w:cs="Times New Roman"/>
                <w:color w:val="000000"/>
                <w:lang w:val="en-US"/>
              </w:rPr>
            </w:rPrChange>
          </w:rPr>
          <w:fldChar w:fldCharType="begin">
            <w:fldData xml:space="preserve">PEVuZE5vdGU+PENpdGU+PEF1dGhvcj5Sb3V6aW5lPC9BdXRob3I+PFllYXI+MjAwNTwvWWVhcj48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</w:fldData>
          </w:fldChar>
        </w:r>
        <w:r w:rsidRPr="00341C65">
          <w:rPr>
            <w:rFonts w:ascii="Times New Roman" w:eastAsia="Times New Roman" w:hAnsi="Times New Roman" w:cs="Times New Roman"/>
            <w:color w:val="000000"/>
            <w:sz w:val="20"/>
            <w:szCs w:val="20"/>
            <w:lang w:val="en-US"/>
            <w:rPrChange w:id="731" w:author="ivan4995@gmail.com" w:date="2026-05-05T17:24:00Z">
              <w:rPr>
                <w:rFonts w:ascii="Times New Roman" w:eastAsia="Times New Roman" w:hAnsi="Times New Roman" w:cs="Times New Roman"/>
                <w:color w:val="000000"/>
                <w:lang w:val="en-US"/>
              </w:rPr>
            </w:rPrChange>
          </w:rPr>
          <w:instrText xml:space="preserve"> ADDIN EN.CITE </w:instrText>
        </w:r>
        <w:r w:rsidRPr="00341C65">
          <w:rPr>
            <w:rFonts w:ascii="Times New Roman" w:eastAsia="Times New Roman" w:hAnsi="Times New Roman" w:cs="Times New Roman"/>
            <w:color w:val="000000"/>
            <w:sz w:val="20"/>
            <w:szCs w:val="20"/>
            <w:lang w:val="en-US"/>
            <w:rPrChange w:id="732" w:author="ivan4995@gmail.com" w:date="2026-05-05T17:24:00Z">
              <w:rPr>
                <w:rFonts w:ascii="Times New Roman" w:eastAsia="Times New Roman" w:hAnsi="Times New Roman" w:cs="Times New Roman"/>
                <w:color w:val="000000"/>
                <w:lang w:val="en-US"/>
              </w:rPr>
            </w:rPrChange>
          </w:rPr>
          <w:fldChar w:fldCharType="begin">
            <w:fldData xml:space="preserve">PEVuZE5vdGU+PENpdGU+PEF1dGhvcj5Sb3V6aW5lPC9BdXRob3I+PFllYXI+MjAwNTwvWWVhcj48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</w:fldData>
          </w:fldChar>
        </w:r>
        <w:r w:rsidRPr="00341C65">
          <w:rPr>
            <w:rFonts w:ascii="Times New Roman" w:eastAsia="Times New Roman" w:hAnsi="Times New Roman" w:cs="Times New Roman"/>
            <w:color w:val="000000"/>
            <w:sz w:val="20"/>
            <w:szCs w:val="20"/>
            <w:lang w:val="en-US"/>
            <w:rPrChange w:id="733" w:author="ivan4995@gmail.com" w:date="2026-05-05T17:24:00Z">
              <w:rPr>
                <w:rFonts w:ascii="Times New Roman" w:eastAsia="Times New Roman" w:hAnsi="Times New Roman" w:cs="Times New Roman"/>
                <w:color w:val="000000"/>
                <w:lang w:val="en-US"/>
              </w:rPr>
            </w:rPrChange>
          </w:rPr>
          <w:instrText xml:space="preserve"> ADDIN EN.CITE.DATA </w:instrText>
        </w:r>
        <w:r w:rsidRPr="0073356B">
          <w:rPr>
            <w:rFonts w:ascii="Times New Roman" w:eastAsia="Times New Roman" w:hAnsi="Times New Roman" w:cs="Times New Roman"/>
            <w:color w:val="000000"/>
            <w:sz w:val="20"/>
            <w:szCs w:val="20"/>
            <w:lang w:val="en-US"/>
          </w:rPr>
        </w:r>
        <w:r w:rsidRPr="00341C65">
          <w:rPr>
            <w:rFonts w:ascii="Times New Roman" w:eastAsia="Times New Roman" w:hAnsi="Times New Roman" w:cs="Times New Roman"/>
            <w:color w:val="000000"/>
            <w:sz w:val="20"/>
            <w:szCs w:val="20"/>
            <w:lang w:val="en-US"/>
            <w:rPrChange w:id="734" w:author="ivan4995@gmail.com" w:date="2026-05-05T17:24:00Z">
              <w:rPr>
                <w:rFonts w:ascii="Times New Roman" w:eastAsia="Times New Roman" w:hAnsi="Times New Roman" w:cs="Times New Roman"/>
                <w:color w:val="000000"/>
                <w:lang w:val="en-US"/>
              </w:rPr>
            </w:rPrChange>
          </w:rPr>
          <w:fldChar w:fldCharType="end"/>
        </w:r>
        <w:r w:rsidRPr="0073356B">
          <w:rPr>
            <w:rFonts w:ascii="Times New Roman" w:eastAsia="Times New Roman" w:hAnsi="Times New Roman" w:cs="Times New Roman"/>
            <w:color w:val="000000"/>
            <w:sz w:val="20"/>
            <w:szCs w:val="20"/>
            <w:lang w:val="en-US"/>
          </w:rPr>
        </w:r>
        <w:r w:rsidRPr="00341C65">
          <w:rPr>
            <w:rFonts w:ascii="Times New Roman" w:eastAsia="Times New Roman" w:hAnsi="Times New Roman" w:cs="Times New Roman"/>
            <w:color w:val="000000"/>
            <w:sz w:val="20"/>
            <w:szCs w:val="20"/>
            <w:lang w:val="en-US"/>
            <w:rPrChange w:id="735" w:author="ivan4995@gmail.com" w:date="2026-05-05T17:24:00Z">
              <w:rPr>
                <w:rFonts w:ascii="Times New Roman" w:eastAsia="Times New Roman" w:hAnsi="Times New Roman" w:cs="Times New Roman"/>
                <w:color w:val="000000"/>
                <w:lang w:val="en-US"/>
              </w:rPr>
            </w:rPrChange>
          </w:rPr>
          <w:fldChar w:fldCharType="separate"/>
        </w:r>
        <w:r w:rsidRPr="00341C65">
          <w:rPr>
            <w:rFonts w:ascii="Times New Roman" w:eastAsia="Times New Roman" w:hAnsi="Times New Roman" w:cs="Times New Roman"/>
            <w:noProof/>
            <w:color w:val="000000"/>
            <w:sz w:val="20"/>
            <w:szCs w:val="20"/>
            <w:lang w:val="en-US"/>
            <w:rPrChange w:id="736" w:author="ivan4995@gmail.com" w:date="2026-05-05T17:24:00Z">
              <w:rPr>
                <w:rFonts w:ascii="Times New Roman" w:eastAsia="Times New Roman" w:hAnsi="Times New Roman" w:cs="Times New Roman"/>
                <w:noProof/>
                <w:color w:val="000000"/>
                <w:lang w:val="en-US"/>
              </w:rPr>
            </w:rPrChange>
          </w:rPr>
          <w:t>[69, 72]</w:t>
        </w:r>
        <w:r w:rsidRPr="00341C65">
          <w:rPr>
            <w:rFonts w:ascii="Times New Roman" w:eastAsia="Times New Roman" w:hAnsi="Times New Roman" w:cs="Times New Roman"/>
            <w:color w:val="000000"/>
            <w:sz w:val="20"/>
            <w:szCs w:val="20"/>
            <w:lang w:val="en-US"/>
            <w:rPrChange w:id="737" w:author="ivan4995@gmail.com" w:date="2026-05-05T17:24:00Z">
              <w:rPr>
                <w:rFonts w:ascii="Times New Roman" w:eastAsia="Times New Roman" w:hAnsi="Times New Roman" w:cs="Times New Roman"/>
                <w:color w:val="000000"/>
                <w:lang w:val="en-US"/>
              </w:rPr>
            </w:rPrChange>
          </w:rPr>
          <w:fldChar w:fldCharType="end"/>
        </w:r>
        <w:r w:rsidRPr="00341C65">
          <w:rPr>
            <w:rFonts w:ascii="Times New Roman" w:eastAsia="Times New Roman" w:hAnsi="Times New Roman" w:cs="Times New Roman"/>
            <w:color w:val="000000"/>
            <w:sz w:val="20"/>
            <w:szCs w:val="20"/>
            <w:lang w:val="en-US"/>
            <w:rPrChange w:id="738" w:author="ivan4995@gmail.com" w:date="2026-05-05T17:24:00Z">
              <w:rPr>
                <w:rFonts w:ascii="Times New Roman" w:eastAsia="Times New Roman" w:hAnsi="Times New Roman" w:cs="Times New Roman"/>
                <w:color w:val="000000"/>
                <w:lang w:val="en-US"/>
              </w:rPr>
            </w:rPrChange>
          </w:rPr>
          <w:t xml:space="preserve">. Multiplicity of infection is incorporated into an effective recombination rate measurable directly from genomic data </w:t>
        </w:r>
        <w:r w:rsidRPr="00341C65">
          <w:rPr>
            <w:rFonts w:ascii="Times New Roman" w:eastAsia="Times New Roman" w:hAnsi="Times New Roman" w:cs="Times New Roman"/>
            <w:color w:val="000000"/>
            <w:sz w:val="20"/>
            <w:szCs w:val="20"/>
            <w:lang w:val="en-US"/>
            <w:rPrChange w:id="739" w:author="ivan4995@gmail.com" w:date="2026-05-05T17:24:00Z">
              <w:rPr>
                <w:rFonts w:ascii="Times New Roman" w:eastAsia="Times New Roman" w:hAnsi="Times New Roman" w:cs="Times New Roman"/>
                <w:color w:val="000000"/>
                <w:lang w:val="en-US"/>
              </w:rPr>
            </w:rPrChange>
          </w:rPr>
          <w:fldChar w:fldCharType="begin">
            <w:fldData xml:space="preserve">PEVuZE5vdGU+PENpdGU+PEF1dGhvcj5CYXRvcnNreTwvQXV0aG9yPjxZZWFyPjIwMTE8L1llYXI+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</w:fldData>
          </w:fldChar>
        </w:r>
        <w:r w:rsidRPr="00341C65">
          <w:rPr>
            <w:rFonts w:ascii="Times New Roman" w:eastAsia="Times New Roman" w:hAnsi="Times New Roman" w:cs="Times New Roman"/>
            <w:color w:val="000000"/>
            <w:sz w:val="20"/>
            <w:szCs w:val="20"/>
            <w:lang w:val="en-US"/>
            <w:rPrChange w:id="740" w:author="ivan4995@gmail.com" w:date="2026-05-05T17:24:00Z">
              <w:rPr>
                <w:rFonts w:ascii="Times New Roman" w:eastAsia="Times New Roman" w:hAnsi="Times New Roman" w:cs="Times New Roman"/>
                <w:color w:val="000000"/>
                <w:lang w:val="en-US"/>
              </w:rPr>
            </w:rPrChange>
          </w:rPr>
          <w:instrText xml:space="preserve"> ADDIN EN.CITE </w:instrText>
        </w:r>
        <w:r w:rsidRPr="00341C65">
          <w:rPr>
            <w:rFonts w:ascii="Times New Roman" w:eastAsia="Times New Roman" w:hAnsi="Times New Roman" w:cs="Times New Roman"/>
            <w:color w:val="000000"/>
            <w:sz w:val="20"/>
            <w:szCs w:val="20"/>
            <w:lang w:val="en-US"/>
            <w:rPrChange w:id="741" w:author="ivan4995@gmail.com" w:date="2026-05-05T17:24:00Z">
              <w:rPr>
                <w:rFonts w:ascii="Times New Roman" w:eastAsia="Times New Roman" w:hAnsi="Times New Roman" w:cs="Times New Roman"/>
                <w:color w:val="000000"/>
                <w:lang w:val="en-US"/>
              </w:rPr>
            </w:rPrChange>
          </w:rPr>
          <w:fldChar w:fldCharType="begin">
            <w:fldData xml:space="preserve">PEVuZE5vdGU+PENpdGU+PEF1dGhvcj5CYXRvcnNreTwvQXV0aG9yPjxZZWFyPjIwMTE8L1llYXI+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</w:fldData>
          </w:fldChar>
        </w:r>
        <w:r w:rsidRPr="00341C65">
          <w:rPr>
            <w:rFonts w:ascii="Times New Roman" w:eastAsia="Times New Roman" w:hAnsi="Times New Roman" w:cs="Times New Roman"/>
            <w:color w:val="000000"/>
            <w:sz w:val="20"/>
            <w:szCs w:val="20"/>
            <w:lang w:val="en-US"/>
            <w:rPrChange w:id="742" w:author="ivan4995@gmail.com" w:date="2026-05-05T17:24:00Z">
              <w:rPr>
                <w:rFonts w:ascii="Times New Roman" w:eastAsia="Times New Roman" w:hAnsi="Times New Roman" w:cs="Times New Roman"/>
                <w:color w:val="000000"/>
                <w:lang w:val="en-US"/>
              </w:rPr>
            </w:rPrChange>
          </w:rPr>
          <w:instrText xml:space="preserve"> ADDIN EN.CITE.DATA </w:instrText>
        </w:r>
        <w:r w:rsidRPr="0073356B">
          <w:rPr>
            <w:rFonts w:ascii="Times New Roman" w:eastAsia="Times New Roman" w:hAnsi="Times New Roman" w:cs="Times New Roman"/>
            <w:color w:val="000000"/>
            <w:sz w:val="20"/>
            <w:szCs w:val="20"/>
            <w:lang w:val="en-US"/>
          </w:rPr>
        </w:r>
        <w:r w:rsidRPr="00341C65">
          <w:rPr>
            <w:rFonts w:ascii="Times New Roman" w:eastAsia="Times New Roman" w:hAnsi="Times New Roman" w:cs="Times New Roman"/>
            <w:color w:val="000000"/>
            <w:sz w:val="20"/>
            <w:szCs w:val="20"/>
            <w:lang w:val="en-US"/>
            <w:rPrChange w:id="743" w:author="ivan4995@gmail.com" w:date="2026-05-05T17:24:00Z">
              <w:rPr>
                <w:rFonts w:ascii="Times New Roman" w:eastAsia="Times New Roman" w:hAnsi="Times New Roman" w:cs="Times New Roman"/>
                <w:color w:val="000000"/>
                <w:lang w:val="en-US"/>
              </w:rPr>
            </w:rPrChange>
          </w:rPr>
          <w:fldChar w:fldCharType="end"/>
        </w:r>
        <w:r w:rsidRPr="0073356B">
          <w:rPr>
            <w:rFonts w:ascii="Times New Roman" w:eastAsia="Times New Roman" w:hAnsi="Times New Roman" w:cs="Times New Roman"/>
            <w:color w:val="000000"/>
            <w:sz w:val="20"/>
            <w:szCs w:val="20"/>
            <w:lang w:val="en-US"/>
          </w:rPr>
        </w:r>
        <w:r w:rsidRPr="00341C65">
          <w:rPr>
            <w:rFonts w:ascii="Times New Roman" w:eastAsia="Times New Roman" w:hAnsi="Times New Roman" w:cs="Times New Roman"/>
            <w:color w:val="000000"/>
            <w:sz w:val="20"/>
            <w:szCs w:val="20"/>
            <w:lang w:val="en-US"/>
            <w:rPrChange w:id="744" w:author="ivan4995@gmail.com" w:date="2026-05-05T17:24:00Z">
              <w:rPr>
                <w:rFonts w:ascii="Times New Roman" w:eastAsia="Times New Roman" w:hAnsi="Times New Roman" w:cs="Times New Roman"/>
                <w:color w:val="000000"/>
                <w:lang w:val="en-US"/>
              </w:rPr>
            </w:rPrChange>
          </w:rPr>
          <w:fldChar w:fldCharType="separate"/>
        </w:r>
        <w:r w:rsidRPr="00341C65">
          <w:rPr>
            <w:rFonts w:ascii="Times New Roman" w:eastAsia="Times New Roman" w:hAnsi="Times New Roman" w:cs="Times New Roman"/>
            <w:noProof/>
            <w:color w:val="000000"/>
            <w:sz w:val="20"/>
            <w:szCs w:val="20"/>
            <w:lang w:val="en-US"/>
            <w:rPrChange w:id="745" w:author="ivan4995@gmail.com" w:date="2026-05-05T17:24:00Z">
              <w:rPr>
                <w:rFonts w:ascii="Times New Roman" w:eastAsia="Times New Roman" w:hAnsi="Times New Roman" w:cs="Times New Roman"/>
                <w:noProof/>
                <w:color w:val="000000"/>
                <w:lang w:val="en-US"/>
              </w:rPr>
            </w:rPrChange>
          </w:rPr>
          <w:t>[69, 73]</w:t>
        </w:r>
        <w:r w:rsidRPr="00341C65">
          <w:rPr>
            <w:rFonts w:ascii="Times New Roman" w:eastAsia="Times New Roman" w:hAnsi="Times New Roman" w:cs="Times New Roman"/>
            <w:color w:val="000000"/>
            <w:sz w:val="20"/>
            <w:szCs w:val="20"/>
            <w:lang w:val="en-US"/>
            <w:rPrChange w:id="746" w:author="ivan4995@gmail.com" w:date="2026-05-05T17:24:00Z">
              <w:rPr>
                <w:rFonts w:ascii="Times New Roman" w:eastAsia="Times New Roman" w:hAnsi="Times New Roman" w:cs="Times New Roman"/>
                <w:color w:val="000000"/>
                <w:lang w:val="en-US"/>
              </w:rPr>
            </w:rPrChange>
          </w:rPr>
          <w:fldChar w:fldCharType="end"/>
        </w:r>
        <w:r w:rsidRPr="00341C65">
          <w:rPr>
            <w:rFonts w:ascii="Times New Roman" w:eastAsia="Times New Roman" w:hAnsi="Times New Roman" w:cs="Times New Roman"/>
            <w:color w:val="000000"/>
            <w:sz w:val="20"/>
            <w:szCs w:val="20"/>
            <w:lang w:val="en-US"/>
            <w:rPrChange w:id="747" w:author="ivan4995@gmail.com" w:date="2026-05-05T17:24:00Z">
              <w:rPr>
                <w:rFonts w:ascii="Times New Roman" w:eastAsia="Times New Roman" w:hAnsi="Times New Roman" w:cs="Times New Roman"/>
                <w:color w:val="000000"/>
                <w:lang w:val="en-US"/>
              </w:rPr>
            </w:rPrChange>
          </w:rPr>
          <w:t>.</w:t>
        </w:r>
        <w:r w:rsidRPr="00341C65">
          <w:rPr>
            <w:rFonts w:ascii="Times New Roman" w:hAnsi="Times New Roman" w:cs="Times New Roman"/>
            <w:color w:val="000000"/>
            <w:sz w:val="20"/>
            <w:szCs w:val="20"/>
            <w:lang w:val="en-US"/>
          </w:rPr>
          <w:t xml:space="preserve"> </w:t>
        </w:r>
      </w:ins>
    </w:p>
    <w:p w14:paraId="1C1CA07D" w14:textId="26DA6477" w:rsidR="00A010EE" w:rsidRPr="00411D34" w:rsidDel="00341C65" w:rsidRDefault="00411D34" w:rsidP="00AB7219">
      <w:pPr>
        <w:jc w:val="both"/>
        <w:rPr>
          <w:del w:id="748" w:author="ivan4995@gmail.com" w:date="2026-05-05T17:24:00Z"/>
          <w:rFonts w:ascii="Times New Roman" w:hAnsi="Times New Roman" w:cs="Times New Roman"/>
          <w:color w:val="000000"/>
          <w:sz w:val="20"/>
          <w:szCs w:val="20"/>
          <w:shd w:val="clear" w:color="auto" w:fill="FFFFFF"/>
          <w:lang w:val="en-US"/>
        </w:rPr>
      </w:pPr>
      <w:del w:id="749" w:author="ivan4995@gmail.com" w:date="2026-05-05T17:24:00Z">
        <w:r w:rsidRPr="00411D34" w:rsidDel="00341C65">
          <w:rPr>
            <w:rFonts w:ascii="Times New Roman" w:eastAsia="Times New Roman" w:hAnsi="Times New Roman" w:cs="Times New Roman"/>
            <w:color w:val="000000"/>
            <w:sz w:val="20"/>
            <w:szCs w:val="20"/>
            <w:lang w:val="en-US"/>
          </w:rPr>
          <w:delText>Next, the fluctuations of mutation rate along the genome</w:delText>
        </w:r>
        <w:r w:rsidDel="00341C65">
          <w:rPr>
            <w:rFonts w:ascii="Times New Roman" w:eastAsia="Times New Roman" w:hAnsi="Times New Roman" w:cs="Times New Roman"/>
            <w:color w:val="000000"/>
            <w:sz w:val="20"/>
            <w:szCs w:val="20"/>
            <w:lang w:val="en-US"/>
          </w:rPr>
          <w:delText xml:space="preserve">, which are </w:delText>
        </w:r>
        <w:r w:rsidR="00A5090F" w:rsidDel="00341C65">
          <w:rPr>
            <w:rFonts w:ascii="Times New Roman" w:eastAsia="Times New Roman" w:hAnsi="Times New Roman" w:cs="Times New Roman"/>
            <w:color w:val="000000"/>
            <w:sz w:val="20"/>
            <w:szCs w:val="20"/>
            <w:lang w:val="en-US"/>
          </w:rPr>
          <w:delText xml:space="preserve">typically </w:delText>
        </w:r>
        <w:r w:rsidR="00E26319" w:rsidDel="00341C65">
          <w:rPr>
            <w:rFonts w:ascii="Times New Roman" w:eastAsia="Times New Roman" w:hAnsi="Times New Roman" w:cs="Times New Roman"/>
            <w:color w:val="000000"/>
            <w:sz w:val="20"/>
            <w:szCs w:val="20"/>
            <w:lang w:val="en-US"/>
          </w:rPr>
          <w:delText>strong</w:delText>
        </w:r>
        <w:r w:rsidDel="00341C65">
          <w:rPr>
            <w:rFonts w:ascii="Times New Roman" w:eastAsia="Times New Roman" w:hAnsi="Times New Roman" w:cs="Times New Roman"/>
            <w:color w:val="000000"/>
            <w:sz w:val="20"/>
            <w:szCs w:val="20"/>
            <w:lang w:val="en-US"/>
          </w:rPr>
          <w:delText xml:space="preserve"> for RNA viruses,</w:delText>
        </w:r>
        <w:r w:rsidRPr="00411D34" w:rsidDel="00341C65">
          <w:rPr>
            <w:rFonts w:ascii="Times New Roman" w:eastAsia="Times New Roman" w:hAnsi="Times New Roman" w:cs="Times New Roman"/>
            <w:color w:val="000000"/>
            <w:sz w:val="20"/>
            <w:szCs w:val="20"/>
            <w:lang w:val="en-US"/>
          </w:rPr>
          <w:delText xml:space="preserve"> do not matter much in the multi-site evolution regime, where the mutation rate enters all the observables in the argument of a large log {Rouzine, 2020 #193}. Recombination is relatively rare, as it requires coinfection of an individual with two genetically remote variants {Rouzine, 2005 #120; Batorsky, 2011 #118}</w:delText>
        </w:r>
        <w:r w:rsidR="00A203D9" w:rsidRPr="00411D34" w:rsidDel="00341C65">
          <w:rPr>
            <w:rFonts w:ascii="Times New Roman" w:hAnsi="Times New Roman" w:cs="Times New Roman"/>
            <w:color w:val="000000"/>
            <w:sz w:val="20"/>
            <w:szCs w:val="20"/>
            <w:shd w:val="clear" w:color="auto" w:fill="FFFFFF"/>
            <w:lang w:val="en-US"/>
          </w:rPr>
          <w:delText>.</w:delText>
        </w:r>
      </w:del>
    </w:p>
    <w:p w14:paraId="603E9000" w14:textId="77777777" w:rsidR="00A010EE" w:rsidRDefault="00A010EE">
      <w:pPr>
        <w:rPr>
          <w:rFonts w:ascii="Helvetica" w:hAnsi="Helvetica"/>
          <w:color w:val="000000"/>
          <w:sz w:val="22"/>
          <w:szCs w:val="22"/>
          <w:shd w:val="clear" w:color="auto" w:fill="FFFFFF"/>
        </w:rPr>
      </w:pPr>
    </w:p>
    <w:p w14:paraId="35505664" w14:textId="4E52C144" w:rsidR="00BA00B3" w:rsidRDefault="00A010EE" w:rsidP="00A010EE">
      <w:pPr>
        <w:rPr>
          <w:rStyle w:val="apple-converted-space"/>
          <w:rFonts w:ascii="Helvetica" w:hAnsi="Helvetica"/>
          <w:color w:val="000000"/>
          <w:sz w:val="22"/>
          <w:szCs w:val="22"/>
          <w:shd w:val="clear" w:color="auto" w:fill="FFFFFF"/>
        </w:rPr>
      </w:pPr>
      <w:r w:rsidRPr="00BA00B3">
        <w:rPr>
          <w:rFonts w:ascii="Helvetica" w:hAnsi="Helvetica"/>
          <w:b/>
          <w:color w:val="000000"/>
          <w:sz w:val="22"/>
          <w:szCs w:val="22"/>
          <w:shd w:val="clear" w:color="auto" w:fill="FFFFFF"/>
        </w:rPr>
        <w:t>I could not find evidence that sequences are stratified by sampling date</w:t>
      </w:r>
      <w:r w:rsidR="00BA00B3" w:rsidRPr="00BA00B3">
        <w:rPr>
          <w:rFonts w:ascii="Helvetica" w:hAnsi="Helvetica"/>
          <w:color w:val="000000"/>
          <w:sz w:val="22"/>
          <w:szCs w:val="22"/>
          <w:shd w:val="clear" w:color="auto" w:fill="FFFFFF"/>
        </w:rPr>
        <w:t xml:space="preserve"> </w:t>
      </w:r>
      <w:r w:rsidR="00BA00B3" w:rsidRPr="00BA00B3">
        <w:rPr>
          <w:rFonts w:ascii="Helvetica" w:hAnsi="Helvetica"/>
          <w:b/>
          <w:color w:val="000000"/>
          <w:sz w:val="22"/>
          <w:szCs w:val="22"/>
          <w:shd w:val="clear" w:color="auto" w:fill="FFFFFF"/>
        </w:rPr>
        <w:t xml:space="preserve">even though this will determine the amount of polymorphism observed </w:t>
      </w:r>
      <w:r w:rsidR="00BA00B3">
        <w:rPr>
          <w:rFonts w:ascii="Helvetica" w:hAnsi="Helvetica"/>
          <w:b/>
          <w:color w:val="000000"/>
          <w:sz w:val="22"/>
          <w:szCs w:val="22"/>
          <w:shd w:val="clear" w:color="auto" w:fill="FFFFFF"/>
          <w:lang w:val="en-US"/>
        </w:rPr>
        <w:t xml:space="preserve">. </w:t>
      </w:r>
      <w:r w:rsidR="00BA00B3" w:rsidRPr="00BA00B3">
        <w:rPr>
          <w:rFonts w:ascii="Helvetica" w:hAnsi="Helvetica"/>
          <w:b/>
          <w:color w:val="000000"/>
          <w:sz w:val="22"/>
          <w:szCs w:val="22"/>
          <w:shd w:val="clear" w:color="auto" w:fill="FFFFFF"/>
        </w:rPr>
        <w:t xml:space="preserve">and lead </w:t>
      </w:r>
      <w:r w:rsidR="00BA00B3">
        <w:rPr>
          <w:rFonts w:ascii="Helvetica" w:hAnsi="Helvetica"/>
          <w:b/>
          <w:color w:val="000000"/>
          <w:sz w:val="22"/>
          <w:szCs w:val="22"/>
          <w:shd w:val="clear" w:color="auto" w:fill="FFFFFF"/>
          <w:lang w:val="en-US"/>
        </w:rPr>
        <w:t xml:space="preserve">to </w:t>
      </w:r>
      <w:r w:rsidR="00BA00B3" w:rsidRPr="00BA00B3">
        <w:rPr>
          <w:rFonts w:ascii="Helvetica" w:hAnsi="Helvetica"/>
          <w:b/>
          <w:color w:val="000000"/>
          <w:sz w:val="22"/>
          <w:szCs w:val="22"/>
          <w:shd w:val="clear" w:color="auto" w:fill="FFFFFF"/>
        </w:rPr>
        <w:t>problems in the calculation of the unconditional and conditional correlation coefficients.</w:t>
      </w:r>
      <w:r w:rsidR="00BA00B3">
        <w:rPr>
          <w:rFonts w:ascii="Helvetica" w:hAnsi="Helvetica"/>
          <w:b/>
          <w:color w:val="000000"/>
          <w:sz w:val="22"/>
          <w:szCs w:val="22"/>
          <w:shd w:val="clear" w:color="auto" w:fill="FFFFFF"/>
          <w:lang w:val="en-US"/>
        </w:rPr>
        <w:t xml:space="preserve"> </w:t>
      </w:r>
      <w:r w:rsidR="00BA00B3" w:rsidRPr="00BA00B3">
        <w:rPr>
          <w:rFonts w:ascii="Helvetica" w:hAnsi="Helvetica"/>
          <w:b/>
          <w:color w:val="000000"/>
          <w:sz w:val="22"/>
          <w:szCs w:val="22"/>
          <w:shd w:val="clear" w:color="auto" w:fill="FFFFFF"/>
        </w:rPr>
        <w:t>Controlling for the issues of timescale and evolutionary rate heterogeneity are essential in epistasis inference.</w:t>
      </w:r>
      <w:r w:rsidR="00BA00B3" w:rsidRPr="003552A3">
        <w:rPr>
          <w:rStyle w:val="apple-converted-space"/>
          <w:rFonts w:ascii="Helvetica" w:hAnsi="Helvetica"/>
          <w:color w:val="000000"/>
          <w:sz w:val="22"/>
          <w:szCs w:val="22"/>
          <w:shd w:val="clear" w:color="auto" w:fill="FFFFFF"/>
        </w:rPr>
        <w:t> </w:t>
      </w:r>
    </w:p>
    <w:p w14:paraId="56398EB2" w14:textId="77777777" w:rsidR="00A203D9" w:rsidRDefault="00A203D9" w:rsidP="00A010EE">
      <w:pPr>
        <w:rPr>
          <w:rStyle w:val="apple-converted-space"/>
          <w:rFonts w:ascii="Helvetica" w:hAnsi="Helvetica"/>
          <w:color w:val="000000"/>
          <w:sz w:val="22"/>
          <w:szCs w:val="22"/>
          <w:shd w:val="clear" w:color="auto" w:fill="FFFFFF"/>
        </w:rPr>
      </w:pPr>
    </w:p>
    <w:p w14:paraId="6A5D749C" w14:textId="37E8605C" w:rsidR="00BA00B3" w:rsidRDefault="00D97404" w:rsidP="00A010EE">
      <w:pPr>
        <w:rPr>
          <w:rFonts w:ascii="Helvetica" w:hAnsi="Helvetica"/>
          <w:color w:val="000000"/>
          <w:sz w:val="22"/>
          <w:szCs w:val="22"/>
          <w:shd w:val="clear" w:color="auto" w:fill="FFFFFF"/>
          <w:lang w:val="en-US"/>
        </w:rPr>
      </w:pPr>
      <w:ins w:id="750" w:author="Microsoft Office User" w:date="2026-05-05T19:08:00Z" w16du:dateUtc="2026-05-05T16:08:00Z">
        <w:r>
          <w:rPr>
            <w:rFonts w:ascii="Helvetica" w:hAnsi="Helvetica"/>
            <w:color w:val="000000"/>
            <w:sz w:val="22"/>
            <w:szCs w:val="22"/>
            <w:shd w:val="clear" w:color="auto" w:fill="FFFFFF"/>
            <w:lang w:val="en-US"/>
          </w:rPr>
          <w:t>It depends on the aim of a study. The</w:t>
        </w:r>
      </w:ins>
      <w:ins w:id="751" w:author="Microsoft Office User" w:date="2026-05-05T19:04:00Z" w16du:dateUtc="2026-05-05T16:04:00Z">
        <w:r w:rsidR="00927DA9">
          <w:rPr>
            <w:rFonts w:ascii="Helvetica" w:hAnsi="Helvetica"/>
            <w:color w:val="000000"/>
            <w:sz w:val="22"/>
            <w:szCs w:val="22"/>
            <w:shd w:val="clear" w:color="auto" w:fill="FFFFFF"/>
            <w:lang w:val="en-US"/>
          </w:rPr>
          <w:t xml:space="preserve"> aim of the stud</w:t>
        </w:r>
      </w:ins>
      <w:ins w:id="752" w:author="Microsoft Office User" w:date="2026-05-05T19:05:00Z" w16du:dateUtc="2026-05-05T16:05:00Z">
        <w:r w:rsidR="00927DA9">
          <w:rPr>
            <w:rFonts w:ascii="Helvetica" w:hAnsi="Helvetica"/>
            <w:color w:val="000000"/>
            <w:sz w:val="22"/>
            <w:szCs w:val="22"/>
            <w:shd w:val="clear" w:color="auto" w:fill="FFFFFF"/>
            <w:lang w:val="en-US"/>
          </w:rPr>
          <w:t>y</w:t>
        </w:r>
      </w:ins>
      <w:ins w:id="753" w:author="Microsoft Office User" w:date="2026-05-05T19:07:00Z" w16du:dateUtc="2026-05-05T16:07:00Z">
        <w:r w:rsidR="00927DA9">
          <w:rPr>
            <w:rFonts w:ascii="Helvetica" w:hAnsi="Helvetica"/>
            <w:color w:val="000000"/>
            <w:sz w:val="22"/>
            <w:szCs w:val="22"/>
            <w:shd w:val="clear" w:color="auto" w:fill="FFFFFF"/>
            <w:lang w:val="en-US"/>
          </w:rPr>
          <w:t xml:space="preserve"> is</w:t>
        </w:r>
      </w:ins>
      <w:ins w:id="754" w:author="Microsoft Office User" w:date="2026-05-05T19:04:00Z" w16du:dateUtc="2026-05-05T16:04:00Z">
        <w:r w:rsidR="00927DA9">
          <w:rPr>
            <w:rFonts w:ascii="Helvetica" w:hAnsi="Helvetica"/>
            <w:color w:val="000000"/>
            <w:sz w:val="22"/>
            <w:szCs w:val="22"/>
            <w:shd w:val="clear" w:color="auto" w:fill="FFFFFF"/>
            <w:lang w:val="en-US"/>
          </w:rPr>
          <w:t xml:space="preserve"> </w:t>
        </w:r>
      </w:ins>
      <w:ins w:id="755" w:author="Microsoft Office User" w:date="2026-05-05T19:05:00Z" w16du:dateUtc="2026-05-05T16:05:00Z">
        <w:r w:rsidR="00927DA9">
          <w:rPr>
            <w:rFonts w:ascii="Helvetica" w:hAnsi="Helvetica"/>
            <w:color w:val="000000"/>
            <w:sz w:val="22"/>
            <w:szCs w:val="22"/>
            <w:shd w:val="clear" w:color="auto" w:fill="FFFFFF"/>
            <w:lang w:val="en-US"/>
          </w:rPr>
          <w:t>to detect</w:t>
        </w:r>
      </w:ins>
      <w:ins w:id="756" w:author="Microsoft Office User" w:date="2026-05-05T19:04:00Z" w16du:dateUtc="2026-05-05T16:04:00Z">
        <w:r w:rsidR="00927DA9">
          <w:rPr>
            <w:rFonts w:ascii="Helvetica" w:hAnsi="Helvetica"/>
            <w:color w:val="000000"/>
            <w:sz w:val="22"/>
            <w:szCs w:val="22"/>
            <w:shd w:val="clear" w:color="auto" w:fill="FFFFFF"/>
            <w:lang w:val="en-US"/>
          </w:rPr>
          <w:t xml:space="preserve"> the fi</w:t>
        </w:r>
      </w:ins>
      <w:ins w:id="757" w:author="Microsoft Office User" w:date="2026-05-05T19:05:00Z" w16du:dateUtc="2026-05-05T16:05:00Z">
        <w:r w:rsidR="00927DA9">
          <w:rPr>
            <w:rFonts w:ascii="Helvetica" w:hAnsi="Helvetica"/>
            <w:color w:val="000000"/>
            <w:sz w:val="22"/>
            <w:szCs w:val="22"/>
            <w:shd w:val="clear" w:color="auto" w:fill="FFFFFF"/>
            <w:lang w:val="en-US"/>
          </w:rPr>
          <w:t xml:space="preserve">tness valley </w:t>
        </w:r>
      </w:ins>
      <w:ins w:id="758" w:author="Microsoft Office User" w:date="2026-05-05T19:07:00Z" w16du:dateUtc="2026-05-05T16:07:00Z">
        <w:r w:rsidR="00927DA9">
          <w:rPr>
            <w:rFonts w:ascii="Helvetica" w:hAnsi="Helvetica"/>
            <w:color w:val="000000"/>
            <w:sz w:val="22"/>
            <w:szCs w:val="22"/>
            <w:shd w:val="clear" w:color="auto" w:fill="FFFFFF"/>
            <w:lang w:val="en-US"/>
          </w:rPr>
          <w:t>related to</w:t>
        </w:r>
      </w:ins>
      <w:ins w:id="759" w:author="Microsoft Office User" w:date="2026-05-05T19:05:00Z" w16du:dateUtc="2026-05-05T16:05:00Z">
        <w:r w:rsidR="00927DA9">
          <w:rPr>
            <w:rFonts w:ascii="Helvetica" w:hAnsi="Helvetica"/>
            <w:color w:val="000000"/>
            <w:sz w:val="22"/>
            <w:szCs w:val="22"/>
            <w:shd w:val="clear" w:color="auto" w:fill="FFFFFF"/>
            <w:lang w:val="en-US"/>
          </w:rPr>
          <w:t xml:space="preserve"> VOC emer</w:t>
        </w:r>
      </w:ins>
      <w:ins w:id="760" w:author="Microsoft Office User" w:date="2026-05-05T19:06:00Z" w16du:dateUtc="2026-05-05T16:06:00Z">
        <w:r w:rsidR="00927DA9">
          <w:rPr>
            <w:rFonts w:ascii="Helvetica" w:hAnsi="Helvetica"/>
            <w:color w:val="000000"/>
            <w:sz w:val="22"/>
            <w:szCs w:val="22"/>
            <w:shd w:val="clear" w:color="auto" w:fill="FFFFFF"/>
            <w:lang w:val="en-US"/>
          </w:rPr>
          <w:t>gence</w:t>
        </w:r>
      </w:ins>
      <w:ins w:id="761" w:author="Microsoft Office User" w:date="2026-05-05T19:05:00Z" w16du:dateUtc="2026-05-05T16:05:00Z">
        <w:r w:rsidR="00927DA9">
          <w:rPr>
            <w:rFonts w:ascii="Helvetica" w:hAnsi="Helvetica"/>
            <w:color w:val="000000"/>
            <w:sz w:val="22"/>
            <w:szCs w:val="22"/>
            <w:shd w:val="clear" w:color="auto" w:fill="FFFFFF"/>
            <w:lang w:val="en-US"/>
          </w:rPr>
          <w:t xml:space="preserve">. </w:t>
        </w:r>
      </w:ins>
      <w:ins w:id="762" w:author="Microsoft Office User" w:date="2026-05-05T19:07:00Z" w16du:dateUtc="2026-05-05T16:07:00Z">
        <w:r w:rsidR="00927DA9">
          <w:rPr>
            <w:rFonts w:ascii="Helvetica" w:hAnsi="Helvetica"/>
            <w:color w:val="000000"/>
            <w:sz w:val="22"/>
            <w:szCs w:val="22"/>
            <w:shd w:val="clear" w:color="auto" w:fill="FFFFFF"/>
            <w:lang w:val="en-US"/>
          </w:rPr>
          <w:t>That</w:t>
        </w:r>
      </w:ins>
      <w:ins w:id="763" w:author="Microsoft Office User" w:date="2026-05-05T19:08:00Z" w16du:dateUtc="2026-05-05T16:08:00Z">
        <w:r>
          <w:rPr>
            <w:rFonts w:ascii="Helvetica" w:hAnsi="Helvetica"/>
            <w:color w:val="000000"/>
            <w:sz w:val="22"/>
            <w:szCs w:val="22"/>
            <w:shd w:val="clear" w:color="auto" w:fill="FFFFFF"/>
            <w:lang w:val="en-US"/>
          </w:rPr>
          <w:t xml:space="preserve"> task</w:t>
        </w:r>
      </w:ins>
      <w:ins w:id="764" w:author="Microsoft Office User" w:date="2026-05-05T19:07:00Z" w16du:dateUtc="2026-05-05T16:07:00Z">
        <w:r w:rsidR="00927DA9">
          <w:rPr>
            <w:rFonts w:ascii="Helvetica" w:hAnsi="Helvetica"/>
            <w:color w:val="000000"/>
            <w:sz w:val="22"/>
            <w:szCs w:val="22"/>
            <w:shd w:val="clear" w:color="auto" w:fill="FFFFFF"/>
            <w:lang w:val="en-US"/>
          </w:rPr>
          <w:t xml:space="preserve"> requires mixing </w:t>
        </w:r>
      </w:ins>
      <w:ins w:id="765" w:author="Microsoft Office User" w:date="2026-05-05T19:08:00Z" w16du:dateUtc="2026-05-05T16:08:00Z">
        <w:r>
          <w:rPr>
            <w:rFonts w:ascii="Helvetica" w:hAnsi="Helvetica"/>
            <w:color w:val="000000"/>
            <w:sz w:val="22"/>
            <w:szCs w:val="22"/>
            <w:shd w:val="clear" w:color="auto" w:fill="FFFFFF"/>
            <w:lang w:val="en-US"/>
          </w:rPr>
          <w:t>sequences from</w:t>
        </w:r>
      </w:ins>
      <w:ins w:id="766" w:author="Microsoft Office User" w:date="2026-05-05T19:09:00Z" w16du:dateUtc="2026-05-05T16:09:00Z">
        <w:r>
          <w:rPr>
            <w:rFonts w:ascii="Helvetica" w:hAnsi="Helvetica"/>
            <w:color w:val="000000"/>
            <w:sz w:val="22"/>
            <w:szCs w:val="22"/>
            <w:shd w:val="clear" w:color="auto" w:fill="FFFFFF"/>
            <w:lang w:val="en-US"/>
          </w:rPr>
          <w:t xml:space="preserve"> </w:t>
        </w:r>
      </w:ins>
      <w:ins w:id="767" w:author="Microsoft Office User" w:date="2026-05-05T19:07:00Z" w16du:dateUtc="2026-05-05T16:07:00Z">
        <w:r w:rsidR="00927DA9">
          <w:rPr>
            <w:rFonts w:ascii="Helvetica" w:hAnsi="Helvetica"/>
            <w:color w:val="000000"/>
            <w:sz w:val="22"/>
            <w:szCs w:val="22"/>
            <w:shd w:val="clear" w:color="auto" w:fill="FFFFFF"/>
            <w:lang w:val="en-US"/>
          </w:rPr>
          <w:t>different time points</w:t>
        </w:r>
      </w:ins>
      <w:ins w:id="768" w:author="Microsoft Office User" w:date="2026-05-05T19:08:00Z" w16du:dateUtc="2026-05-05T16:08:00Z">
        <w:r>
          <w:rPr>
            <w:rFonts w:ascii="Helvetica" w:hAnsi="Helvetica"/>
            <w:color w:val="000000"/>
            <w:sz w:val="22"/>
            <w:szCs w:val="22"/>
            <w:shd w:val="clear" w:color="auto" w:fill="FFFFFF"/>
            <w:lang w:val="en-US"/>
          </w:rPr>
          <w:t>, before and after VOC emergence.</w:t>
        </w:r>
      </w:ins>
      <w:ins w:id="769" w:author="Microsoft Office User" w:date="2026-05-05T19:07:00Z" w16du:dateUtc="2026-05-05T16:07:00Z">
        <w:r w:rsidR="00927DA9">
          <w:rPr>
            <w:rFonts w:ascii="Helvetica" w:hAnsi="Helvetica"/>
            <w:color w:val="000000"/>
            <w:sz w:val="22"/>
            <w:szCs w:val="22"/>
            <w:shd w:val="clear" w:color="auto" w:fill="FFFFFF"/>
            <w:lang w:val="en-US"/>
          </w:rPr>
          <w:t xml:space="preserve"> </w:t>
        </w:r>
      </w:ins>
      <w:del w:id="770" w:author="Microsoft Office User" w:date="2026-05-05T19:05:00Z" w16du:dateUtc="2026-05-05T16:05:00Z">
        <w:r w:rsidR="0021438F" w:rsidDel="00927DA9">
          <w:rPr>
            <w:rFonts w:ascii="Helvetica" w:hAnsi="Helvetica"/>
            <w:color w:val="000000"/>
            <w:sz w:val="22"/>
            <w:szCs w:val="22"/>
            <w:shd w:val="clear" w:color="auto" w:fill="FFFFFF"/>
            <w:lang w:val="en-US"/>
          </w:rPr>
          <w:delText>Added</w:delText>
        </w:r>
        <w:r w:rsidR="00A203D9" w:rsidDel="00927DA9">
          <w:rPr>
            <w:rFonts w:ascii="Helvetica" w:hAnsi="Helvetica"/>
            <w:color w:val="000000"/>
            <w:sz w:val="22"/>
            <w:szCs w:val="22"/>
            <w:shd w:val="clear" w:color="auto" w:fill="FFFFFF"/>
            <w:lang w:val="en-US"/>
          </w:rPr>
          <w:delText xml:space="preserve"> </w:delText>
        </w:r>
      </w:del>
      <w:ins w:id="771" w:author="Microsoft Office User" w:date="2026-05-05T19:05:00Z" w16du:dateUtc="2026-05-05T16:05:00Z">
        <w:r w:rsidR="00927DA9">
          <w:rPr>
            <w:rFonts w:ascii="Helvetica" w:hAnsi="Helvetica"/>
            <w:color w:val="000000"/>
            <w:sz w:val="22"/>
            <w:szCs w:val="22"/>
            <w:shd w:val="clear" w:color="auto" w:fill="FFFFFF"/>
            <w:lang w:val="en-US"/>
          </w:rPr>
          <w:t xml:space="preserve">Explained </w:t>
        </w:r>
      </w:ins>
      <w:r w:rsidR="00A203D9">
        <w:rPr>
          <w:rFonts w:ascii="Helvetica" w:hAnsi="Helvetica"/>
          <w:color w:val="000000"/>
          <w:sz w:val="22"/>
          <w:szCs w:val="22"/>
          <w:shd w:val="clear" w:color="auto" w:fill="FFFFFF"/>
          <w:lang w:val="en-US"/>
        </w:rPr>
        <w:t>in Methods</w:t>
      </w:r>
      <w:r w:rsidR="002477E2">
        <w:rPr>
          <w:rFonts w:ascii="Helvetica" w:hAnsi="Helvetica"/>
          <w:color w:val="000000"/>
          <w:sz w:val="22"/>
          <w:szCs w:val="22"/>
          <w:shd w:val="clear" w:color="auto" w:fill="FFFFFF"/>
          <w:lang w:val="en-US"/>
        </w:rPr>
        <w:t xml:space="preserve"> (Line 3</w:t>
      </w:r>
      <w:ins w:id="772" w:author="ivan4995@gmail.com" w:date="2026-05-05T17:25:00Z">
        <w:r w:rsidR="00341C65">
          <w:rPr>
            <w:rFonts w:ascii="Helvetica" w:hAnsi="Helvetica"/>
            <w:color w:val="000000"/>
            <w:sz w:val="22"/>
            <w:szCs w:val="22"/>
            <w:shd w:val="clear" w:color="auto" w:fill="FFFFFF"/>
            <w:lang w:val="en-US"/>
          </w:rPr>
          <w:t>71</w:t>
        </w:r>
      </w:ins>
      <w:del w:id="773" w:author="ivan4995@gmail.com" w:date="2026-05-05T17:25:00Z">
        <w:r w:rsidR="002477E2" w:rsidDel="00341C65">
          <w:rPr>
            <w:rFonts w:ascii="Helvetica" w:hAnsi="Helvetica"/>
            <w:color w:val="000000"/>
            <w:sz w:val="22"/>
            <w:szCs w:val="22"/>
            <w:shd w:val="clear" w:color="auto" w:fill="FFFFFF"/>
            <w:lang w:val="en-US"/>
          </w:rPr>
          <w:delText>45</w:delText>
        </w:r>
      </w:del>
      <w:r w:rsidR="002477E2">
        <w:rPr>
          <w:rFonts w:ascii="Helvetica" w:hAnsi="Helvetica"/>
          <w:color w:val="000000"/>
          <w:sz w:val="22"/>
          <w:szCs w:val="22"/>
          <w:shd w:val="clear" w:color="auto" w:fill="FFFFFF"/>
          <w:lang w:val="en-US"/>
        </w:rPr>
        <w:t>)</w:t>
      </w:r>
      <w:r w:rsidR="00A203D9">
        <w:rPr>
          <w:rFonts w:ascii="Helvetica" w:hAnsi="Helvetica"/>
          <w:color w:val="000000"/>
          <w:sz w:val="22"/>
          <w:szCs w:val="22"/>
          <w:shd w:val="clear" w:color="auto" w:fill="FFFFFF"/>
          <w:lang w:val="en-US"/>
        </w:rPr>
        <w:t>:</w:t>
      </w:r>
    </w:p>
    <w:p w14:paraId="55E262F1" w14:textId="77777777" w:rsidR="00A203D9" w:rsidRPr="00341C65" w:rsidRDefault="00A203D9" w:rsidP="00341C65">
      <w:pPr>
        <w:rPr>
          <w:rFonts w:ascii="Helvetica" w:hAnsi="Helvetica"/>
          <w:color w:val="000000"/>
          <w:sz w:val="20"/>
          <w:szCs w:val="20"/>
          <w:shd w:val="clear" w:color="auto" w:fill="FFFFFF"/>
          <w:lang w:val="en-US"/>
          <w:rPrChange w:id="774" w:author="ivan4995@gmail.com" w:date="2026-05-05T17:25:00Z">
            <w:rPr>
              <w:rFonts w:ascii="Helvetica" w:hAnsi="Helvetica"/>
              <w:color w:val="000000"/>
              <w:sz w:val="22"/>
              <w:szCs w:val="22"/>
              <w:shd w:val="clear" w:color="auto" w:fill="FFFFFF"/>
              <w:lang w:val="en-US"/>
            </w:rPr>
          </w:rPrChange>
        </w:rPr>
      </w:pPr>
    </w:p>
    <w:p w14:paraId="34B8610B" w14:textId="77777777" w:rsidR="00341C65" w:rsidRPr="00341C65" w:rsidRDefault="00341C65">
      <w:pPr>
        <w:ind w:firstLine="709"/>
        <w:jc w:val="both"/>
        <w:rPr>
          <w:ins w:id="775" w:author="ivan4995@gmail.com" w:date="2026-05-05T17:25:00Z"/>
          <w:rFonts w:ascii="Times New Roman" w:eastAsia="Times New Roman" w:hAnsi="Times New Roman" w:cs="Times New Roman"/>
          <w:sz w:val="20"/>
          <w:szCs w:val="20"/>
          <w:lang w:val="en-US"/>
          <w:rPrChange w:id="776" w:author="ivan4995@gmail.com" w:date="2026-05-05T17:25:00Z">
            <w:rPr>
              <w:ins w:id="777" w:author="ivan4995@gmail.com" w:date="2026-05-05T17:25:00Z"/>
              <w:rFonts w:ascii="Times New Roman" w:eastAsia="Times New Roman" w:hAnsi="Times New Roman" w:cs="Times New Roman"/>
              <w:lang w:val="en-US"/>
            </w:rPr>
          </w:rPrChange>
        </w:rPr>
        <w:pPrChange w:id="778" w:author="ivan4995@gmail.com" w:date="2026-05-05T17:25:00Z">
          <w:pPr>
            <w:spacing w:line="360" w:lineRule="auto"/>
            <w:ind w:firstLine="709"/>
            <w:jc w:val="both"/>
          </w:pPr>
        </w:pPrChange>
      </w:pPr>
      <w:ins w:id="779" w:author="ivan4995@gmail.com" w:date="2026-05-05T17:25:00Z">
        <w:r w:rsidRPr="00341C65">
          <w:rPr>
            <w:rFonts w:ascii="Times New Roman" w:eastAsia="Times New Roman" w:hAnsi="Times New Roman" w:cs="Times New Roman"/>
            <w:sz w:val="20"/>
            <w:szCs w:val="20"/>
            <w:lang w:val="en-US"/>
            <w:rPrChange w:id="780" w:author="ivan4995@gmail.com" w:date="2026-05-05T17:25:00Z">
              <w:rPr>
                <w:rFonts w:ascii="Times New Roman" w:eastAsia="Times New Roman" w:hAnsi="Times New Roman" w:cs="Times New Roman"/>
                <w:lang w:val="en-US"/>
              </w:rPr>
            </w:rPrChange>
          </w:rPr>
          <w:t xml:space="preserve">The sequences were not stratified by sampling date for two reasons, as follows. Firstly, the necessary size of statistics would be missing. Also, previous experience with hemagglutinin data </w:t>
        </w:r>
        <w:r w:rsidRPr="00341C65">
          <w:rPr>
            <w:rFonts w:ascii="Times New Roman" w:eastAsia="Times New Roman" w:hAnsi="Times New Roman" w:cs="Times New Roman"/>
            <w:sz w:val="20"/>
            <w:szCs w:val="20"/>
            <w:lang w:val="en-US"/>
            <w:rPrChange w:id="781" w:author="ivan4995@gmail.com" w:date="2026-05-05T17:25:00Z">
              <w:rPr>
                <w:rFonts w:ascii="Times New Roman" w:eastAsia="Times New Roman" w:hAnsi="Times New Roman" w:cs="Times New Roman"/>
                <w:lang w:val="en-US"/>
              </w:rPr>
            </w:rPrChange>
          </w:rPr>
          <w:fldChar w:fldCharType="begin"/>
        </w:r>
        <w:r w:rsidRPr="00341C65">
          <w:rPr>
            <w:rFonts w:ascii="Times New Roman" w:eastAsia="Times New Roman" w:hAnsi="Times New Roman" w:cs="Times New Roman"/>
            <w:sz w:val="20"/>
            <w:szCs w:val="20"/>
            <w:lang w:val="en-US"/>
            <w:rPrChange w:id="782" w:author="ivan4995@gmail.com" w:date="2026-05-05T17:25:00Z">
              <w:rPr>
                <w:rFonts w:ascii="Times New Roman" w:eastAsia="Times New Roman" w:hAnsi="Times New Roman" w:cs="Times New Roman"/>
                <w:lang w:val="en-US"/>
              </w:rPr>
            </w:rPrChange>
          </w:rPr>
          <w:instrText xml:space="preserve"> ADDIN EN.CITE &lt;EndNote&gt;&lt;Cite&gt;&lt;Author&gt;Pedruzzi&lt;/Author&gt;&lt;Year&gt;2021&lt;/Year&gt;&lt;RecNum&gt;1232&lt;/RecNum&gt;&lt;DisplayText&gt;[39]&lt;/DisplayText&gt;&lt;record&gt;&lt;rec-number&gt;1232&lt;/rec-number&gt;&lt;foreign-keys&gt;&lt;key app="EN" db-id="z5v2e0v5r25tt5e00v35f59hst2ra25srwwd" timestamp="1765292521"&gt;1232&lt;/key&gt;&lt;/foreign-keys&gt;&lt;ref-type name="Journal Article"&gt;17&lt;/ref-type&gt;&lt;contributors&gt;&lt;authors&gt;&lt;author&gt;Pedruzzi, G.&lt;/author&gt;&lt;author&gt;Rouzine, I. M.&lt;/author&gt;&lt;/authors&gt;&lt;/contributors&gt;&lt;auth-address&gt;Sorbonne Universite, Institute de Biologie Paris-Seine, Laboratoire de Biologie Computationelle et Quantitative LCQB, Paris, France.&lt;/auth-address&gt;&lt;titles&gt;&lt;title&gt;An evolution-based high-fidelity method of epistasis measurement: Theory and application to influenza&lt;/title&gt;&lt;secondary-title&gt;PLoS Pathog&lt;/secondary-title&gt;&lt;/titles&gt;&lt;periodical&gt;&lt;full-title&gt;PLoS Pathog&lt;/full-title&gt;&lt;/periodical&gt;&lt;pages&gt;e1009669&lt;/pages&gt;&lt;volume&gt;17&lt;/volume&gt;&lt;number&gt;6&lt;/number&gt;&lt;edition&gt;2021/06/22&lt;/edition&gt;&lt;keywords&gt;&lt;keyword&gt;*Algorithms&lt;/keyword&gt;&lt;keyword&gt;Biological Evolution&lt;/keyword&gt;&lt;keyword&gt;*Epistasis, Genetic&lt;/keyword&gt;&lt;keyword&gt;Humans&lt;/keyword&gt;&lt;keyword&gt;Influenza A Virus, H1N1 Subtype/*genetics&lt;/keyword&gt;&lt;keyword&gt;Influenza, Human/genetics&lt;/keyword&gt;&lt;keyword&gt;*Models, Genetic&lt;/keyword&gt;&lt;/keywords&gt;&lt;dates&gt;&lt;year&gt;2021&lt;/year&gt;&lt;pub-dates&gt;&lt;date&gt;Jun&lt;/date&gt;&lt;/pub-dates&gt;&lt;/dates&gt;&lt;isbn&gt;1553-7374 (Electronic)&amp;#xD;1553-7366 (Linking)&lt;/isbn&gt;&lt;accession-num&gt;34153082&lt;/accession-num&gt;&lt;urls&gt;&lt;related-urls&gt;&lt;url&gt;https://www.ncbi.nlm.nih.gov/pubmed/34153082&lt;/url&gt;&lt;/related-urls&gt;&lt;/urls&gt;&lt;custom2&gt;PMC8248644&lt;/custom2&gt;&lt;electronic-resource-num&gt;10.1371/journal.ppat.1009669&lt;/electronic-resource-num&gt;&lt;/record&gt;&lt;/Cite&gt;&lt;/EndNote&gt;</w:instrText>
        </w:r>
        <w:r w:rsidRPr="00341C65">
          <w:rPr>
            <w:rFonts w:ascii="Times New Roman" w:eastAsia="Times New Roman" w:hAnsi="Times New Roman" w:cs="Times New Roman"/>
            <w:sz w:val="20"/>
            <w:szCs w:val="20"/>
            <w:lang w:val="en-US"/>
            <w:rPrChange w:id="783" w:author="ivan4995@gmail.com" w:date="2026-05-05T17:25:00Z">
              <w:rPr>
                <w:rFonts w:ascii="Times New Roman" w:eastAsia="Times New Roman" w:hAnsi="Times New Roman" w:cs="Times New Roman"/>
                <w:lang w:val="en-US"/>
              </w:rPr>
            </w:rPrChange>
          </w:rPr>
          <w:fldChar w:fldCharType="separate"/>
        </w:r>
        <w:r w:rsidRPr="00341C65">
          <w:rPr>
            <w:rFonts w:ascii="Times New Roman" w:eastAsia="Times New Roman" w:hAnsi="Times New Roman" w:cs="Times New Roman"/>
            <w:noProof/>
            <w:sz w:val="20"/>
            <w:szCs w:val="20"/>
            <w:lang w:val="en-US"/>
            <w:rPrChange w:id="784" w:author="ivan4995@gmail.com" w:date="2026-05-05T17:25:00Z">
              <w:rPr>
                <w:rFonts w:ascii="Times New Roman" w:eastAsia="Times New Roman" w:hAnsi="Times New Roman" w:cs="Times New Roman"/>
                <w:noProof/>
                <w:lang w:val="en-US"/>
              </w:rPr>
            </w:rPrChange>
          </w:rPr>
          <w:t>[39]</w:t>
        </w:r>
        <w:r w:rsidRPr="00341C65">
          <w:rPr>
            <w:rFonts w:ascii="Times New Roman" w:eastAsia="Times New Roman" w:hAnsi="Times New Roman" w:cs="Times New Roman"/>
            <w:sz w:val="20"/>
            <w:szCs w:val="20"/>
            <w:lang w:val="en-US"/>
            <w:rPrChange w:id="785" w:author="ivan4995@gmail.com" w:date="2026-05-05T17:25:00Z">
              <w:rPr>
                <w:rFonts w:ascii="Times New Roman" w:eastAsia="Times New Roman" w:hAnsi="Times New Roman" w:cs="Times New Roman"/>
                <w:lang w:val="en-US"/>
              </w:rPr>
            </w:rPrChange>
          </w:rPr>
          <w:fldChar w:fldCharType="end"/>
        </w:r>
        <w:r w:rsidRPr="00341C65">
          <w:rPr>
            <w:rFonts w:ascii="Times New Roman" w:eastAsia="Times New Roman" w:hAnsi="Times New Roman" w:cs="Times New Roman"/>
            <w:sz w:val="20"/>
            <w:szCs w:val="20"/>
            <w:lang w:val="en-US"/>
            <w:rPrChange w:id="786" w:author="ivan4995@gmail.com" w:date="2026-05-05T17:25:00Z">
              <w:rPr>
                <w:rFonts w:ascii="Times New Roman" w:eastAsia="Times New Roman" w:hAnsi="Times New Roman" w:cs="Times New Roman"/>
                <w:lang w:val="en-US"/>
              </w:rPr>
            </w:rPrChange>
          </w:rPr>
          <w:t xml:space="preserve"> demonstrates that combining sequences from different dates is an advantage, because one compares earlier and later strains and thus finds a fitness valley connecting them. In contrast, estimation of selection coefficients, indeed, requires classification by time </w:t>
        </w:r>
        <w:r w:rsidRPr="00341C65">
          <w:rPr>
            <w:rFonts w:ascii="Times New Roman" w:eastAsia="Times New Roman" w:hAnsi="Times New Roman" w:cs="Times New Roman"/>
            <w:sz w:val="20"/>
            <w:szCs w:val="20"/>
            <w:lang w:val="en-US"/>
            <w:rPrChange w:id="787" w:author="ivan4995@gmail.com" w:date="2026-05-05T17:25:00Z">
              <w:rPr>
                <w:rFonts w:ascii="Times New Roman" w:eastAsia="Times New Roman" w:hAnsi="Times New Roman" w:cs="Times New Roman"/>
                <w:lang w:val="en-US"/>
              </w:rPr>
            </w:rPrChange>
          </w:rPr>
          <w:fldChar w:fldCharType="begin"/>
        </w:r>
        <w:r w:rsidRPr="00341C65">
          <w:rPr>
            <w:rFonts w:ascii="Times New Roman" w:eastAsia="Times New Roman" w:hAnsi="Times New Roman" w:cs="Times New Roman"/>
            <w:sz w:val="20"/>
            <w:szCs w:val="20"/>
            <w:lang w:val="en-US"/>
            <w:rPrChange w:id="788" w:author="ivan4995@gmail.com" w:date="2026-05-05T17:25:00Z">
              <w:rPr>
                <w:rFonts w:ascii="Times New Roman" w:eastAsia="Times New Roman" w:hAnsi="Times New Roman" w:cs="Times New Roman"/>
                <w:lang w:val="en-US"/>
              </w:rPr>
            </w:rPrChange>
          </w:rPr>
          <w:instrText xml:space="preserve"> ADDIN EN.CITE &lt;EndNote&gt;&lt;Cite&gt;&lt;Author&gt;Lagunov&lt;/Author&gt;&lt;Year&gt;2025&lt;/Year&gt;&lt;RecNum&gt;30&lt;/RecNum&gt;&lt;DisplayText&gt;[70]&lt;/DisplayText&gt;&lt;record&gt;&lt;rec-number&gt;30&lt;/rec-number&gt;&lt;foreign-keys&gt;&lt;key app="EN" db-id="z5v2e0v5r25tt5e00v35f59hst2ra25srwwd" timestamp="1765292078"&gt;30&lt;/key&gt;&lt;/foreign-keys&gt;&lt;ref-type name="Online Database"&gt;45&lt;/ref-type&gt;&lt;contributors&gt;&lt;authors&gt;&lt;author&gt;Lagunov, S.V.&lt;/author&gt;&lt;author&gt;Rouzine, I.M.&lt;/author&gt;&lt;/authors&gt;&lt;/contributors&gt;&lt;titles&gt;&lt;title&gt;Estimating fitness effects of mutations in the presence of genetic linkage&lt;/title&gt;&lt;secondary-title&gt;BioRxiv&lt;/secondary-title&gt;&lt;/titles&gt;&lt;edition&gt;November 29, 2025&lt;/edition&gt;&lt;dates&gt;&lt;year&gt;2025&lt;/year&gt;&lt;/dates&gt;&lt;work-type&gt;preprint&lt;/work-type&gt;&lt;urls&gt;&lt;related-urls&gt;&lt;url&gt;https://www.biorxiv.org/content/10.1101/2025.11.26.690712v1&lt;/url&gt;&lt;/related-urls&gt;&lt;/urls&gt;&lt;electronic-resource-num&gt;10.1101/2025.11.26.690712 &lt;/electronic-resource-num&gt;&lt;/record&gt;&lt;/Cite&gt;&lt;/EndNote&gt;</w:instrText>
        </w:r>
        <w:r w:rsidRPr="00341C65">
          <w:rPr>
            <w:rFonts w:ascii="Times New Roman" w:eastAsia="Times New Roman" w:hAnsi="Times New Roman" w:cs="Times New Roman"/>
            <w:sz w:val="20"/>
            <w:szCs w:val="20"/>
            <w:lang w:val="en-US"/>
            <w:rPrChange w:id="789" w:author="ivan4995@gmail.com" w:date="2026-05-05T17:25:00Z">
              <w:rPr>
                <w:rFonts w:ascii="Times New Roman" w:eastAsia="Times New Roman" w:hAnsi="Times New Roman" w:cs="Times New Roman"/>
                <w:lang w:val="en-US"/>
              </w:rPr>
            </w:rPrChange>
          </w:rPr>
          <w:fldChar w:fldCharType="separate"/>
        </w:r>
        <w:r w:rsidRPr="00341C65">
          <w:rPr>
            <w:rFonts w:ascii="Times New Roman" w:eastAsia="Times New Roman" w:hAnsi="Times New Roman" w:cs="Times New Roman"/>
            <w:noProof/>
            <w:sz w:val="20"/>
            <w:szCs w:val="20"/>
            <w:lang w:val="en-US"/>
            <w:rPrChange w:id="790" w:author="ivan4995@gmail.com" w:date="2026-05-05T17:25:00Z">
              <w:rPr>
                <w:rFonts w:ascii="Times New Roman" w:eastAsia="Times New Roman" w:hAnsi="Times New Roman" w:cs="Times New Roman"/>
                <w:noProof/>
                <w:lang w:val="en-US"/>
              </w:rPr>
            </w:rPrChange>
          </w:rPr>
          <w:t>[70]</w:t>
        </w:r>
        <w:r w:rsidRPr="00341C65">
          <w:rPr>
            <w:rFonts w:ascii="Times New Roman" w:eastAsia="Times New Roman" w:hAnsi="Times New Roman" w:cs="Times New Roman"/>
            <w:sz w:val="20"/>
            <w:szCs w:val="20"/>
            <w:lang w:val="en-US"/>
            <w:rPrChange w:id="791" w:author="ivan4995@gmail.com" w:date="2026-05-05T17:25:00Z">
              <w:rPr>
                <w:rFonts w:ascii="Times New Roman" w:eastAsia="Times New Roman" w:hAnsi="Times New Roman" w:cs="Times New Roman"/>
                <w:lang w:val="en-US"/>
              </w:rPr>
            </w:rPrChange>
          </w:rPr>
          <w:fldChar w:fldCharType="end"/>
        </w:r>
        <w:r w:rsidRPr="00341C65" w:rsidDel="006363C9">
          <w:rPr>
            <w:rFonts w:ascii="Times New Roman" w:eastAsia="Times New Roman" w:hAnsi="Times New Roman" w:cs="Times New Roman"/>
            <w:sz w:val="20"/>
            <w:szCs w:val="20"/>
            <w:lang w:val="en-US"/>
            <w:rPrChange w:id="792" w:author="ivan4995@gmail.com" w:date="2026-05-05T17:25:00Z">
              <w:rPr>
                <w:rFonts w:ascii="Times New Roman" w:eastAsia="Times New Roman" w:hAnsi="Times New Roman" w:cs="Times New Roman"/>
                <w:lang w:val="en-US"/>
              </w:rPr>
            </w:rPrChange>
          </w:rPr>
          <w:t xml:space="preserve"> </w:t>
        </w:r>
        <w:r w:rsidRPr="00341C65">
          <w:rPr>
            <w:rFonts w:ascii="Times New Roman" w:eastAsia="Times New Roman" w:hAnsi="Times New Roman" w:cs="Times New Roman"/>
            <w:sz w:val="20"/>
            <w:szCs w:val="20"/>
            <w:lang w:val="en-US"/>
            <w:rPrChange w:id="793" w:author="ivan4995@gmail.com" w:date="2026-05-05T17:25:00Z">
              <w:rPr>
                <w:rFonts w:ascii="Times New Roman" w:eastAsia="Times New Roman" w:hAnsi="Times New Roman" w:cs="Times New Roman"/>
                <w:lang w:val="en-US"/>
              </w:rPr>
            </w:rPrChange>
          </w:rPr>
          <w:t>.</w:t>
        </w:r>
      </w:ins>
    </w:p>
    <w:p w14:paraId="12D0D7EE" w14:textId="637FB10E" w:rsidR="00B83C85" w:rsidRPr="0031623F" w:rsidDel="00341C65" w:rsidRDefault="00BA00B3">
      <w:pPr>
        <w:rPr>
          <w:del w:id="794" w:author="ivan4995@gmail.com" w:date="2026-05-05T17:25:00Z"/>
          <w:rFonts w:ascii="Times New Roman" w:hAnsi="Times New Roman" w:cs="Times New Roman"/>
          <w:color w:val="000000"/>
          <w:sz w:val="20"/>
          <w:szCs w:val="20"/>
          <w:shd w:val="clear" w:color="auto" w:fill="FFFFFF"/>
          <w:lang w:val="en-US"/>
        </w:rPr>
      </w:pPr>
      <w:del w:id="795" w:author="ivan4995@gmail.com" w:date="2026-05-05T17:25:00Z">
        <w:r w:rsidRPr="0031623F" w:rsidDel="00341C65">
          <w:rPr>
            <w:rFonts w:ascii="Times New Roman" w:hAnsi="Times New Roman" w:cs="Times New Roman"/>
            <w:color w:val="000000"/>
            <w:sz w:val="20"/>
            <w:szCs w:val="20"/>
            <w:shd w:val="clear" w:color="auto" w:fill="FFFFFF"/>
            <w:lang w:val="en-US"/>
          </w:rPr>
          <w:delText>The sequences were not stratified by sampling date</w:delText>
        </w:r>
        <w:r w:rsidR="00A203D9" w:rsidRPr="0031623F" w:rsidDel="00341C65">
          <w:rPr>
            <w:rFonts w:ascii="Times New Roman" w:hAnsi="Times New Roman" w:cs="Times New Roman"/>
            <w:color w:val="000000"/>
            <w:sz w:val="20"/>
            <w:szCs w:val="20"/>
            <w:shd w:val="clear" w:color="auto" w:fill="FFFFFF"/>
            <w:lang w:val="en-US"/>
          </w:rPr>
          <w:delText xml:space="preserve"> for two reasons, as follows. Firstly</w:delText>
        </w:r>
        <w:r w:rsidRPr="0031623F" w:rsidDel="00341C65">
          <w:rPr>
            <w:rFonts w:ascii="Times New Roman" w:hAnsi="Times New Roman" w:cs="Times New Roman"/>
            <w:color w:val="000000"/>
            <w:sz w:val="20"/>
            <w:szCs w:val="20"/>
            <w:shd w:val="clear" w:color="auto" w:fill="FFFFFF"/>
            <w:lang w:val="en-US"/>
          </w:rPr>
          <w:delText xml:space="preserve">, the necessary size of statistics would be missing. </w:delText>
        </w:r>
        <w:r w:rsidR="00A203D9" w:rsidRPr="0031623F" w:rsidDel="00341C65">
          <w:rPr>
            <w:rFonts w:ascii="Times New Roman" w:hAnsi="Times New Roman" w:cs="Times New Roman"/>
            <w:color w:val="000000"/>
            <w:sz w:val="20"/>
            <w:szCs w:val="20"/>
            <w:shd w:val="clear" w:color="auto" w:fill="FFFFFF"/>
            <w:lang w:val="en-US"/>
          </w:rPr>
          <w:delText>Secondly, o</w:delText>
        </w:r>
        <w:r w:rsidRPr="0031623F" w:rsidDel="00341C65">
          <w:rPr>
            <w:rFonts w:ascii="Times New Roman" w:hAnsi="Times New Roman" w:cs="Times New Roman"/>
            <w:color w:val="000000"/>
            <w:sz w:val="20"/>
            <w:szCs w:val="20"/>
            <w:shd w:val="clear" w:color="auto" w:fill="FFFFFF"/>
            <w:lang w:val="en-US"/>
          </w:rPr>
          <w:delText>ur previous experience with hemagglutinin data (</w:delText>
        </w:r>
        <w:r w:rsidR="00B83C85" w:rsidRPr="0031623F" w:rsidDel="00341C65">
          <w:rPr>
            <w:rFonts w:ascii="Times New Roman" w:hAnsi="Times New Roman" w:cs="Times New Roman"/>
            <w:color w:val="000000"/>
            <w:sz w:val="20"/>
            <w:szCs w:val="20"/>
            <w:shd w:val="clear" w:color="auto" w:fill="FFFFFF"/>
            <w:lang w:val="en-US"/>
          </w:rPr>
          <w:delText>Pedruzzi &amp; Rouzine 2021) shows that this is not the proble</w:delText>
        </w:r>
        <w:r w:rsidR="00A203D9" w:rsidRPr="0031623F" w:rsidDel="00341C65">
          <w:rPr>
            <w:rFonts w:ascii="Times New Roman" w:hAnsi="Times New Roman" w:cs="Times New Roman"/>
            <w:color w:val="000000"/>
            <w:sz w:val="20"/>
            <w:szCs w:val="20"/>
            <w:shd w:val="clear" w:color="auto" w:fill="FFFFFF"/>
            <w:lang w:val="en-US"/>
          </w:rPr>
          <w:delText>m, but an advantage, because we can</w:delText>
        </w:r>
        <w:r w:rsidR="00B83C85" w:rsidRPr="0031623F" w:rsidDel="00341C65">
          <w:rPr>
            <w:rFonts w:ascii="Times New Roman" w:hAnsi="Times New Roman" w:cs="Times New Roman"/>
            <w:color w:val="000000"/>
            <w:sz w:val="20"/>
            <w:szCs w:val="20"/>
            <w:shd w:val="clear" w:color="auto" w:fill="FFFFFF"/>
            <w:lang w:val="en-US"/>
          </w:rPr>
          <w:delText xml:space="preserve"> compare earlier and later </w:delText>
        </w:r>
        <w:r w:rsidR="00A203D9" w:rsidRPr="0031623F" w:rsidDel="00341C65">
          <w:rPr>
            <w:rFonts w:ascii="Times New Roman" w:hAnsi="Times New Roman" w:cs="Times New Roman"/>
            <w:color w:val="000000"/>
            <w:sz w:val="20"/>
            <w:szCs w:val="20"/>
            <w:shd w:val="clear" w:color="auto" w:fill="FFFFFF"/>
            <w:lang w:val="en-US"/>
          </w:rPr>
          <w:delText>strains and thus find a fitness valley connecting them</w:delText>
        </w:r>
        <w:r w:rsidR="00B83C85" w:rsidRPr="0031623F" w:rsidDel="00341C65">
          <w:rPr>
            <w:rFonts w:ascii="Times New Roman" w:hAnsi="Times New Roman" w:cs="Times New Roman"/>
            <w:color w:val="000000"/>
            <w:sz w:val="20"/>
            <w:szCs w:val="20"/>
            <w:shd w:val="clear" w:color="auto" w:fill="FFFFFF"/>
            <w:lang w:val="en-US"/>
          </w:rPr>
          <w:delText xml:space="preserve">. </w:delText>
        </w:r>
        <w:r w:rsidR="00A203D9" w:rsidRPr="0031623F" w:rsidDel="00341C65">
          <w:rPr>
            <w:rFonts w:ascii="Times New Roman" w:hAnsi="Times New Roman" w:cs="Times New Roman"/>
            <w:color w:val="000000"/>
            <w:sz w:val="20"/>
            <w:szCs w:val="20"/>
            <w:shd w:val="clear" w:color="auto" w:fill="FFFFFF"/>
            <w:lang w:val="en-US"/>
          </w:rPr>
          <w:delText>In contrast,</w:delText>
        </w:r>
        <w:r w:rsidR="00B83C85" w:rsidRPr="0031623F" w:rsidDel="00341C65">
          <w:rPr>
            <w:rFonts w:ascii="Times New Roman" w:hAnsi="Times New Roman" w:cs="Times New Roman"/>
            <w:color w:val="000000"/>
            <w:sz w:val="20"/>
            <w:szCs w:val="20"/>
            <w:shd w:val="clear" w:color="auto" w:fill="FFFFFF"/>
            <w:lang w:val="en-US"/>
          </w:rPr>
          <w:delText xml:space="preserve"> estimat</w:delText>
        </w:r>
        <w:r w:rsidR="00A203D9" w:rsidRPr="0031623F" w:rsidDel="00341C65">
          <w:rPr>
            <w:rFonts w:ascii="Times New Roman" w:hAnsi="Times New Roman" w:cs="Times New Roman"/>
            <w:color w:val="000000"/>
            <w:sz w:val="20"/>
            <w:szCs w:val="20"/>
            <w:shd w:val="clear" w:color="auto" w:fill="FFFFFF"/>
            <w:lang w:val="en-US"/>
          </w:rPr>
          <w:delText xml:space="preserve">ion of </w:delText>
        </w:r>
        <w:r w:rsidR="00B83C85" w:rsidRPr="0031623F" w:rsidDel="00341C65">
          <w:rPr>
            <w:rFonts w:ascii="Times New Roman" w:hAnsi="Times New Roman" w:cs="Times New Roman"/>
            <w:color w:val="000000"/>
            <w:sz w:val="20"/>
            <w:szCs w:val="20"/>
            <w:shd w:val="clear" w:color="auto" w:fill="FFFFFF"/>
            <w:lang w:val="en-US"/>
          </w:rPr>
          <w:delText>selection coefficients, indeed, require</w:delText>
        </w:r>
        <w:r w:rsidR="00A203D9" w:rsidRPr="0031623F" w:rsidDel="00341C65">
          <w:rPr>
            <w:rFonts w:ascii="Times New Roman" w:hAnsi="Times New Roman" w:cs="Times New Roman"/>
            <w:color w:val="000000"/>
            <w:sz w:val="20"/>
            <w:szCs w:val="20"/>
            <w:shd w:val="clear" w:color="auto" w:fill="FFFFFF"/>
            <w:lang w:val="en-US"/>
          </w:rPr>
          <w:delText>s</w:delText>
        </w:r>
        <w:r w:rsidR="00B83C85" w:rsidRPr="0031623F" w:rsidDel="00341C65">
          <w:rPr>
            <w:rFonts w:ascii="Times New Roman" w:hAnsi="Times New Roman" w:cs="Times New Roman"/>
            <w:color w:val="000000"/>
            <w:sz w:val="20"/>
            <w:szCs w:val="20"/>
            <w:shd w:val="clear" w:color="auto" w:fill="FFFFFF"/>
            <w:lang w:val="en-US"/>
          </w:rPr>
          <w:delText xml:space="preserve"> classification by time</w:delText>
        </w:r>
        <w:r w:rsidR="00A203D9" w:rsidRPr="0031623F" w:rsidDel="00341C65">
          <w:rPr>
            <w:rFonts w:ascii="Times New Roman" w:hAnsi="Times New Roman" w:cs="Times New Roman"/>
            <w:color w:val="000000"/>
            <w:sz w:val="20"/>
            <w:szCs w:val="20"/>
            <w:shd w:val="clear" w:color="auto" w:fill="FFFFFF"/>
            <w:lang w:val="en-US"/>
          </w:rPr>
          <w:delText xml:space="preserve"> [Lagunov 2025]</w:delText>
        </w:r>
        <w:r w:rsidR="00B83C85" w:rsidRPr="0031623F" w:rsidDel="00341C65">
          <w:rPr>
            <w:rFonts w:ascii="Times New Roman" w:hAnsi="Times New Roman" w:cs="Times New Roman"/>
            <w:color w:val="000000"/>
            <w:sz w:val="20"/>
            <w:szCs w:val="20"/>
            <w:shd w:val="clear" w:color="auto" w:fill="FFFFFF"/>
            <w:lang w:val="en-US"/>
          </w:rPr>
          <w:delText>.</w:delText>
        </w:r>
      </w:del>
    </w:p>
    <w:p w14:paraId="06306D47" w14:textId="77777777" w:rsidR="00B83C85" w:rsidDel="00D97404" w:rsidRDefault="00B83C85">
      <w:pPr>
        <w:rPr>
          <w:del w:id="796" w:author="Microsoft Office User" w:date="2026-05-05T19:07:00Z" w16du:dateUtc="2026-05-05T16:07:00Z"/>
          <w:rFonts w:ascii="Helvetica" w:hAnsi="Helvetica"/>
          <w:color w:val="000000"/>
          <w:sz w:val="22"/>
          <w:szCs w:val="22"/>
          <w:shd w:val="clear" w:color="auto" w:fill="FFFFFF"/>
          <w:lang w:val="en-US"/>
        </w:rPr>
      </w:pPr>
    </w:p>
    <w:p w14:paraId="2D63463A" w14:textId="397994C8" w:rsidR="004C59E9" w:rsidRDefault="00B83C85" w:rsidP="004C59E9">
      <w:pPr>
        <w:rPr>
          <w:rFonts w:ascii="Helvetica" w:hAnsi="Helvetica"/>
          <w:color w:val="000000"/>
          <w:sz w:val="22"/>
          <w:szCs w:val="22"/>
          <w:shd w:val="clear" w:color="auto" w:fill="FFFFFF"/>
        </w:rPr>
      </w:pPr>
      <w:del w:id="797" w:author="Microsoft Office User" w:date="2026-05-05T19:07:00Z" w16du:dateUtc="2026-05-05T16:07:00Z">
        <w:r w:rsidRPr="00B83C85" w:rsidDel="00D97404">
          <w:rPr>
            <w:rFonts w:ascii="Helvetica" w:hAnsi="Helvetica"/>
            <w:color w:val="000000"/>
            <w:sz w:val="22"/>
            <w:szCs w:val="22"/>
            <w:highlight w:val="yellow"/>
            <w:shd w:val="clear" w:color="auto" w:fill="FFFFFF"/>
            <w:lang w:val="en-US"/>
          </w:rPr>
          <w:delText>In the revised version, we also checked</w:delText>
        </w:r>
        <w:r w:rsidR="0021438F" w:rsidDel="00D97404">
          <w:rPr>
            <w:rFonts w:ascii="Helvetica" w:hAnsi="Helvetica"/>
            <w:color w:val="000000"/>
            <w:sz w:val="22"/>
            <w:szCs w:val="22"/>
            <w:highlight w:val="yellow"/>
            <w:shd w:val="clear" w:color="auto" w:fill="FFFFFF"/>
            <w:lang w:val="en-US"/>
          </w:rPr>
          <w:delText xml:space="preserve"> the effect of not classifying sequences</w:delText>
        </w:r>
        <w:r w:rsidRPr="00B83C85" w:rsidDel="00D97404">
          <w:rPr>
            <w:rFonts w:ascii="Helvetica" w:hAnsi="Helvetica"/>
            <w:color w:val="000000"/>
            <w:sz w:val="22"/>
            <w:szCs w:val="22"/>
            <w:highlight w:val="yellow"/>
            <w:shd w:val="clear" w:color="auto" w:fill="FFFFFF"/>
            <w:lang w:val="en-US"/>
          </w:rPr>
          <w:delText xml:space="preserve"> by simulation</w:delText>
        </w:r>
        <w:r w:rsidR="001D1973" w:rsidDel="00D97404">
          <w:rPr>
            <w:rFonts w:ascii="Helvetica" w:hAnsi="Helvetica"/>
            <w:color w:val="000000"/>
            <w:sz w:val="22"/>
            <w:szCs w:val="22"/>
            <w:highlight w:val="yellow"/>
            <w:shd w:val="clear" w:color="auto" w:fill="FFFFFF"/>
            <w:lang w:val="en-US"/>
          </w:rPr>
          <w:delText xml:space="preserve"> and found it modest</w:delText>
        </w:r>
        <w:r w:rsidRPr="00B83C85" w:rsidDel="00D97404">
          <w:rPr>
            <w:rFonts w:ascii="Helvetica" w:hAnsi="Helvetica"/>
            <w:color w:val="000000"/>
            <w:sz w:val="22"/>
            <w:szCs w:val="22"/>
            <w:highlight w:val="yellow"/>
            <w:shd w:val="clear" w:color="auto" w:fill="FFFFFF"/>
            <w:lang w:val="en-US"/>
          </w:rPr>
          <w:delText>.</w:delText>
        </w:r>
      </w:del>
      <w:r w:rsidR="00133529" w:rsidRPr="003552A3">
        <w:rPr>
          <w:rFonts w:ascii="Helvetica" w:hAnsi="Helvetica"/>
          <w:color w:val="000000"/>
          <w:sz w:val="22"/>
          <w:szCs w:val="22"/>
        </w:rPr>
        <w:br/>
      </w:r>
      <w:r w:rsidR="00133529" w:rsidRPr="003552A3">
        <w:rPr>
          <w:rFonts w:ascii="Helvetica" w:hAnsi="Helvetica"/>
          <w:color w:val="000000"/>
          <w:sz w:val="22"/>
          <w:szCs w:val="22"/>
        </w:rPr>
        <w:br/>
      </w:r>
      <w:r w:rsidR="00133529" w:rsidRPr="003552A3">
        <w:rPr>
          <w:rFonts w:ascii="Helvetica" w:hAnsi="Helvetica"/>
          <w:color w:val="000000"/>
          <w:sz w:val="22"/>
          <w:szCs w:val="22"/>
          <w:shd w:val="clear" w:color="auto" w:fill="FFFFFF"/>
        </w:rPr>
        <w:t xml:space="preserve">3. The authors aim to identify the *signatures* of epistasis, but epistasis is always defined with respect to a phenotype (e.g., fitness, the binding affinity to sialic acid receptors in a particular context). It is not clear, in the data analysis, what kind of epistatic interactions are being detected. </w:t>
      </w:r>
      <w:r w:rsidR="004C59E9" w:rsidRPr="003552A3">
        <w:rPr>
          <w:rFonts w:ascii="Helvetica" w:hAnsi="Helvetica"/>
          <w:color w:val="000000"/>
          <w:sz w:val="22"/>
          <w:szCs w:val="22"/>
          <w:shd w:val="clear" w:color="auto" w:fill="FFFFFF"/>
        </w:rPr>
        <w:t xml:space="preserve">To the best of my knowledge, it is a kind of time-averaged epistasis in within- and between-host fitness. </w:t>
      </w:r>
    </w:p>
    <w:p w14:paraId="3172665F" w14:textId="77777777" w:rsidR="00B83C85" w:rsidRDefault="00B83C85">
      <w:pPr>
        <w:rPr>
          <w:rFonts w:ascii="Helvetica" w:hAnsi="Helvetica"/>
          <w:color w:val="000000"/>
          <w:sz w:val="22"/>
          <w:szCs w:val="22"/>
          <w:shd w:val="clear" w:color="auto" w:fill="FFFFFF"/>
        </w:rPr>
      </w:pPr>
    </w:p>
    <w:p w14:paraId="70539842" w14:textId="0729B0BE" w:rsidR="00B83C85" w:rsidRDefault="0021438F">
      <w:pPr>
        <w:rPr>
          <w:rFonts w:ascii="Helvetica" w:hAnsi="Helvetica"/>
          <w:color w:val="000000"/>
          <w:sz w:val="22"/>
          <w:szCs w:val="22"/>
          <w:shd w:val="clear" w:color="auto" w:fill="FFFFFF"/>
          <w:lang w:val="en-US"/>
        </w:rPr>
      </w:pPr>
      <w:r>
        <w:rPr>
          <w:rFonts w:ascii="Helvetica" w:hAnsi="Helvetica"/>
          <w:color w:val="000000"/>
          <w:sz w:val="22"/>
          <w:szCs w:val="22"/>
          <w:shd w:val="clear" w:color="auto" w:fill="FFFFFF"/>
          <w:lang w:val="en-US"/>
        </w:rPr>
        <w:t>A</w:t>
      </w:r>
      <w:r w:rsidR="004C59E9">
        <w:rPr>
          <w:rFonts w:ascii="Helvetica" w:hAnsi="Helvetica"/>
          <w:color w:val="000000"/>
          <w:sz w:val="22"/>
          <w:szCs w:val="22"/>
          <w:shd w:val="clear" w:color="auto" w:fill="FFFFFF"/>
          <w:lang w:val="en-US"/>
        </w:rPr>
        <w:t>dded in Intro</w:t>
      </w:r>
      <w:ins w:id="798" w:author="ivan4995@gmail.com" w:date="2026-05-05T17:28:00Z">
        <w:r w:rsidR="00341C65">
          <w:rPr>
            <w:rFonts w:ascii="Helvetica" w:hAnsi="Helvetica"/>
            <w:color w:val="000000"/>
            <w:sz w:val="22"/>
            <w:szCs w:val="22"/>
            <w:shd w:val="clear" w:color="auto" w:fill="FFFFFF"/>
            <w:lang w:val="en-US"/>
          </w:rPr>
          <w:t xml:space="preserve"> </w:t>
        </w:r>
      </w:ins>
      <w:ins w:id="799" w:author="Microsoft Office User" w:date="2026-05-05T19:53:00Z" w16du:dateUtc="2026-05-05T16:53:00Z">
        <w:r w:rsidR="005C3376">
          <w:rPr>
            <w:rFonts w:ascii="Helvetica" w:hAnsi="Helvetica"/>
            <w:color w:val="000000"/>
            <w:sz w:val="22"/>
            <w:szCs w:val="22"/>
            <w:shd w:val="clear" w:color="auto" w:fill="FFFFFF"/>
            <w:lang w:val="en-US"/>
          </w:rPr>
          <w:t>(L</w:t>
        </w:r>
      </w:ins>
      <w:ins w:id="800" w:author="ivan4995@gmail.com" w:date="2026-05-05T17:28:00Z">
        <w:del w:id="801" w:author="Microsoft Office User" w:date="2026-05-05T19:53:00Z" w16du:dateUtc="2026-05-05T16:53:00Z">
          <w:r w:rsidR="00341C65" w:rsidDel="005C3376">
            <w:rPr>
              <w:rFonts w:ascii="Helvetica" w:hAnsi="Helvetica"/>
              <w:color w:val="000000"/>
              <w:sz w:val="22"/>
              <w:szCs w:val="22"/>
              <w:shd w:val="clear" w:color="auto" w:fill="FFFFFF"/>
              <w:lang w:val="en-US"/>
            </w:rPr>
            <w:delText>l</w:delText>
          </w:r>
        </w:del>
        <w:r w:rsidR="00341C65">
          <w:rPr>
            <w:rFonts w:ascii="Helvetica" w:hAnsi="Helvetica"/>
            <w:color w:val="000000"/>
            <w:sz w:val="22"/>
            <w:szCs w:val="22"/>
            <w:shd w:val="clear" w:color="auto" w:fill="FFFFFF"/>
            <w:lang w:val="en-US"/>
          </w:rPr>
          <w:t>ines</w:t>
        </w:r>
      </w:ins>
      <w:ins w:id="802" w:author="Microsoft Office User" w:date="2026-05-05T19:53:00Z" w16du:dateUtc="2026-05-05T16:53:00Z">
        <w:r w:rsidR="005C3376">
          <w:rPr>
            <w:rFonts w:ascii="Helvetica" w:hAnsi="Helvetica"/>
            <w:color w:val="000000"/>
            <w:sz w:val="22"/>
            <w:szCs w:val="22"/>
            <w:shd w:val="clear" w:color="auto" w:fill="FFFFFF"/>
            <w:lang w:val="en-US"/>
          </w:rPr>
          <w:t xml:space="preserve"> </w:t>
        </w:r>
      </w:ins>
      <w:ins w:id="803" w:author="ivan4995@gmail.com" w:date="2026-05-05T17:28:00Z">
        <w:del w:id="804" w:author="Microsoft Office User" w:date="2026-05-05T19:53:00Z" w16du:dateUtc="2026-05-05T16:53:00Z">
          <w:r w:rsidR="00341C65" w:rsidDel="005C3376">
            <w:rPr>
              <w:rFonts w:ascii="Helvetica" w:hAnsi="Helvetica"/>
              <w:color w:val="000000"/>
              <w:sz w:val="22"/>
              <w:szCs w:val="22"/>
              <w:shd w:val="clear" w:color="auto" w:fill="FFFFFF"/>
              <w:lang w:val="en-US"/>
            </w:rPr>
            <w:delText>(</w:delText>
          </w:r>
        </w:del>
        <w:r w:rsidR="00341C65">
          <w:rPr>
            <w:rFonts w:ascii="Helvetica" w:hAnsi="Helvetica"/>
            <w:color w:val="000000"/>
            <w:sz w:val="22"/>
            <w:szCs w:val="22"/>
            <w:shd w:val="clear" w:color="auto" w:fill="FFFFFF"/>
            <w:lang w:val="en-US"/>
          </w:rPr>
          <w:t>55-56)</w:t>
        </w:r>
      </w:ins>
      <w:r w:rsidR="004C59E9">
        <w:rPr>
          <w:rFonts w:ascii="Helvetica" w:hAnsi="Helvetica"/>
          <w:color w:val="000000"/>
          <w:sz w:val="22"/>
          <w:szCs w:val="22"/>
          <w:shd w:val="clear" w:color="auto" w:fill="FFFFFF"/>
          <w:lang w:val="en-US"/>
        </w:rPr>
        <w:t>:</w:t>
      </w:r>
    </w:p>
    <w:p w14:paraId="55C2EC15" w14:textId="31E7C1C4" w:rsidR="004C59E9" w:rsidRDefault="004C59E9">
      <w:pPr>
        <w:rPr>
          <w:rFonts w:ascii="Helvetica" w:hAnsi="Helvetica"/>
          <w:color w:val="000000"/>
          <w:sz w:val="22"/>
          <w:szCs w:val="22"/>
          <w:shd w:val="clear" w:color="auto" w:fill="FFFFFF"/>
          <w:lang w:val="en-US"/>
        </w:rPr>
      </w:pPr>
    </w:p>
    <w:p w14:paraId="2ECFA5DE" w14:textId="57DFDD05" w:rsidR="004C59E9" w:rsidDel="00341C65" w:rsidRDefault="00341C65">
      <w:pPr>
        <w:rPr>
          <w:del w:id="805" w:author="ivan4995@gmail.com" w:date="2026-05-05T17:28:00Z"/>
          <w:rFonts w:ascii="Times New Roman" w:eastAsia="Times New Roman" w:hAnsi="Times New Roman" w:cs="Times New Roman"/>
          <w:sz w:val="20"/>
          <w:szCs w:val="20"/>
          <w:lang w:val="en-US"/>
        </w:rPr>
      </w:pPr>
      <w:ins w:id="806" w:author="ivan4995@gmail.com" w:date="2026-05-05T17:28:00Z">
        <w:r>
          <w:rPr>
            <w:rFonts w:ascii="Times New Roman" w:eastAsia="Times New Roman" w:hAnsi="Times New Roman" w:cs="Times New Roman"/>
            <w:sz w:val="20"/>
            <w:szCs w:val="20"/>
            <w:lang w:val="en-US"/>
          </w:rPr>
          <w:t>…</w:t>
        </w:r>
        <w:r w:rsidRPr="00341C65">
          <w:rPr>
            <w:rFonts w:ascii="Times New Roman" w:eastAsia="Times New Roman" w:hAnsi="Times New Roman" w:cs="Times New Roman"/>
            <w:sz w:val="20"/>
            <w:szCs w:val="20"/>
            <w:lang w:val="en-US"/>
            <w:rPrChange w:id="807" w:author="ivan4995@gmail.com" w:date="2026-05-05T17:28:00Z">
              <w:rPr>
                <w:rFonts w:ascii="Times New Roman" w:eastAsia="Times New Roman" w:hAnsi="Times New Roman" w:cs="Times New Roman"/>
                <w:lang w:val="en-US"/>
              </w:rPr>
            </w:rPrChange>
          </w:rPr>
          <w:t xml:space="preserve">where </w:t>
        </w:r>
        <w:r w:rsidRPr="00341C65">
          <w:rPr>
            <w:rFonts w:ascii="Times New Roman" w:eastAsia="Times New Roman" w:hAnsi="Times New Roman" w:cs="Times New Roman"/>
            <w:sz w:val="20"/>
            <w:szCs w:val="20"/>
            <w:rPrChange w:id="808" w:author="ivan4995@gmail.com" w:date="2026-05-05T17:28:00Z">
              <w:rPr>
                <w:rFonts w:ascii="Times New Roman" w:eastAsia="Times New Roman" w:hAnsi="Times New Roman" w:cs="Times New Roman"/>
              </w:rPr>
            </w:rPrChange>
          </w:rPr>
          <w:t>epistasis is defined with respect to fitness, i.e. the reproduction number at the within-host or between-host levels</w:t>
        </w:r>
        <w:r w:rsidRPr="00341C65" w:rsidDel="00341C65">
          <w:rPr>
            <w:rFonts w:ascii="Times New Roman" w:eastAsia="Times New Roman" w:hAnsi="Times New Roman" w:cs="Times New Roman"/>
            <w:sz w:val="20"/>
            <w:szCs w:val="20"/>
            <w:lang w:val="en-US"/>
          </w:rPr>
          <w:t xml:space="preserve"> </w:t>
        </w:r>
        <w:r>
          <w:rPr>
            <w:rFonts w:ascii="Times New Roman" w:eastAsia="Times New Roman" w:hAnsi="Times New Roman" w:cs="Times New Roman"/>
            <w:sz w:val="20"/>
            <w:szCs w:val="20"/>
            <w:lang w:val="en-US"/>
          </w:rPr>
          <w:t>.</w:t>
        </w:r>
      </w:ins>
      <w:del w:id="809" w:author="ivan4995@gmail.com" w:date="2026-05-05T17:28:00Z">
        <w:r w:rsidR="00B1556F" w:rsidRPr="00341C65" w:rsidDel="00341C65">
          <w:rPr>
            <w:rFonts w:ascii="Times New Roman" w:eastAsia="Times New Roman" w:hAnsi="Times New Roman" w:cs="Times New Roman"/>
            <w:sz w:val="20"/>
            <w:szCs w:val="20"/>
            <w:lang w:val="en-US"/>
          </w:rPr>
          <w:delText>Below</w:delText>
        </w:r>
        <w:r w:rsidR="004C59E9" w:rsidRPr="00341C65" w:rsidDel="00341C65">
          <w:rPr>
            <w:rFonts w:ascii="Times New Roman" w:eastAsia="Times New Roman" w:hAnsi="Times New Roman" w:cs="Times New Roman"/>
            <w:sz w:val="20"/>
            <w:szCs w:val="20"/>
          </w:rPr>
          <w:delText xml:space="preserve"> epistasis is defined for fitness, i.e. reproduction number at the within-host or between host level.</w:delText>
        </w:r>
      </w:del>
    </w:p>
    <w:p w14:paraId="37F39A0C" w14:textId="77777777" w:rsidR="00341C65" w:rsidRPr="00341C65" w:rsidRDefault="00341C65">
      <w:pPr>
        <w:rPr>
          <w:ins w:id="810" w:author="ivan4995@gmail.com" w:date="2026-05-05T17:28:00Z"/>
          <w:rFonts w:ascii="Times New Roman" w:eastAsia="Times New Roman" w:hAnsi="Times New Roman" w:cs="Times New Roman"/>
          <w:sz w:val="20"/>
          <w:szCs w:val="20"/>
        </w:rPr>
      </w:pPr>
    </w:p>
    <w:p w14:paraId="329601C1" w14:textId="77777777" w:rsidR="004C59E9" w:rsidRDefault="004C59E9">
      <w:pPr>
        <w:rPr>
          <w:rFonts w:ascii="Helvetica" w:hAnsi="Helvetica"/>
          <w:color w:val="000000"/>
          <w:sz w:val="22"/>
          <w:szCs w:val="22"/>
          <w:shd w:val="clear" w:color="auto" w:fill="FFFFFF"/>
        </w:rPr>
      </w:pPr>
    </w:p>
    <w:p w14:paraId="5FF4FBB1" w14:textId="17CDE809" w:rsidR="004C59E9" w:rsidRPr="004C59E9" w:rsidRDefault="00133529">
      <w:pPr>
        <w:rPr>
          <w:rStyle w:val="apple-converted-space"/>
          <w:rFonts w:ascii="Helvetica" w:hAnsi="Helvetica"/>
          <w:b/>
          <w:color w:val="000000"/>
          <w:sz w:val="22"/>
          <w:szCs w:val="22"/>
          <w:shd w:val="clear" w:color="auto" w:fill="FFFFFF"/>
        </w:rPr>
      </w:pPr>
      <w:r w:rsidRPr="004C59E9">
        <w:rPr>
          <w:rFonts w:ascii="Helvetica" w:hAnsi="Helvetica"/>
          <w:b/>
          <w:color w:val="000000"/>
          <w:sz w:val="22"/>
          <w:szCs w:val="22"/>
          <w:shd w:val="clear" w:color="auto" w:fill="FFFFFF"/>
        </w:rPr>
        <w:t xml:space="preserve">There may also be some sex-, host-, and space-averaging going on in the background, too, depending on the exact application and the tuning of </w:t>
      </w:r>
      <w:r w:rsidRPr="004C59E9">
        <w:rPr>
          <w:rFonts w:ascii="Helvetica" w:hAnsi="Helvetica"/>
          <w:b/>
          <w:color w:val="000000"/>
          <w:sz w:val="22"/>
          <w:szCs w:val="22"/>
          <w:shd w:val="clear" w:color="auto" w:fill="FFFFFF"/>
        </w:rPr>
        <w:lastRenderedPageBreak/>
        <w:t>hyperparameters. It is difficult to say, which in turn makes interpreting the data and making comparisons challenging.</w:t>
      </w:r>
      <w:r w:rsidRPr="004C59E9">
        <w:rPr>
          <w:rStyle w:val="apple-converted-space"/>
          <w:rFonts w:ascii="Helvetica" w:hAnsi="Helvetica"/>
          <w:b/>
          <w:color w:val="000000"/>
          <w:sz w:val="22"/>
          <w:szCs w:val="22"/>
          <w:shd w:val="clear" w:color="auto" w:fill="FFFFFF"/>
        </w:rPr>
        <w:t> </w:t>
      </w:r>
    </w:p>
    <w:p w14:paraId="38043E2B" w14:textId="77777777" w:rsidR="004C59E9" w:rsidRDefault="004C59E9">
      <w:pPr>
        <w:rPr>
          <w:rStyle w:val="apple-converted-space"/>
          <w:rFonts w:ascii="Helvetica" w:hAnsi="Helvetica"/>
          <w:color w:val="000000"/>
          <w:sz w:val="22"/>
          <w:szCs w:val="22"/>
          <w:shd w:val="clear" w:color="auto" w:fill="FFFFFF"/>
          <w:lang w:val="en-US"/>
        </w:rPr>
      </w:pPr>
    </w:p>
    <w:p w14:paraId="027128E4" w14:textId="62DC8C91" w:rsidR="00C53AA4" w:rsidRDefault="004C59E9">
      <w:pPr>
        <w:rPr>
          <w:rStyle w:val="apple-converted-space"/>
          <w:rFonts w:ascii="Helvetica" w:hAnsi="Helvetica"/>
          <w:color w:val="000000"/>
          <w:sz w:val="22"/>
          <w:szCs w:val="22"/>
          <w:shd w:val="clear" w:color="auto" w:fill="FFFFFF"/>
          <w:lang w:val="en-US"/>
        </w:rPr>
      </w:pPr>
      <w:r>
        <w:rPr>
          <w:rStyle w:val="apple-converted-space"/>
          <w:rFonts w:ascii="Helvetica" w:hAnsi="Helvetica"/>
          <w:color w:val="000000"/>
          <w:sz w:val="22"/>
          <w:szCs w:val="22"/>
          <w:shd w:val="clear" w:color="auto" w:fill="FFFFFF"/>
          <w:lang w:val="en-US"/>
        </w:rPr>
        <w:t xml:space="preserve">Added in </w:t>
      </w:r>
      <w:r w:rsidR="00B1556F">
        <w:rPr>
          <w:rStyle w:val="apple-converted-space"/>
          <w:rFonts w:ascii="Helvetica" w:hAnsi="Helvetica"/>
          <w:color w:val="000000"/>
          <w:sz w:val="22"/>
          <w:szCs w:val="22"/>
          <w:shd w:val="clear" w:color="auto" w:fill="FFFFFF"/>
          <w:lang w:val="en-US"/>
        </w:rPr>
        <w:t>Methods/Assumptions (Line</w:t>
      </w:r>
      <w:ins w:id="811" w:author="ivan4995@gmail.com" w:date="2026-05-05T17:29:00Z">
        <w:r w:rsidR="00D70979">
          <w:rPr>
            <w:rStyle w:val="apple-converted-space"/>
            <w:rFonts w:ascii="Helvetica" w:hAnsi="Helvetica"/>
            <w:color w:val="000000"/>
            <w:sz w:val="22"/>
            <w:szCs w:val="22"/>
            <w:shd w:val="clear" w:color="auto" w:fill="FFFFFF"/>
            <w:lang w:val="en-US"/>
          </w:rPr>
          <w:t xml:space="preserve"> 417</w:t>
        </w:r>
      </w:ins>
      <w:del w:id="812" w:author="ivan4995@gmail.com" w:date="2026-05-05T17:29:00Z">
        <w:r w:rsidR="00B1556F" w:rsidDel="00D70979">
          <w:rPr>
            <w:rStyle w:val="apple-converted-space"/>
            <w:rFonts w:ascii="Helvetica" w:hAnsi="Helvetica"/>
            <w:color w:val="000000"/>
            <w:sz w:val="22"/>
            <w:szCs w:val="22"/>
            <w:shd w:val="clear" w:color="auto" w:fill="FFFFFF"/>
            <w:lang w:val="en-US"/>
          </w:rPr>
          <w:delText xml:space="preserve"> 393</w:delText>
        </w:r>
      </w:del>
      <w:r w:rsidR="00B1556F">
        <w:rPr>
          <w:rStyle w:val="apple-converted-space"/>
          <w:rFonts w:ascii="Helvetica" w:hAnsi="Helvetica"/>
          <w:color w:val="000000"/>
          <w:sz w:val="22"/>
          <w:szCs w:val="22"/>
          <w:shd w:val="clear" w:color="auto" w:fill="FFFFFF"/>
          <w:lang w:val="en-US"/>
        </w:rPr>
        <w:t>)</w:t>
      </w:r>
      <w:r>
        <w:rPr>
          <w:rStyle w:val="apple-converted-space"/>
          <w:rFonts w:ascii="Helvetica" w:hAnsi="Helvetica"/>
          <w:color w:val="000000"/>
          <w:sz w:val="22"/>
          <w:szCs w:val="22"/>
          <w:shd w:val="clear" w:color="auto" w:fill="FFFFFF"/>
          <w:lang w:val="en-US"/>
        </w:rPr>
        <w:t>:</w:t>
      </w:r>
    </w:p>
    <w:p w14:paraId="3E5C7C88" w14:textId="77777777" w:rsidR="00C53AA4" w:rsidRDefault="00C53AA4">
      <w:pPr>
        <w:rPr>
          <w:rStyle w:val="apple-converted-space"/>
          <w:rFonts w:ascii="Helvetica" w:hAnsi="Helvetica"/>
          <w:color w:val="000000"/>
          <w:sz w:val="22"/>
          <w:szCs w:val="22"/>
          <w:shd w:val="clear" w:color="auto" w:fill="FFFFFF"/>
          <w:lang w:val="en-US"/>
        </w:rPr>
      </w:pPr>
    </w:p>
    <w:p w14:paraId="152BCF36" w14:textId="77777777" w:rsidR="00D70979" w:rsidRPr="00D70979" w:rsidRDefault="00D70979">
      <w:pPr>
        <w:pBdr>
          <w:top w:val="nil"/>
          <w:left w:val="nil"/>
          <w:bottom w:val="nil"/>
          <w:right w:val="nil"/>
          <w:between w:val="nil"/>
        </w:pBdr>
        <w:ind w:firstLine="709"/>
        <w:jc w:val="both"/>
        <w:rPr>
          <w:ins w:id="813" w:author="ivan4995@gmail.com" w:date="2026-05-05T17:30:00Z"/>
          <w:rFonts w:ascii="Times New Roman" w:eastAsia="Times New Roman" w:hAnsi="Times New Roman" w:cs="Times New Roman"/>
          <w:color w:val="000000"/>
          <w:sz w:val="20"/>
          <w:szCs w:val="20"/>
          <w:rPrChange w:id="814" w:author="ivan4995@gmail.com" w:date="2026-05-05T17:30:00Z">
            <w:rPr>
              <w:ins w:id="815" w:author="ivan4995@gmail.com" w:date="2026-05-05T17:30:00Z"/>
              <w:rFonts w:ascii="Times New Roman" w:eastAsia="Times New Roman" w:hAnsi="Times New Roman" w:cs="Times New Roman"/>
              <w:color w:val="000000"/>
            </w:rPr>
          </w:rPrChange>
        </w:rPr>
        <w:pPrChange w:id="816" w:author="ivan4995@gmail.com" w:date="2026-05-05T17:30:00Z">
          <w:pPr>
            <w:pBdr>
              <w:top w:val="nil"/>
              <w:left w:val="nil"/>
              <w:bottom w:val="nil"/>
              <w:right w:val="nil"/>
              <w:between w:val="nil"/>
            </w:pBdr>
            <w:spacing w:line="360" w:lineRule="auto"/>
            <w:ind w:firstLine="709"/>
            <w:jc w:val="both"/>
          </w:pPr>
        </w:pPrChange>
      </w:pPr>
      <w:ins w:id="817" w:author="ivan4995@gmail.com" w:date="2026-05-05T17:30:00Z">
        <w:r w:rsidRPr="00D70979">
          <w:rPr>
            <w:rFonts w:ascii="Times New Roman" w:eastAsia="Times New Roman" w:hAnsi="Times New Roman" w:cs="Times New Roman"/>
            <w:color w:val="000000"/>
            <w:sz w:val="20"/>
            <w:szCs w:val="20"/>
            <w:lang w:val="en-US"/>
            <w:rPrChange w:id="818" w:author="ivan4995@gmail.com" w:date="2026-05-05T17:30:00Z">
              <w:rPr>
                <w:rFonts w:ascii="Times New Roman" w:eastAsia="Times New Roman" w:hAnsi="Times New Roman" w:cs="Times New Roman"/>
                <w:color w:val="000000"/>
                <w:lang w:val="en-US"/>
              </w:rPr>
            </w:rPrChange>
          </w:rPr>
          <w:t xml:space="preserve">Also, here we consider the population level evolution only, because SARS–CoV-2 is acute and represented by a single variant in 99,5% patients, similar to influenza. In principle, the 0.5% chronic patients could seed new variants, in which case inter-scale evolutionary conflicts are possible </w:t>
        </w:r>
        <w:r w:rsidRPr="00D70979">
          <w:rPr>
            <w:rFonts w:ascii="Times New Roman" w:eastAsia="Times New Roman" w:hAnsi="Times New Roman" w:cs="Times New Roman"/>
            <w:color w:val="000000"/>
            <w:sz w:val="20"/>
            <w:szCs w:val="20"/>
            <w:lang w:val="en-US"/>
            <w:rPrChange w:id="819" w:author="ivan4995@gmail.com" w:date="2026-05-05T17:30:00Z">
              <w:rPr>
                <w:rFonts w:ascii="Times New Roman" w:eastAsia="Times New Roman" w:hAnsi="Times New Roman" w:cs="Times New Roman"/>
                <w:color w:val="000000"/>
                <w:lang w:val="en-US"/>
              </w:rPr>
            </w:rPrChange>
          </w:rPr>
          <w:fldChar w:fldCharType="begin">
            <w:fldData xml:space="preserve">PEVuZE5vdGU+PENpdGU+PEF1dGhvcj5SYXN0PC9BdXRob3I+PFllYXI+MjAxNjwvWWVhcj48UmVj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=
</w:fldData>
          </w:fldChar>
        </w:r>
        <w:r w:rsidRPr="00D70979">
          <w:rPr>
            <w:rFonts w:ascii="Times New Roman" w:eastAsia="Times New Roman" w:hAnsi="Times New Roman" w:cs="Times New Roman"/>
            <w:color w:val="000000"/>
            <w:sz w:val="20"/>
            <w:szCs w:val="20"/>
            <w:lang w:val="en-US"/>
            <w:rPrChange w:id="820" w:author="ivan4995@gmail.com" w:date="2026-05-05T17:30:00Z">
              <w:rPr>
                <w:rFonts w:ascii="Times New Roman" w:eastAsia="Times New Roman" w:hAnsi="Times New Roman" w:cs="Times New Roman"/>
                <w:color w:val="000000"/>
                <w:lang w:val="en-US"/>
              </w:rPr>
            </w:rPrChange>
          </w:rPr>
          <w:instrText xml:space="preserve"> ADDIN EN.CITE </w:instrText>
        </w:r>
        <w:r w:rsidRPr="00D70979">
          <w:rPr>
            <w:rFonts w:ascii="Times New Roman" w:eastAsia="Times New Roman" w:hAnsi="Times New Roman" w:cs="Times New Roman"/>
            <w:color w:val="000000"/>
            <w:sz w:val="20"/>
            <w:szCs w:val="20"/>
            <w:lang w:val="en-US"/>
            <w:rPrChange w:id="821" w:author="ivan4995@gmail.com" w:date="2026-05-05T17:30:00Z">
              <w:rPr>
                <w:rFonts w:ascii="Times New Roman" w:eastAsia="Times New Roman" w:hAnsi="Times New Roman" w:cs="Times New Roman"/>
                <w:color w:val="000000"/>
                <w:lang w:val="en-US"/>
              </w:rPr>
            </w:rPrChange>
          </w:rPr>
          <w:fldChar w:fldCharType="begin">
            <w:fldData xml:space="preserve">PEVuZE5vdGU+PENpdGU+PEF1dGhvcj5SYXN0PC9BdXRob3I+PFllYXI+MjAxNjwvWWVhcj48UmVj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=
</w:fldData>
          </w:fldChar>
        </w:r>
        <w:r w:rsidRPr="00D70979">
          <w:rPr>
            <w:rFonts w:ascii="Times New Roman" w:eastAsia="Times New Roman" w:hAnsi="Times New Roman" w:cs="Times New Roman"/>
            <w:color w:val="000000"/>
            <w:sz w:val="20"/>
            <w:szCs w:val="20"/>
            <w:lang w:val="en-US"/>
            <w:rPrChange w:id="822" w:author="ivan4995@gmail.com" w:date="2026-05-05T17:30:00Z">
              <w:rPr>
                <w:rFonts w:ascii="Times New Roman" w:eastAsia="Times New Roman" w:hAnsi="Times New Roman" w:cs="Times New Roman"/>
                <w:color w:val="000000"/>
                <w:lang w:val="en-US"/>
              </w:rPr>
            </w:rPrChange>
          </w:rPr>
          <w:instrText xml:space="preserve"> ADDIN EN.CITE.DATA </w:instrText>
        </w:r>
        <w:r w:rsidRPr="0073356B">
          <w:rPr>
            <w:rFonts w:ascii="Times New Roman" w:eastAsia="Times New Roman" w:hAnsi="Times New Roman" w:cs="Times New Roman"/>
            <w:color w:val="000000"/>
            <w:sz w:val="20"/>
            <w:szCs w:val="20"/>
            <w:lang w:val="en-US"/>
          </w:rPr>
        </w:r>
        <w:r w:rsidRPr="00D70979">
          <w:rPr>
            <w:rFonts w:ascii="Times New Roman" w:eastAsia="Times New Roman" w:hAnsi="Times New Roman" w:cs="Times New Roman"/>
            <w:color w:val="000000"/>
            <w:sz w:val="20"/>
            <w:szCs w:val="20"/>
            <w:lang w:val="en-US"/>
            <w:rPrChange w:id="823" w:author="ivan4995@gmail.com" w:date="2026-05-05T17:30:00Z">
              <w:rPr>
                <w:rFonts w:ascii="Times New Roman" w:eastAsia="Times New Roman" w:hAnsi="Times New Roman" w:cs="Times New Roman"/>
                <w:color w:val="000000"/>
                <w:lang w:val="en-US"/>
              </w:rPr>
            </w:rPrChange>
          </w:rPr>
          <w:fldChar w:fldCharType="end"/>
        </w:r>
        <w:r w:rsidRPr="0073356B">
          <w:rPr>
            <w:rFonts w:ascii="Times New Roman" w:eastAsia="Times New Roman" w:hAnsi="Times New Roman" w:cs="Times New Roman"/>
            <w:color w:val="000000"/>
            <w:sz w:val="20"/>
            <w:szCs w:val="20"/>
            <w:lang w:val="en-US"/>
          </w:rPr>
        </w:r>
        <w:r w:rsidRPr="00D70979">
          <w:rPr>
            <w:rFonts w:ascii="Times New Roman" w:eastAsia="Times New Roman" w:hAnsi="Times New Roman" w:cs="Times New Roman"/>
            <w:color w:val="000000"/>
            <w:sz w:val="20"/>
            <w:szCs w:val="20"/>
            <w:lang w:val="en-US"/>
            <w:rPrChange w:id="824" w:author="ivan4995@gmail.com" w:date="2026-05-05T17:30:00Z">
              <w:rPr>
                <w:rFonts w:ascii="Times New Roman" w:eastAsia="Times New Roman" w:hAnsi="Times New Roman" w:cs="Times New Roman"/>
                <w:color w:val="000000"/>
                <w:lang w:val="en-US"/>
              </w:rPr>
            </w:rPrChange>
          </w:rPr>
          <w:fldChar w:fldCharType="separate"/>
        </w:r>
        <w:r w:rsidRPr="00D70979">
          <w:rPr>
            <w:rFonts w:ascii="Times New Roman" w:eastAsia="Times New Roman" w:hAnsi="Times New Roman" w:cs="Times New Roman"/>
            <w:noProof/>
            <w:color w:val="000000"/>
            <w:sz w:val="20"/>
            <w:szCs w:val="20"/>
            <w:lang w:val="en-US"/>
            <w:rPrChange w:id="825" w:author="ivan4995@gmail.com" w:date="2026-05-05T17:30:00Z">
              <w:rPr>
                <w:rFonts w:ascii="Times New Roman" w:eastAsia="Times New Roman" w:hAnsi="Times New Roman" w:cs="Times New Roman"/>
                <w:noProof/>
                <w:color w:val="000000"/>
                <w:lang w:val="en-US"/>
              </w:rPr>
            </w:rPrChange>
          </w:rPr>
          <w:t>[74]</w:t>
        </w:r>
        <w:r w:rsidRPr="00D70979">
          <w:rPr>
            <w:rFonts w:ascii="Times New Roman" w:eastAsia="Times New Roman" w:hAnsi="Times New Roman" w:cs="Times New Roman"/>
            <w:color w:val="000000"/>
            <w:sz w:val="20"/>
            <w:szCs w:val="20"/>
            <w:lang w:val="en-US"/>
            <w:rPrChange w:id="826" w:author="ivan4995@gmail.com" w:date="2026-05-05T17:30:00Z">
              <w:rPr>
                <w:rFonts w:ascii="Times New Roman" w:eastAsia="Times New Roman" w:hAnsi="Times New Roman" w:cs="Times New Roman"/>
                <w:color w:val="000000"/>
                <w:lang w:val="en-US"/>
              </w:rPr>
            </w:rPrChange>
          </w:rPr>
          <w:fldChar w:fldCharType="end"/>
        </w:r>
        <w:r w:rsidRPr="00D70979">
          <w:rPr>
            <w:rFonts w:ascii="Times New Roman" w:eastAsia="Times New Roman" w:hAnsi="Times New Roman" w:cs="Times New Roman"/>
            <w:color w:val="000000"/>
            <w:sz w:val="20"/>
            <w:szCs w:val="20"/>
            <w:lang w:val="en-US"/>
            <w:rPrChange w:id="827" w:author="ivan4995@gmail.com" w:date="2026-05-05T17:30:00Z">
              <w:rPr>
                <w:rFonts w:ascii="Times New Roman" w:eastAsia="Times New Roman" w:hAnsi="Times New Roman" w:cs="Times New Roman"/>
                <w:color w:val="000000"/>
                <w:lang w:val="en-US"/>
              </w:rPr>
            </w:rPrChange>
          </w:rPr>
          <w:t>.</w:t>
        </w:r>
      </w:ins>
    </w:p>
    <w:p w14:paraId="042C27F6" w14:textId="4DC6F4A2" w:rsidR="00C53AA4" w:rsidRDefault="004C59E9">
      <w:pPr>
        <w:rPr>
          <w:rStyle w:val="apple-converted-space"/>
          <w:rFonts w:ascii="Helvetica" w:hAnsi="Helvetica"/>
          <w:color w:val="000000"/>
          <w:sz w:val="22"/>
          <w:szCs w:val="22"/>
          <w:shd w:val="clear" w:color="auto" w:fill="FFFFFF"/>
        </w:rPr>
      </w:pPr>
      <w:del w:id="828" w:author="ivan4995@gmail.com" w:date="2026-05-05T17:30:00Z">
        <w:r w:rsidRPr="0031623F" w:rsidDel="00D70979">
          <w:rPr>
            <w:rStyle w:val="apple-converted-space"/>
            <w:rFonts w:ascii="Times New Roman" w:hAnsi="Times New Roman" w:cs="Times New Roman"/>
            <w:color w:val="000000"/>
            <w:sz w:val="20"/>
            <w:szCs w:val="20"/>
            <w:shd w:val="clear" w:color="auto" w:fill="FFFFFF"/>
            <w:lang w:val="en-US"/>
          </w:rPr>
          <w:delText>Here we consider the population level evolution only, because SAR</w:delText>
        </w:r>
        <w:r w:rsidR="00C53AA4" w:rsidRPr="0031623F" w:rsidDel="00D70979">
          <w:rPr>
            <w:rStyle w:val="apple-converted-space"/>
            <w:rFonts w:ascii="Times New Roman" w:hAnsi="Times New Roman" w:cs="Times New Roman"/>
            <w:color w:val="000000"/>
            <w:sz w:val="20"/>
            <w:szCs w:val="20"/>
            <w:shd w:val="clear" w:color="auto" w:fill="FFFFFF"/>
            <w:lang w:val="en-US"/>
          </w:rPr>
          <w:delText>S–</w:delText>
        </w:r>
        <w:r w:rsidRPr="0031623F" w:rsidDel="00D70979">
          <w:rPr>
            <w:rStyle w:val="apple-converted-space"/>
            <w:rFonts w:ascii="Times New Roman" w:hAnsi="Times New Roman" w:cs="Times New Roman"/>
            <w:color w:val="000000"/>
            <w:sz w:val="20"/>
            <w:szCs w:val="20"/>
            <w:shd w:val="clear" w:color="auto" w:fill="FFFFFF"/>
            <w:lang w:val="en-US"/>
          </w:rPr>
          <w:delText>CoV-2 is acute</w:delText>
        </w:r>
        <w:r w:rsidR="00C53AA4" w:rsidRPr="0031623F" w:rsidDel="00D70979">
          <w:rPr>
            <w:rStyle w:val="apple-converted-space"/>
            <w:rFonts w:ascii="Times New Roman" w:hAnsi="Times New Roman" w:cs="Times New Roman"/>
            <w:color w:val="000000"/>
            <w:sz w:val="20"/>
            <w:szCs w:val="20"/>
            <w:shd w:val="clear" w:color="auto" w:fill="FFFFFF"/>
            <w:lang w:val="en-US"/>
          </w:rPr>
          <w:delText xml:space="preserve"> and represented by a single variant</w:delText>
        </w:r>
        <w:r w:rsidRPr="0031623F" w:rsidDel="00D70979">
          <w:rPr>
            <w:rStyle w:val="apple-converted-space"/>
            <w:rFonts w:ascii="Times New Roman" w:hAnsi="Times New Roman" w:cs="Times New Roman"/>
            <w:color w:val="000000"/>
            <w:sz w:val="20"/>
            <w:szCs w:val="20"/>
            <w:shd w:val="clear" w:color="auto" w:fill="FFFFFF"/>
            <w:lang w:val="en-US"/>
          </w:rPr>
          <w:delText xml:space="preserve"> in 99,5% patients</w:delText>
        </w:r>
        <w:r w:rsidR="00C53AA4" w:rsidRPr="0031623F" w:rsidDel="00D70979">
          <w:rPr>
            <w:rStyle w:val="apple-converted-space"/>
            <w:rFonts w:ascii="Times New Roman" w:hAnsi="Times New Roman" w:cs="Times New Roman"/>
            <w:color w:val="000000"/>
            <w:sz w:val="20"/>
            <w:szCs w:val="20"/>
            <w:shd w:val="clear" w:color="auto" w:fill="FFFFFF"/>
            <w:lang w:val="en-US"/>
          </w:rPr>
          <w:delText>, similar to influenza</w:delText>
        </w:r>
        <w:r w:rsidRPr="0031623F" w:rsidDel="00D70979">
          <w:rPr>
            <w:rStyle w:val="apple-converted-space"/>
            <w:rFonts w:ascii="Times New Roman" w:hAnsi="Times New Roman" w:cs="Times New Roman"/>
            <w:color w:val="000000"/>
            <w:sz w:val="20"/>
            <w:szCs w:val="20"/>
            <w:shd w:val="clear" w:color="auto" w:fill="FFFFFF"/>
            <w:lang w:val="en-US"/>
          </w:rPr>
          <w:delText xml:space="preserve">. In principle, the 0.5% </w:delText>
        </w:r>
        <w:r w:rsidR="00C53AA4" w:rsidRPr="0031623F" w:rsidDel="00D70979">
          <w:rPr>
            <w:rStyle w:val="apple-converted-space"/>
            <w:rFonts w:ascii="Times New Roman" w:hAnsi="Times New Roman" w:cs="Times New Roman"/>
            <w:color w:val="000000"/>
            <w:sz w:val="20"/>
            <w:szCs w:val="20"/>
            <w:shd w:val="clear" w:color="auto" w:fill="FFFFFF"/>
            <w:lang w:val="en-US"/>
          </w:rPr>
          <w:delText>chronic patients could seed new variants, in which case</w:delText>
        </w:r>
        <w:r w:rsidRPr="0031623F" w:rsidDel="00D70979">
          <w:rPr>
            <w:rStyle w:val="apple-converted-space"/>
            <w:rFonts w:ascii="Times New Roman" w:hAnsi="Times New Roman" w:cs="Times New Roman"/>
            <w:color w:val="000000"/>
            <w:sz w:val="20"/>
            <w:szCs w:val="20"/>
            <w:shd w:val="clear" w:color="auto" w:fill="FFFFFF"/>
            <w:lang w:val="en-US"/>
          </w:rPr>
          <w:delText xml:space="preserve"> </w:delText>
        </w:r>
        <w:r w:rsidR="00C53AA4" w:rsidRPr="0031623F" w:rsidDel="00D70979">
          <w:rPr>
            <w:rStyle w:val="apple-converted-space"/>
            <w:rFonts w:ascii="Times New Roman" w:hAnsi="Times New Roman" w:cs="Times New Roman"/>
            <w:color w:val="000000"/>
            <w:sz w:val="20"/>
            <w:szCs w:val="20"/>
            <w:shd w:val="clear" w:color="auto" w:fill="FFFFFF"/>
            <w:lang w:val="en-US"/>
          </w:rPr>
          <w:delText>i</w:delText>
        </w:r>
        <w:r w:rsidRPr="0031623F" w:rsidDel="00D70979">
          <w:rPr>
            <w:rStyle w:val="apple-converted-space"/>
            <w:rFonts w:ascii="Times New Roman" w:hAnsi="Times New Roman" w:cs="Times New Roman"/>
            <w:color w:val="000000"/>
            <w:sz w:val="20"/>
            <w:szCs w:val="20"/>
            <w:shd w:val="clear" w:color="auto" w:fill="FFFFFF"/>
            <w:lang w:val="en-US"/>
          </w:rPr>
          <w:delText xml:space="preserve">nter-scale </w:delText>
        </w:r>
        <w:r w:rsidR="00C53AA4" w:rsidRPr="0031623F" w:rsidDel="00D70979">
          <w:rPr>
            <w:rStyle w:val="apple-converted-space"/>
            <w:rFonts w:ascii="Times New Roman" w:hAnsi="Times New Roman" w:cs="Times New Roman"/>
            <w:color w:val="000000"/>
            <w:sz w:val="20"/>
            <w:szCs w:val="20"/>
            <w:shd w:val="clear" w:color="auto" w:fill="FFFFFF"/>
            <w:lang w:val="en-US"/>
          </w:rPr>
          <w:delText>evolutionary are possible [Rouzine Viruses 2025]. For chronic infections, such as HIV in patients and between patients, they have been</w:delText>
        </w:r>
        <w:r w:rsidRPr="0031623F" w:rsidDel="00D70979">
          <w:rPr>
            <w:rStyle w:val="apple-converted-space"/>
            <w:rFonts w:ascii="Times New Roman" w:hAnsi="Times New Roman" w:cs="Times New Roman"/>
            <w:color w:val="000000"/>
            <w:sz w:val="20"/>
            <w:szCs w:val="20"/>
            <w:shd w:val="clear" w:color="auto" w:fill="FFFFFF"/>
            <w:lang w:val="en-US"/>
          </w:rPr>
          <w:delText xml:space="preserve"> studied </w:delText>
        </w:r>
        <w:r w:rsidR="00C53AA4" w:rsidRPr="0031623F" w:rsidDel="00D70979">
          <w:rPr>
            <w:rStyle w:val="apple-converted-space"/>
            <w:rFonts w:ascii="Times New Roman" w:hAnsi="Times New Roman" w:cs="Times New Roman"/>
            <w:color w:val="000000"/>
            <w:sz w:val="20"/>
            <w:szCs w:val="20"/>
            <w:shd w:val="clear" w:color="auto" w:fill="FFFFFF"/>
            <w:lang w:val="en-US"/>
          </w:rPr>
          <w:delText>[</w:delText>
        </w:r>
        <w:r w:rsidRPr="0031623F" w:rsidDel="00D70979">
          <w:rPr>
            <w:rStyle w:val="apple-converted-space"/>
            <w:rFonts w:ascii="Times New Roman" w:hAnsi="Times New Roman" w:cs="Times New Roman"/>
            <w:color w:val="000000"/>
            <w:sz w:val="20"/>
            <w:szCs w:val="20"/>
            <w:shd w:val="clear" w:color="auto" w:fill="FFFFFF"/>
            <w:lang w:val="en-US"/>
          </w:rPr>
          <w:delText>Rast et al  2014</w:delText>
        </w:r>
        <w:r w:rsidR="00C53AA4" w:rsidRPr="0031623F" w:rsidDel="00D70979">
          <w:rPr>
            <w:rStyle w:val="apple-converted-space"/>
            <w:rFonts w:ascii="Times New Roman" w:hAnsi="Times New Roman" w:cs="Times New Roman"/>
            <w:color w:val="000000"/>
            <w:sz w:val="20"/>
            <w:szCs w:val="20"/>
            <w:shd w:val="clear" w:color="auto" w:fill="FFFFFF"/>
            <w:lang w:val="en-US"/>
          </w:rPr>
          <w:delText>]</w:delText>
        </w:r>
        <w:r w:rsidRPr="0031623F" w:rsidDel="00D70979">
          <w:rPr>
            <w:rStyle w:val="apple-converted-space"/>
            <w:rFonts w:ascii="Times New Roman" w:hAnsi="Times New Roman" w:cs="Times New Roman"/>
            <w:color w:val="000000"/>
            <w:sz w:val="20"/>
            <w:szCs w:val="20"/>
            <w:shd w:val="clear" w:color="auto" w:fill="FFFFFF"/>
            <w:lang w:val="en-US"/>
          </w:rPr>
          <w:delText>.</w:delText>
        </w:r>
        <w:r w:rsidR="00133529" w:rsidRPr="003552A3" w:rsidDel="00D70979">
          <w:rPr>
            <w:rFonts w:ascii="Helvetica" w:hAnsi="Helvetica"/>
            <w:color w:val="000000"/>
            <w:sz w:val="22"/>
            <w:szCs w:val="22"/>
          </w:rPr>
          <w:br/>
        </w:r>
      </w:del>
      <w:r w:rsidR="00133529" w:rsidRPr="003552A3">
        <w:rPr>
          <w:rFonts w:ascii="Helvetica" w:hAnsi="Helvetica"/>
          <w:color w:val="000000"/>
          <w:sz w:val="22"/>
          <w:szCs w:val="22"/>
        </w:rPr>
        <w:br/>
      </w:r>
      <w:r w:rsidR="00133529" w:rsidRPr="001071D8">
        <w:rPr>
          <w:rFonts w:ascii="Helvetica" w:hAnsi="Helvetica"/>
          <w:b/>
          <w:color w:val="000000"/>
          <w:sz w:val="22"/>
          <w:szCs w:val="22"/>
          <w:shd w:val="clear" w:color="auto" w:fill="FFFFFF"/>
        </w:rPr>
        <w:t>4. I am not convinced that the simulations are appropriate.</w:t>
      </w:r>
      <w:r w:rsidR="00133529" w:rsidRPr="001071D8">
        <w:rPr>
          <w:rStyle w:val="apple-converted-space"/>
          <w:rFonts w:ascii="Helvetica" w:hAnsi="Helvetica"/>
          <w:b/>
          <w:color w:val="000000"/>
          <w:sz w:val="22"/>
          <w:szCs w:val="22"/>
          <w:shd w:val="clear" w:color="auto" w:fill="FFFFFF"/>
        </w:rPr>
        <w:t> </w:t>
      </w:r>
      <w:r w:rsidR="00133529" w:rsidRPr="003552A3">
        <w:rPr>
          <w:rFonts w:ascii="Helvetica" w:hAnsi="Helvetica"/>
          <w:color w:val="000000"/>
          <w:sz w:val="22"/>
          <w:szCs w:val="22"/>
        </w:rPr>
        <w:br/>
      </w:r>
      <w:r w:rsidR="00133529" w:rsidRPr="00C53AA4">
        <w:rPr>
          <w:rFonts w:ascii="Helvetica" w:hAnsi="Helvetica"/>
          <w:b/>
          <w:color w:val="000000"/>
          <w:sz w:val="22"/>
          <w:szCs w:val="22"/>
          <w:shd w:val="clear" w:color="auto" w:fill="FFFFFF"/>
        </w:rPr>
        <w:t>4a- The Wright-Fisher model with recombination is insufficient to describe the evolutionary dynamics of systems such as SARS-CoV-2 and influenza, which the authors are interested in describing. A multi-locus epidemiological model is more appropriate, and formatting such a model requires specifying how mutations affect various, correlated components of fitness (replication, transmission, virulence). For a number of phenotypes, the conditional correlation coefficient which is used to infer epistasis would likely capture the effective epistasis in total fitness over a period of time. The WF model is almost certainly misspecified, and unfortunately it is difficult to determine *how* the misspecification affects the conclusions of the simulation study portion of the paper. I recognize it is impractical to adjust the paper to reflect issues in this respect, but justification should be given for in what ways the WF model is or is not appropriate.</w:t>
      </w:r>
      <w:r w:rsidR="00133529" w:rsidRPr="003552A3">
        <w:rPr>
          <w:rStyle w:val="apple-converted-space"/>
          <w:rFonts w:ascii="Helvetica" w:hAnsi="Helvetica"/>
          <w:color w:val="000000"/>
          <w:sz w:val="22"/>
          <w:szCs w:val="22"/>
          <w:shd w:val="clear" w:color="auto" w:fill="FFFFFF"/>
        </w:rPr>
        <w:t> </w:t>
      </w:r>
    </w:p>
    <w:p w14:paraId="6131CC73" w14:textId="4E7D470C" w:rsidR="00C53AA4" w:rsidRDefault="00C53AA4">
      <w:pPr>
        <w:rPr>
          <w:rStyle w:val="apple-converted-space"/>
          <w:rFonts w:ascii="Helvetica" w:hAnsi="Helvetica"/>
          <w:color w:val="000000"/>
          <w:sz w:val="22"/>
          <w:szCs w:val="22"/>
          <w:shd w:val="clear" w:color="auto" w:fill="FFFFFF"/>
        </w:rPr>
      </w:pPr>
    </w:p>
    <w:p w14:paraId="371B6715" w14:textId="4F25DF8A" w:rsidR="00C53AA4" w:rsidRPr="00A16507" w:rsidRDefault="00F951D4">
      <w:pPr>
        <w:rPr>
          <w:rStyle w:val="apple-converted-space"/>
          <w:rFonts w:ascii="Helvetica" w:hAnsi="Helvetica"/>
          <w:color w:val="000000"/>
          <w:sz w:val="22"/>
          <w:szCs w:val="22"/>
          <w:shd w:val="clear" w:color="auto" w:fill="FFFFFF"/>
          <w:lang w:val="en-US"/>
        </w:rPr>
      </w:pPr>
      <w:r>
        <w:rPr>
          <w:rStyle w:val="apple-converted-space"/>
          <w:rFonts w:ascii="Helvetica" w:hAnsi="Helvetica"/>
          <w:color w:val="000000"/>
          <w:sz w:val="22"/>
          <w:szCs w:val="22"/>
          <w:shd w:val="clear" w:color="auto" w:fill="FFFFFF"/>
          <w:lang w:val="en-US"/>
        </w:rPr>
        <w:t xml:space="preserve">The </w:t>
      </w:r>
      <w:r w:rsidRPr="00F951D4">
        <w:rPr>
          <w:rFonts w:ascii="Helvetica" w:hAnsi="Helvetica"/>
          <w:color w:val="000000"/>
          <w:sz w:val="22"/>
          <w:szCs w:val="22"/>
          <w:shd w:val="clear" w:color="auto" w:fill="FFFFFF"/>
        </w:rPr>
        <w:t>multi-locus epidemiological model</w:t>
      </w:r>
      <w:ins w:id="829" w:author="Microsoft Office User" w:date="2026-05-05T19:09:00Z" w16du:dateUtc="2026-05-05T16:09:00Z">
        <w:r w:rsidR="00D97404">
          <w:rPr>
            <w:rFonts w:ascii="Helvetica" w:hAnsi="Helvetica"/>
            <w:color w:val="000000"/>
            <w:sz w:val="22"/>
            <w:szCs w:val="22"/>
            <w:shd w:val="clear" w:color="auto" w:fill="FFFFFF"/>
          </w:rPr>
          <w:t xml:space="preserve"> </w:t>
        </w:r>
      </w:ins>
      <w:del w:id="830" w:author="Microsoft Office User" w:date="2026-05-05T19:11:00Z" w16du:dateUtc="2026-05-05T16:11:00Z">
        <w:r w:rsidRPr="00F951D4" w:rsidDel="00D97404">
          <w:rPr>
            <w:rFonts w:ascii="Helvetica" w:hAnsi="Helvetica"/>
            <w:color w:val="000000"/>
            <w:sz w:val="22"/>
            <w:szCs w:val="22"/>
            <w:shd w:val="clear" w:color="auto" w:fill="FFFFFF"/>
            <w:lang w:val="en-US"/>
          </w:rPr>
          <w:delText xml:space="preserve"> </w:delText>
        </w:r>
      </w:del>
      <w:r w:rsidRPr="00F951D4">
        <w:rPr>
          <w:rFonts w:ascii="Helvetica" w:hAnsi="Helvetica"/>
          <w:color w:val="000000"/>
          <w:sz w:val="22"/>
          <w:szCs w:val="22"/>
          <w:shd w:val="clear" w:color="auto" w:fill="FFFFFF"/>
          <w:lang w:val="en-US"/>
        </w:rPr>
        <w:t>has been shown to map</w:t>
      </w:r>
      <w:r w:rsidR="00A16507">
        <w:rPr>
          <w:rStyle w:val="apple-converted-space"/>
          <w:rFonts w:ascii="Helvetica" w:hAnsi="Helvetica"/>
          <w:color w:val="000000"/>
          <w:sz w:val="22"/>
          <w:szCs w:val="22"/>
          <w:shd w:val="clear" w:color="auto" w:fill="FFFFFF"/>
          <w:lang w:val="en-US"/>
        </w:rPr>
        <w:t xml:space="preserve"> </w:t>
      </w:r>
      <w:r>
        <w:rPr>
          <w:rStyle w:val="apple-converted-space"/>
          <w:rFonts w:ascii="Helvetica" w:hAnsi="Helvetica"/>
          <w:color w:val="000000"/>
          <w:sz w:val="22"/>
          <w:szCs w:val="22"/>
          <w:shd w:val="clear" w:color="auto" w:fill="FFFFFF"/>
          <w:lang w:val="en-US"/>
        </w:rPr>
        <w:t xml:space="preserve">onto a WF model </w:t>
      </w:r>
      <w:ins w:id="831" w:author="Microsoft Office User" w:date="2026-05-05T19:10:00Z" w16du:dateUtc="2026-05-05T16:10:00Z">
        <w:r w:rsidR="00D97404">
          <w:rPr>
            <w:rStyle w:val="apple-converted-space"/>
            <w:rFonts w:ascii="Helvetica" w:hAnsi="Helvetica"/>
            <w:color w:val="000000"/>
            <w:sz w:val="22"/>
            <w:szCs w:val="22"/>
            <w:shd w:val="clear" w:color="auto" w:fill="FFFFFF"/>
            <w:lang w:val="en-US"/>
          </w:rPr>
          <w:t xml:space="preserve">with an effective selection coefficient distribution </w:t>
        </w:r>
      </w:ins>
      <w:r>
        <w:rPr>
          <w:rStyle w:val="apple-converted-space"/>
          <w:rFonts w:ascii="Helvetica" w:hAnsi="Helvetica"/>
          <w:color w:val="000000"/>
          <w:sz w:val="22"/>
          <w:szCs w:val="22"/>
          <w:shd w:val="clear" w:color="auto" w:fill="FFFFFF"/>
          <w:lang w:val="en-US"/>
        </w:rPr>
        <w:t xml:space="preserve">by </w:t>
      </w:r>
      <w:del w:id="832" w:author="Microsoft Office User" w:date="2026-05-05T19:09:00Z" w16du:dateUtc="2026-05-05T16:09:00Z">
        <w:r w:rsidDel="00D97404">
          <w:rPr>
            <w:rStyle w:val="apple-converted-space"/>
            <w:rFonts w:ascii="Helvetica" w:hAnsi="Helvetica"/>
            <w:color w:val="000000"/>
            <w:sz w:val="22"/>
            <w:szCs w:val="22"/>
            <w:shd w:val="clear" w:color="auto" w:fill="FFFFFF"/>
            <w:lang w:val="en-US"/>
          </w:rPr>
          <w:delText xml:space="preserve">several </w:delText>
        </w:r>
      </w:del>
      <w:ins w:id="833" w:author="Microsoft Office User" w:date="2026-05-05T19:09:00Z" w16du:dateUtc="2026-05-05T16:09:00Z">
        <w:r w:rsidR="00D97404">
          <w:rPr>
            <w:rStyle w:val="apple-converted-space"/>
            <w:rFonts w:ascii="Helvetica" w:hAnsi="Helvetica"/>
            <w:color w:val="000000"/>
            <w:sz w:val="22"/>
            <w:szCs w:val="22"/>
            <w:shd w:val="clear" w:color="auto" w:fill="FFFFFF"/>
            <w:lang w:val="en-US"/>
          </w:rPr>
          <w:t xml:space="preserve">three </w:t>
        </w:r>
      </w:ins>
      <w:r w:rsidR="003D7B7A">
        <w:rPr>
          <w:rStyle w:val="apple-converted-space"/>
          <w:rFonts w:ascii="Helvetica" w:hAnsi="Helvetica"/>
          <w:color w:val="000000"/>
          <w:sz w:val="22"/>
          <w:szCs w:val="22"/>
          <w:shd w:val="clear" w:color="auto" w:fill="FFFFFF"/>
          <w:lang w:val="en-US"/>
        </w:rPr>
        <w:t xml:space="preserve">modeling </w:t>
      </w:r>
      <w:r>
        <w:rPr>
          <w:rStyle w:val="apple-converted-space"/>
          <w:rFonts w:ascii="Helvetica" w:hAnsi="Helvetica"/>
          <w:color w:val="000000"/>
          <w:sz w:val="22"/>
          <w:szCs w:val="22"/>
          <w:shd w:val="clear" w:color="auto" w:fill="FFFFFF"/>
          <w:lang w:val="en-US"/>
        </w:rPr>
        <w:t>teams. This point is</w:t>
      </w:r>
      <w:r w:rsidR="000E1D81">
        <w:rPr>
          <w:rStyle w:val="apple-converted-space"/>
          <w:rFonts w:ascii="Helvetica" w:hAnsi="Helvetica"/>
          <w:color w:val="000000"/>
          <w:sz w:val="22"/>
          <w:szCs w:val="22"/>
          <w:shd w:val="clear" w:color="auto" w:fill="FFFFFF"/>
          <w:lang w:val="en-US"/>
        </w:rPr>
        <w:t xml:space="preserve"> </w:t>
      </w:r>
      <w:r w:rsidR="00A16507">
        <w:rPr>
          <w:rStyle w:val="apple-converted-space"/>
          <w:rFonts w:ascii="Helvetica" w:hAnsi="Helvetica"/>
          <w:color w:val="000000"/>
          <w:sz w:val="22"/>
          <w:szCs w:val="22"/>
          <w:shd w:val="clear" w:color="auto" w:fill="FFFFFF"/>
          <w:lang w:val="en-US"/>
        </w:rPr>
        <w:t>explained</w:t>
      </w:r>
      <w:ins w:id="834" w:author="Microsoft Office User" w:date="2026-05-05T19:10:00Z" w16du:dateUtc="2026-05-05T16:10:00Z">
        <w:r w:rsidR="00D97404">
          <w:rPr>
            <w:rStyle w:val="apple-converted-space"/>
            <w:rFonts w:ascii="Helvetica" w:hAnsi="Helvetica"/>
            <w:color w:val="000000"/>
            <w:sz w:val="22"/>
            <w:szCs w:val="22"/>
            <w:shd w:val="clear" w:color="auto" w:fill="FFFFFF"/>
            <w:lang w:val="en-US"/>
          </w:rPr>
          <w:t xml:space="preserve"> now</w:t>
        </w:r>
      </w:ins>
      <w:r w:rsidR="00A16507">
        <w:rPr>
          <w:rStyle w:val="apple-converted-space"/>
          <w:rFonts w:ascii="Helvetica" w:hAnsi="Helvetica"/>
          <w:color w:val="000000"/>
          <w:sz w:val="22"/>
          <w:szCs w:val="22"/>
          <w:shd w:val="clear" w:color="auto" w:fill="FFFFFF"/>
          <w:lang w:val="en-US"/>
        </w:rPr>
        <w:t xml:space="preserve"> in Discussion</w:t>
      </w:r>
      <w:r>
        <w:rPr>
          <w:rStyle w:val="apple-converted-space"/>
          <w:rFonts w:ascii="Helvetica" w:hAnsi="Helvetica"/>
          <w:color w:val="000000"/>
          <w:sz w:val="22"/>
          <w:szCs w:val="22"/>
          <w:shd w:val="clear" w:color="auto" w:fill="FFFFFF"/>
          <w:lang w:val="en-US"/>
        </w:rPr>
        <w:t xml:space="preserve"> (Line 2</w:t>
      </w:r>
      <w:ins w:id="835" w:author="ivan4995@gmail.com" w:date="2026-05-05T17:32:00Z">
        <w:r w:rsidR="00D70979">
          <w:rPr>
            <w:rStyle w:val="apple-converted-space"/>
            <w:rFonts w:ascii="Helvetica" w:hAnsi="Helvetica"/>
            <w:color w:val="000000"/>
            <w:sz w:val="22"/>
            <w:szCs w:val="22"/>
            <w:shd w:val="clear" w:color="auto" w:fill="FFFFFF"/>
            <w:lang w:val="en-US"/>
          </w:rPr>
          <w:t>83</w:t>
        </w:r>
      </w:ins>
      <w:del w:id="836" w:author="ivan4995@gmail.com" w:date="2026-05-05T17:32:00Z">
        <w:r w:rsidDel="00D70979">
          <w:rPr>
            <w:rStyle w:val="apple-converted-space"/>
            <w:rFonts w:ascii="Helvetica" w:hAnsi="Helvetica"/>
            <w:color w:val="000000"/>
            <w:sz w:val="22"/>
            <w:szCs w:val="22"/>
            <w:shd w:val="clear" w:color="auto" w:fill="FFFFFF"/>
            <w:lang w:val="en-US"/>
          </w:rPr>
          <w:delText>65</w:delText>
        </w:r>
      </w:del>
      <w:r>
        <w:rPr>
          <w:rStyle w:val="apple-converted-space"/>
          <w:rFonts w:ascii="Helvetica" w:hAnsi="Helvetica"/>
          <w:color w:val="000000"/>
          <w:sz w:val="22"/>
          <w:szCs w:val="22"/>
          <w:shd w:val="clear" w:color="auto" w:fill="FFFFFF"/>
          <w:lang w:val="en-US"/>
        </w:rPr>
        <w:t>)</w:t>
      </w:r>
      <w:r w:rsidR="00A16507">
        <w:rPr>
          <w:rStyle w:val="apple-converted-space"/>
          <w:rFonts w:ascii="Helvetica" w:hAnsi="Helvetica"/>
          <w:color w:val="000000"/>
          <w:sz w:val="22"/>
          <w:szCs w:val="22"/>
          <w:shd w:val="clear" w:color="auto" w:fill="FFFFFF"/>
          <w:lang w:val="en-US"/>
        </w:rPr>
        <w:t>:</w:t>
      </w:r>
    </w:p>
    <w:p w14:paraId="52B8DFF9" w14:textId="77777777" w:rsidR="00C53AA4" w:rsidRPr="00A16507" w:rsidRDefault="00C53AA4">
      <w:pPr>
        <w:rPr>
          <w:rStyle w:val="apple-converted-space"/>
          <w:rFonts w:ascii="Helvetica" w:hAnsi="Helvetica"/>
          <w:color w:val="000000"/>
          <w:sz w:val="18"/>
          <w:szCs w:val="18"/>
          <w:shd w:val="clear" w:color="auto" w:fill="FFFFFF"/>
        </w:rPr>
      </w:pPr>
    </w:p>
    <w:p w14:paraId="46D45413" w14:textId="77777777" w:rsidR="00D70979" w:rsidRPr="00D70979" w:rsidRDefault="00D70979">
      <w:pPr>
        <w:ind w:firstLine="709"/>
        <w:jc w:val="both"/>
        <w:rPr>
          <w:ins w:id="837" w:author="ivan4995@gmail.com" w:date="2026-05-05T17:32:00Z"/>
          <w:rFonts w:ascii="Times New Roman" w:eastAsia="Times New Roman" w:hAnsi="Times New Roman" w:cs="Times New Roman"/>
          <w:sz w:val="20"/>
          <w:szCs w:val="20"/>
          <w:rPrChange w:id="838" w:author="ivan4995@gmail.com" w:date="2026-05-05T17:32:00Z">
            <w:rPr>
              <w:ins w:id="839" w:author="ivan4995@gmail.com" w:date="2026-05-05T17:32:00Z"/>
              <w:rFonts w:ascii="Times New Roman" w:eastAsia="Times New Roman" w:hAnsi="Times New Roman" w:cs="Times New Roman"/>
            </w:rPr>
          </w:rPrChange>
        </w:rPr>
        <w:pPrChange w:id="840" w:author="ivan4995@gmail.com" w:date="2026-05-05T17:32:00Z">
          <w:pPr>
            <w:spacing w:line="360" w:lineRule="auto"/>
            <w:ind w:firstLine="709"/>
            <w:jc w:val="both"/>
          </w:pPr>
        </w:pPrChange>
      </w:pPr>
      <w:ins w:id="841" w:author="ivan4995@gmail.com" w:date="2026-05-05T17:32:00Z">
        <w:r w:rsidRPr="00D70979">
          <w:rPr>
            <w:rFonts w:ascii="Times New Roman" w:eastAsia="Times New Roman" w:hAnsi="Times New Roman" w:cs="Times New Roman"/>
            <w:sz w:val="20"/>
            <w:szCs w:val="20"/>
            <w:lang w:val="en-US"/>
            <w:rPrChange w:id="842" w:author="ivan4995@gmail.com" w:date="2026-05-05T17:32:00Z">
              <w:rPr>
                <w:rFonts w:ascii="Times New Roman" w:eastAsia="Times New Roman" w:hAnsi="Times New Roman" w:cs="Times New Roman"/>
                <w:lang w:val="en-US"/>
              </w:rPr>
            </w:rPrChange>
          </w:rPr>
          <w:t xml:space="preserve">For testing the accuracy, we used a model with directional selection. In fact, SARS-CoV–2 evolves in antibody–binding regions due to collective immunity of population, which is a case of the selection for change (Red Queen effect). Nevertheless, as it has been shown by several groups </w:t>
        </w:r>
        <w:r w:rsidRPr="00D70979">
          <w:rPr>
            <w:rFonts w:ascii="Times New Roman" w:eastAsia="Times New Roman" w:hAnsi="Times New Roman" w:cs="Times New Roman"/>
            <w:sz w:val="20"/>
            <w:szCs w:val="20"/>
            <w:lang w:val="en-US"/>
            <w:rPrChange w:id="843" w:author="ivan4995@gmail.com" w:date="2026-05-05T17:32:00Z">
              <w:rPr>
                <w:rFonts w:ascii="Times New Roman" w:eastAsia="Times New Roman" w:hAnsi="Times New Roman" w:cs="Times New Roman"/>
                <w:lang w:val="en-US"/>
              </w:rPr>
            </w:rPrChange>
          </w:rPr>
          <w:fldChar w:fldCharType="begin">
            <w:fldData xml:space="preserve">PEVuZE5vdGU+PENpdGU+PEF1dGhvcj5Sb3V6aW5lPC9BdXRob3I+PFllYXI+MjAxODwvWWVhcj48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</w:fldData>
          </w:fldChar>
        </w:r>
        <w:r w:rsidRPr="00D70979">
          <w:rPr>
            <w:rFonts w:ascii="Times New Roman" w:eastAsia="Times New Roman" w:hAnsi="Times New Roman" w:cs="Times New Roman"/>
            <w:sz w:val="20"/>
            <w:szCs w:val="20"/>
            <w:lang w:val="en-US"/>
            <w:rPrChange w:id="844" w:author="ivan4995@gmail.com" w:date="2026-05-05T17:32:00Z">
              <w:rPr>
                <w:rFonts w:ascii="Times New Roman" w:eastAsia="Times New Roman" w:hAnsi="Times New Roman" w:cs="Times New Roman"/>
                <w:lang w:val="en-US"/>
              </w:rPr>
            </w:rPrChange>
          </w:rPr>
          <w:instrText xml:space="preserve"> ADDIN EN.CITE </w:instrText>
        </w:r>
        <w:r w:rsidRPr="00D70979">
          <w:rPr>
            <w:rFonts w:ascii="Times New Roman" w:eastAsia="Times New Roman" w:hAnsi="Times New Roman" w:cs="Times New Roman"/>
            <w:sz w:val="20"/>
            <w:szCs w:val="20"/>
            <w:lang w:val="en-US"/>
            <w:rPrChange w:id="845" w:author="ivan4995@gmail.com" w:date="2026-05-05T17:32:00Z">
              <w:rPr>
                <w:rFonts w:ascii="Times New Roman" w:eastAsia="Times New Roman" w:hAnsi="Times New Roman" w:cs="Times New Roman"/>
                <w:lang w:val="en-US"/>
              </w:rPr>
            </w:rPrChange>
          </w:rPr>
          <w:fldChar w:fldCharType="begin">
            <w:fldData xml:space="preserve">PEVuZE5vdGU+PENpdGU+PEF1dGhvcj5Sb3V6aW5lPC9BdXRob3I+PFllYXI+MjAxODwvWWVhcj48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</w:fldData>
          </w:fldChar>
        </w:r>
        <w:r w:rsidRPr="00D70979">
          <w:rPr>
            <w:rFonts w:ascii="Times New Roman" w:eastAsia="Times New Roman" w:hAnsi="Times New Roman" w:cs="Times New Roman"/>
            <w:sz w:val="20"/>
            <w:szCs w:val="20"/>
            <w:lang w:val="en-US"/>
            <w:rPrChange w:id="846" w:author="ivan4995@gmail.com" w:date="2026-05-05T17:32:00Z">
              <w:rPr>
                <w:rFonts w:ascii="Times New Roman" w:eastAsia="Times New Roman" w:hAnsi="Times New Roman" w:cs="Times New Roman"/>
                <w:lang w:val="en-US"/>
              </w:rPr>
            </w:rPrChange>
          </w:rPr>
          <w:instrText xml:space="preserve"> ADDIN EN.CITE.DATA </w:instrText>
        </w:r>
        <w:r w:rsidRPr="0073356B">
          <w:rPr>
            <w:rFonts w:ascii="Times New Roman" w:eastAsia="Times New Roman" w:hAnsi="Times New Roman" w:cs="Times New Roman"/>
            <w:sz w:val="20"/>
            <w:szCs w:val="20"/>
            <w:lang w:val="en-US"/>
          </w:rPr>
        </w:r>
        <w:r w:rsidRPr="00D70979">
          <w:rPr>
            <w:rFonts w:ascii="Times New Roman" w:eastAsia="Times New Roman" w:hAnsi="Times New Roman" w:cs="Times New Roman"/>
            <w:sz w:val="20"/>
            <w:szCs w:val="20"/>
            <w:lang w:val="en-US"/>
            <w:rPrChange w:id="847" w:author="ivan4995@gmail.com" w:date="2026-05-05T17:32:00Z">
              <w:rPr>
                <w:rFonts w:ascii="Times New Roman" w:eastAsia="Times New Roman" w:hAnsi="Times New Roman" w:cs="Times New Roman"/>
                <w:lang w:val="en-US"/>
              </w:rPr>
            </w:rPrChange>
          </w:rPr>
          <w:fldChar w:fldCharType="end"/>
        </w:r>
        <w:r w:rsidRPr="0073356B">
          <w:rPr>
            <w:rFonts w:ascii="Times New Roman" w:eastAsia="Times New Roman" w:hAnsi="Times New Roman" w:cs="Times New Roman"/>
            <w:sz w:val="20"/>
            <w:szCs w:val="20"/>
            <w:lang w:val="en-US"/>
          </w:rPr>
        </w:r>
        <w:r w:rsidRPr="00D70979">
          <w:rPr>
            <w:rFonts w:ascii="Times New Roman" w:eastAsia="Times New Roman" w:hAnsi="Times New Roman" w:cs="Times New Roman"/>
            <w:sz w:val="20"/>
            <w:szCs w:val="20"/>
            <w:lang w:val="en-US"/>
            <w:rPrChange w:id="848" w:author="ivan4995@gmail.com" w:date="2026-05-05T17:32:00Z">
              <w:rPr>
                <w:rFonts w:ascii="Times New Roman" w:eastAsia="Times New Roman" w:hAnsi="Times New Roman" w:cs="Times New Roman"/>
                <w:lang w:val="en-US"/>
              </w:rPr>
            </w:rPrChange>
          </w:rPr>
          <w:fldChar w:fldCharType="separate"/>
        </w:r>
        <w:r w:rsidRPr="00D70979">
          <w:rPr>
            <w:rFonts w:ascii="Times New Roman" w:eastAsia="Times New Roman" w:hAnsi="Times New Roman" w:cs="Times New Roman"/>
            <w:noProof/>
            <w:sz w:val="20"/>
            <w:szCs w:val="20"/>
            <w:lang w:val="en-US"/>
            <w:rPrChange w:id="849" w:author="ivan4995@gmail.com" w:date="2026-05-05T17:32:00Z">
              <w:rPr>
                <w:rFonts w:ascii="Times New Roman" w:eastAsia="Times New Roman" w:hAnsi="Times New Roman" w:cs="Times New Roman"/>
                <w:noProof/>
                <w:lang w:val="en-US"/>
              </w:rPr>
            </w:rPrChange>
          </w:rPr>
          <w:t>[56-58]</w:t>
        </w:r>
        <w:r w:rsidRPr="00D70979">
          <w:rPr>
            <w:rFonts w:ascii="Times New Roman" w:eastAsia="Times New Roman" w:hAnsi="Times New Roman" w:cs="Times New Roman"/>
            <w:sz w:val="20"/>
            <w:szCs w:val="20"/>
            <w:lang w:val="en-US"/>
            <w:rPrChange w:id="850" w:author="ivan4995@gmail.com" w:date="2026-05-05T17:32:00Z">
              <w:rPr>
                <w:rFonts w:ascii="Times New Roman" w:eastAsia="Times New Roman" w:hAnsi="Times New Roman" w:cs="Times New Roman"/>
                <w:lang w:val="en-US"/>
              </w:rPr>
            </w:rPrChange>
          </w:rPr>
          <w:fldChar w:fldCharType="end"/>
        </w:r>
        <w:r w:rsidRPr="00D70979">
          <w:rPr>
            <w:rFonts w:ascii="Times New Roman" w:eastAsia="Times New Roman" w:hAnsi="Times New Roman" w:cs="Times New Roman"/>
            <w:sz w:val="20"/>
            <w:szCs w:val="20"/>
            <w:lang w:val="en-US"/>
            <w:rPrChange w:id="851" w:author="ivan4995@gmail.com" w:date="2026-05-05T17:32:00Z">
              <w:rPr>
                <w:rFonts w:ascii="Times New Roman" w:eastAsia="Times New Roman" w:hAnsi="Times New Roman" w:cs="Times New Roman"/>
                <w:lang w:val="en-US"/>
              </w:rPr>
            </w:rPrChange>
          </w:rPr>
          <w:t xml:space="preserve">, the </w:t>
        </w:r>
        <w:r w:rsidRPr="00D70979">
          <w:rPr>
            <w:rFonts w:ascii="Times New Roman" w:eastAsia="Times New Roman" w:hAnsi="Times New Roman" w:cs="Times New Roman"/>
            <w:sz w:val="20"/>
            <w:szCs w:val="20"/>
            <w:rPrChange w:id="852" w:author="ivan4995@gmail.com" w:date="2026-05-05T17:32:00Z">
              <w:rPr>
                <w:rFonts w:ascii="Times New Roman" w:eastAsia="Times New Roman" w:hAnsi="Times New Roman" w:cs="Times New Roman"/>
              </w:rPr>
            </w:rPrChange>
          </w:rPr>
          <w:t>multi-locus epidemiological model</w:t>
        </w:r>
        <w:r w:rsidRPr="00D70979">
          <w:rPr>
            <w:rFonts w:ascii="Times New Roman" w:eastAsia="Times New Roman" w:hAnsi="Times New Roman" w:cs="Times New Roman"/>
            <w:sz w:val="20"/>
            <w:szCs w:val="20"/>
            <w:lang w:val="en-US"/>
            <w:rPrChange w:id="853" w:author="ivan4995@gmail.com" w:date="2026-05-05T17:32:00Z">
              <w:rPr>
                <w:rFonts w:ascii="Times New Roman" w:eastAsia="Times New Roman" w:hAnsi="Times New Roman" w:cs="Times New Roman"/>
                <w:lang w:val="en-US"/>
              </w:rPr>
            </w:rPrChange>
          </w:rPr>
          <w:t xml:space="preserve"> of respiratory viruses is effectively reduced to t</w:t>
        </w:r>
        <w:r w:rsidRPr="00D70979">
          <w:rPr>
            <w:rFonts w:ascii="Times New Roman" w:eastAsia="Times New Roman" w:hAnsi="Times New Roman" w:cs="Times New Roman"/>
            <w:sz w:val="20"/>
            <w:szCs w:val="20"/>
            <w:rPrChange w:id="854" w:author="ivan4995@gmail.com" w:date="2026-05-05T17:32:00Z">
              <w:rPr>
                <w:rFonts w:ascii="Times New Roman" w:eastAsia="Times New Roman" w:hAnsi="Times New Roman" w:cs="Times New Roman"/>
              </w:rPr>
            </w:rPrChange>
          </w:rPr>
          <w:t>he Wright-Fisher model</w:t>
        </w:r>
        <w:r w:rsidRPr="00D70979">
          <w:rPr>
            <w:rFonts w:ascii="Times New Roman" w:eastAsia="Times New Roman" w:hAnsi="Times New Roman" w:cs="Times New Roman"/>
            <w:sz w:val="20"/>
            <w:szCs w:val="20"/>
            <w:lang w:val="en-US"/>
            <w:rPrChange w:id="855" w:author="ivan4995@gmail.com" w:date="2026-05-05T17:32:00Z">
              <w:rPr>
                <w:rFonts w:ascii="Times New Roman" w:eastAsia="Times New Roman" w:hAnsi="Times New Roman" w:cs="Times New Roman"/>
                <w:lang w:val="en-US"/>
              </w:rPr>
            </w:rPrChange>
          </w:rPr>
          <w:t xml:space="preserve"> with constant directional selection. The selection coefficient is expressed in terms of basic reproduction ratio in a naïve population and the breadth of antibody neutralization, calculated in these works using different approximations.</w:t>
        </w:r>
      </w:ins>
    </w:p>
    <w:p w14:paraId="030BD6CC" w14:textId="06BE1FBD" w:rsidR="00E82AF9" w:rsidRDefault="005B0E48" w:rsidP="00F951D4">
      <w:pPr>
        <w:jc w:val="both"/>
        <w:rPr>
          <w:rFonts w:ascii="Helvetica" w:hAnsi="Helvetica"/>
          <w:color w:val="000000"/>
          <w:sz w:val="22"/>
          <w:szCs w:val="22"/>
          <w:lang w:val="en-US"/>
        </w:rPr>
      </w:pPr>
      <w:del w:id="856" w:author="ivan4995@gmail.com" w:date="2026-05-05T17:32:00Z">
        <w:r w:rsidRPr="005B0E48" w:rsidDel="00D70979">
          <w:rPr>
            <w:rFonts w:ascii="Times New Roman" w:hAnsi="Times New Roman" w:cs="Times New Roman"/>
            <w:color w:val="000000"/>
            <w:sz w:val="20"/>
            <w:szCs w:val="20"/>
            <w:shd w:val="clear" w:color="auto" w:fill="FFFFFF"/>
            <w:lang w:val="en-US"/>
          </w:rPr>
          <w:delText>For testing the accuracy, we used a model with directional selection. In fact, SAR</w:delText>
        </w:r>
        <w:r w:rsidR="00660F68" w:rsidDel="00D70979">
          <w:rPr>
            <w:rFonts w:ascii="Times New Roman" w:hAnsi="Times New Roman" w:cs="Times New Roman"/>
            <w:color w:val="000000"/>
            <w:sz w:val="20"/>
            <w:szCs w:val="20"/>
            <w:shd w:val="clear" w:color="auto" w:fill="FFFFFF"/>
            <w:lang w:val="en-US"/>
          </w:rPr>
          <w:delText>S</w:delText>
        </w:r>
        <w:r w:rsidR="00660F68" w:rsidRPr="005B0E48" w:rsidDel="00D70979">
          <w:rPr>
            <w:rFonts w:ascii="Times New Roman" w:hAnsi="Times New Roman" w:cs="Times New Roman"/>
            <w:color w:val="000000"/>
            <w:sz w:val="20"/>
            <w:szCs w:val="20"/>
            <w:shd w:val="clear" w:color="auto" w:fill="FFFFFF"/>
            <w:lang w:val="en-US"/>
          </w:rPr>
          <w:delText>–</w:delText>
        </w:r>
        <w:r w:rsidRPr="005B0E48" w:rsidDel="00D70979">
          <w:rPr>
            <w:rFonts w:ascii="Times New Roman" w:hAnsi="Times New Roman" w:cs="Times New Roman"/>
            <w:color w:val="000000"/>
            <w:sz w:val="20"/>
            <w:szCs w:val="20"/>
            <w:shd w:val="clear" w:color="auto" w:fill="FFFFFF"/>
            <w:lang w:val="en-US"/>
          </w:rPr>
          <w:delText xml:space="preserve">CoV–2 evolves in antibody–binding regions due to collective immunity of population, which is a case of the selection for change (Red Queen effect). Nevertheless, as it has been shown by several groups {Rouzine, 2018 #81; Yan, 2019 #82; Marchi, 2021 #83}, the </w:delText>
        </w:r>
        <w:r w:rsidRPr="005B0E48" w:rsidDel="00D70979">
          <w:rPr>
            <w:rFonts w:ascii="Times New Roman" w:hAnsi="Times New Roman" w:cs="Times New Roman"/>
            <w:color w:val="000000"/>
            <w:sz w:val="20"/>
            <w:szCs w:val="20"/>
            <w:shd w:val="clear" w:color="auto" w:fill="FFFFFF"/>
          </w:rPr>
          <w:delText>multi-locus epidemiological model</w:delText>
        </w:r>
        <w:r w:rsidRPr="005B0E48" w:rsidDel="00D70979">
          <w:rPr>
            <w:rFonts w:ascii="Times New Roman" w:hAnsi="Times New Roman" w:cs="Times New Roman"/>
            <w:color w:val="000000"/>
            <w:sz w:val="20"/>
            <w:szCs w:val="20"/>
            <w:shd w:val="clear" w:color="auto" w:fill="FFFFFF"/>
            <w:lang w:val="en-US"/>
          </w:rPr>
          <w:delText xml:space="preserve"> of respiratory viruses is effectively reduced to t</w:delText>
        </w:r>
        <w:r w:rsidRPr="005B0E48" w:rsidDel="00D70979">
          <w:rPr>
            <w:rFonts w:ascii="Times New Roman" w:hAnsi="Times New Roman" w:cs="Times New Roman"/>
            <w:color w:val="000000"/>
            <w:sz w:val="20"/>
            <w:szCs w:val="20"/>
            <w:shd w:val="clear" w:color="auto" w:fill="FFFFFF"/>
          </w:rPr>
          <w:delText>he Wright-Fisher model</w:delText>
        </w:r>
        <w:r w:rsidRPr="005B0E48" w:rsidDel="00D70979">
          <w:rPr>
            <w:rFonts w:ascii="Times New Roman" w:hAnsi="Times New Roman" w:cs="Times New Roman"/>
            <w:color w:val="000000"/>
            <w:sz w:val="20"/>
            <w:szCs w:val="20"/>
            <w:shd w:val="clear" w:color="auto" w:fill="FFFFFF"/>
            <w:lang w:val="en-US"/>
          </w:rPr>
          <w:delText xml:space="preserve"> with constant directional selection. The selection coefficient is expressed in terms of basic reproduction ratio in a naïve population and the breadth of antibody neutralization, calculated in these works using different approximations</w:delText>
        </w:r>
        <w:r w:rsidR="00C53AA4" w:rsidRPr="0031623F" w:rsidDel="00D70979">
          <w:rPr>
            <w:rFonts w:ascii="Times New Roman" w:hAnsi="Times New Roman" w:cs="Times New Roman"/>
            <w:color w:val="000000"/>
            <w:sz w:val="20"/>
            <w:szCs w:val="20"/>
            <w:shd w:val="clear" w:color="auto" w:fill="FFFFFF"/>
            <w:lang w:val="en-US"/>
          </w:rPr>
          <w:delText>.</w:delText>
        </w:r>
        <w:r w:rsidR="00133529" w:rsidRPr="003552A3" w:rsidDel="00D70979">
          <w:rPr>
            <w:rFonts w:ascii="Helvetica" w:hAnsi="Helvetica"/>
            <w:color w:val="000000"/>
            <w:sz w:val="22"/>
            <w:szCs w:val="22"/>
          </w:rPr>
          <w:br/>
        </w:r>
      </w:del>
      <w:r w:rsidR="00133529" w:rsidRPr="003552A3">
        <w:rPr>
          <w:rFonts w:ascii="Helvetica" w:hAnsi="Helvetica"/>
          <w:color w:val="000000"/>
          <w:sz w:val="22"/>
          <w:szCs w:val="22"/>
        </w:rPr>
        <w:br/>
      </w:r>
      <w:r w:rsidR="00133529" w:rsidRPr="00E82AF9">
        <w:rPr>
          <w:rFonts w:ascii="Helvetica" w:hAnsi="Helvetica"/>
          <w:b/>
          <w:color w:val="000000"/>
          <w:sz w:val="22"/>
          <w:szCs w:val="22"/>
          <w:shd w:val="clear" w:color="auto" w:fill="FFFFFF"/>
        </w:rPr>
        <w:t>4b- Viruses range from clonal to highly recombinagenic. Recombination also scales with the density of infections in a non-linear way. This is not reflected in the treatment of recombination in the simulations and I would not be surprised if the "crossover" frequency parameter is such that the systems simulated are closer to the quasi-linkage equilibrium attractor over a substantial portion of the parameter space (for values of E not close to 1).</w:t>
      </w:r>
      <w:r w:rsidR="00133529" w:rsidRPr="003552A3">
        <w:rPr>
          <w:rStyle w:val="apple-converted-space"/>
          <w:rFonts w:ascii="Helvetica" w:hAnsi="Helvetica"/>
          <w:color w:val="000000"/>
          <w:sz w:val="22"/>
          <w:szCs w:val="22"/>
          <w:shd w:val="clear" w:color="auto" w:fill="FFFFFF"/>
        </w:rPr>
        <w:t> </w:t>
      </w:r>
    </w:p>
    <w:p w14:paraId="46A7557A" w14:textId="77777777" w:rsidR="00660F68" w:rsidRPr="00660F68" w:rsidRDefault="00660F68" w:rsidP="00F951D4">
      <w:pPr>
        <w:jc w:val="both"/>
        <w:rPr>
          <w:rFonts w:ascii="Times New Roman" w:hAnsi="Times New Roman" w:cs="Times New Roman"/>
          <w:color w:val="000000"/>
          <w:sz w:val="20"/>
          <w:szCs w:val="20"/>
          <w:shd w:val="clear" w:color="auto" w:fill="FFFFFF"/>
          <w:lang w:val="en-US"/>
        </w:rPr>
      </w:pPr>
    </w:p>
    <w:p w14:paraId="758D0A40" w14:textId="0629D452" w:rsidR="00E82AF9" w:rsidRPr="00E82AF9" w:rsidRDefault="000E1D81">
      <w:pPr>
        <w:rPr>
          <w:rFonts w:ascii="Helvetica" w:hAnsi="Helvetica"/>
          <w:color w:val="000000"/>
          <w:sz w:val="22"/>
          <w:szCs w:val="22"/>
          <w:lang w:val="en-US"/>
        </w:rPr>
      </w:pPr>
      <w:r>
        <w:rPr>
          <w:rFonts w:ascii="Helvetica" w:hAnsi="Helvetica"/>
          <w:color w:val="000000"/>
          <w:sz w:val="22"/>
          <w:szCs w:val="22"/>
          <w:lang w:val="en-US"/>
        </w:rPr>
        <w:t>Added to</w:t>
      </w:r>
      <w:r w:rsidR="00E82AF9">
        <w:rPr>
          <w:rFonts w:ascii="Helvetica" w:hAnsi="Helvetica"/>
          <w:color w:val="000000"/>
          <w:sz w:val="22"/>
          <w:szCs w:val="22"/>
          <w:lang w:val="en-US"/>
        </w:rPr>
        <w:t xml:space="preserve"> Methods/A</w:t>
      </w:r>
      <w:r>
        <w:rPr>
          <w:rFonts w:ascii="Helvetica" w:hAnsi="Helvetica"/>
          <w:color w:val="000000"/>
          <w:sz w:val="22"/>
          <w:szCs w:val="22"/>
          <w:lang w:val="en-US"/>
        </w:rPr>
        <w:t>ssumptions</w:t>
      </w:r>
      <w:r w:rsidR="00E65018">
        <w:rPr>
          <w:rFonts w:ascii="Helvetica" w:hAnsi="Helvetica"/>
          <w:color w:val="000000"/>
          <w:sz w:val="22"/>
          <w:szCs w:val="22"/>
          <w:lang w:val="en-US"/>
        </w:rPr>
        <w:t xml:space="preserve"> (Line 4</w:t>
      </w:r>
      <w:ins w:id="857" w:author="ivan4995@gmail.com" w:date="2026-05-05T17:33:00Z">
        <w:r w:rsidR="00D70979">
          <w:rPr>
            <w:rFonts w:ascii="Helvetica" w:hAnsi="Helvetica"/>
            <w:color w:val="000000"/>
            <w:sz w:val="22"/>
            <w:szCs w:val="22"/>
            <w:lang w:val="en-US"/>
          </w:rPr>
          <w:t>1</w:t>
        </w:r>
      </w:ins>
      <w:ins w:id="858" w:author="Microsoft Office User" w:date="2026-05-05T19:12:00Z" w16du:dateUtc="2026-05-05T16:12:00Z">
        <w:r w:rsidR="00D97404">
          <w:rPr>
            <w:rFonts w:ascii="Helvetica" w:hAnsi="Helvetica"/>
            <w:color w:val="000000"/>
            <w:sz w:val="22"/>
            <w:szCs w:val="22"/>
            <w:lang w:val="en-US"/>
          </w:rPr>
          <w:t>3</w:t>
        </w:r>
      </w:ins>
      <w:ins w:id="859" w:author="ivan4995@gmail.com" w:date="2026-05-05T17:33:00Z">
        <w:del w:id="860" w:author="Microsoft Office User" w:date="2026-05-05T19:12:00Z" w16du:dateUtc="2026-05-05T16:12:00Z">
          <w:r w:rsidR="00D70979" w:rsidDel="00D97404">
            <w:rPr>
              <w:rFonts w:ascii="Helvetica" w:hAnsi="Helvetica"/>
              <w:color w:val="000000"/>
              <w:sz w:val="22"/>
              <w:szCs w:val="22"/>
              <w:lang w:val="en-US"/>
            </w:rPr>
            <w:delText>5</w:delText>
          </w:r>
        </w:del>
      </w:ins>
      <w:del w:id="861" w:author="ivan4995@gmail.com" w:date="2026-05-05T17:33:00Z">
        <w:r w:rsidR="00E65018" w:rsidDel="00D70979">
          <w:rPr>
            <w:rFonts w:ascii="Helvetica" w:hAnsi="Helvetica"/>
            <w:color w:val="000000"/>
            <w:sz w:val="22"/>
            <w:szCs w:val="22"/>
            <w:lang w:val="en-US"/>
          </w:rPr>
          <w:delText>09</w:delText>
        </w:r>
      </w:del>
      <w:r w:rsidR="00E65018">
        <w:rPr>
          <w:rFonts w:ascii="Helvetica" w:hAnsi="Helvetica"/>
          <w:color w:val="000000"/>
          <w:sz w:val="22"/>
          <w:szCs w:val="22"/>
          <w:lang w:val="en-US"/>
        </w:rPr>
        <w:t>)</w:t>
      </w:r>
      <w:r w:rsidR="00E82AF9">
        <w:rPr>
          <w:rFonts w:ascii="Helvetica" w:hAnsi="Helvetica"/>
          <w:color w:val="000000"/>
          <w:sz w:val="22"/>
          <w:szCs w:val="22"/>
          <w:lang w:val="en-US"/>
        </w:rPr>
        <w:t>:</w:t>
      </w:r>
    </w:p>
    <w:p w14:paraId="2F65E2AE" w14:textId="77777777" w:rsidR="00E82AF9" w:rsidRDefault="00E82AF9">
      <w:pPr>
        <w:rPr>
          <w:rFonts w:ascii="Helvetica" w:hAnsi="Helvetica"/>
          <w:color w:val="000000"/>
          <w:sz w:val="22"/>
          <w:szCs w:val="22"/>
        </w:rPr>
      </w:pPr>
    </w:p>
    <w:p w14:paraId="6CF81E29" w14:textId="77777777" w:rsidR="00D97404" w:rsidRPr="00D97404" w:rsidRDefault="00D97404">
      <w:pPr>
        <w:pBdr>
          <w:top w:val="nil"/>
          <w:left w:val="nil"/>
          <w:bottom w:val="nil"/>
          <w:right w:val="nil"/>
          <w:between w:val="nil"/>
        </w:pBdr>
        <w:ind w:firstLine="709"/>
        <w:jc w:val="both"/>
        <w:rPr>
          <w:ins w:id="862" w:author="Microsoft Office User" w:date="2026-05-05T19:12:00Z" w16du:dateUtc="2026-05-05T16:12:00Z"/>
          <w:rFonts w:ascii="Times New Roman" w:hAnsi="Times New Roman" w:cs="Times New Roman"/>
          <w:color w:val="000000"/>
          <w:sz w:val="20"/>
          <w:szCs w:val="20"/>
          <w:lang w:val="en-US"/>
        </w:rPr>
        <w:pPrChange w:id="863" w:author="Microsoft Office User" w:date="2026-05-05T19:13:00Z" w16du:dateUtc="2026-05-05T16:13:00Z">
          <w:pPr>
            <w:pBdr>
              <w:top w:val="nil"/>
              <w:left w:val="nil"/>
              <w:bottom w:val="nil"/>
              <w:right w:val="nil"/>
              <w:between w:val="nil"/>
            </w:pBdr>
            <w:spacing w:line="360" w:lineRule="auto"/>
            <w:ind w:firstLine="709"/>
            <w:jc w:val="both"/>
          </w:pPr>
        </w:pPrChange>
      </w:pPr>
      <w:ins w:id="864" w:author="Microsoft Office User" w:date="2026-05-05T19:12:00Z" w16du:dateUtc="2026-05-05T16:12:00Z">
        <w:r w:rsidRPr="00D97404">
          <w:rPr>
            <w:rFonts w:ascii="Times New Roman" w:eastAsia="Times New Roman" w:hAnsi="Times New Roman" w:cs="Times New Roman"/>
            <w:color w:val="000000"/>
            <w:sz w:val="20"/>
            <w:szCs w:val="20"/>
            <w:lang w:val="en-US"/>
            <w:rPrChange w:id="865" w:author="Microsoft Office User" w:date="2026-05-05T19:13:00Z" w16du:dateUtc="2026-05-05T16:13:00Z">
              <w:rPr>
                <w:rFonts w:ascii="Times New Roman" w:eastAsia="Times New Roman" w:hAnsi="Times New Roman" w:cs="Times New Roman"/>
                <w:color w:val="000000"/>
                <w:lang w:val="en-US"/>
              </w:rPr>
            </w:rPrChange>
          </w:rPr>
          <w:t xml:space="preserve">Recombination is relatively rare in SARS-CoV-2, because it requires coinfection of an individual with two genetically remote variants, as estimated before for another virus </w:t>
        </w:r>
        <w:r w:rsidRPr="00D97404">
          <w:rPr>
            <w:rFonts w:ascii="Times New Roman" w:eastAsia="Times New Roman" w:hAnsi="Times New Roman" w:cs="Times New Roman"/>
            <w:color w:val="000000"/>
            <w:sz w:val="20"/>
            <w:szCs w:val="20"/>
            <w:lang w:val="en-US"/>
            <w:rPrChange w:id="866" w:author="Microsoft Office User" w:date="2026-05-05T19:13:00Z" w16du:dateUtc="2026-05-05T16:13:00Z">
              <w:rPr>
                <w:rFonts w:ascii="Times New Roman" w:eastAsia="Times New Roman" w:hAnsi="Times New Roman" w:cs="Times New Roman"/>
                <w:color w:val="000000"/>
                <w:lang w:val="en-US"/>
              </w:rPr>
            </w:rPrChange>
          </w:rPr>
          <w:fldChar w:fldCharType="begin">
            <w:fldData xml:space="preserve">PEVuZE5vdGU+PENpdGU+PEF1dGhvcj5Sb3V6aW5lPC9BdXRob3I+PFllYXI+MjAwNTwvWWVhcj48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</w:fldData>
          </w:fldChar>
        </w:r>
        <w:r w:rsidRPr="00D97404">
          <w:rPr>
            <w:rFonts w:ascii="Times New Roman" w:eastAsia="Times New Roman" w:hAnsi="Times New Roman" w:cs="Times New Roman"/>
            <w:color w:val="000000"/>
            <w:sz w:val="20"/>
            <w:szCs w:val="20"/>
            <w:lang w:val="en-US"/>
            <w:rPrChange w:id="867" w:author="Microsoft Office User" w:date="2026-05-05T19:13:00Z" w16du:dateUtc="2026-05-05T16:13:00Z">
              <w:rPr>
                <w:rFonts w:ascii="Times New Roman" w:eastAsia="Times New Roman" w:hAnsi="Times New Roman" w:cs="Times New Roman"/>
                <w:color w:val="000000"/>
                <w:lang w:val="en-US"/>
              </w:rPr>
            </w:rPrChange>
          </w:rPr>
          <w:instrText xml:space="preserve"> ADDIN EN.CITE </w:instrText>
        </w:r>
        <w:r w:rsidRPr="00D97404">
          <w:rPr>
            <w:rFonts w:ascii="Times New Roman" w:eastAsia="Times New Roman" w:hAnsi="Times New Roman" w:cs="Times New Roman"/>
            <w:color w:val="000000"/>
            <w:sz w:val="20"/>
            <w:szCs w:val="20"/>
            <w:lang w:val="en-US"/>
            <w:rPrChange w:id="868" w:author="Microsoft Office User" w:date="2026-05-05T19:13:00Z" w16du:dateUtc="2026-05-05T16:13:00Z">
              <w:rPr>
                <w:rFonts w:ascii="Times New Roman" w:eastAsia="Times New Roman" w:hAnsi="Times New Roman" w:cs="Times New Roman"/>
                <w:color w:val="000000"/>
                <w:lang w:val="en-US"/>
              </w:rPr>
            </w:rPrChange>
          </w:rPr>
          <w:fldChar w:fldCharType="begin">
            <w:fldData xml:space="preserve">PEVuZE5vdGU+PENpdGU+PEF1dGhvcj5Sb3V6aW5lPC9BdXRob3I+PFllYXI+MjAwNTwvWWVhcj48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</w:fldData>
          </w:fldChar>
        </w:r>
        <w:r w:rsidRPr="00D97404">
          <w:rPr>
            <w:rFonts w:ascii="Times New Roman" w:eastAsia="Times New Roman" w:hAnsi="Times New Roman" w:cs="Times New Roman"/>
            <w:color w:val="000000"/>
            <w:sz w:val="20"/>
            <w:szCs w:val="20"/>
            <w:lang w:val="en-US"/>
            <w:rPrChange w:id="869" w:author="Microsoft Office User" w:date="2026-05-05T19:13:00Z" w16du:dateUtc="2026-05-05T16:13:00Z">
              <w:rPr>
                <w:rFonts w:ascii="Times New Roman" w:eastAsia="Times New Roman" w:hAnsi="Times New Roman" w:cs="Times New Roman"/>
                <w:color w:val="000000"/>
                <w:lang w:val="en-US"/>
              </w:rPr>
            </w:rPrChange>
          </w:rPr>
          <w:instrText xml:space="preserve"> ADDIN EN.CITE.DATA </w:instrText>
        </w:r>
        <w:r w:rsidRPr="0073356B">
          <w:rPr>
            <w:rFonts w:ascii="Times New Roman" w:eastAsia="Times New Roman" w:hAnsi="Times New Roman" w:cs="Times New Roman"/>
            <w:color w:val="000000"/>
            <w:sz w:val="20"/>
            <w:szCs w:val="20"/>
            <w:lang w:val="en-US"/>
          </w:rPr>
        </w:r>
        <w:r w:rsidRPr="00D97404">
          <w:rPr>
            <w:rFonts w:ascii="Times New Roman" w:eastAsia="Times New Roman" w:hAnsi="Times New Roman" w:cs="Times New Roman"/>
            <w:color w:val="000000"/>
            <w:sz w:val="20"/>
            <w:szCs w:val="20"/>
            <w:lang w:val="en-US"/>
            <w:rPrChange w:id="870" w:author="Microsoft Office User" w:date="2026-05-05T19:13:00Z" w16du:dateUtc="2026-05-05T16:13:00Z">
              <w:rPr>
                <w:rFonts w:ascii="Times New Roman" w:eastAsia="Times New Roman" w:hAnsi="Times New Roman" w:cs="Times New Roman"/>
                <w:color w:val="000000"/>
                <w:lang w:val="en-US"/>
              </w:rPr>
            </w:rPrChange>
          </w:rPr>
          <w:fldChar w:fldCharType="end"/>
        </w:r>
        <w:r w:rsidRPr="0073356B">
          <w:rPr>
            <w:rFonts w:ascii="Times New Roman" w:eastAsia="Times New Roman" w:hAnsi="Times New Roman" w:cs="Times New Roman"/>
            <w:color w:val="000000"/>
            <w:sz w:val="20"/>
            <w:szCs w:val="20"/>
            <w:lang w:val="en-US"/>
          </w:rPr>
        </w:r>
        <w:r w:rsidRPr="00D97404">
          <w:rPr>
            <w:rFonts w:ascii="Times New Roman" w:eastAsia="Times New Roman" w:hAnsi="Times New Roman" w:cs="Times New Roman"/>
            <w:color w:val="000000"/>
            <w:sz w:val="20"/>
            <w:szCs w:val="20"/>
            <w:lang w:val="en-US"/>
            <w:rPrChange w:id="871" w:author="Microsoft Office User" w:date="2026-05-05T19:13:00Z" w16du:dateUtc="2026-05-05T16:13:00Z">
              <w:rPr>
                <w:rFonts w:ascii="Times New Roman" w:eastAsia="Times New Roman" w:hAnsi="Times New Roman" w:cs="Times New Roman"/>
                <w:color w:val="000000"/>
                <w:lang w:val="en-US"/>
              </w:rPr>
            </w:rPrChange>
          </w:rPr>
          <w:fldChar w:fldCharType="separate"/>
        </w:r>
        <w:r w:rsidRPr="00D97404">
          <w:rPr>
            <w:rFonts w:ascii="Times New Roman" w:eastAsia="Times New Roman" w:hAnsi="Times New Roman" w:cs="Times New Roman"/>
            <w:noProof/>
            <w:color w:val="000000"/>
            <w:sz w:val="20"/>
            <w:szCs w:val="20"/>
            <w:lang w:val="en-US"/>
            <w:rPrChange w:id="872" w:author="Microsoft Office User" w:date="2026-05-05T19:13:00Z" w16du:dateUtc="2026-05-05T16:13:00Z">
              <w:rPr>
                <w:rFonts w:ascii="Times New Roman" w:eastAsia="Times New Roman" w:hAnsi="Times New Roman" w:cs="Times New Roman"/>
                <w:noProof/>
                <w:color w:val="000000"/>
                <w:lang w:val="en-US"/>
              </w:rPr>
            </w:rPrChange>
          </w:rPr>
          <w:t>[69, 72]</w:t>
        </w:r>
        <w:r w:rsidRPr="00D97404">
          <w:rPr>
            <w:rFonts w:ascii="Times New Roman" w:eastAsia="Times New Roman" w:hAnsi="Times New Roman" w:cs="Times New Roman"/>
            <w:color w:val="000000"/>
            <w:sz w:val="20"/>
            <w:szCs w:val="20"/>
            <w:lang w:val="en-US"/>
            <w:rPrChange w:id="873" w:author="Microsoft Office User" w:date="2026-05-05T19:13:00Z" w16du:dateUtc="2026-05-05T16:13:00Z">
              <w:rPr>
                <w:rFonts w:ascii="Times New Roman" w:eastAsia="Times New Roman" w:hAnsi="Times New Roman" w:cs="Times New Roman"/>
                <w:color w:val="000000"/>
                <w:lang w:val="en-US"/>
              </w:rPr>
            </w:rPrChange>
          </w:rPr>
          <w:fldChar w:fldCharType="end"/>
        </w:r>
        <w:r w:rsidRPr="00D97404">
          <w:rPr>
            <w:rFonts w:ascii="Times New Roman" w:eastAsia="Times New Roman" w:hAnsi="Times New Roman" w:cs="Times New Roman"/>
            <w:color w:val="000000"/>
            <w:sz w:val="20"/>
            <w:szCs w:val="20"/>
            <w:lang w:val="en-US"/>
            <w:rPrChange w:id="874" w:author="Microsoft Office User" w:date="2026-05-05T19:13:00Z" w16du:dateUtc="2026-05-05T16:13:00Z">
              <w:rPr>
                <w:rFonts w:ascii="Times New Roman" w:eastAsia="Times New Roman" w:hAnsi="Times New Roman" w:cs="Times New Roman"/>
                <w:color w:val="000000"/>
                <w:lang w:val="en-US"/>
              </w:rPr>
            </w:rPrChange>
          </w:rPr>
          <w:t xml:space="preserve">. Multiplicity of infection is incorporated into an effective recombination rate measurable directly from genomic data </w:t>
        </w:r>
        <w:r w:rsidRPr="00D97404">
          <w:rPr>
            <w:rFonts w:ascii="Times New Roman" w:eastAsia="Times New Roman" w:hAnsi="Times New Roman" w:cs="Times New Roman"/>
            <w:color w:val="000000"/>
            <w:sz w:val="20"/>
            <w:szCs w:val="20"/>
            <w:lang w:val="en-US"/>
            <w:rPrChange w:id="875" w:author="Microsoft Office User" w:date="2026-05-05T19:13:00Z" w16du:dateUtc="2026-05-05T16:13:00Z">
              <w:rPr>
                <w:rFonts w:ascii="Times New Roman" w:eastAsia="Times New Roman" w:hAnsi="Times New Roman" w:cs="Times New Roman"/>
                <w:color w:val="000000"/>
                <w:lang w:val="en-US"/>
              </w:rPr>
            </w:rPrChange>
          </w:rPr>
          <w:fldChar w:fldCharType="begin">
            <w:fldData xml:space="preserve">PEVuZE5vdGU+PENpdGU+PEF1dGhvcj5CYXRvcnNreTwvQXV0aG9yPjxZZWFyPjIwMTE8L1llYXI+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</w:fldData>
          </w:fldChar>
        </w:r>
        <w:r w:rsidRPr="00D97404">
          <w:rPr>
            <w:rFonts w:ascii="Times New Roman" w:eastAsia="Times New Roman" w:hAnsi="Times New Roman" w:cs="Times New Roman"/>
            <w:color w:val="000000"/>
            <w:sz w:val="20"/>
            <w:szCs w:val="20"/>
            <w:lang w:val="en-US"/>
            <w:rPrChange w:id="876" w:author="Microsoft Office User" w:date="2026-05-05T19:13:00Z" w16du:dateUtc="2026-05-05T16:13:00Z">
              <w:rPr>
                <w:rFonts w:ascii="Times New Roman" w:eastAsia="Times New Roman" w:hAnsi="Times New Roman" w:cs="Times New Roman"/>
                <w:color w:val="000000"/>
                <w:lang w:val="en-US"/>
              </w:rPr>
            </w:rPrChange>
          </w:rPr>
          <w:instrText xml:space="preserve"> ADDIN EN.CITE </w:instrText>
        </w:r>
        <w:r w:rsidRPr="00D97404">
          <w:rPr>
            <w:rFonts w:ascii="Times New Roman" w:eastAsia="Times New Roman" w:hAnsi="Times New Roman" w:cs="Times New Roman"/>
            <w:color w:val="000000"/>
            <w:sz w:val="20"/>
            <w:szCs w:val="20"/>
            <w:lang w:val="en-US"/>
            <w:rPrChange w:id="877" w:author="Microsoft Office User" w:date="2026-05-05T19:13:00Z" w16du:dateUtc="2026-05-05T16:13:00Z">
              <w:rPr>
                <w:rFonts w:ascii="Times New Roman" w:eastAsia="Times New Roman" w:hAnsi="Times New Roman" w:cs="Times New Roman"/>
                <w:color w:val="000000"/>
                <w:lang w:val="en-US"/>
              </w:rPr>
            </w:rPrChange>
          </w:rPr>
          <w:fldChar w:fldCharType="begin">
            <w:fldData xml:space="preserve">PEVuZE5vdGU+PENpdGU+PEF1dGhvcj5CYXRvcnNreTwvQXV0aG9yPjxZZWFyPjIwMTE8L1llYXI+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</w:fldData>
          </w:fldChar>
        </w:r>
        <w:r w:rsidRPr="00D97404">
          <w:rPr>
            <w:rFonts w:ascii="Times New Roman" w:eastAsia="Times New Roman" w:hAnsi="Times New Roman" w:cs="Times New Roman"/>
            <w:color w:val="000000"/>
            <w:sz w:val="20"/>
            <w:szCs w:val="20"/>
            <w:lang w:val="en-US"/>
            <w:rPrChange w:id="878" w:author="Microsoft Office User" w:date="2026-05-05T19:13:00Z" w16du:dateUtc="2026-05-05T16:13:00Z">
              <w:rPr>
                <w:rFonts w:ascii="Times New Roman" w:eastAsia="Times New Roman" w:hAnsi="Times New Roman" w:cs="Times New Roman"/>
                <w:color w:val="000000"/>
                <w:lang w:val="en-US"/>
              </w:rPr>
            </w:rPrChange>
          </w:rPr>
          <w:instrText xml:space="preserve"> ADDIN EN.CITE.DATA </w:instrText>
        </w:r>
        <w:r w:rsidRPr="0073356B">
          <w:rPr>
            <w:rFonts w:ascii="Times New Roman" w:eastAsia="Times New Roman" w:hAnsi="Times New Roman" w:cs="Times New Roman"/>
            <w:color w:val="000000"/>
            <w:sz w:val="20"/>
            <w:szCs w:val="20"/>
            <w:lang w:val="en-US"/>
          </w:rPr>
        </w:r>
        <w:r w:rsidRPr="00D97404">
          <w:rPr>
            <w:rFonts w:ascii="Times New Roman" w:eastAsia="Times New Roman" w:hAnsi="Times New Roman" w:cs="Times New Roman"/>
            <w:color w:val="000000"/>
            <w:sz w:val="20"/>
            <w:szCs w:val="20"/>
            <w:lang w:val="en-US"/>
            <w:rPrChange w:id="879" w:author="Microsoft Office User" w:date="2026-05-05T19:13:00Z" w16du:dateUtc="2026-05-05T16:13:00Z">
              <w:rPr>
                <w:rFonts w:ascii="Times New Roman" w:eastAsia="Times New Roman" w:hAnsi="Times New Roman" w:cs="Times New Roman"/>
                <w:color w:val="000000"/>
                <w:lang w:val="en-US"/>
              </w:rPr>
            </w:rPrChange>
          </w:rPr>
          <w:fldChar w:fldCharType="end"/>
        </w:r>
        <w:r w:rsidRPr="0073356B">
          <w:rPr>
            <w:rFonts w:ascii="Times New Roman" w:eastAsia="Times New Roman" w:hAnsi="Times New Roman" w:cs="Times New Roman"/>
            <w:color w:val="000000"/>
            <w:sz w:val="20"/>
            <w:szCs w:val="20"/>
            <w:lang w:val="en-US"/>
          </w:rPr>
        </w:r>
        <w:r w:rsidRPr="00D97404">
          <w:rPr>
            <w:rFonts w:ascii="Times New Roman" w:eastAsia="Times New Roman" w:hAnsi="Times New Roman" w:cs="Times New Roman"/>
            <w:color w:val="000000"/>
            <w:sz w:val="20"/>
            <w:szCs w:val="20"/>
            <w:lang w:val="en-US"/>
            <w:rPrChange w:id="880" w:author="Microsoft Office User" w:date="2026-05-05T19:13:00Z" w16du:dateUtc="2026-05-05T16:13:00Z">
              <w:rPr>
                <w:rFonts w:ascii="Times New Roman" w:eastAsia="Times New Roman" w:hAnsi="Times New Roman" w:cs="Times New Roman"/>
                <w:color w:val="000000"/>
                <w:lang w:val="en-US"/>
              </w:rPr>
            </w:rPrChange>
          </w:rPr>
          <w:fldChar w:fldCharType="separate"/>
        </w:r>
        <w:r w:rsidRPr="00D97404">
          <w:rPr>
            <w:rFonts w:ascii="Times New Roman" w:eastAsia="Times New Roman" w:hAnsi="Times New Roman" w:cs="Times New Roman"/>
            <w:noProof/>
            <w:color w:val="000000"/>
            <w:sz w:val="20"/>
            <w:szCs w:val="20"/>
            <w:lang w:val="en-US"/>
            <w:rPrChange w:id="881" w:author="Microsoft Office User" w:date="2026-05-05T19:13:00Z" w16du:dateUtc="2026-05-05T16:13:00Z">
              <w:rPr>
                <w:rFonts w:ascii="Times New Roman" w:eastAsia="Times New Roman" w:hAnsi="Times New Roman" w:cs="Times New Roman"/>
                <w:noProof/>
                <w:color w:val="000000"/>
                <w:lang w:val="en-US"/>
              </w:rPr>
            </w:rPrChange>
          </w:rPr>
          <w:t>[69, 73]</w:t>
        </w:r>
        <w:r w:rsidRPr="00D97404">
          <w:rPr>
            <w:rFonts w:ascii="Times New Roman" w:eastAsia="Times New Roman" w:hAnsi="Times New Roman" w:cs="Times New Roman"/>
            <w:color w:val="000000"/>
            <w:sz w:val="20"/>
            <w:szCs w:val="20"/>
            <w:lang w:val="en-US"/>
            <w:rPrChange w:id="882" w:author="Microsoft Office User" w:date="2026-05-05T19:13:00Z" w16du:dateUtc="2026-05-05T16:13:00Z">
              <w:rPr>
                <w:rFonts w:ascii="Times New Roman" w:eastAsia="Times New Roman" w:hAnsi="Times New Roman" w:cs="Times New Roman"/>
                <w:color w:val="000000"/>
                <w:lang w:val="en-US"/>
              </w:rPr>
            </w:rPrChange>
          </w:rPr>
          <w:fldChar w:fldCharType="end"/>
        </w:r>
        <w:r w:rsidRPr="00D97404">
          <w:rPr>
            <w:rFonts w:ascii="Times New Roman" w:eastAsia="Times New Roman" w:hAnsi="Times New Roman" w:cs="Times New Roman"/>
            <w:color w:val="000000"/>
            <w:sz w:val="20"/>
            <w:szCs w:val="20"/>
            <w:lang w:val="en-US"/>
            <w:rPrChange w:id="883" w:author="Microsoft Office User" w:date="2026-05-05T19:13:00Z" w16du:dateUtc="2026-05-05T16:13:00Z">
              <w:rPr>
                <w:rFonts w:ascii="Times New Roman" w:eastAsia="Times New Roman" w:hAnsi="Times New Roman" w:cs="Times New Roman"/>
                <w:color w:val="000000"/>
                <w:lang w:val="en-US"/>
              </w:rPr>
            </w:rPrChange>
          </w:rPr>
          <w:t>.</w:t>
        </w:r>
        <w:r w:rsidRPr="00D97404">
          <w:rPr>
            <w:rFonts w:ascii="Times New Roman" w:hAnsi="Times New Roman" w:cs="Times New Roman"/>
            <w:color w:val="000000"/>
            <w:sz w:val="20"/>
            <w:szCs w:val="20"/>
            <w:lang w:val="en-US"/>
          </w:rPr>
          <w:t xml:space="preserve"> </w:t>
        </w:r>
        <w:r w:rsidRPr="00D97404">
          <w:rPr>
            <w:rFonts w:ascii="Times New Roman" w:eastAsia="Times New Roman" w:hAnsi="Times New Roman" w:cs="Times New Roman"/>
            <w:color w:val="000000"/>
            <w:sz w:val="20"/>
            <w:szCs w:val="20"/>
            <w:lang w:val="en-US"/>
            <w:rPrChange w:id="884" w:author="Microsoft Office User" w:date="2026-05-05T19:13:00Z" w16du:dateUtc="2026-05-05T16:13:00Z">
              <w:rPr>
                <w:rFonts w:ascii="Times New Roman" w:eastAsia="Times New Roman" w:hAnsi="Times New Roman" w:cs="Times New Roman"/>
                <w:color w:val="000000"/>
                <w:lang w:val="en-US"/>
              </w:rPr>
            </w:rPrChange>
          </w:rPr>
          <w:t>The effect of recombination on detection accuracy was tested in Fig. 1 and found to be modest.</w:t>
        </w:r>
      </w:ins>
    </w:p>
    <w:p w14:paraId="7A373F09" w14:textId="587072FC" w:rsidR="00E82AF9" w:rsidRPr="00D70979" w:rsidDel="00D97404" w:rsidRDefault="00D70979">
      <w:pPr>
        <w:rPr>
          <w:del w:id="885" w:author="Microsoft Office User" w:date="2026-05-05T19:11:00Z" w16du:dateUtc="2026-05-05T16:11:00Z"/>
          <w:rFonts w:ascii="Times New Roman" w:hAnsi="Times New Roman" w:cs="Times New Roman"/>
          <w:color w:val="000000"/>
          <w:sz w:val="20"/>
          <w:szCs w:val="20"/>
          <w:lang w:val="en-US"/>
        </w:rPr>
      </w:pPr>
      <w:ins w:id="886" w:author="ivan4995@gmail.com" w:date="2026-05-05T17:33:00Z">
        <w:del w:id="887" w:author="Microsoft Office User" w:date="2026-05-05T19:12:00Z" w16du:dateUtc="2026-05-05T16:12:00Z">
          <w:r w:rsidRPr="00D70979" w:rsidDel="00D97404">
            <w:rPr>
              <w:rFonts w:ascii="Times New Roman" w:eastAsia="Times New Roman" w:hAnsi="Times New Roman" w:cs="Times New Roman"/>
              <w:color w:val="000000"/>
              <w:sz w:val="20"/>
              <w:szCs w:val="20"/>
              <w:lang w:val="en-US"/>
              <w:rPrChange w:id="888" w:author="ivan4995@gmail.com" w:date="2026-05-05T17:33:00Z">
                <w:rPr>
                  <w:rFonts w:ascii="Times New Roman" w:eastAsia="Times New Roman" w:hAnsi="Times New Roman" w:cs="Times New Roman"/>
                  <w:color w:val="000000"/>
                  <w:lang w:val="en-US"/>
                </w:rPr>
              </w:rPrChange>
            </w:rPr>
            <w:delText xml:space="preserve">Multiplicity of infection is incorporated into an effective recombination rate measurable directly from genomic data </w:delText>
          </w:r>
          <w:r w:rsidRPr="00D70979" w:rsidDel="00D97404">
            <w:rPr>
              <w:rFonts w:ascii="Times New Roman" w:eastAsia="Times New Roman" w:hAnsi="Times New Roman" w:cs="Times New Roman"/>
              <w:color w:val="000000"/>
              <w:sz w:val="20"/>
              <w:szCs w:val="20"/>
              <w:lang w:val="en-US"/>
              <w:rPrChange w:id="889" w:author="ivan4995@gmail.com" w:date="2026-05-05T17:33:00Z">
                <w:rPr>
                  <w:rFonts w:ascii="Times New Roman" w:eastAsia="Times New Roman" w:hAnsi="Times New Roman" w:cs="Times New Roman"/>
                  <w:color w:val="000000"/>
                  <w:lang w:val="en-US"/>
                </w:rPr>
              </w:rPrChange>
            </w:rPr>
            <w:fldChar w:fldCharType="begin">
              <w:fldData xml:space="preserve">PEVuZE5vdGU+PENpdGU+PEF1dGhvcj5CYXRvcnNreTwvQXV0aG9yPjxZZWFyPjIwMTE8L1llYXI+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</w:fldData>
            </w:fldChar>
          </w:r>
          <w:r w:rsidRPr="00D70979" w:rsidDel="00D97404">
            <w:rPr>
              <w:rFonts w:ascii="Times New Roman" w:eastAsia="Times New Roman" w:hAnsi="Times New Roman" w:cs="Times New Roman"/>
              <w:color w:val="000000"/>
              <w:sz w:val="20"/>
              <w:szCs w:val="20"/>
              <w:lang w:val="en-US"/>
              <w:rPrChange w:id="890" w:author="ivan4995@gmail.com" w:date="2026-05-05T17:33:00Z">
                <w:rPr>
                  <w:rFonts w:ascii="Times New Roman" w:eastAsia="Times New Roman" w:hAnsi="Times New Roman" w:cs="Times New Roman"/>
                  <w:color w:val="000000"/>
                  <w:lang w:val="en-US"/>
                </w:rPr>
              </w:rPrChange>
            </w:rPr>
            <w:delInstrText xml:space="preserve"> ADDIN EN.CITE </w:delInstrText>
          </w:r>
          <w:r w:rsidRPr="00D70979" w:rsidDel="00D97404">
            <w:rPr>
              <w:rFonts w:ascii="Times New Roman" w:eastAsia="Times New Roman" w:hAnsi="Times New Roman" w:cs="Times New Roman"/>
              <w:color w:val="000000"/>
              <w:sz w:val="20"/>
              <w:szCs w:val="20"/>
              <w:lang w:val="en-US"/>
              <w:rPrChange w:id="891" w:author="ivan4995@gmail.com" w:date="2026-05-05T17:33:00Z">
                <w:rPr>
                  <w:rFonts w:ascii="Times New Roman" w:eastAsia="Times New Roman" w:hAnsi="Times New Roman" w:cs="Times New Roman"/>
                  <w:color w:val="000000"/>
                  <w:lang w:val="en-US"/>
                </w:rPr>
              </w:rPrChange>
            </w:rPr>
            <w:fldChar w:fldCharType="begin">
              <w:fldData xml:space="preserve">PEVuZE5vdGU+PENpdGU+PEF1dGhvcj5CYXRvcnNreTwvQXV0aG9yPjxZZWFyPjIwMTE8L1llYXI+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</w:fldData>
            </w:fldChar>
          </w:r>
          <w:r w:rsidRPr="00D70979" w:rsidDel="00D97404">
            <w:rPr>
              <w:rFonts w:ascii="Times New Roman" w:eastAsia="Times New Roman" w:hAnsi="Times New Roman" w:cs="Times New Roman"/>
              <w:color w:val="000000"/>
              <w:sz w:val="20"/>
              <w:szCs w:val="20"/>
              <w:lang w:val="en-US"/>
              <w:rPrChange w:id="892" w:author="ivan4995@gmail.com" w:date="2026-05-05T17:33:00Z">
                <w:rPr>
                  <w:rFonts w:ascii="Times New Roman" w:eastAsia="Times New Roman" w:hAnsi="Times New Roman" w:cs="Times New Roman"/>
                  <w:color w:val="000000"/>
                  <w:lang w:val="en-US"/>
                </w:rPr>
              </w:rPrChange>
            </w:rPr>
            <w:delInstrText xml:space="preserve"> ADDIN EN.CITE.DATA </w:delInstrText>
          </w:r>
          <w:r w:rsidRPr="0073356B" w:rsidDel="00D97404">
            <w:rPr>
              <w:rFonts w:ascii="Times New Roman" w:eastAsia="Times New Roman" w:hAnsi="Times New Roman" w:cs="Times New Roman"/>
              <w:color w:val="000000"/>
              <w:sz w:val="20"/>
              <w:szCs w:val="20"/>
              <w:lang w:val="en-US"/>
            </w:rPr>
          </w:r>
          <w:r w:rsidRPr="00D70979" w:rsidDel="00D97404">
            <w:rPr>
              <w:rFonts w:ascii="Times New Roman" w:eastAsia="Times New Roman" w:hAnsi="Times New Roman" w:cs="Times New Roman"/>
              <w:color w:val="000000"/>
              <w:sz w:val="20"/>
              <w:szCs w:val="20"/>
              <w:lang w:val="en-US"/>
              <w:rPrChange w:id="893" w:author="ivan4995@gmail.com" w:date="2026-05-05T17:33:00Z">
                <w:rPr>
                  <w:rFonts w:ascii="Times New Roman" w:eastAsia="Times New Roman" w:hAnsi="Times New Roman" w:cs="Times New Roman"/>
                  <w:color w:val="000000"/>
                  <w:lang w:val="en-US"/>
                </w:rPr>
              </w:rPrChange>
            </w:rPr>
            <w:fldChar w:fldCharType="end"/>
          </w:r>
          <w:r w:rsidRPr="0073356B" w:rsidDel="00D97404">
            <w:rPr>
              <w:rFonts w:ascii="Times New Roman" w:eastAsia="Times New Roman" w:hAnsi="Times New Roman" w:cs="Times New Roman"/>
              <w:color w:val="000000"/>
              <w:sz w:val="20"/>
              <w:szCs w:val="20"/>
              <w:lang w:val="en-US"/>
            </w:rPr>
          </w:r>
          <w:r w:rsidRPr="00D70979" w:rsidDel="00D97404">
            <w:rPr>
              <w:rFonts w:ascii="Times New Roman" w:eastAsia="Times New Roman" w:hAnsi="Times New Roman" w:cs="Times New Roman"/>
              <w:color w:val="000000"/>
              <w:sz w:val="20"/>
              <w:szCs w:val="20"/>
              <w:lang w:val="en-US"/>
              <w:rPrChange w:id="894" w:author="ivan4995@gmail.com" w:date="2026-05-05T17:33:00Z">
                <w:rPr>
                  <w:rFonts w:ascii="Times New Roman" w:eastAsia="Times New Roman" w:hAnsi="Times New Roman" w:cs="Times New Roman"/>
                  <w:color w:val="000000"/>
                  <w:lang w:val="en-US"/>
                </w:rPr>
              </w:rPrChange>
            </w:rPr>
            <w:fldChar w:fldCharType="separate"/>
          </w:r>
          <w:r w:rsidRPr="00D70979" w:rsidDel="00D97404">
            <w:rPr>
              <w:rFonts w:ascii="Times New Roman" w:eastAsia="Times New Roman" w:hAnsi="Times New Roman" w:cs="Times New Roman"/>
              <w:noProof/>
              <w:color w:val="000000"/>
              <w:sz w:val="20"/>
              <w:szCs w:val="20"/>
              <w:lang w:val="en-US"/>
              <w:rPrChange w:id="895" w:author="ivan4995@gmail.com" w:date="2026-05-05T17:33:00Z">
                <w:rPr>
                  <w:rFonts w:ascii="Times New Roman" w:eastAsia="Times New Roman" w:hAnsi="Times New Roman" w:cs="Times New Roman"/>
                  <w:noProof/>
                  <w:color w:val="000000"/>
                  <w:lang w:val="en-US"/>
                </w:rPr>
              </w:rPrChange>
            </w:rPr>
            <w:delText>[69, 73]</w:delText>
          </w:r>
          <w:r w:rsidRPr="00D70979" w:rsidDel="00D97404">
            <w:rPr>
              <w:rFonts w:ascii="Times New Roman" w:eastAsia="Times New Roman" w:hAnsi="Times New Roman" w:cs="Times New Roman"/>
              <w:color w:val="000000"/>
              <w:sz w:val="20"/>
              <w:szCs w:val="20"/>
              <w:lang w:val="en-US"/>
              <w:rPrChange w:id="896" w:author="ivan4995@gmail.com" w:date="2026-05-05T17:33:00Z">
                <w:rPr>
                  <w:rFonts w:ascii="Times New Roman" w:eastAsia="Times New Roman" w:hAnsi="Times New Roman" w:cs="Times New Roman"/>
                  <w:color w:val="000000"/>
                  <w:lang w:val="en-US"/>
                </w:rPr>
              </w:rPrChange>
            </w:rPr>
            <w:fldChar w:fldCharType="end"/>
          </w:r>
          <w:r w:rsidRPr="00D70979" w:rsidDel="00D97404">
            <w:rPr>
              <w:rFonts w:ascii="Times New Roman" w:eastAsia="Times New Roman" w:hAnsi="Times New Roman" w:cs="Times New Roman"/>
              <w:color w:val="000000"/>
              <w:sz w:val="20"/>
              <w:szCs w:val="20"/>
              <w:lang w:val="en-US"/>
              <w:rPrChange w:id="897" w:author="ivan4995@gmail.com" w:date="2026-05-05T17:33:00Z">
                <w:rPr>
                  <w:rFonts w:ascii="Times New Roman" w:eastAsia="Times New Roman" w:hAnsi="Times New Roman" w:cs="Times New Roman"/>
                  <w:color w:val="000000"/>
                  <w:lang w:val="en-US"/>
                </w:rPr>
              </w:rPrChange>
            </w:rPr>
            <w:delText>.</w:delText>
          </w:r>
          <w:r w:rsidRPr="00D70979" w:rsidDel="00D97404">
            <w:rPr>
              <w:rFonts w:ascii="Times New Roman" w:hAnsi="Times New Roman" w:cs="Times New Roman"/>
              <w:color w:val="000000"/>
              <w:sz w:val="20"/>
              <w:szCs w:val="20"/>
              <w:lang w:val="en-US"/>
            </w:rPr>
            <w:delText xml:space="preserve"> </w:delText>
          </w:r>
        </w:del>
      </w:ins>
      <w:del w:id="898" w:author="Microsoft Office User" w:date="2026-05-05T19:11:00Z" w16du:dateUtc="2026-05-05T16:11:00Z">
        <w:r w:rsidR="000E1D81" w:rsidRPr="00D70979" w:rsidDel="00D97404">
          <w:rPr>
            <w:rFonts w:ascii="Times New Roman" w:hAnsi="Times New Roman" w:cs="Times New Roman"/>
            <w:color w:val="000000"/>
            <w:sz w:val="20"/>
            <w:szCs w:val="20"/>
            <w:lang w:val="en-US"/>
          </w:rPr>
          <w:delText>Multiplicity of infection</w:delText>
        </w:r>
        <w:r w:rsidR="00E82AF9" w:rsidRPr="00D70979" w:rsidDel="00D97404">
          <w:rPr>
            <w:rFonts w:ascii="Times New Roman" w:hAnsi="Times New Roman" w:cs="Times New Roman"/>
            <w:color w:val="000000"/>
            <w:sz w:val="20"/>
            <w:szCs w:val="20"/>
            <w:lang w:val="en-US"/>
          </w:rPr>
          <w:delText xml:space="preserve"> </w:delText>
        </w:r>
        <w:r w:rsidR="000E1D81" w:rsidRPr="00D70979" w:rsidDel="00D97404">
          <w:rPr>
            <w:rFonts w:ascii="Times New Roman" w:hAnsi="Times New Roman" w:cs="Times New Roman"/>
            <w:color w:val="000000"/>
            <w:sz w:val="20"/>
            <w:szCs w:val="20"/>
            <w:lang w:val="en-US"/>
          </w:rPr>
          <w:delText xml:space="preserve">is </w:delText>
        </w:r>
        <w:r w:rsidR="00E82AF9" w:rsidRPr="00D70979" w:rsidDel="00D97404">
          <w:rPr>
            <w:rFonts w:ascii="Times New Roman" w:hAnsi="Times New Roman" w:cs="Times New Roman"/>
            <w:color w:val="000000"/>
            <w:sz w:val="20"/>
            <w:szCs w:val="20"/>
            <w:lang w:val="en-US"/>
          </w:rPr>
          <w:delText>incorporated into an effective recombination rate measur</w:delText>
        </w:r>
        <w:r w:rsidR="000E1D81" w:rsidRPr="00D70979" w:rsidDel="00D97404">
          <w:rPr>
            <w:rFonts w:ascii="Times New Roman" w:hAnsi="Times New Roman" w:cs="Times New Roman"/>
            <w:color w:val="000000"/>
            <w:sz w:val="20"/>
            <w:szCs w:val="20"/>
            <w:lang w:val="en-US"/>
          </w:rPr>
          <w:delText>able</w:delText>
        </w:r>
        <w:r w:rsidR="00E82AF9" w:rsidRPr="00D70979" w:rsidDel="00D97404">
          <w:rPr>
            <w:rFonts w:ascii="Times New Roman" w:hAnsi="Times New Roman" w:cs="Times New Roman"/>
            <w:color w:val="000000"/>
            <w:sz w:val="20"/>
            <w:szCs w:val="20"/>
            <w:lang w:val="en-US"/>
          </w:rPr>
          <w:delText xml:space="preserve"> directly from genomic data </w:delText>
        </w:r>
        <w:r w:rsidR="00660F68" w:rsidRPr="00D70979" w:rsidDel="00D97404">
          <w:rPr>
            <w:rFonts w:ascii="Times New Roman" w:hAnsi="Times New Roman" w:cs="Times New Roman"/>
            <w:color w:val="000000"/>
            <w:sz w:val="20"/>
            <w:szCs w:val="20"/>
            <w:lang w:val="en-US"/>
          </w:rPr>
          <w:delText>{Batorsky, 2011 #118; Neher, 2010 #150}.</w:delText>
        </w:r>
      </w:del>
    </w:p>
    <w:p w14:paraId="588DE815" w14:textId="77777777" w:rsidR="00D70979" w:rsidRPr="00D70979" w:rsidRDefault="00D70979">
      <w:pPr>
        <w:rPr>
          <w:ins w:id="899" w:author="ivan4995@gmail.com" w:date="2026-05-05T17:33:00Z"/>
          <w:rFonts w:ascii="Times New Roman" w:hAnsi="Times New Roman" w:cs="Times New Roman"/>
          <w:color w:val="000000"/>
          <w:sz w:val="20"/>
          <w:szCs w:val="20"/>
          <w:lang w:val="en-US"/>
        </w:rPr>
      </w:pPr>
    </w:p>
    <w:p w14:paraId="70F5F905" w14:textId="77777777" w:rsidR="00506493" w:rsidRPr="00506493" w:rsidRDefault="00133529">
      <w:pPr>
        <w:rPr>
          <w:rFonts w:ascii="Helvetica" w:hAnsi="Helvetica"/>
          <w:b/>
          <w:color w:val="000000"/>
          <w:sz w:val="22"/>
          <w:szCs w:val="22"/>
          <w:shd w:val="clear" w:color="auto" w:fill="FFFFFF"/>
        </w:rPr>
      </w:pPr>
      <w:r w:rsidRPr="003552A3">
        <w:rPr>
          <w:rFonts w:ascii="Helvetica" w:hAnsi="Helvetica"/>
          <w:color w:val="000000"/>
          <w:sz w:val="22"/>
          <w:szCs w:val="22"/>
        </w:rPr>
        <w:br/>
      </w:r>
      <w:r w:rsidRPr="00506493">
        <w:rPr>
          <w:rFonts w:ascii="Helvetica" w:hAnsi="Helvetica"/>
          <w:b/>
          <w:color w:val="000000"/>
          <w:sz w:val="22"/>
          <w:szCs w:val="22"/>
          <w:shd w:val="clear" w:color="auto" w:fill="FFFFFF"/>
        </w:rPr>
        <w:t xml:space="preserve">I also have more minor quibbles with the figures, e.g., the suppression of values of the "error detection" statistic. Why not make figures showing how Type I and II error scale with sequence length and replicate population sizes? </w:t>
      </w:r>
    </w:p>
    <w:p w14:paraId="07BBD26F" w14:textId="4953CEA3" w:rsidR="00506493" w:rsidRDefault="00506493">
      <w:pPr>
        <w:rPr>
          <w:rFonts w:ascii="Helvetica" w:hAnsi="Helvetica"/>
          <w:color w:val="000000"/>
          <w:sz w:val="22"/>
          <w:szCs w:val="22"/>
          <w:shd w:val="clear" w:color="auto" w:fill="FFFFFF"/>
        </w:rPr>
      </w:pPr>
    </w:p>
    <w:p w14:paraId="2F2B28BE" w14:textId="7553BC5A" w:rsidR="00506493" w:rsidRPr="00506493" w:rsidRDefault="00D97BF5">
      <w:pPr>
        <w:rPr>
          <w:rFonts w:ascii="Helvetica" w:hAnsi="Helvetica"/>
          <w:color w:val="000000"/>
          <w:sz w:val="22"/>
          <w:szCs w:val="22"/>
          <w:shd w:val="clear" w:color="auto" w:fill="FFFFFF"/>
          <w:lang w:val="en-US"/>
        </w:rPr>
      </w:pPr>
      <w:r>
        <w:rPr>
          <w:rFonts w:ascii="Helvetica" w:hAnsi="Helvetica"/>
          <w:color w:val="000000"/>
          <w:sz w:val="22"/>
          <w:szCs w:val="22"/>
          <w:shd w:val="clear" w:color="auto" w:fill="FFFFFF"/>
          <w:lang w:val="en-US"/>
        </w:rPr>
        <w:lastRenderedPageBreak/>
        <w:t>In the legend of Fig. 1, t</w:t>
      </w:r>
      <w:r w:rsidR="00506493">
        <w:rPr>
          <w:rFonts w:ascii="Helvetica" w:hAnsi="Helvetica"/>
          <w:color w:val="000000"/>
          <w:sz w:val="22"/>
          <w:szCs w:val="22"/>
          <w:shd w:val="clear" w:color="auto" w:fill="FFFFFF"/>
          <w:lang w:val="en-US"/>
        </w:rPr>
        <w:t xml:space="preserve">he error of detection </w:t>
      </w:r>
      <w:r w:rsidR="00506493" w:rsidRPr="00506493">
        <w:rPr>
          <w:rFonts w:ascii="Helvetica" w:hAnsi="Helvetica"/>
          <w:color w:val="000000"/>
          <w:sz w:val="22"/>
          <w:szCs w:val="22"/>
          <w:shd w:val="clear" w:color="auto" w:fill="FFFFFF"/>
          <w:lang w:val="en-US"/>
        </w:rPr>
        <w:t>is defined as the sum of the false positive and false negative interactions divided by the number of true interactions</w:t>
      </w:r>
      <w:r>
        <w:rPr>
          <w:rFonts w:ascii="Helvetica" w:hAnsi="Helvetica"/>
          <w:color w:val="000000"/>
          <w:sz w:val="22"/>
          <w:szCs w:val="22"/>
          <w:shd w:val="clear" w:color="auto" w:fill="FFFFFF"/>
          <w:lang w:val="en-US"/>
        </w:rPr>
        <w:t xml:space="preserve"> averaged</w:t>
      </w:r>
      <w:r w:rsidR="001F0DE7">
        <w:rPr>
          <w:rFonts w:ascii="Helvetica" w:hAnsi="Helvetica"/>
          <w:color w:val="000000"/>
          <w:sz w:val="22"/>
          <w:szCs w:val="22"/>
          <w:shd w:val="clear" w:color="auto" w:fill="FFFFFF"/>
          <w:lang w:val="en-US"/>
        </w:rPr>
        <w:t xml:space="preserve"> over populations whose number is shown</w:t>
      </w:r>
      <w:r w:rsidR="00506493" w:rsidRPr="00506493">
        <w:rPr>
          <w:rFonts w:ascii="Helvetica" w:hAnsi="Helvetica"/>
          <w:color w:val="000000"/>
          <w:sz w:val="22"/>
          <w:szCs w:val="22"/>
          <w:shd w:val="clear" w:color="auto" w:fill="FFFFFF"/>
          <w:lang w:val="en-US"/>
        </w:rPr>
        <w:t xml:space="preserve">. This is the relevant measure </w:t>
      </w:r>
      <w:r w:rsidR="00410276">
        <w:rPr>
          <w:rFonts w:ascii="Helvetica" w:hAnsi="Helvetica"/>
          <w:color w:val="000000"/>
          <w:sz w:val="22"/>
          <w:szCs w:val="22"/>
          <w:shd w:val="clear" w:color="auto" w:fill="FFFFFF"/>
          <w:lang w:val="en-US"/>
        </w:rPr>
        <w:t xml:space="preserve">of </w:t>
      </w:r>
      <w:r>
        <w:rPr>
          <w:rFonts w:ascii="Helvetica" w:hAnsi="Helvetica"/>
          <w:color w:val="000000"/>
          <w:sz w:val="22"/>
          <w:szCs w:val="22"/>
          <w:shd w:val="clear" w:color="auto" w:fill="FFFFFF"/>
          <w:lang w:val="en-US"/>
        </w:rPr>
        <w:t>the accuracy of detection</w:t>
      </w:r>
      <w:r w:rsidR="00506493" w:rsidRPr="00506493">
        <w:rPr>
          <w:rFonts w:ascii="Helvetica" w:hAnsi="Helvetica"/>
          <w:color w:val="000000"/>
          <w:sz w:val="22"/>
          <w:szCs w:val="22"/>
          <w:shd w:val="clear" w:color="auto" w:fill="FFFFFF"/>
          <w:lang w:val="en-US"/>
        </w:rPr>
        <w:t>.</w:t>
      </w:r>
    </w:p>
    <w:p w14:paraId="3CF2CA9D" w14:textId="77777777" w:rsidR="00506493" w:rsidRDefault="00506493">
      <w:pPr>
        <w:rPr>
          <w:rFonts w:ascii="Helvetica" w:hAnsi="Helvetica"/>
          <w:color w:val="000000"/>
          <w:sz w:val="22"/>
          <w:szCs w:val="22"/>
          <w:shd w:val="clear" w:color="auto" w:fill="FFFFFF"/>
        </w:rPr>
      </w:pPr>
    </w:p>
    <w:p w14:paraId="08AA93AC" w14:textId="77777777" w:rsidR="00506493" w:rsidRPr="00D97BF5" w:rsidRDefault="00133529">
      <w:pPr>
        <w:rPr>
          <w:rStyle w:val="apple-converted-space"/>
          <w:rFonts w:ascii="Helvetica" w:hAnsi="Helvetica"/>
          <w:b/>
          <w:color w:val="000000"/>
          <w:sz w:val="22"/>
          <w:szCs w:val="22"/>
          <w:shd w:val="clear" w:color="auto" w:fill="FFFFFF"/>
        </w:rPr>
      </w:pPr>
      <w:r w:rsidRPr="00D97BF5">
        <w:rPr>
          <w:rFonts w:ascii="Helvetica" w:hAnsi="Helvetica"/>
          <w:b/>
          <w:color w:val="000000"/>
          <w:sz w:val="22"/>
          <w:szCs w:val="22"/>
          <w:shd w:val="clear" w:color="auto" w:fill="FFFFFF"/>
        </w:rPr>
        <w:t>Moreover, it is not clear to me if the values used for sequence length are appropriate. Does the method not scale well when the genome length is &gt;200 (presumably, in units of base pairs)?</w:t>
      </w:r>
      <w:r w:rsidRPr="00D97BF5">
        <w:rPr>
          <w:rStyle w:val="apple-converted-space"/>
          <w:rFonts w:ascii="Helvetica" w:hAnsi="Helvetica"/>
          <w:b/>
          <w:color w:val="000000"/>
          <w:sz w:val="22"/>
          <w:szCs w:val="22"/>
          <w:shd w:val="clear" w:color="auto" w:fill="FFFFFF"/>
        </w:rPr>
        <w:t> </w:t>
      </w:r>
    </w:p>
    <w:p w14:paraId="17FAAA84" w14:textId="77777777" w:rsidR="00506493" w:rsidRDefault="00506493">
      <w:pPr>
        <w:rPr>
          <w:rStyle w:val="apple-converted-space"/>
          <w:rFonts w:ascii="Helvetica" w:hAnsi="Helvetica"/>
          <w:color w:val="000000"/>
          <w:sz w:val="22"/>
          <w:szCs w:val="22"/>
          <w:shd w:val="clear" w:color="auto" w:fill="FFFFFF"/>
        </w:rPr>
      </w:pPr>
    </w:p>
    <w:p w14:paraId="0870E8D0" w14:textId="09525AAA" w:rsidR="00506493" w:rsidRDefault="00506493">
      <w:pPr>
        <w:rPr>
          <w:rStyle w:val="apple-converted-space"/>
          <w:rFonts w:ascii="Helvetica" w:hAnsi="Helvetica"/>
          <w:color w:val="000000"/>
          <w:sz w:val="22"/>
          <w:szCs w:val="22"/>
          <w:shd w:val="clear" w:color="auto" w:fill="FFFFFF"/>
          <w:lang w:val="en-US"/>
        </w:rPr>
      </w:pPr>
      <w:r>
        <w:rPr>
          <w:rStyle w:val="apple-converted-space"/>
          <w:rFonts w:ascii="Helvetica" w:hAnsi="Helvetica"/>
          <w:color w:val="000000"/>
          <w:sz w:val="22"/>
          <w:szCs w:val="22"/>
          <w:shd w:val="clear" w:color="auto" w:fill="FFFFFF"/>
          <w:lang w:val="en-US"/>
        </w:rPr>
        <w:t>Unfortunately, we cannot run simulations at length</w:t>
      </w:r>
      <w:r w:rsidR="00400CCF">
        <w:rPr>
          <w:rStyle w:val="apple-converted-space"/>
          <w:rFonts w:ascii="Helvetica" w:hAnsi="Helvetica"/>
          <w:color w:val="000000"/>
          <w:sz w:val="22"/>
          <w:szCs w:val="22"/>
          <w:shd w:val="clear" w:color="auto" w:fill="FFFFFF"/>
          <w:lang w:val="en-US"/>
        </w:rPr>
        <w:t>s</w:t>
      </w:r>
      <w:r>
        <w:rPr>
          <w:rStyle w:val="apple-converted-space"/>
          <w:rFonts w:ascii="Helvetica" w:hAnsi="Helvetica"/>
          <w:color w:val="000000"/>
          <w:sz w:val="22"/>
          <w:szCs w:val="22"/>
          <w:shd w:val="clear" w:color="auto" w:fill="FFFFFF"/>
          <w:lang w:val="en-US"/>
        </w:rPr>
        <w:t xml:space="preserve"> much larger than 200, as they take too much time. </w:t>
      </w:r>
    </w:p>
    <w:p w14:paraId="4F251F1E" w14:textId="6901C44B" w:rsidR="00506493" w:rsidRPr="00506493" w:rsidRDefault="00133529">
      <w:pPr>
        <w:rPr>
          <w:rFonts w:ascii="Helvetica" w:hAnsi="Helvetica"/>
          <w:b/>
          <w:color w:val="000000"/>
          <w:sz w:val="22"/>
          <w:szCs w:val="22"/>
          <w:shd w:val="clear" w:color="auto" w:fill="FFFFFF"/>
        </w:rPr>
      </w:pPr>
      <w:r w:rsidRPr="003552A3">
        <w:rPr>
          <w:rFonts w:ascii="Helvetica" w:hAnsi="Helvetica"/>
          <w:color w:val="000000"/>
          <w:sz w:val="22"/>
          <w:szCs w:val="22"/>
        </w:rPr>
        <w:br/>
      </w:r>
      <w:r w:rsidRPr="00506493">
        <w:rPr>
          <w:rFonts w:ascii="Helvetica" w:hAnsi="Helvetica"/>
          <w:b/>
          <w:color w:val="000000"/>
          <w:sz w:val="22"/>
          <w:szCs w:val="22"/>
          <w:shd w:val="clear" w:color="auto" w:fill="FFFFFF"/>
        </w:rPr>
        <w:t xml:space="preserve">Overall, I think this method of epistasis inference is useful in certain regimes if those regimes can be mapped out, limitations explored and discussed, and the links to previous work made explicit. </w:t>
      </w:r>
    </w:p>
    <w:p w14:paraId="03D44ED6" w14:textId="02E11634" w:rsidR="00506493" w:rsidRDefault="00506493">
      <w:pPr>
        <w:rPr>
          <w:rFonts w:ascii="Helvetica" w:hAnsi="Helvetica"/>
          <w:color w:val="000000"/>
          <w:sz w:val="22"/>
          <w:szCs w:val="22"/>
          <w:shd w:val="clear" w:color="auto" w:fill="FFFFFF"/>
        </w:rPr>
      </w:pPr>
    </w:p>
    <w:p w14:paraId="312C8C38" w14:textId="3DC5E03A" w:rsidR="00506493" w:rsidRPr="00506493" w:rsidRDefault="000E1D81">
      <w:pPr>
        <w:rPr>
          <w:rFonts w:ascii="Helvetica" w:hAnsi="Helvetica"/>
          <w:color w:val="000000"/>
          <w:sz w:val="22"/>
          <w:szCs w:val="22"/>
          <w:shd w:val="clear" w:color="auto" w:fill="FFFFFF"/>
          <w:lang w:val="en-US"/>
        </w:rPr>
      </w:pPr>
      <w:r>
        <w:rPr>
          <w:rFonts w:ascii="Helvetica" w:hAnsi="Helvetica"/>
          <w:color w:val="000000"/>
          <w:sz w:val="22"/>
          <w:szCs w:val="22"/>
          <w:shd w:val="clear" w:color="auto" w:fill="FFFFFF"/>
          <w:lang w:val="en-US"/>
        </w:rPr>
        <w:t>We</w:t>
      </w:r>
      <w:r w:rsidR="00506493">
        <w:rPr>
          <w:rFonts w:ascii="Helvetica" w:hAnsi="Helvetica"/>
          <w:color w:val="000000"/>
          <w:sz w:val="22"/>
          <w:szCs w:val="22"/>
          <w:shd w:val="clear" w:color="auto" w:fill="FFFFFF"/>
          <w:lang w:val="en-US"/>
        </w:rPr>
        <w:t xml:space="preserve"> hope that our re</w:t>
      </w:r>
      <w:r w:rsidR="00E65018">
        <w:rPr>
          <w:rFonts w:ascii="Helvetica" w:hAnsi="Helvetica"/>
          <w:color w:val="000000"/>
          <w:sz w:val="22"/>
          <w:szCs w:val="22"/>
          <w:shd w:val="clear" w:color="auto" w:fill="FFFFFF"/>
          <w:lang w:val="en-US"/>
        </w:rPr>
        <w:t>visions</w:t>
      </w:r>
      <w:r w:rsidR="00506493">
        <w:rPr>
          <w:rFonts w:ascii="Helvetica" w:hAnsi="Helvetica"/>
          <w:color w:val="000000"/>
          <w:sz w:val="22"/>
          <w:szCs w:val="22"/>
          <w:shd w:val="clear" w:color="auto" w:fill="FFFFFF"/>
          <w:lang w:val="en-US"/>
        </w:rPr>
        <w:t xml:space="preserve"> helped to clarify these issues.</w:t>
      </w:r>
    </w:p>
    <w:p w14:paraId="0CCB2972" w14:textId="77777777" w:rsidR="00506493" w:rsidRDefault="00506493">
      <w:pPr>
        <w:rPr>
          <w:rFonts w:ascii="Helvetica" w:hAnsi="Helvetica"/>
          <w:color w:val="000000"/>
          <w:sz w:val="22"/>
          <w:szCs w:val="22"/>
          <w:shd w:val="clear" w:color="auto" w:fill="FFFFFF"/>
        </w:rPr>
      </w:pPr>
    </w:p>
    <w:p w14:paraId="060D6791" w14:textId="77777777" w:rsidR="00506493" w:rsidRPr="00506493" w:rsidRDefault="00133529">
      <w:pPr>
        <w:rPr>
          <w:rStyle w:val="apple-converted-space"/>
          <w:rFonts w:ascii="Helvetica" w:hAnsi="Helvetica"/>
          <w:b/>
          <w:color w:val="000000"/>
          <w:sz w:val="22"/>
          <w:szCs w:val="22"/>
          <w:shd w:val="clear" w:color="auto" w:fill="FFFFFF"/>
        </w:rPr>
      </w:pPr>
      <w:r w:rsidRPr="00506493">
        <w:rPr>
          <w:rFonts w:ascii="Helvetica" w:hAnsi="Helvetica"/>
          <w:b/>
          <w:color w:val="000000"/>
          <w:sz w:val="22"/>
          <w:szCs w:val="22"/>
          <w:shd w:val="clear" w:color="auto" w:fill="FFFFFF"/>
        </w:rPr>
        <w:t>I think clarity about what information is being utilized and in what manner (in the method and data analysis) is essential, and recommend that the authors consider the meaning of the epistatic pairs that are being inferred as well as the kinds of model structures (WF or otherwise) to which the method is being applied in silico.</w:t>
      </w:r>
      <w:r w:rsidRPr="00506493">
        <w:rPr>
          <w:rStyle w:val="apple-converted-space"/>
          <w:rFonts w:ascii="Helvetica" w:hAnsi="Helvetica"/>
          <w:b/>
          <w:color w:val="000000"/>
          <w:sz w:val="22"/>
          <w:szCs w:val="22"/>
          <w:shd w:val="clear" w:color="auto" w:fill="FFFFFF"/>
        </w:rPr>
        <w:t> </w:t>
      </w:r>
    </w:p>
    <w:p w14:paraId="11CCDB18" w14:textId="77777777" w:rsidR="00506493" w:rsidRDefault="00506493">
      <w:pPr>
        <w:rPr>
          <w:rStyle w:val="apple-converted-space"/>
          <w:rFonts w:ascii="Helvetica" w:hAnsi="Helvetica"/>
          <w:color w:val="000000"/>
          <w:sz w:val="22"/>
          <w:szCs w:val="22"/>
          <w:shd w:val="clear" w:color="auto" w:fill="FFFFFF"/>
        </w:rPr>
      </w:pPr>
    </w:p>
    <w:p w14:paraId="155B0A1B" w14:textId="77777777" w:rsidR="00A057CC" w:rsidRDefault="00506493" w:rsidP="003558C2">
      <w:pPr>
        <w:rPr>
          <w:ins w:id="900" w:author="Microsoft Office User" w:date="2026-05-05T19:50:00Z" w16du:dateUtc="2026-05-05T16:50:00Z"/>
          <w:rFonts w:ascii="Helvetica" w:hAnsi="Helvetica"/>
          <w:b/>
          <w:color w:val="000000"/>
          <w:sz w:val="22"/>
          <w:szCs w:val="22"/>
          <w:shd w:val="clear" w:color="auto" w:fill="FFFFFF"/>
        </w:rPr>
      </w:pPr>
      <w:r>
        <w:rPr>
          <w:rStyle w:val="apple-converted-space"/>
          <w:rFonts w:ascii="Helvetica" w:hAnsi="Helvetica"/>
          <w:color w:val="000000"/>
          <w:sz w:val="22"/>
          <w:szCs w:val="22"/>
          <w:shd w:val="clear" w:color="auto" w:fill="FFFFFF"/>
          <w:lang w:val="en-US"/>
        </w:rPr>
        <w:t xml:space="preserve">Thank you for </w:t>
      </w:r>
      <w:r w:rsidR="000E1D81">
        <w:rPr>
          <w:rStyle w:val="apple-converted-space"/>
          <w:rFonts w:ascii="Helvetica" w:hAnsi="Helvetica"/>
          <w:color w:val="000000"/>
          <w:sz w:val="22"/>
          <w:szCs w:val="22"/>
          <w:shd w:val="clear" w:color="auto" w:fill="FFFFFF"/>
          <w:lang w:val="en-US"/>
        </w:rPr>
        <w:t xml:space="preserve">the </w:t>
      </w:r>
      <w:r>
        <w:rPr>
          <w:rStyle w:val="apple-converted-space"/>
          <w:rFonts w:ascii="Helvetica" w:hAnsi="Helvetica"/>
          <w:color w:val="000000"/>
          <w:sz w:val="22"/>
          <w:szCs w:val="22"/>
          <w:shd w:val="clear" w:color="auto" w:fill="FFFFFF"/>
          <w:lang w:val="en-US"/>
        </w:rPr>
        <w:t>comments.</w:t>
      </w:r>
      <w:r w:rsidR="00133529" w:rsidRPr="003552A3">
        <w:rPr>
          <w:rFonts w:ascii="Helvetica" w:hAnsi="Helvetica"/>
          <w:color w:val="000000"/>
          <w:sz w:val="22"/>
          <w:szCs w:val="22"/>
        </w:rPr>
        <w:br/>
      </w:r>
      <w:r w:rsidR="00133529" w:rsidRPr="003552A3">
        <w:rPr>
          <w:rFonts w:ascii="Helvetica" w:hAnsi="Helvetica"/>
          <w:color w:val="000000"/>
          <w:sz w:val="22"/>
          <w:szCs w:val="22"/>
        </w:rPr>
        <w:br/>
      </w:r>
      <w:r w:rsidR="00133529" w:rsidRPr="003552A3">
        <w:rPr>
          <w:rFonts w:ascii="Helvetica" w:hAnsi="Helvetica"/>
          <w:color w:val="000000"/>
          <w:sz w:val="22"/>
          <w:szCs w:val="22"/>
        </w:rPr>
        <w:br/>
      </w:r>
      <w:r w:rsidR="00133529" w:rsidRPr="001F0DE7">
        <w:rPr>
          <w:rFonts w:ascii="Helvetica" w:hAnsi="Helvetica"/>
          <w:b/>
          <w:color w:val="000000"/>
          <w:sz w:val="22"/>
          <w:szCs w:val="22"/>
          <w:shd w:val="clear" w:color="auto" w:fill="FFFFFF"/>
        </w:rPr>
        <w:t>Reviewer #3:</w:t>
      </w:r>
      <w:r w:rsidR="00133529" w:rsidRPr="003552A3">
        <w:rPr>
          <w:rStyle w:val="apple-converted-space"/>
          <w:rFonts w:ascii="Helvetica" w:hAnsi="Helvetica"/>
          <w:color w:val="000000"/>
          <w:sz w:val="22"/>
          <w:szCs w:val="22"/>
          <w:shd w:val="clear" w:color="auto" w:fill="FFFFFF"/>
        </w:rPr>
        <w:t> </w:t>
      </w:r>
      <w:r w:rsidR="00133529" w:rsidRPr="003552A3">
        <w:rPr>
          <w:rFonts w:ascii="Helvetica" w:hAnsi="Helvetica"/>
          <w:color w:val="000000"/>
          <w:sz w:val="22"/>
          <w:szCs w:val="22"/>
        </w:rPr>
        <w:br/>
      </w:r>
      <w:r w:rsidR="00133529" w:rsidRPr="003552A3">
        <w:rPr>
          <w:rFonts w:ascii="Helvetica" w:hAnsi="Helvetica"/>
          <w:color w:val="000000"/>
          <w:sz w:val="22"/>
          <w:szCs w:val="22"/>
        </w:rPr>
        <w:br/>
      </w:r>
      <w:r w:rsidR="00133529" w:rsidRPr="001F0DE7">
        <w:rPr>
          <w:rFonts w:ascii="Helvetica" w:hAnsi="Helvetica"/>
          <w:b/>
          <w:color w:val="000000"/>
          <w:sz w:val="22"/>
          <w:szCs w:val="22"/>
          <w:shd w:val="clear" w:color="auto" w:fill="FFFFFF"/>
        </w:rPr>
        <w:t>This is an additional contribution in a series of papers on the Universal Footprint of Epistasis framework, a method that attempts to detect epistasis between sites using segregating variation. In general, random linkage effects result in correlations between sites that are not due to epistasis, and the Universal Footprint of Epistasis attempts to control for this effect. The current manuscript first applies this framework in the context of a simulation study to determine conditions when epistasis can be reliably detected using this method. It then applies the Universal Footprint of Epistasis framework to genome-wide SARS-CoV2 sequences, detecting a small set of interacting mutations.</w:t>
      </w:r>
      <w:r w:rsidR="00133529" w:rsidRPr="001F0DE7">
        <w:rPr>
          <w:rStyle w:val="apple-converted-space"/>
          <w:rFonts w:ascii="Helvetica" w:hAnsi="Helvetica"/>
          <w:b/>
          <w:color w:val="000000"/>
          <w:sz w:val="22"/>
          <w:szCs w:val="22"/>
          <w:shd w:val="clear" w:color="auto" w:fill="FFFFFF"/>
        </w:rPr>
        <w:t> </w:t>
      </w:r>
      <w:r w:rsidR="00133529" w:rsidRPr="001F0DE7">
        <w:rPr>
          <w:rFonts w:ascii="Helvetica" w:hAnsi="Helvetica"/>
          <w:b/>
          <w:color w:val="000000"/>
          <w:sz w:val="22"/>
          <w:szCs w:val="22"/>
        </w:rPr>
        <w:br/>
      </w:r>
      <w:r w:rsidR="00133529" w:rsidRPr="001F0DE7">
        <w:rPr>
          <w:rFonts w:ascii="Helvetica" w:hAnsi="Helvetica"/>
          <w:b/>
          <w:color w:val="000000"/>
          <w:sz w:val="22"/>
          <w:szCs w:val="22"/>
        </w:rPr>
        <w:br/>
      </w:r>
      <w:r w:rsidR="00133529" w:rsidRPr="001F0DE7">
        <w:rPr>
          <w:rFonts w:ascii="Helvetica" w:hAnsi="Helvetica"/>
          <w:b/>
          <w:color w:val="000000"/>
          <w:sz w:val="22"/>
          <w:szCs w:val="22"/>
          <w:shd w:val="clear" w:color="auto" w:fill="FFFFFF"/>
        </w:rPr>
        <w:t xml:space="preserve">The title of the piece is "Fundamental restriction on epistasis detection and fitness valleys in virus evolution", however I do not think that the readers of GENETICS will feel that there is a fundamental result presented. </w:t>
      </w:r>
    </w:p>
    <w:p w14:paraId="6018C006" w14:textId="77777777" w:rsidR="00A057CC" w:rsidRDefault="00A057CC" w:rsidP="003558C2">
      <w:pPr>
        <w:rPr>
          <w:ins w:id="901" w:author="Microsoft Office User" w:date="2026-05-05T19:50:00Z" w16du:dateUtc="2026-05-05T16:50:00Z"/>
          <w:rFonts w:ascii="Helvetica" w:hAnsi="Helvetica"/>
          <w:b/>
          <w:color w:val="000000"/>
          <w:sz w:val="22"/>
          <w:szCs w:val="22"/>
          <w:shd w:val="clear" w:color="auto" w:fill="FFFFFF"/>
        </w:rPr>
      </w:pPr>
    </w:p>
    <w:p w14:paraId="0F7BCAE6" w14:textId="4D0EBE4D" w:rsidR="00A057CC" w:rsidRPr="00F174F1" w:rsidRDefault="0073356B" w:rsidP="003558C2">
      <w:pPr>
        <w:rPr>
          <w:ins w:id="902" w:author="Microsoft Office User" w:date="2026-05-05T19:51:00Z" w16du:dateUtc="2026-05-05T16:51:00Z"/>
          <w:rFonts w:ascii="Helvetica" w:hAnsi="Helvetica"/>
          <w:bCs/>
          <w:color w:val="000000"/>
          <w:sz w:val="22"/>
          <w:szCs w:val="22"/>
          <w:shd w:val="clear" w:color="auto" w:fill="FFFFFF"/>
          <w:rPrChange w:id="903" w:author="Microsoft Office User" w:date="2026-05-05T19:52:00Z" w16du:dateUtc="2026-05-05T16:52:00Z">
            <w:rPr>
              <w:ins w:id="904" w:author="Microsoft Office User" w:date="2026-05-05T19:51:00Z" w16du:dateUtc="2026-05-05T16:51:00Z"/>
              <w:rFonts w:ascii="Helvetica" w:hAnsi="Helvetica"/>
              <w:b/>
              <w:color w:val="000000"/>
              <w:sz w:val="22"/>
              <w:szCs w:val="22"/>
              <w:shd w:val="clear" w:color="auto" w:fill="FFFFFF"/>
            </w:rPr>
          </w:rPrChange>
        </w:rPr>
      </w:pPr>
      <w:ins w:id="905" w:author="Microsoft Office User" w:date="2026-05-05T20:06:00Z" w16du:dateUtc="2026-05-05T17:06:00Z">
        <w:r>
          <w:rPr>
            <w:rFonts w:ascii="Helvetica" w:hAnsi="Helvetica"/>
            <w:bCs/>
            <w:color w:val="000000"/>
            <w:sz w:val="22"/>
            <w:szCs w:val="22"/>
            <w:shd w:val="clear" w:color="auto" w:fill="FFFFFF"/>
          </w:rPr>
          <w:t xml:space="preserve">We agree. </w:t>
        </w:r>
      </w:ins>
      <w:ins w:id="906" w:author="Microsoft Office User" w:date="2026-05-05T19:52:00Z" w16du:dateUtc="2026-05-05T16:52:00Z">
        <w:r w:rsidR="00F174F1">
          <w:rPr>
            <w:rFonts w:ascii="Helvetica" w:hAnsi="Helvetica"/>
            <w:bCs/>
            <w:color w:val="000000"/>
            <w:sz w:val="22"/>
            <w:szCs w:val="22"/>
            <w:shd w:val="clear" w:color="auto" w:fill="FFFFFF"/>
          </w:rPr>
          <w:t>Indeed,</w:t>
        </w:r>
      </w:ins>
      <w:ins w:id="907" w:author="Microsoft Office User" w:date="2026-05-05T19:50:00Z" w16du:dateUtc="2026-05-05T16:50:00Z">
        <w:r w:rsidR="00A057CC" w:rsidRPr="00F174F1">
          <w:rPr>
            <w:rFonts w:ascii="Helvetica" w:hAnsi="Helvetica"/>
            <w:bCs/>
            <w:color w:val="000000"/>
            <w:sz w:val="22"/>
            <w:szCs w:val="22"/>
            <w:shd w:val="clear" w:color="auto" w:fill="FFFFFF"/>
            <w:rPrChange w:id="908" w:author="Microsoft Office User" w:date="2026-05-05T19:52:00Z" w16du:dateUtc="2026-05-05T16:52:00Z">
              <w:rPr>
                <w:rFonts w:ascii="Helvetica" w:hAnsi="Helvetica"/>
                <w:b/>
                <w:color w:val="000000"/>
                <w:sz w:val="22"/>
                <w:szCs w:val="22"/>
                <w:shd w:val="clear" w:color="auto" w:fill="FFFFFF"/>
              </w:rPr>
            </w:rPrChange>
          </w:rPr>
          <w:t xml:space="preserve"> our paper is more practical than fundamental, so we </w:t>
        </w:r>
      </w:ins>
      <w:ins w:id="909" w:author="Microsoft Office User" w:date="2026-05-05T19:51:00Z" w16du:dateUtc="2026-05-05T16:51:00Z">
        <w:r w:rsidR="00A057CC" w:rsidRPr="00F174F1">
          <w:rPr>
            <w:rFonts w:ascii="Helvetica" w:hAnsi="Helvetica"/>
            <w:bCs/>
            <w:color w:val="000000"/>
            <w:sz w:val="22"/>
            <w:szCs w:val="22"/>
            <w:shd w:val="clear" w:color="auto" w:fill="FFFFFF"/>
            <w:rPrChange w:id="910" w:author="Microsoft Office User" w:date="2026-05-05T19:52:00Z" w16du:dateUtc="2026-05-05T16:52:00Z">
              <w:rPr>
                <w:rFonts w:ascii="Helvetica" w:hAnsi="Helvetica"/>
                <w:b/>
                <w:color w:val="000000"/>
                <w:sz w:val="22"/>
                <w:szCs w:val="22"/>
                <w:shd w:val="clear" w:color="auto" w:fill="FFFFFF"/>
              </w:rPr>
            </w:rPrChange>
          </w:rPr>
          <w:t>changed</w:t>
        </w:r>
      </w:ins>
      <w:ins w:id="911" w:author="Microsoft Office User" w:date="2026-05-05T19:50:00Z" w16du:dateUtc="2026-05-05T16:50:00Z">
        <w:r w:rsidR="00A057CC" w:rsidRPr="00F174F1">
          <w:rPr>
            <w:rFonts w:ascii="Helvetica" w:hAnsi="Helvetica"/>
            <w:bCs/>
            <w:color w:val="000000"/>
            <w:sz w:val="22"/>
            <w:szCs w:val="22"/>
            <w:shd w:val="clear" w:color="auto" w:fill="FFFFFF"/>
            <w:rPrChange w:id="912" w:author="Microsoft Office User" w:date="2026-05-05T19:52:00Z" w16du:dateUtc="2026-05-05T16:52:00Z">
              <w:rPr>
                <w:rFonts w:ascii="Helvetica" w:hAnsi="Helvetica"/>
                <w:b/>
                <w:color w:val="000000"/>
                <w:sz w:val="22"/>
                <w:szCs w:val="22"/>
                <w:shd w:val="clear" w:color="auto" w:fill="FFFFFF"/>
              </w:rPr>
            </w:rPrChange>
          </w:rPr>
          <w:t xml:space="preserve"> the title</w:t>
        </w:r>
      </w:ins>
      <w:ins w:id="913" w:author="Microsoft Office User" w:date="2026-05-05T20:06:00Z" w16du:dateUtc="2026-05-05T17:06:00Z">
        <w:r>
          <w:rPr>
            <w:rFonts w:ascii="Helvetica" w:hAnsi="Helvetica"/>
            <w:bCs/>
            <w:color w:val="000000"/>
            <w:sz w:val="22"/>
            <w:szCs w:val="22"/>
            <w:shd w:val="clear" w:color="auto" w:fill="FFFFFF"/>
          </w:rPr>
          <w:t xml:space="preserve"> to</w:t>
        </w:r>
      </w:ins>
      <w:ins w:id="914" w:author="Microsoft Office User" w:date="2026-05-05T19:52:00Z" w16du:dateUtc="2026-05-05T16:52:00Z">
        <w:r w:rsidR="00F174F1">
          <w:rPr>
            <w:rFonts w:ascii="Helvetica" w:hAnsi="Helvetica"/>
            <w:bCs/>
            <w:color w:val="000000"/>
            <w:sz w:val="22"/>
            <w:szCs w:val="22"/>
            <w:shd w:val="clear" w:color="auto" w:fill="FFFFFF"/>
          </w:rPr>
          <w:t>:</w:t>
        </w:r>
      </w:ins>
      <w:ins w:id="915" w:author="Microsoft Office User" w:date="2026-05-05T19:50:00Z" w16du:dateUtc="2026-05-05T16:50:00Z">
        <w:r w:rsidR="00A057CC" w:rsidRPr="00F174F1">
          <w:rPr>
            <w:rFonts w:ascii="Helvetica" w:hAnsi="Helvetica"/>
            <w:bCs/>
            <w:color w:val="000000"/>
            <w:sz w:val="22"/>
            <w:szCs w:val="22"/>
            <w:shd w:val="clear" w:color="auto" w:fill="FFFFFF"/>
            <w:rPrChange w:id="916" w:author="Microsoft Office User" w:date="2026-05-05T19:52:00Z" w16du:dateUtc="2026-05-05T16:52:00Z">
              <w:rPr>
                <w:rFonts w:ascii="Helvetica" w:hAnsi="Helvetica"/>
                <w:b/>
                <w:color w:val="000000"/>
                <w:sz w:val="22"/>
                <w:szCs w:val="22"/>
                <w:shd w:val="clear" w:color="auto" w:fill="FFFFFF"/>
              </w:rPr>
            </w:rPrChange>
          </w:rPr>
          <w:t xml:space="preserve"> </w:t>
        </w:r>
      </w:ins>
    </w:p>
    <w:p w14:paraId="091D0EDA" w14:textId="77777777" w:rsidR="00A057CC" w:rsidRDefault="00A057CC" w:rsidP="003558C2">
      <w:pPr>
        <w:rPr>
          <w:ins w:id="917" w:author="Microsoft Office User" w:date="2026-05-05T19:51:00Z" w16du:dateUtc="2026-05-05T16:51:00Z"/>
          <w:rFonts w:ascii="Helvetica" w:hAnsi="Helvetica"/>
          <w:b/>
          <w:color w:val="000000"/>
          <w:sz w:val="22"/>
          <w:szCs w:val="22"/>
          <w:shd w:val="clear" w:color="auto" w:fill="FFFFFF"/>
        </w:rPr>
      </w:pPr>
    </w:p>
    <w:p w14:paraId="08385DE4" w14:textId="7994E132" w:rsidR="00A057CC" w:rsidRPr="00F174F1" w:rsidRDefault="0073356B" w:rsidP="003558C2">
      <w:pPr>
        <w:rPr>
          <w:ins w:id="918" w:author="Microsoft Office User" w:date="2026-05-05T19:50:00Z" w16du:dateUtc="2026-05-05T16:50:00Z"/>
          <w:rFonts w:ascii="Helvetica" w:hAnsi="Helvetica"/>
          <w:bCs/>
          <w:color w:val="000000"/>
          <w:sz w:val="22"/>
          <w:szCs w:val="22"/>
          <w:shd w:val="clear" w:color="auto" w:fill="FFFFFF"/>
          <w:rPrChange w:id="919" w:author="Microsoft Office User" w:date="2026-05-05T19:52:00Z" w16du:dateUtc="2026-05-05T16:52:00Z">
            <w:rPr>
              <w:ins w:id="920" w:author="Microsoft Office User" w:date="2026-05-05T19:50:00Z" w16du:dateUtc="2026-05-05T16:50:00Z"/>
              <w:rFonts w:ascii="Helvetica" w:hAnsi="Helvetica"/>
              <w:b/>
              <w:color w:val="000000"/>
              <w:sz w:val="22"/>
              <w:szCs w:val="22"/>
              <w:shd w:val="clear" w:color="auto" w:fill="FFFFFF"/>
            </w:rPr>
          </w:rPrChange>
        </w:rPr>
      </w:pPr>
      <w:ins w:id="921" w:author="Microsoft Office User" w:date="2026-05-05T20:06:00Z" w16du:dateUtc="2026-05-05T17:06:00Z">
        <w:r>
          <w:rPr>
            <w:rFonts w:ascii="Helvetica" w:hAnsi="Helvetica"/>
            <w:bCs/>
            <w:color w:val="000000"/>
            <w:sz w:val="22"/>
            <w:szCs w:val="22"/>
            <w:shd w:val="clear" w:color="auto" w:fill="FFFFFF"/>
          </w:rPr>
          <w:t>"</w:t>
        </w:r>
      </w:ins>
      <w:ins w:id="922" w:author="Microsoft Office User" w:date="2026-05-05T19:51:00Z" w16du:dateUtc="2026-05-05T16:51:00Z">
        <w:r w:rsidR="00A057CC" w:rsidRPr="00F174F1">
          <w:rPr>
            <w:rFonts w:ascii="Helvetica" w:hAnsi="Helvetica"/>
            <w:bCs/>
            <w:color w:val="000000"/>
            <w:sz w:val="22"/>
            <w:szCs w:val="22"/>
            <w:shd w:val="clear" w:color="auto" w:fill="FFFFFF"/>
            <w:rPrChange w:id="923" w:author="Microsoft Office User" w:date="2026-05-05T19:52:00Z" w16du:dateUtc="2026-05-05T16:52:00Z">
              <w:rPr>
                <w:rFonts w:ascii="Helvetica" w:hAnsi="Helvetica"/>
                <w:b/>
                <w:color w:val="000000"/>
                <w:sz w:val="22"/>
                <w:szCs w:val="22"/>
                <w:shd w:val="clear" w:color="auto" w:fill="FFFFFF"/>
              </w:rPr>
            </w:rPrChange>
          </w:rPr>
          <w:t>Epistasis detection under strong linkage and fitness valleys in SARS-CoV-2 evolution</w:t>
        </w:r>
      </w:ins>
      <w:ins w:id="924" w:author="Microsoft Office User" w:date="2026-05-05T20:06:00Z" w16du:dateUtc="2026-05-05T17:06:00Z">
        <w:r>
          <w:rPr>
            <w:rFonts w:ascii="Helvetica" w:hAnsi="Helvetica"/>
            <w:bCs/>
            <w:color w:val="000000"/>
            <w:sz w:val="22"/>
            <w:szCs w:val="22"/>
            <w:shd w:val="clear" w:color="auto" w:fill="FFFFFF"/>
          </w:rPr>
          <w:t>"</w:t>
        </w:r>
      </w:ins>
    </w:p>
    <w:p w14:paraId="61721516" w14:textId="77777777" w:rsidR="00A057CC" w:rsidRDefault="00A057CC" w:rsidP="003558C2">
      <w:pPr>
        <w:rPr>
          <w:ins w:id="925" w:author="Microsoft Office User" w:date="2026-05-05T19:50:00Z" w16du:dateUtc="2026-05-05T16:50:00Z"/>
          <w:rFonts w:ascii="Helvetica" w:hAnsi="Helvetica"/>
          <w:b/>
          <w:color w:val="000000"/>
          <w:sz w:val="22"/>
          <w:szCs w:val="22"/>
          <w:shd w:val="clear" w:color="auto" w:fill="FFFFFF"/>
        </w:rPr>
      </w:pPr>
    </w:p>
    <w:p w14:paraId="2534849B" w14:textId="6549F613" w:rsidR="003558C2" w:rsidRDefault="003558C2" w:rsidP="003558C2">
      <w:pPr>
        <w:rPr>
          <w:rFonts w:ascii="Helvetica" w:hAnsi="Helvetica"/>
          <w:color w:val="000000"/>
          <w:sz w:val="22"/>
          <w:szCs w:val="22"/>
          <w:shd w:val="clear" w:color="auto" w:fill="FFFFFF"/>
        </w:rPr>
      </w:pPr>
      <w:r w:rsidRPr="003558C2">
        <w:rPr>
          <w:rFonts w:ascii="Helvetica" w:hAnsi="Helvetica"/>
          <w:b/>
          <w:color w:val="000000"/>
          <w:sz w:val="22"/>
          <w:szCs w:val="22"/>
          <w:shd w:val="clear" w:color="auto" w:fill="FFFFFF"/>
        </w:rPr>
        <w:t>The paper assumes a great deal of familiarity from the reader about the Universal Footprint of Epistasis framework and does not present the main test being used, and so the paper is inaccessible to a general readership.</w:t>
      </w:r>
      <w:r w:rsidRPr="003552A3">
        <w:rPr>
          <w:rFonts w:ascii="Helvetica" w:hAnsi="Helvetica"/>
          <w:color w:val="000000"/>
          <w:sz w:val="22"/>
          <w:szCs w:val="22"/>
          <w:shd w:val="clear" w:color="auto" w:fill="FFFFFF"/>
        </w:rPr>
        <w:t xml:space="preserve"> </w:t>
      </w:r>
    </w:p>
    <w:p w14:paraId="0A0F2D33" w14:textId="1CF1735F" w:rsidR="001F0DE7" w:rsidRPr="003558C2" w:rsidRDefault="007648DF">
      <w:pPr>
        <w:rPr>
          <w:rFonts w:ascii="Helvetica" w:hAnsi="Helvetica"/>
          <w:color w:val="000000"/>
          <w:sz w:val="22"/>
          <w:szCs w:val="22"/>
          <w:shd w:val="clear" w:color="auto" w:fill="FFFFFF"/>
          <w:lang w:val="en-US"/>
        </w:rPr>
      </w:pPr>
      <w:r>
        <w:rPr>
          <w:rFonts w:ascii="Helvetica" w:hAnsi="Helvetica"/>
          <w:color w:val="000000"/>
          <w:sz w:val="22"/>
          <w:szCs w:val="22"/>
          <w:shd w:val="clear" w:color="auto" w:fill="FFFFFF"/>
          <w:lang w:val="en-US"/>
        </w:rPr>
        <w:t xml:space="preserve"> </w:t>
      </w:r>
    </w:p>
    <w:p w14:paraId="59824789" w14:textId="5A6221DE" w:rsidR="001F0DE7" w:rsidRPr="001F0DE7" w:rsidRDefault="001F0DE7">
      <w:pPr>
        <w:rPr>
          <w:rFonts w:ascii="Helvetica" w:hAnsi="Helvetica"/>
          <w:color w:val="000000"/>
          <w:sz w:val="22"/>
          <w:szCs w:val="22"/>
          <w:shd w:val="clear" w:color="auto" w:fill="FFFFFF"/>
          <w:lang w:val="en-US"/>
        </w:rPr>
      </w:pPr>
      <w:del w:id="926" w:author="Microsoft Office User" w:date="2026-05-05T19:52:00Z" w16du:dateUtc="2026-05-05T16:52:00Z">
        <w:r w:rsidDel="00F174F1">
          <w:rPr>
            <w:rFonts w:ascii="Helvetica" w:hAnsi="Helvetica"/>
            <w:color w:val="000000"/>
            <w:sz w:val="22"/>
            <w:szCs w:val="22"/>
            <w:shd w:val="clear" w:color="auto" w:fill="FFFFFF"/>
            <w:lang w:val="en-US"/>
          </w:rPr>
          <w:delText xml:space="preserve">We are sorry that Reviewer did not </w:delText>
        </w:r>
        <w:r w:rsidR="007648DF" w:rsidDel="00F174F1">
          <w:rPr>
            <w:rFonts w:ascii="Helvetica" w:hAnsi="Helvetica"/>
            <w:color w:val="000000"/>
            <w:sz w:val="22"/>
            <w:szCs w:val="22"/>
            <w:shd w:val="clear" w:color="auto" w:fill="FFFFFF"/>
            <w:lang w:val="en-US"/>
          </w:rPr>
          <w:delText xml:space="preserve">find </w:delText>
        </w:r>
        <w:r w:rsidDel="00F174F1">
          <w:rPr>
            <w:rFonts w:ascii="Helvetica" w:hAnsi="Helvetica"/>
            <w:color w:val="000000"/>
            <w:sz w:val="22"/>
            <w:szCs w:val="22"/>
            <w:shd w:val="clear" w:color="auto" w:fill="FFFFFF"/>
            <w:lang w:val="en-US"/>
          </w:rPr>
          <w:delText>our work</w:delText>
        </w:r>
        <w:r w:rsidR="007648DF" w:rsidDel="00F174F1">
          <w:rPr>
            <w:rFonts w:ascii="Helvetica" w:hAnsi="Helvetica"/>
            <w:color w:val="000000"/>
            <w:sz w:val="22"/>
            <w:szCs w:val="22"/>
            <w:shd w:val="clear" w:color="auto" w:fill="FFFFFF"/>
            <w:lang w:val="en-US"/>
          </w:rPr>
          <w:delText xml:space="preserve"> transparent</w:delText>
        </w:r>
        <w:r w:rsidDel="00F174F1">
          <w:rPr>
            <w:rFonts w:ascii="Helvetica" w:hAnsi="Helvetica"/>
            <w:color w:val="000000"/>
            <w:sz w:val="22"/>
            <w:szCs w:val="22"/>
            <w:shd w:val="clear" w:color="auto" w:fill="FFFFFF"/>
            <w:lang w:val="en-US"/>
          </w:rPr>
          <w:delText xml:space="preserve">. </w:delText>
        </w:r>
      </w:del>
      <w:del w:id="927" w:author="Microsoft Office User" w:date="2026-05-05T19:49:00Z" w16du:dateUtc="2026-05-05T16:49:00Z">
        <w:r w:rsidR="00A27538" w:rsidDel="00A057CC">
          <w:rPr>
            <w:rFonts w:ascii="Helvetica" w:hAnsi="Helvetica"/>
            <w:color w:val="000000"/>
            <w:sz w:val="22"/>
            <w:szCs w:val="22"/>
            <w:shd w:val="clear" w:color="auto" w:fill="FFFFFF"/>
            <w:lang w:val="en-US"/>
          </w:rPr>
          <w:delText>In fact,</w:delText>
        </w:r>
        <w:r w:rsidDel="00A057CC">
          <w:rPr>
            <w:rFonts w:ascii="Helvetica" w:hAnsi="Helvetica"/>
            <w:color w:val="000000"/>
            <w:sz w:val="22"/>
            <w:szCs w:val="22"/>
            <w:shd w:val="clear" w:color="auto" w:fill="FFFFFF"/>
            <w:lang w:val="en-US"/>
          </w:rPr>
          <w:delText xml:space="preserve"> the paper is self-contained and does not require the knowledge of </w:delText>
        </w:r>
        <w:r w:rsidR="003558C2" w:rsidDel="00A057CC">
          <w:rPr>
            <w:rFonts w:ascii="Helvetica" w:hAnsi="Helvetica"/>
            <w:color w:val="000000"/>
            <w:sz w:val="22"/>
            <w:szCs w:val="22"/>
            <w:shd w:val="clear" w:color="auto" w:fill="FFFFFF"/>
            <w:lang w:val="en-US"/>
          </w:rPr>
          <w:delText>our</w:delText>
        </w:r>
        <w:r w:rsidDel="00A057CC">
          <w:rPr>
            <w:rFonts w:ascii="Helvetica" w:hAnsi="Helvetica"/>
            <w:color w:val="000000"/>
            <w:sz w:val="22"/>
            <w:szCs w:val="22"/>
            <w:shd w:val="clear" w:color="auto" w:fill="FFFFFF"/>
            <w:lang w:val="en-US"/>
          </w:rPr>
          <w:delText xml:space="preserve"> previous work</w:delText>
        </w:r>
      </w:del>
      <w:del w:id="928" w:author="Microsoft Office User" w:date="2026-05-05T19:13:00Z" w16du:dateUtc="2026-05-05T16:13:00Z">
        <w:r w:rsidDel="00D97404">
          <w:rPr>
            <w:rFonts w:ascii="Helvetica" w:hAnsi="Helvetica"/>
            <w:color w:val="000000"/>
            <w:sz w:val="22"/>
            <w:szCs w:val="22"/>
            <w:shd w:val="clear" w:color="auto" w:fill="FFFFFF"/>
            <w:lang w:val="en-US"/>
          </w:rPr>
          <w:delText xml:space="preserve">, because </w:delText>
        </w:r>
        <w:r w:rsidR="000E1D81" w:rsidDel="00D97404">
          <w:rPr>
            <w:rFonts w:ascii="Helvetica" w:hAnsi="Helvetica"/>
            <w:color w:val="000000"/>
            <w:sz w:val="22"/>
            <w:szCs w:val="22"/>
            <w:shd w:val="clear" w:color="auto" w:fill="FFFFFF"/>
            <w:lang w:val="en-US"/>
          </w:rPr>
          <w:delText xml:space="preserve">all </w:delText>
        </w:r>
        <w:r w:rsidDel="00D97404">
          <w:rPr>
            <w:rFonts w:ascii="Helvetica" w:hAnsi="Helvetica"/>
            <w:color w:val="000000"/>
            <w:sz w:val="22"/>
            <w:szCs w:val="22"/>
            <w:shd w:val="clear" w:color="auto" w:fill="FFFFFF"/>
            <w:lang w:val="en-US"/>
          </w:rPr>
          <w:delText>the methods are described in Methods</w:delText>
        </w:r>
        <w:r w:rsidR="000E1D81" w:rsidDel="00D97404">
          <w:rPr>
            <w:rFonts w:ascii="Helvetica" w:hAnsi="Helvetica"/>
            <w:color w:val="000000"/>
            <w:sz w:val="22"/>
            <w:szCs w:val="22"/>
            <w:shd w:val="clear" w:color="auto" w:fill="FFFFFF"/>
            <w:lang w:val="en-US"/>
          </w:rPr>
          <w:delText>.</w:delText>
        </w:r>
      </w:del>
      <w:ins w:id="929" w:author="Microsoft Office User" w:date="2026-05-05T19:49:00Z" w16du:dateUtc="2026-05-05T16:49:00Z">
        <w:r w:rsidR="00A057CC">
          <w:rPr>
            <w:rFonts w:ascii="Helvetica" w:hAnsi="Helvetica"/>
            <w:color w:val="000000"/>
            <w:sz w:val="22"/>
            <w:szCs w:val="22"/>
            <w:shd w:val="clear" w:color="auto" w:fill="FFFFFF"/>
            <w:lang w:val="en-US"/>
          </w:rPr>
          <w:t xml:space="preserve">We did our best to make </w:t>
        </w:r>
      </w:ins>
      <w:ins w:id="930" w:author="Microsoft Office User" w:date="2026-05-05T19:52:00Z" w16du:dateUtc="2026-05-05T16:52:00Z">
        <w:r w:rsidR="00F174F1">
          <w:rPr>
            <w:rFonts w:ascii="Helvetica" w:hAnsi="Helvetica"/>
            <w:color w:val="000000"/>
            <w:sz w:val="22"/>
            <w:szCs w:val="22"/>
            <w:shd w:val="clear" w:color="auto" w:fill="FFFFFF"/>
            <w:lang w:val="en-US"/>
          </w:rPr>
          <w:t>the work</w:t>
        </w:r>
      </w:ins>
      <w:ins w:id="931" w:author="Microsoft Office User" w:date="2026-05-05T19:49:00Z" w16du:dateUtc="2026-05-05T16:49:00Z">
        <w:r w:rsidR="00A057CC">
          <w:rPr>
            <w:rFonts w:ascii="Helvetica" w:hAnsi="Helvetica"/>
            <w:color w:val="000000"/>
            <w:sz w:val="22"/>
            <w:szCs w:val="22"/>
            <w:shd w:val="clear" w:color="auto" w:fill="FFFFFF"/>
            <w:lang w:val="en-US"/>
          </w:rPr>
          <w:t xml:space="preserve"> more clear.</w:t>
        </w:r>
      </w:ins>
    </w:p>
    <w:p w14:paraId="5B6A56CE" w14:textId="77777777" w:rsidR="001F0DE7" w:rsidRPr="003558C2" w:rsidRDefault="001F0DE7">
      <w:pPr>
        <w:rPr>
          <w:rFonts w:ascii="Helvetica" w:hAnsi="Helvetica"/>
          <w:color w:val="000000"/>
          <w:sz w:val="22"/>
          <w:szCs w:val="22"/>
          <w:shd w:val="clear" w:color="auto" w:fill="FFFFFF"/>
          <w:lang w:val="en-US"/>
        </w:rPr>
      </w:pPr>
    </w:p>
    <w:p w14:paraId="15874B0B" w14:textId="77777777" w:rsidR="003558C2" w:rsidRPr="003558C2" w:rsidRDefault="00133529">
      <w:pPr>
        <w:rPr>
          <w:rFonts w:ascii="Helvetica" w:hAnsi="Helvetica"/>
          <w:b/>
          <w:color w:val="000000"/>
          <w:sz w:val="22"/>
          <w:szCs w:val="22"/>
          <w:shd w:val="clear" w:color="auto" w:fill="FFFFFF"/>
        </w:rPr>
      </w:pPr>
      <w:r w:rsidRPr="003558C2">
        <w:rPr>
          <w:rFonts w:ascii="Helvetica" w:hAnsi="Helvetica"/>
          <w:b/>
          <w:color w:val="000000"/>
          <w:sz w:val="22"/>
          <w:szCs w:val="22"/>
          <w:shd w:val="clear" w:color="auto" w:fill="FFFFFF"/>
        </w:rPr>
        <w:lastRenderedPageBreak/>
        <w:t xml:space="preserve">At the same time, the simulation study, which presumably is the evidence for the fundamental restriction, looks at a rather specific set of scenarios and thus is lacking generality to support the title claim. </w:t>
      </w:r>
    </w:p>
    <w:p w14:paraId="4F6088EA" w14:textId="77777777" w:rsidR="003558C2" w:rsidRDefault="003558C2">
      <w:pPr>
        <w:rPr>
          <w:rFonts w:ascii="Helvetica" w:hAnsi="Helvetica"/>
          <w:color w:val="000000"/>
          <w:sz w:val="22"/>
          <w:szCs w:val="22"/>
          <w:shd w:val="clear" w:color="auto" w:fill="FFFFFF"/>
        </w:rPr>
      </w:pPr>
    </w:p>
    <w:p w14:paraId="55CDDC9A" w14:textId="72E2A262" w:rsidR="00623600" w:rsidDel="00C328C6" w:rsidRDefault="00D97404" w:rsidP="006329A7">
      <w:pPr>
        <w:ind w:firstLine="709"/>
        <w:jc w:val="both"/>
        <w:rPr>
          <w:del w:id="932" w:author="Microsoft Office User" w:date="2026-05-05T19:14:00Z" w16du:dateUtc="2026-05-05T16:14:00Z"/>
          <w:rStyle w:val="apple-converted-space"/>
          <w:rFonts w:ascii="Helvetica" w:hAnsi="Helvetica"/>
          <w:color w:val="000000"/>
          <w:sz w:val="22"/>
          <w:szCs w:val="22"/>
          <w:shd w:val="clear" w:color="auto" w:fill="FFFFFF"/>
          <w:lang w:val="en-US"/>
        </w:rPr>
      </w:pPr>
      <w:ins w:id="933" w:author="Microsoft Office User" w:date="2026-05-05T19:18:00Z" w16du:dateUtc="2026-05-05T16:18:00Z">
        <w:r>
          <w:rPr>
            <w:rStyle w:val="apple-converted-space"/>
            <w:rFonts w:ascii="Helvetica" w:hAnsi="Helvetica"/>
            <w:color w:val="000000"/>
            <w:sz w:val="22"/>
            <w:szCs w:val="22"/>
            <w:shd w:val="clear" w:color="auto" w:fill="FFFFFF"/>
            <w:lang w:val="en-US"/>
          </w:rPr>
          <w:t>The present study is not focused o</w:t>
        </w:r>
      </w:ins>
      <w:ins w:id="934" w:author="Microsoft Office User" w:date="2026-05-05T19:19:00Z" w16du:dateUtc="2026-05-05T16:19:00Z">
        <w:r>
          <w:rPr>
            <w:rStyle w:val="apple-converted-space"/>
            <w:rFonts w:ascii="Helvetica" w:hAnsi="Helvetica"/>
            <w:color w:val="000000"/>
            <w:sz w:val="22"/>
            <w:szCs w:val="22"/>
            <w:shd w:val="clear" w:color="auto" w:fill="FFFFFF"/>
            <w:lang w:val="en-US"/>
          </w:rPr>
          <w:t xml:space="preserve">n </w:t>
        </w:r>
      </w:ins>
      <w:ins w:id="935" w:author="Microsoft Office User" w:date="2026-05-05T19:23:00Z" w16du:dateUtc="2026-05-05T16:23:00Z">
        <w:r w:rsidR="006329A7">
          <w:rPr>
            <w:rStyle w:val="apple-converted-space"/>
            <w:rFonts w:ascii="Helvetica" w:hAnsi="Helvetica"/>
            <w:color w:val="000000"/>
            <w:sz w:val="22"/>
            <w:szCs w:val="22"/>
            <w:shd w:val="clear" w:color="auto" w:fill="FFFFFF"/>
            <w:lang w:val="en-US"/>
          </w:rPr>
          <w:t xml:space="preserve">proving </w:t>
        </w:r>
      </w:ins>
      <w:ins w:id="936" w:author="Microsoft Office User" w:date="2026-05-05T19:22:00Z" w16du:dateUtc="2026-05-05T16:22:00Z">
        <w:r w:rsidR="006329A7">
          <w:rPr>
            <w:rStyle w:val="apple-converted-space"/>
            <w:rFonts w:ascii="Helvetica" w:hAnsi="Helvetica"/>
            <w:color w:val="000000"/>
            <w:sz w:val="22"/>
            <w:szCs w:val="22"/>
            <w:shd w:val="clear" w:color="auto" w:fill="FFFFFF"/>
            <w:lang w:val="en-US"/>
          </w:rPr>
          <w:t xml:space="preserve">the </w:t>
        </w:r>
      </w:ins>
      <w:ins w:id="937" w:author="Microsoft Office User" w:date="2026-05-05T19:18:00Z" w16du:dateUtc="2026-05-05T16:18:00Z">
        <w:r>
          <w:rPr>
            <w:rStyle w:val="apple-converted-space"/>
            <w:rFonts w:ascii="Helvetica" w:hAnsi="Helvetica"/>
            <w:color w:val="000000"/>
            <w:sz w:val="22"/>
            <w:szCs w:val="22"/>
            <w:shd w:val="clear" w:color="auto" w:fill="FFFFFF"/>
            <w:lang w:val="en-US"/>
          </w:rPr>
          <w:t>fundamenta</w:t>
        </w:r>
      </w:ins>
      <w:ins w:id="938" w:author="Microsoft Office User" w:date="2026-05-05T19:19:00Z" w16du:dateUtc="2026-05-05T16:19:00Z">
        <w:r>
          <w:rPr>
            <w:rStyle w:val="apple-converted-space"/>
            <w:rFonts w:ascii="Helvetica" w:hAnsi="Helvetica"/>
            <w:color w:val="000000"/>
            <w:sz w:val="22"/>
            <w:szCs w:val="22"/>
            <w:shd w:val="clear" w:color="auto" w:fill="FFFFFF"/>
            <w:lang w:val="en-US"/>
          </w:rPr>
          <w:t>l</w:t>
        </w:r>
      </w:ins>
      <w:ins w:id="939" w:author="Microsoft Office User" w:date="2026-05-05T19:18:00Z" w16du:dateUtc="2026-05-05T16:18:00Z">
        <w:r>
          <w:rPr>
            <w:rStyle w:val="apple-converted-space"/>
            <w:rFonts w:ascii="Helvetica" w:hAnsi="Helvetica"/>
            <w:color w:val="000000"/>
            <w:sz w:val="22"/>
            <w:szCs w:val="22"/>
            <w:shd w:val="clear" w:color="auto" w:fill="FFFFFF"/>
            <w:lang w:val="en-US"/>
          </w:rPr>
          <w:t xml:space="preserve"> restrict</w:t>
        </w:r>
      </w:ins>
      <w:ins w:id="940" w:author="Microsoft Office User" w:date="2026-05-05T19:19:00Z" w16du:dateUtc="2026-05-05T16:19:00Z">
        <w:r>
          <w:rPr>
            <w:rStyle w:val="apple-converted-space"/>
            <w:rFonts w:ascii="Helvetica" w:hAnsi="Helvetica"/>
            <w:color w:val="000000"/>
            <w:sz w:val="22"/>
            <w:szCs w:val="22"/>
            <w:shd w:val="clear" w:color="auto" w:fill="FFFFFF"/>
            <w:lang w:val="en-US"/>
          </w:rPr>
          <w:t>io</w:t>
        </w:r>
      </w:ins>
      <w:ins w:id="941" w:author="Microsoft Office User" w:date="2026-05-05T19:18:00Z" w16du:dateUtc="2026-05-05T16:18:00Z">
        <w:r>
          <w:rPr>
            <w:rStyle w:val="apple-converted-space"/>
            <w:rFonts w:ascii="Helvetica" w:hAnsi="Helvetica"/>
            <w:color w:val="000000"/>
            <w:sz w:val="22"/>
            <w:szCs w:val="22"/>
            <w:shd w:val="clear" w:color="auto" w:fill="FFFFFF"/>
            <w:lang w:val="en-US"/>
          </w:rPr>
          <w:t>n</w:t>
        </w:r>
      </w:ins>
      <w:ins w:id="942" w:author="Microsoft Office User" w:date="2026-05-05T19:22:00Z" w16du:dateUtc="2026-05-05T16:22:00Z">
        <w:r w:rsidR="006329A7">
          <w:rPr>
            <w:rStyle w:val="apple-converted-space"/>
            <w:rFonts w:ascii="Helvetica" w:hAnsi="Helvetica"/>
            <w:color w:val="000000"/>
            <w:sz w:val="22"/>
            <w:szCs w:val="22"/>
            <w:shd w:val="clear" w:color="auto" w:fill="FFFFFF"/>
            <w:lang w:val="en-US"/>
          </w:rPr>
          <w:t xml:space="preserve"> caused by linkage</w:t>
        </w:r>
      </w:ins>
      <w:ins w:id="943" w:author="Microsoft Office User" w:date="2026-05-05T19:18:00Z" w16du:dateUtc="2026-05-05T16:18:00Z">
        <w:r>
          <w:rPr>
            <w:rStyle w:val="apple-converted-space"/>
            <w:rFonts w:ascii="Helvetica" w:hAnsi="Helvetica"/>
            <w:color w:val="000000"/>
            <w:sz w:val="22"/>
            <w:szCs w:val="22"/>
            <w:shd w:val="clear" w:color="auto" w:fill="FFFFFF"/>
            <w:lang w:val="en-US"/>
          </w:rPr>
          <w:t xml:space="preserve">, </w:t>
        </w:r>
      </w:ins>
      <w:ins w:id="944" w:author="Microsoft Office User" w:date="2026-05-05T19:19:00Z" w16du:dateUtc="2026-05-05T16:19:00Z">
        <w:r>
          <w:rPr>
            <w:rStyle w:val="apple-converted-space"/>
            <w:rFonts w:ascii="Helvetica" w:hAnsi="Helvetica"/>
            <w:color w:val="000000"/>
            <w:sz w:val="22"/>
            <w:szCs w:val="22"/>
            <w:shd w:val="clear" w:color="auto" w:fill="FFFFFF"/>
            <w:lang w:val="en-US"/>
          </w:rPr>
          <w:t>which</w:t>
        </w:r>
      </w:ins>
      <w:ins w:id="945" w:author="Microsoft Office User" w:date="2026-05-05T19:18:00Z" w16du:dateUtc="2026-05-05T16:18:00Z">
        <w:r>
          <w:rPr>
            <w:rStyle w:val="apple-converted-space"/>
            <w:rFonts w:ascii="Helvetica" w:hAnsi="Helvetica"/>
            <w:color w:val="000000"/>
            <w:sz w:val="22"/>
            <w:szCs w:val="22"/>
            <w:shd w:val="clear" w:color="auto" w:fill="FFFFFF"/>
            <w:lang w:val="en-US"/>
          </w:rPr>
          <w:t xml:space="preserve"> </w:t>
        </w:r>
      </w:ins>
      <w:ins w:id="946" w:author="Microsoft Office User" w:date="2026-05-05T19:22:00Z" w16du:dateUtc="2026-05-05T16:22:00Z">
        <w:r w:rsidR="006329A7">
          <w:rPr>
            <w:rStyle w:val="apple-converted-space"/>
            <w:rFonts w:ascii="Helvetica" w:hAnsi="Helvetica"/>
            <w:color w:val="000000"/>
            <w:sz w:val="22"/>
            <w:szCs w:val="22"/>
            <w:shd w:val="clear" w:color="auto" w:fill="FFFFFF"/>
            <w:lang w:val="en-US"/>
          </w:rPr>
          <w:t>is well</w:t>
        </w:r>
      </w:ins>
      <w:ins w:id="947" w:author="Microsoft Office User" w:date="2026-05-05T19:23:00Z" w16du:dateUtc="2026-05-05T16:23:00Z">
        <w:r w:rsidR="006329A7">
          <w:rPr>
            <w:rStyle w:val="apple-converted-space"/>
            <w:rFonts w:ascii="Helvetica" w:hAnsi="Helvetica"/>
            <w:color w:val="000000"/>
            <w:sz w:val="22"/>
            <w:szCs w:val="22"/>
            <w:shd w:val="clear" w:color="auto" w:fill="FFFFFF"/>
            <w:lang w:val="en-US"/>
          </w:rPr>
          <w:t>–</w:t>
        </w:r>
      </w:ins>
      <w:ins w:id="948" w:author="Microsoft Office User" w:date="2026-05-05T19:22:00Z" w16du:dateUtc="2026-05-05T16:22:00Z">
        <w:r w:rsidR="006329A7">
          <w:rPr>
            <w:rStyle w:val="apple-converted-space"/>
            <w:rFonts w:ascii="Helvetica" w:hAnsi="Helvetica"/>
            <w:color w:val="000000"/>
            <w:sz w:val="22"/>
            <w:szCs w:val="22"/>
            <w:shd w:val="clear" w:color="auto" w:fill="FFFFFF"/>
            <w:lang w:val="en-US"/>
          </w:rPr>
          <w:t>known in population geneti</w:t>
        </w:r>
      </w:ins>
      <w:ins w:id="949" w:author="Microsoft Office User" w:date="2026-05-05T19:23:00Z" w16du:dateUtc="2026-05-05T16:23:00Z">
        <w:r w:rsidR="006329A7">
          <w:rPr>
            <w:rStyle w:val="apple-converted-space"/>
            <w:rFonts w:ascii="Helvetica" w:hAnsi="Helvetica"/>
            <w:color w:val="000000"/>
            <w:sz w:val="22"/>
            <w:szCs w:val="22"/>
            <w:shd w:val="clear" w:color="auto" w:fill="FFFFFF"/>
            <w:lang w:val="en-US"/>
          </w:rPr>
          <w:t xml:space="preserve">cs </w:t>
        </w:r>
      </w:ins>
      <w:ins w:id="950" w:author="Microsoft Office User" w:date="2026-05-05T19:19:00Z" w16du:dateUtc="2026-05-05T16:19:00Z">
        <w:r>
          <w:rPr>
            <w:rStyle w:val="apple-converted-space"/>
            <w:rFonts w:ascii="Helvetica" w:hAnsi="Helvetica"/>
            <w:color w:val="000000"/>
            <w:sz w:val="22"/>
            <w:szCs w:val="22"/>
            <w:shd w:val="clear" w:color="auto" w:fill="FFFFFF"/>
            <w:lang w:val="en-US"/>
          </w:rPr>
          <w:t>(</w:t>
        </w:r>
      </w:ins>
      <w:ins w:id="951" w:author="Microsoft Office User" w:date="2026-05-05T19:22:00Z" w16du:dateUtc="2026-05-05T16:22:00Z">
        <w:r w:rsidR="006329A7">
          <w:rPr>
            <w:rStyle w:val="apple-converted-space"/>
            <w:rFonts w:ascii="Helvetica" w:hAnsi="Helvetica"/>
            <w:color w:val="000000"/>
            <w:sz w:val="22"/>
            <w:szCs w:val="22"/>
            <w:shd w:val="clear" w:color="auto" w:fill="FFFFFF"/>
            <w:lang w:val="en-US"/>
          </w:rPr>
          <w:t>see</w:t>
        </w:r>
      </w:ins>
      <w:ins w:id="952" w:author="Microsoft Office User" w:date="2026-05-05T19:23:00Z" w16du:dateUtc="2026-05-05T16:23:00Z">
        <w:r w:rsidR="006329A7">
          <w:rPr>
            <w:rStyle w:val="apple-converted-space"/>
            <w:rFonts w:ascii="Helvetica" w:hAnsi="Helvetica"/>
            <w:color w:val="000000"/>
            <w:sz w:val="22"/>
            <w:szCs w:val="22"/>
            <w:shd w:val="clear" w:color="auto" w:fill="FFFFFF"/>
            <w:lang w:val="en-US"/>
          </w:rPr>
          <w:t>,</w:t>
        </w:r>
      </w:ins>
      <w:ins w:id="953" w:author="Microsoft Office User" w:date="2026-05-05T19:22:00Z" w16du:dateUtc="2026-05-05T16:22:00Z">
        <w:r w:rsidR="006329A7">
          <w:rPr>
            <w:rStyle w:val="apple-converted-space"/>
            <w:rFonts w:ascii="Helvetica" w:hAnsi="Helvetica"/>
            <w:color w:val="000000"/>
            <w:sz w:val="22"/>
            <w:szCs w:val="22"/>
            <w:shd w:val="clear" w:color="auto" w:fill="FFFFFF"/>
            <w:lang w:val="en-US"/>
          </w:rPr>
          <w:t xml:space="preserve"> for example, </w:t>
        </w:r>
      </w:ins>
      <w:ins w:id="954" w:author="Microsoft Office User" w:date="2026-05-05T19:18:00Z" w16du:dateUtc="2026-05-05T16:18:00Z">
        <w:r>
          <w:rPr>
            <w:rStyle w:val="apple-converted-space"/>
            <w:rFonts w:ascii="Helvetica" w:hAnsi="Helvetica"/>
            <w:color w:val="000000"/>
            <w:sz w:val="22"/>
            <w:szCs w:val="22"/>
            <w:shd w:val="clear" w:color="auto" w:fill="FFFFFF"/>
            <w:lang w:val="en-US"/>
          </w:rPr>
          <w:t xml:space="preserve">Pedruzzi and Rouzine </w:t>
        </w:r>
      </w:ins>
      <w:ins w:id="955" w:author="Microsoft Office User" w:date="2026-05-05T19:20:00Z" w16du:dateUtc="2026-05-05T16:20:00Z">
        <w:r w:rsidR="006329A7">
          <w:rPr>
            <w:rStyle w:val="apple-converted-space"/>
            <w:rFonts w:ascii="Helvetica" w:hAnsi="Helvetica"/>
            <w:color w:val="000000"/>
            <w:sz w:val="22"/>
            <w:szCs w:val="22"/>
            <w:shd w:val="clear" w:color="auto" w:fill="FFFFFF"/>
            <w:lang w:val="en-US"/>
          </w:rPr>
          <w:t>PL</w:t>
        </w:r>
      </w:ins>
      <w:ins w:id="956" w:author="Microsoft Office User" w:date="2026-05-05T19:23:00Z" w16du:dateUtc="2026-05-05T16:23:00Z">
        <w:r w:rsidR="006329A7">
          <w:rPr>
            <w:rStyle w:val="apple-converted-space"/>
            <w:rFonts w:ascii="Helvetica" w:hAnsi="Helvetica"/>
            <w:color w:val="000000"/>
            <w:sz w:val="22"/>
            <w:szCs w:val="22"/>
            <w:shd w:val="clear" w:color="auto" w:fill="FFFFFF"/>
            <w:lang w:val="en-US"/>
          </w:rPr>
          <w:t>o</w:t>
        </w:r>
      </w:ins>
      <w:ins w:id="957" w:author="Microsoft Office User" w:date="2026-05-05T19:20:00Z" w16du:dateUtc="2026-05-05T16:20:00Z">
        <w:r w:rsidR="006329A7">
          <w:rPr>
            <w:rStyle w:val="apple-converted-space"/>
            <w:rFonts w:ascii="Helvetica" w:hAnsi="Helvetica"/>
            <w:color w:val="000000"/>
            <w:sz w:val="22"/>
            <w:szCs w:val="22"/>
            <w:shd w:val="clear" w:color="auto" w:fill="FFFFFF"/>
            <w:lang w:val="en-US"/>
          </w:rPr>
          <w:t xml:space="preserve">S ONE </w:t>
        </w:r>
      </w:ins>
      <w:ins w:id="958" w:author="Microsoft Office User" w:date="2026-05-05T19:18:00Z" w16du:dateUtc="2026-05-05T16:18:00Z">
        <w:r>
          <w:rPr>
            <w:rStyle w:val="apple-converted-space"/>
            <w:rFonts w:ascii="Helvetica" w:hAnsi="Helvetica"/>
            <w:color w:val="000000"/>
            <w:sz w:val="22"/>
            <w:szCs w:val="22"/>
            <w:shd w:val="clear" w:color="auto" w:fill="FFFFFF"/>
            <w:lang w:val="en-US"/>
          </w:rPr>
          <w:t>2019</w:t>
        </w:r>
      </w:ins>
      <w:ins w:id="959" w:author="Microsoft Office User" w:date="2026-05-05T19:19:00Z" w16du:dateUtc="2026-05-05T16:19:00Z">
        <w:r>
          <w:rPr>
            <w:rStyle w:val="apple-converted-space"/>
            <w:rFonts w:ascii="Helvetica" w:hAnsi="Helvetica"/>
            <w:color w:val="000000"/>
            <w:sz w:val="22"/>
            <w:szCs w:val="22"/>
            <w:shd w:val="clear" w:color="auto" w:fill="FFFFFF"/>
            <w:lang w:val="en-US"/>
          </w:rPr>
          <w:t>).</w:t>
        </w:r>
      </w:ins>
      <w:ins w:id="960" w:author="Microsoft Office User" w:date="2026-05-05T19:18:00Z" w16du:dateUtc="2026-05-05T16:18:00Z">
        <w:r>
          <w:rPr>
            <w:rStyle w:val="apple-converted-space"/>
            <w:rFonts w:ascii="Helvetica" w:hAnsi="Helvetica"/>
            <w:color w:val="000000"/>
            <w:sz w:val="22"/>
            <w:szCs w:val="22"/>
            <w:shd w:val="clear" w:color="auto" w:fill="FFFFFF"/>
            <w:lang w:val="en-US"/>
          </w:rPr>
          <w:t xml:space="preserve"> </w:t>
        </w:r>
      </w:ins>
      <w:ins w:id="961" w:author="Microsoft Office User" w:date="2026-05-05T19:16:00Z" w16du:dateUtc="2026-05-05T16:16:00Z">
        <w:r>
          <w:rPr>
            <w:rStyle w:val="apple-converted-space"/>
            <w:rFonts w:ascii="Helvetica" w:hAnsi="Helvetica"/>
            <w:color w:val="000000"/>
            <w:sz w:val="22"/>
            <w:szCs w:val="22"/>
            <w:shd w:val="clear" w:color="auto" w:fill="FFFFFF"/>
            <w:lang w:val="en-US"/>
          </w:rPr>
          <w:t>The aim of th</w:t>
        </w:r>
      </w:ins>
      <w:ins w:id="962" w:author="Microsoft Office User" w:date="2026-05-05T19:19:00Z" w16du:dateUtc="2026-05-05T16:19:00Z">
        <w:r>
          <w:rPr>
            <w:rStyle w:val="apple-converted-space"/>
            <w:rFonts w:ascii="Helvetica" w:hAnsi="Helvetica"/>
            <w:color w:val="000000"/>
            <w:sz w:val="22"/>
            <w:szCs w:val="22"/>
            <w:shd w:val="clear" w:color="auto" w:fill="FFFFFF"/>
            <w:lang w:val="en-US"/>
          </w:rPr>
          <w:t xml:space="preserve">e </w:t>
        </w:r>
      </w:ins>
      <w:ins w:id="963" w:author="Microsoft Office User" w:date="2026-05-05T19:20:00Z" w16du:dateUtc="2026-05-05T16:20:00Z">
        <w:r>
          <w:rPr>
            <w:rStyle w:val="apple-converted-space"/>
            <w:rFonts w:ascii="Helvetica" w:hAnsi="Helvetica"/>
            <w:color w:val="000000"/>
            <w:sz w:val="22"/>
            <w:szCs w:val="22"/>
            <w:shd w:val="clear" w:color="auto" w:fill="FFFFFF"/>
            <w:lang w:val="en-US"/>
          </w:rPr>
          <w:t>present</w:t>
        </w:r>
      </w:ins>
      <w:ins w:id="964" w:author="Microsoft Office User" w:date="2026-05-05T19:16:00Z" w16du:dateUtc="2026-05-05T16:16:00Z">
        <w:r>
          <w:rPr>
            <w:rStyle w:val="apple-converted-space"/>
            <w:rFonts w:ascii="Helvetica" w:hAnsi="Helvetica"/>
            <w:color w:val="000000"/>
            <w:sz w:val="22"/>
            <w:szCs w:val="22"/>
            <w:shd w:val="clear" w:color="auto" w:fill="FFFFFF"/>
            <w:lang w:val="en-US"/>
          </w:rPr>
          <w:t xml:space="preserve"> paper </w:t>
        </w:r>
      </w:ins>
      <w:ins w:id="965" w:author="Microsoft Office User" w:date="2026-05-05T19:20:00Z" w16du:dateUtc="2026-05-05T16:20:00Z">
        <w:r>
          <w:rPr>
            <w:rStyle w:val="apple-converted-space"/>
            <w:rFonts w:ascii="Helvetica" w:hAnsi="Helvetica"/>
            <w:color w:val="000000"/>
            <w:sz w:val="22"/>
            <w:szCs w:val="22"/>
            <w:shd w:val="clear" w:color="auto" w:fill="FFFFFF"/>
            <w:lang w:val="en-US"/>
          </w:rPr>
          <w:t xml:space="preserve">is </w:t>
        </w:r>
      </w:ins>
      <w:ins w:id="966" w:author="Microsoft Office User" w:date="2026-05-05T19:16:00Z" w16du:dateUtc="2026-05-05T16:16:00Z">
        <w:r>
          <w:rPr>
            <w:rStyle w:val="apple-converted-space"/>
            <w:rFonts w:ascii="Helvetica" w:hAnsi="Helvetica"/>
            <w:color w:val="000000"/>
            <w:sz w:val="22"/>
            <w:szCs w:val="22"/>
            <w:shd w:val="clear" w:color="auto" w:fill="FFFFFF"/>
            <w:lang w:val="en-US"/>
          </w:rPr>
          <w:t xml:space="preserve">to test </w:t>
        </w:r>
      </w:ins>
      <w:ins w:id="967" w:author="Microsoft Office User" w:date="2026-05-05T19:20:00Z" w16du:dateUtc="2026-05-05T16:20:00Z">
        <w:r>
          <w:rPr>
            <w:rStyle w:val="apple-converted-space"/>
            <w:rFonts w:ascii="Helvetica" w:hAnsi="Helvetica"/>
            <w:color w:val="000000"/>
            <w:sz w:val="22"/>
            <w:szCs w:val="22"/>
            <w:shd w:val="clear" w:color="auto" w:fill="FFFFFF"/>
            <w:lang w:val="en-US"/>
          </w:rPr>
          <w:t>a p</w:t>
        </w:r>
        <w:r w:rsidR="006329A7">
          <w:rPr>
            <w:rStyle w:val="apple-converted-space"/>
            <w:rFonts w:ascii="Helvetica" w:hAnsi="Helvetica"/>
            <w:color w:val="000000"/>
            <w:sz w:val="22"/>
            <w:szCs w:val="22"/>
            <w:shd w:val="clear" w:color="auto" w:fill="FFFFFF"/>
            <w:lang w:val="en-US"/>
          </w:rPr>
          <w:t>rac</w:t>
        </w:r>
        <w:r>
          <w:rPr>
            <w:rStyle w:val="apple-converted-space"/>
            <w:rFonts w:ascii="Helvetica" w:hAnsi="Helvetica"/>
            <w:color w:val="000000"/>
            <w:sz w:val="22"/>
            <w:szCs w:val="22"/>
            <w:shd w:val="clear" w:color="auto" w:fill="FFFFFF"/>
            <w:lang w:val="en-US"/>
          </w:rPr>
          <w:t>tical</w:t>
        </w:r>
      </w:ins>
      <w:ins w:id="968" w:author="Microsoft Office User" w:date="2026-05-05T19:16:00Z" w16du:dateUtc="2026-05-05T16:16:00Z">
        <w:r>
          <w:rPr>
            <w:rStyle w:val="apple-converted-space"/>
            <w:rFonts w:ascii="Helvetica" w:hAnsi="Helvetica"/>
            <w:color w:val="000000"/>
            <w:sz w:val="22"/>
            <w:szCs w:val="22"/>
            <w:shd w:val="clear" w:color="auto" w:fill="FFFFFF"/>
            <w:lang w:val="en-US"/>
          </w:rPr>
          <w:t xml:space="preserve"> method</w:t>
        </w:r>
      </w:ins>
      <w:ins w:id="969" w:author="Microsoft Office User" w:date="2026-05-05T19:17:00Z" w16du:dateUtc="2026-05-05T16:17:00Z">
        <w:r>
          <w:rPr>
            <w:rStyle w:val="apple-converted-space"/>
            <w:rFonts w:ascii="Helvetica" w:hAnsi="Helvetica"/>
            <w:color w:val="000000"/>
            <w:sz w:val="22"/>
            <w:szCs w:val="22"/>
            <w:shd w:val="clear" w:color="auto" w:fill="FFFFFF"/>
            <w:lang w:val="en-US"/>
          </w:rPr>
          <w:t xml:space="preserve"> of detection</w:t>
        </w:r>
      </w:ins>
      <w:ins w:id="970" w:author="Microsoft Office User" w:date="2026-05-05T19:16:00Z" w16du:dateUtc="2026-05-05T16:16:00Z">
        <w:r>
          <w:rPr>
            <w:rStyle w:val="apple-converted-space"/>
            <w:rFonts w:ascii="Helvetica" w:hAnsi="Helvetica"/>
            <w:color w:val="000000"/>
            <w:sz w:val="22"/>
            <w:szCs w:val="22"/>
            <w:shd w:val="clear" w:color="auto" w:fill="FFFFFF"/>
            <w:lang w:val="en-US"/>
          </w:rPr>
          <w:t xml:space="preserve"> </w:t>
        </w:r>
      </w:ins>
      <w:ins w:id="971" w:author="Microsoft Office User" w:date="2026-05-05T19:21:00Z" w16du:dateUtc="2026-05-05T16:21:00Z">
        <w:r w:rsidR="006329A7">
          <w:rPr>
            <w:rStyle w:val="apple-converted-space"/>
            <w:rFonts w:ascii="Helvetica" w:hAnsi="Helvetica"/>
            <w:color w:val="000000"/>
            <w:sz w:val="22"/>
            <w:szCs w:val="22"/>
            <w:shd w:val="clear" w:color="auto" w:fill="FFFFFF"/>
            <w:lang w:val="en-US"/>
          </w:rPr>
          <w:t xml:space="preserve">that </w:t>
        </w:r>
      </w:ins>
      <w:ins w:id="972" w:author="Microsoft Office User" w:date="2026-05-05T19:23:00Z" w16du:dateUtc="2026-05-05T16:23:00Z">
        <w:r w:rsidR="006329A7">
          <w:rPr>
            <w:rStyle w:val="apple-converted-space"/>
            <w:rFonts w:ascii="Helvetica" w:hAnsi="Helvetica"/>
            <w:color w:val="000000"/>
            <w:sz w:val="22"/>
            <w:szCs w:val="22"/>
            <w:shd w:val="clear" w:color="auto" w:fill="FFFFFF"/>
            <w:lang w:val="en-US"/>
          </w:rPr>
          <w:t>works despite of linkage</w:t>
        </w:r>
      </w:ins>
      <w:ins w:id="973" w:author="Microsoft Office User" w:date="2026-05-05T19:21:00Z" w16du:dateUtc="2026-05-05T16:21:00Z">
        <w:r w:rsidR="006329A7">
          <w:rPr>
            <w:rStyle w:val="apple-converted-space"/>
            <w:rFonts w:ascii="Helvetica" w:hAnsi="Helvetica"/>
            <w:color w:val="000000"/>
            <w:sz w:val="22"/>
            <w:szCs w:val="22"/>
            <w:shd w:val="clear" w:color="auto" w:fill="FFFFFF"/>
            <w:lang w:val="en-US"/>
          </w:rPr>
          <w:t xml:space="preserve"> in two scenarios</w:t>
        </w:r>
      </w:ins>
      <w:ins w:id="974" w:author="Microsoft Office User" w:date="2026-05-05T19:17:00Z" w16du:dateUtc="2026-05-05T16:17:00Z">
        <w:r>
          <w:rPr>
            <w:rStyle w:val="apple-converted-space"/>
            <w:rFonts w:ascii="Helvetica" w:hAnsi="Helvetica"/>
            <w:color w:val="000000"/>
            <w:sz w:val="22"/>
            <w:szCs w:val="22"/>
            <w:shd w:val="clear" w:color="auto" w:fill="FFFFFF"/>
            <w:lang w:val="en-US"/>
          </w:rPr>
          <w:t>: when the initial population is polymorp</w:t>
        </w:r>
      </w:ins>
      <w:ins w:id="975" w:author="Microsoft Office User" w:date="2026-05-05T19:18:00Z" w16du:dateUtc="2026-05-05T16:18:00Z">
        <w:r>
          <w:rPr>
            <w:rStyle w:val="apple-converted-space"/>
            <w:rFonts w:ascii="Helvetica" w:hAnsi="Helvetica"/>
            <w:color w:val="000000"/>
            <w:sz w:val="22"/>
            <w:szCs w:val="22"/>
            <w:shd w:val="clear" w:color="auto" w:fill="FFFFFF"/>
            <w:lang w:val="en-US"/>
          </w:rPr>
          <w:t>hous</w:t>
        </w:r>
      </w:ins>
      <w:ins w:id="976" w:author="Microsoft Office User" w:date="2026-05-05T19:17:00Z" w16du:dateUtc="2026-05-05T16:17:00Z">
        <w:r>
          <w:rPr>
            <w:rStyle w:val="apple-converted-space"/>
            <w:rFonts w:ascii="Helvetica" w:hAnsi="Helvetica"/>
            <w:color w:val="000000"/>
            <w:sz w:val="22"/>
            <w:szCs w:val="22"/>
            <w:shd w:val="clear" w:color="auto" w:fill="FFFFFF"/>
            <w:lang w:val="en-US"/>
          </w:rPr>
          <w:t xml:space="preserve">, and when it is monomorphic, but </w:t>
        </w:r>
      </w:ins>
      <w:ins w:id="977" w:author="Microsoft Office User" w:date="2026-05-05T19:21:00Z" w16du:dateUtc="2026-05-05T16:21:00Z">
        <w:r w:rsidR="006329A7">
          <w:rPr>
            <w:rStyle w:val="apple-converted-space"/>
            <w:rFonts w:ascii="Helvetica" w:hAnsi="Helvetica"/>
            <w:color w:val="000000"/>
            <w:sz w:val="22"/>
            <w:szCs w:val="22"/>
            <w:shd w:val="clear" w:color="auto" w:fill="FFFFFF"/>
            <w:lang w:val="en-US"/>
          </w:rPr>
          <w:t xml:space="preserve">positive </w:t>
        </w:r>
      </w:ins>
      <w:ins w:id="978" w:author="Microsoft Office User" w:date="2026-05-05T19:17:00Z" w16du:dateUtc="2026-05-05T16:17:00Z">
        <w:r>
          <w:rPr>
            <w:rStyle w:val="apple-converted-space"/>
            <w:rFonts w:ascii="Helvetica" w:hAnsi="Helvetica"/>
            <w:color w:val="000000"/>
            <w:sz w:val="22"/>
            <w:szCs w:val="22"/>
            <w:shd w:val="clear" w:color="auto" w:fill="FFFFFF"/>
            <w:lang w:val="en-US"/>
          </w:rPr>
          <w:t>epistasis is present</w:t>
        </w:r>
      </w:ins>
      <w:ins w:id="979" w:author="Microsoft Office User" w:date="2026-05-05T19:21:00Z" w16du:dateUtc="2026-05-05T16:21:00Z">
        <w:r w:rsidR="006329A7">
          <w:rPr>
            <w:rStyle w:val="apple-converted-space"/>
            <w:rFonts w:ascii="Helvetica" w:hAnsi="Helvetica"/>
            <w:color w:val="000000"/>
            <w:sz w:val="22"/>
            <w:szCs w:val="22"/>
            <w:shd w:val="clear" w:color="auto" w:fill="FFFFFF"/>
            <w:lang w:val="en-US"/>
          </w:rPr>
          <w:t xml:space="preserve">. The second </w:t>
        </w:r>
      </w:ins>
      <w:ins w:id="980" w:author="Microsoft Office User" w:date="2026-05-05T19:22:00Z" w16du:dateUtc="2026-05-05T16:22:00Z">
        <w:r w:rsidR="006329A7">
          <w:rPr>
            <w:rStyle w:val="apple-converted-space"/>
            <w:rFonts w:ascii="Helvetica" w:hAnsi="Helvetica"/>
            <w:color w:val="000000"/>
            <w:sz w:val="22"/>
            <w:szCs w:val="22"/>
            <w:shd w:val="clear" w:color="auto" w:fill="FFFFFF"/>
            <w:lang w:val="en-US"/>
          </w:rPr>
          <w:t xml:space="preserve">scenario </w:t>
        </w:r>
      </w:ins>
      <w:ins w:id="981" w:author="Microsoft Office User" w:date="2026-05-05T19:21:00Z" w16du:dateUtc="2026-05-05T16:21:00Z">
        <w:r w:rsidR="006329A7">
          <w:rPr>
            <w:rStyle w:val="apple-converted-space"/>
            <w:rFonts w:ascii="Helvetica" w:hAnsi="Helvetica"/>
            <w:color w:val="000000"/>
            <w:sz w:val="22"/>
            <w:szCs w:val="22"/>
            <w:shd w:val="clear" w:color="auto" w:fill="FFFFFF"/>
            <w:lang w:val="en-US"/>
          </w:rPr>
          <w:t>was added in the revised version, see Figs. 2 to 4, because it is relevant to the evolution of SARS</w:t>
        </w:r>
      </w:ins>
      <w:ins w:id="982" w:author="Microsoft Office User" w:date="2026-05-05T19:22:00Z" w16du:dateUtc="2026-05-05T16:22:00Z">
        <w:r w:rsidR="006329A7">
          <w:rPr>
            <w:rStyle w:val="apple-converted-space"/>
            <w:rFonts w:ascii="Helvetica" w:hAnsi="Helvetica"/>
            <w:color w:val="000000"/>
            <w:sz w:val="22"/>
            <w:szCs w:val="22"/>
            <w:shd w:val="clear" w:color="auto" w:fill="FFFFFF"/>
            <w:lang w:val="en-US"/>
          </w:rPr>
          <w:t>-</w:t>
        </w:r>
      </w:ins>
      <w:ins w:id="983" w:author="Microsoft Office User" w:date="2026-05-05T19:21:00Z" w16du:dateUtc="2026-05-05T16:21:00Z">
        <w:r w:rsidR="006329A7">
          <w:rPr>
            <w:rStyle w:val="apple-converted-space"/>
            <w:rFonts w:ascii="Helvetica" w:hAnsi="Helvetica"/>
            <w:color w:val="000000"/>
            <w:sz w:val="22"/>
            <w:szCs w:val="22"/>
            <w:shd w:val="clear" w:color="auto" w:fill="FFFFFF"/>
            <w:lang w:val="en-US"/>
          </w:rPr>
          <w:t>CoV</w:t>
        </w:r>
      </w:ins>
      <w:ins w:id="984" w:author="Microsoft Office User" w:date="2026-05-05T19:22:00Z" w16du:dateUtc="2026-05-05T16:22:00Z">
        <w:r w:rsidR="006329A7">
          <w:rPr>
            <w:rStyle w:val="apple-converted-space"/>
            <w:rFonts w:ascii="Helvetica" w:hAnsi="Helvetica"/>
            <w:color w:val="000000"/>
            <w:sz w:val="22"/>
            <w:szCs w:val="22"/>
            <w:shd w:val="clear" w:color="auto" w:fill="FFFFFF"/>
            <w:lang w:val="en-US"/>
          </w:rPr>
          <w:t>-2.</w:t>
        </w:r>
      </w:ins>
      <w:commentRangeStart w:id="985"/>
      <w:del w:id="986" w:author="Microsoft Office User" w:date="2026-05-05T19:14:00Z" w16du:dateUtc="2026-05-05T16:14:00Z">
        <w:r w:rsidR="00623600" w:rsidDel="00D97404">
          <w:rPr>
            <w:rStyle w:val="apple-converted-space"/>
            <w:rFonts w:ascii="Helvetica" w:hAnsi="Helvetica"/>
            <w:color w:val="000000"/>
            <w:sz w:val="22"/>
            <w:szCs w:val="22"/>
            <w:shd w:val="clear" w:color="auto" w:fill="FFFFFF"/>
            <w:lang w:val="en-US"/>
          </w:rPr>
          <w:delText>This nontrivial point is now explained in Discussion</w:delText>
        </w:r>
        <w:r w:rsidR="003C44DC" w:rsidDel="00D97404">
          <w:rPr>
            <w:rStyle w:val="apple-converted-space"/>
            <w:rFonts w:ascii="Helvetica" w:hAnsi="Helvetica"/>
            <w:color w:val="000000"/>
            <w:sz w:val="22"/>
            <w:szCs w:val="22"/>
            <w:shd w:val="clear" w:color="auto" w:fill="FFFFFF"/>
            <w:lang w:val="en-US"/>
          </w:rPr>
          <w:delText xml:space="preserve"> (Line 2</w:delText>
        </w:r>
      </w:del>
      <w:ins w:id="987" w:author="ivan4995@gmail.com" w:date="2026-05-05T17:36:00Z">
        <w:del w:id="988" w:author="Microsoft Office User" w:date="2026-05-05T19:14:00Z" w16du:dateUtc="2026-05-05T16:14:00Z">
          <w:r w:rsidR="00B36128" w:rsidDel="00D97404">
            <w:rPr>
              <w:rStyle w:val="apple-converted-space"/>
              <w:rFonts w:ascii="Helvetica" w:hAnsi="Helvetica"/>
              <w:color w:val="000000"/>
              <w:sz w:val="22"/>
              <w:szCs w:val="22"/>
              <w:shd w:val="clear" w:color="auto" w:fill="FFFFFF"/>
              <w:lang w:val="en-US"/>
            </w:rPr>
            <w:delText>83</w:delText>
          </w:r>
        </w:del>
      </w:ins>
      <w:del w:id="989" w:author="Microsoft Office User" w:date="2026-05-05T19:14:00Z" w16du:dateUtc="2026-05-05T16:14:00Z">
        <w:r w:rsidR="003C44DC" w:rsidDel="00D97404">
          <w:rPr>
            <w:rStyle w:val="apple-converted-space"/>
            <w:rFonts w:ascii="Helvetica" w:hAnsi="Helvetica"/>
            <w:color w:val="000000"/>
            <w:sz w:val="22"/>
            <w:szCs w:val="22"/>
            <w:shd w:val="clear" w:color="auto" w:fill="FFFFFF"/>
            <w:lang w:val="en-US"/>
          </w:rPr>
          <w:delText>65)</w:delText>
        </w:r>
        <w:r w:rsidR="00623600" w:rsidDel="00D97404">
          <w:rPr>
            <w:rStyle w:val="apple-converted-space"/>
            <w:rFonts w:ascii="Helvetica" w:hAnsi="Helvetica"/>
            <w:color w:val="000000"/>
            <w:sz w:val="22"/>
            <w:szCs w:val="22"/>
            <w:shd w:val="clear" w:color="auto" w:fill="FFFFFF"/>
            <w:lang w:val="en-US"/>
          </w:rPr>
          <w:delText>:</w:delText>
        </w:r>
        <w:commentRangeEnd w:id="985"/>
        <w:r w:rsidR="00B36128" w:rsidDel="00D97404">
          <w:rPr>
            <w:rStyle w:val="CommentReference"/>
            <w:rFonts w:ascii="Helvetica" w:hAnsi="Helvetica"/>
            <w:color w:val="000000"/>
            <w:sz w:val="22"/>
            <w:szCs w:val="22"/>
            <w:shd w:val="clear" w:color="auto" w:fill="FFFFFF"/>
            <w:lang w:val="en-US"/>
          </w:rPr>
          <w:commentReference w:id="985"/>
        </w:r>
      </w:del>
    </w:p>
    <w:p w14:paraId="027DFA7B" w14:textId="77777777" w:rsidR="00C328C6" w:rsidRDefault="00C328C6" w:rsidP="006329A7">
      <w:pPr>
        <w:ind w:firstLine="709"/>
        <w:jc w:val="both"/>
        <w:rPr>
          <w:ins w:id="990" w:author="Microsoft Office User" w:date="2026-05-05T19:31:00Z" w16du:dateUtc="2026-05-05T16:31:00Z"/>
          <w:rStyle w:val="apple-converted-space"/>
          <w:rFonts w:ascii="Helvetica" w:hAnsi="Helvetica"/>
          <w:color w:val="000000"/>
          <w:sz w:val="22"/>
          <w:szCs w:val="22"/>
          <w:shd w:val="clear" w:color="auto" w:fill="FFFFFF"/>
          <w:lang w:val="en-US"/>
        </w:rPr>
      </w:pPr>
    </w:p>
    <w:p w14:paraId="0F0C700A" w14:textId="77777777" w:rsidR="00C328C6" w:rsidRDefault="00C328C6" w:rsidP="006329A7">
      <w:pPr>
        <w:ind w:firstLine="709"/>
        <w:jc w:val="both"/>
        <w:rPr>
          <w:ins w:id="991" w:author="Microsoft Office User" w:date="2026-05-05T19:31:00Z" w16du:dateUtc="2026-05-05T16:31:00Z"/>
          <w:rStyle w:val="apple-converted-space"/>
          <w:rFonts w:ascii="Helvetica" w:hAnsi="Helvetica"/>
          <w:color w:val="000000"/>
          <w:sz w:val="22"/>
          <w:szCs w:val="22"/>
          <w:shd w:val="clear" w:color="auto" w:fill="FFFFFF"/>
          <w:lang w:val="en-US"/>
        </w:rPr>
      </w:pPr>
    </w:p>
    <w:p w14:paraId="298F652C" w14:textId="77777777" w:rsidR="00C328C6" w:rsidRDefault="00C328C6" w:rsidP="00C328C6">
      <w:pPr>
        <w:rPr>
          <w:ins w:id="992" w:author="Microsoft Office User" w:date="2026-05-05T19:31:00Z" w16du:dateUtc="2026-05-05T16:31:00Z"/>
          <w:rStyle w:val="apple-converted-space"/>
          <w:rFonts w:ascii="Helvetica" w:hAnsi="Helvetica"/>
          <w:color w:val="000000"/>
          <w:sz w:val="22"/>
          <w:szCs w:val="22"/>
          <w:shd w:val="clear" w:color="auto" w:fill="FFFFFF"/>
          <w:lang w:val="en-US"/>
        </w:rPr>
      </w:pPr>
      <w:ins w:id="993" w:author="Microsoft Office User" w:date="2026-05-05T19:31:00Z" w16du:dateUtc="2026-05-05T16:31:00Z">
        <w:r>
          <w:rPr>
            <w:rStyle w:val="apple-converted-space"/>
            <w:rFonts w:ascii="Helvetica" w:hAnsi="Helvetica"/>
            <w:color w:val="000000"/>
            <w:sz w:val="22"/>
            <w:szCs w:val="22"/>
            <w:shd w:val="clear" w:color="auto" w:fill="FFFFFF"/>
            <w:lang w:val="en-US"/>
          </w:rPr>
          <w:t xml:space="preserve">We emphasize it now in Introduction </w:t>
        </w:r>
        <w:r w:rsidRPr="005C3376">
          <w:rPr>
            <w:rStyle w:val="apple-converted-space"/>
            <w:rFonts w:ascii="Helvetica" w:hAnsi="Helvetica"/>
            <w:color w:val="000000"/>
            <w:sz w:val="22"/>
            <w:szCs w:val="22"/>
            <w:highlight w:val="yellow"/>
            <w:shd w:val="clear" w:color="auto" w:fill="FFFFFF"/>
            <w:lang w:val="en-US"/>
            <w:rPrChange w:id="994" w:author="Microsoft Office User" w:date="2026-05-05T19:52:00Z" w16du:dateUtc="2026-05-05T16:52:00Z">
              <w:rPr>
                <w:rStyle w:val="apple-converted-space"/>
                <w:rFonts w:ascii="Helvetica" w:hAnsi="Helvetica"/>
                <w:color w:val="000000"/>
                <w:sz w:val="22"/>
                <w:szCs w:val="22"/>
                <w:shd w:val="clear" w:color="auto" w:fill="FFFFFF"/>
                <w:lang w:val="en-US"/>
              </w:rPr>
            </w:rPrChange>
          </w:rPr>
          <w:t>(Line **):</w:t>
        </w:r>
      </w:ins>
    </w:p>
    <w:p w14:paraId="7D29188E" w14:textId="77777777" w:rsidR="00C328C6" w:rsidRDefault="00C328C6" w:rsidP="00C328C6">
      <w:pPr>
        <w:rPr>
          <w:ins w:id="995" w:author="Microsoft Office User" w:date="2026-05-05T19:31:00Z" w16du:dateUtc="2026-05-05T16:31:00Z"/>
          <w:rStyle w:val="apple-converted-space"/>
          <w:rFonts w:ascii="Helvetica" w:hAnsi="Helvetica"/>
          <w:color w:val="000000"/>
          <w:sz w:val="22"/>
          <w:szCs w:val="22"/>
          <w:shd w:val="clear" w:color="auto" w:fill="FFFFFF"/>
          <w:lang w:val="en-US"/>
        </w:rPr>
      </w:pPr>
    </w:p>
    <w:p w14:paraId="2C9FFC0B" w14:textId="21CE856B" w:rsidR="00C328C6" w:rsidRPr="00DA54C5" w:rsidRDefault="00C328C6" w:rsidP="00C328C6">
      <w:pPr>
        <w:rPr>
          <w:ins w:id="996" w:author="Microsoft Office User" w:date="2026-05-05T19:31:00Z" w16du:dateUtc="2026-05-05T16:31:00Z"/>
          <w:rFonts w:ascii="Times New Roman" w:eastAsia="Times New Roman" w:hAnsi="Times New Roman" w:cs="Times New Roman"/>
          <w:bCs/>
          <w:sz w:val="20"/>
          <w:szCs w:val="20"/>
          <w:lang w:val="en-US"/>
        </w:rPr>
      </w:pPr>
      <w:ins w:id="997" w:author="Microsoft Office User" w:date="2026-05-05T19:31:00Z" w16du:dateUtc="2026-05-05T16:31:00Z">
        <w:r w:rsidRPr="00DA54C5">
          <w:rPr>
            <w:rFonts w:ascii="Times New Roman" w:eastAsia="Times New Roman" w:hAnsi="Times New Roman" w:cs="Times New Roman"/>
            <w:sz w:val="20"/>
            <w:szCs w:val="20"/>
          </w:rPr>
          <w:t>This</w:t>
        </w:r>
        <w:r w:rsidRPr="00DA54C5">
          <w:rPr>
            <w:rFonts w:ascii="Times New Roman" w:eastAsia="Times New Roman" w:hAnsi="Times New Roman" w:cs="Times New Roman"/>
            <w:sz w:val="20"/>
            <w:szCs w:val="20"/>
            <w:lang w:val="en-US"/>
          </w:rPr>
          <w:t xml:space="preserve"> approach differs from the alternative methods in the following respects. Firstly, it does not make unrealistic assumptions regarding the evolutionary factors at play. Secondly, its accuracy is validated in a broad range of model parameters on simulated sequences, using a generic model of population genetics of the Wright Fisher type</w:t>
        </w:r>
        <w:r>
          <w:rPr>
            <w:rFonts w:ascii="Times New Roman" w:eastAsia="Times New Roman" w:hAnsi="Times New Roman" w:cs="Times New Roman"/>
            <w:sz w:val="20"/>
            <w:szCs w:val="20"/>
            <w:lang w:val="en-US"/>
          </w:rPr>
          <w:t xml:space="preserve"> for two scenarios of evolution</w:t>
        </w:r>
        <w:r w:rsidRPr="00DA54C5">
          <w:rPr>
            <w:rFonts w:ascii="Times New Roman" w:eastAsia="Times New Roman" w:hAnsi="Times New Roman" w:cs="Times New Roman"/>
            <w:sz w:val="20"/>
            <w:szCs w:val="20"/>
            <w:lang w:val="en-US"/>
          </w:rPr>
          <w:t xml:space="preserve">. Thirdly, the application to data is focused on well-balanced sampling between sequences related to major variants. </w:t>
        </w:r>
        <w:r w:rsidRPr="00DA54C5">
          <w:rPr>
            <w:rFonts w:ascii="Times New Roman" w:eastAsia="Times New Roman" w:hAnsi="Times New Roman" w:cs="Times New Roman"/>
            <w:bCs/>
            <w:sz w:val="20"/>
            <w:szCs w:val="20"/>
            <w:lang w:val="en-US"/>
          </w:rPr>
          <w:t xml:space="preserve">The fourth feature is the use of the conditional correlator. </w:t>
        </w:r>
      </w:ins>
    </w:p>
    <w:p w14:paraId="4413108F" w14:textId="77777777" w:rsidR="00C328C6" w:rsidRDefault="00C328C6">
      <w:pPr>
        <w:ind w:firstLine="709"/>
        <w:jc w:val="both"/>
        <w:rPr>
          <w:ins w:id="998" w:author="Microsoft Office User" w:date="2026-05-05T19:31:00Z" w16du:dateUtc="2026-05-05T16:31:00Z"/>
          <w:rStyle w:val="apple-converted-space"/>
          <w:rFonts w:ascii="Helvetica" w:hAnsi="Helvetica"/>
          <w:color w:val="000000"/>
          <w:sz w:val="22"/>
          <w:szCs w:val="22"/>
          <w:shd w:val="clear" w:color="auto" w:fill="FFFFFF"/>
          <w:lang w:val="en-US"/>
        </w:rPr>
        <w:pPrChange w:id="999" w:author="Microsoft Office User" w:date="2026-05-05T19:21:00Z" w16du:dateUtc="2026-05-05T16:21:00Z">
          <w:pPr/>
        </w:pPrChange>
      </w:pPr>
    </w:p>
    <w:p w14:paraId="0A383164" w14:textId="742748C3" w:rsidR="003C44DC" w:rsidDel="00D97404" w:rsidRDefault="003C44DC">
      <w:pPr>
        <w:ind w:firstLine="709"/>
        <w:jc w:val="both"/>
        <w:rPr>
          <w:del w:id="1000" w:author="Microsoft Office User" w:date="2026-05-05T19:14:00Z" w16du:dateUtc="2026-05-05T16:14:00Z"/>
          <w:rStyle w:val="apple-converted-space"/>
          <w:rFonts w:ascii="Helvetica" w:hAnsi="Helvetica"/>
          <w:color w:val="000000"/>
          <w:sz w:val="22"/>
          <w:szCs w:val="22"/>
          <w:shd w:val="clear" w:color="auto" w:fill="FFFFFF"/>
          <w:lang w:val="en-US"/>
        </w:rPr>
        <w:pPrChange w:id="1001" w:author="Microsoft Office User" w:date="2026-05-05T19:21:00Z" w16du:dateUtc="2026-05-05T16:21:00Z">
          <w:pPr/>
        </w:pPrChange>
      </w:pPr>
    </w:p>
    <w:p w14:paraId="01A1BEF4" w14:textId="78F40D6E" w:rsidR="002018DD" w:rsidRPr="002018DD" w:rsidDel="00C328C6" w:rsidRDefault="002018DD">
      <w:pPr>
        <w:ind w:firstLine="709"/>
        <w:jc w:val="both"/>
        <w:rPr>
          <w:ins w:id="1002" w:author="ivan4995@gmail.com" w:date="2026-05-05T17:43:00Z"/>
          <w:del w:id="1003" w:author="Microsoft Office User" w:date="2026-05-05T19:31:00Z" w16du:dateUtc="2026-05-05T16:31:00Z"/>
          <w:rFonts w:ascii="Times New Roman" w:eastAsia="Times New Roman" w:hAnsi="Times New Roman" w:cs="Times New Roman"/>
          <w:sz w:val="20"/>
          <w:szCs w:val="20"/>
          <w:rPrChange w:id="1004" w:author="ivan4995@gmail.com" w:date="2026-05-05T17:43:00Z">
            <w:rPr>
              <w:ins w:id="1005" w:author="ivan4995@gmail.com" w:date="2026-05-05T17:43:00Z"/>
              <w:del w:id="1006" w:author="Microsoft Office User" w:date="2026-05-05T19:31:00Z" w16du:dateUtc="2026-05-05T16:31:00Z"/>
              <w:rFonts w:ascii="Times New Roman" w:eastAsia="Times New Roman" w:hAnsi="Times New Roman" w:cs="Times New Roman"/>
            </w:rPr>
          </w:rPrChange>
        </w:rPr>
        <w:pPrChange w:id="1007" w:author="Microsoft Office User" w:date="2026-05-05T19:21:00Z" w16du:dateUtc="2026-05-05T16:21:00Z">
          <w:pPr>
            <w:spacing w:line="360" w:lineRule="auto"/>
            <w:ind w:firstLine="709"/>
            <w:jc w:val="both"/>
          </w:pPr>
        </w:pPrChange>
      </w:pPr>
      <w:ins w:id="1008" w:author="ivan4995@gmail.com" w:date="2026-05-05T17:43:00Z">
        <w:del w:id="1009" w:author="Microsoft Office User" w:date="2026-05-05T19:14:00Z" w16du:dateUtc="2026-05-05T16:14:00Z">
          <w:r w:rsidRPr="002018DD" w:rsidDel="00D97404">
            <w:rPr>
              <w:rFonts w:ascii="Times New Roman" w:eastAsia="Times New Roman" w:hAnsi="Times New Roman" w:cs="Times New Roman"/>
              <w:sz w:val="20"/>
              <w:szCs w:val="20"/>
              <w:lang w:val="en-US"/>
              <w:rPrChange w:id="1010" w:author="ivan4995@gmail.com" w:date="2026-05-05T17:43:00Z">
                <w:rPr>
                  <w:rFonts w:ascii="Times New Roman" w:eastAsia="Times New Roman" w:hAnsi="Times New Roman" w:cs="Times New Roman"/>
                  <w:lang w:val="en-US"/>
                </w:rPr>
              </w:rPrChange>
            </w:rPr>
            <w:delText xml:space="preserve">For testing the accuracy, we used a model with directional selection. In fact, SARS-CoV–2 evolves in antibody–binding regions due to collective immunity of population, which is a case of the selection for change (Red Queen effect). Nevertheless, as it has been shown by several groups </w:delText>
          </w:r>
          <w:r w:rsidRPr="002018DD" w:rsidDel="00D97404">
            <w:rPr>
              <w:rFonts w:ascii="Times New Roman" w:eastAsia="Times New Roman" w:hAnsi="Times New Roman" w:cs="Times New Roman"/>
              <w:sz w:val="20"/>
              <w:szCs w:val="20"/>
              <w:lang w:val="en-US"/>
              <w:rPrChange w:id="1011" w:author="ivan4995@gmail.com" w:date="2026-05-05T17:43:00Z">
                <w:rPr>
                  <w:rFonts w:ascii="Times New Roman" w:eastAsia="Times New Roman" w:hAnsi="Times New Roman" w:cs="Times New Roman"/>
                  <w:lang w:val="en-US"/>
                </w:rPr>
              </w:rPrChange>
            </w:rPr>
            <w:fldChar w:fldCharType="begin">
              <w:fldData xml:space="preserve">PEVuZE5vdGU+PENpdGU+PEF1dGhvcj5Sb3V6aW5lPC9BdXRob3I+PFllYXI+MjAxODwvWWVhcj48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</w:fldData>
            </w:fldChar>
          </w:r>
          <w:r w:rsidRPr="002018DD" w:rsidDel="00D97404">
            <w:rPr>
              <w:rFonts w:ascii="Times New Roman" w:eastAsia="Times New Roman" w:hAnsi="Times New Roman" w:cs="Times New Roman"/>
              <w:sz w:val="20"/>
              <w:szCs w:val="20"/>
              <w:lang w:val="en-US"/>
              <w:rPrChange w:id="1012" w:author="ivan4995@gmail.com" w:date="2026-05-05T17:43:00Z">
                <w:rPr>
                  <w:rFonts w:ascii="Times New Roman" w:eastAsia="Times New Roman" w:hAnsi="Times New Roman" w:cs="Times New Roman"/>
                  <w:lang w:val="en-US"/>
                </w:rPr>
              </w:rPrChange>
            </w:rPr>
            <w:delInstrText xml:space="preserve"> ADDIN EN.CITE </w:delInstrText>
          </w:r>
          <w:r w:rsidRPr="002018DD" w:rsidDel="00D97404">
            <w:rPr>
              <w:rFonts w:ascii="Times New Roman" w:eastAsia="Times New Roman" w:hAnsi="Times New Roman" w:cs="Times New Roman"/>
              <w:sz w:val="20"/>
              <w:szCs w:val="20"/>
              <w:lang w:val="en-US"/>
              <w:rPrChange w:id="1013" w:author="ivan4995@gmail.com" w:date="2026-05-05T17:43:00Z">
                <w:rPr>
                  <w:rFonts w:ascii="Times New Roman" w:eastAsia="Times New Roman" w:hAnsi="Times New Roman" w:cs="Times New Roman"/>
                  <w:lang w:val="en-US"/>
                </w:rPr>
              </w:rPrChange>
            </w:rPr>
            <w:fldChar w:fldCharType="begin">
              <w:fldData xml:space="preserve">PEVuZE5vdGU+PENpdGU+PEF1dGhvcj5Sb3V6aW5lPC9BdXRob3I+PFllYXI+MjAxODwvWWVhcj48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</w:fldData>
            </w:fldChar>
          </w:r>
          <w:r w:rsidRPr="002018DD" w:rsidDel="00D97404">
            <w:rPr>
              <w:rFonts w:ascii="Times New Roman" w:eastAsia="Times New Roman" w:hAnsi="Times New Roman" w:cs="Times New Roman"/>
              <w:sz w:val="20"/>
              <w:szCs w:val="20"/>
              <w:lang w:val="en-US"/>
              <w:rPrChange w:id="1014" w:author="ivan4995@gmail.com" w:date="2026-05-05T17:43:00Z">
                <w:rPr>
                  <w:rFonts w:ascii="Times New Roman" w:eastAsia="Times New Roman" w:hAnsi="Times New Roman" w:cs="Times New Roman"/>
                  <w:lang w:val="en-US"/>
                </w:rPr>
              </w:rPrChange>
            </w:rPr>
            <w:delInstrText xml:space="preserve"> ADDIN EN.CITE.DATA </w:delInstrText>
          </w:r>
          <w:r w:rsidRPr="0073356B" w:rsidDel="00D97404">
            <w:rPr>
              <w:rFonts w:ascii="Times New Roman" w:eastAsia="Times New Roman" w:hAnsi="Times New Roman" w:cs="Times New Roman"/>
              <w:sz w:val="20"/>
              <w:szCs w:val="20"/>
              <w:lang w:val="en-US"/>
            </w:rPr>
          </w:r>
          <w:r w:rsidRPr="002018DD" w:rsidDel="00D97404">
            <w:rPr>
              <w:rFonts w:ascii="Times New Roman" w:eastAsia="Times New Roman" w:hAnsi="Times New Roman" w:cs="Times New Roman"/>
              <w:sz w:val="20"/>
              <w:szCs w:val="20"/>
              <w:lang w:val="en-US"/>
              <w:rPrChange w:id="1015" w:author="ivan4995@gmail.com" w:date="2026-05-05T17:43:00Z">
                <w:rPr>
                  <w:rFonts w:ascii="Times New Roman" w:eastAsia="Times New Roman" w:hAnsi="Times New Roman" w:cs="Times New Roman"/>
                  <w:lang w:val="en-US"/>
                </w:rPr>
              </w:rPrChange>
            </w:rPr>
            <w:fldChar w:fldCharType="end"/>
          </w:r>
          <w:r w:rsidRPr="0073356B" w:rsidDel="00D97404">
            <w:rPr>
              <w:rFonts w:ascii="Times New Roman" w:eastAsia="Times New Roman" w:hAnsi="Times New Roman" w:cs="Times New Roman"/>
              <w:sz w:val="20"/>
              <w:szCs w:val="20"/>
              <w:lang w:val="en-US"/>
            </w:rPr>
          </w:r>
          <w:r w:rsidRPr="002018DD" w:rsidDel="00D97404">
            <w:rPr>
              <w:rFonts w:ascii="Times New Roman" w:eastAsia="Times New Roman" w:hAnsi="Times New Roman" w:cs="Times New Roman"/>
              <w:sz w:val="20"/>
              <w:szCs w:val="20"/>
              <w:lang w:val="en-US"/>
              <w:rPrChange w:id="1016" w:author="ivan4995@gmail.com" w:date="2026-05-05T17:43:00Z">
                <w:rPr>
                  <w:rFonts w:ascii="Times New Roman" w:eastAsia="Times New Roman" w:hAnsi="Times New Roman" w:cs="Times New Roman"/>
                  <w:lang w:val="en-US"/>
                </w:rPr>
              </w:rPrChange>
            </w:rPr>
            <w:fldChar w:fldCharType="separate"/>
          </w:r>
          <w:r w:rsidRPr="002018DD" w:rsidDel="00D97404">
            <w:rPr>
              <w:rFonts w:ascii="Times New Roman" w:eastAsia="Times New Roman" w:hAnsi="Times New Roman" w:cs="Times New Roman"/>
              <w:noProof/>
              <w:sz w:val="20"/>
              <w:szCs w:val="20"/>
              <w:lang w:val="en-US"/>
              <w:rPrChange w:id="1017" w:author="ivan4995@gmail.com" w:date="2026-05-05T17:43:00Z">
                <w:rPr>
                  <w:rFonts w:ascii="Times New Roman" w:eastAsia="Times New Roman" w:hAnsi="Times New Roman" w:cs="Times New Roman"/>
                  <w:noProof/>
                  <w:lang w:val="en-US"/>
                </w:rPr>
              </w:rPrChange>
            </w:rPr>
            <w:delText>[56-58]</w:delText>
          </w:r>
          <w:r w:rsidRPr="002018DD" w:rsidDel="00D97404">
            <w:rPr>
              <w:rFonts w:ascii="Times New Roman" w:eastAsia="Times New Roman" w:hAnsi="Times New Roman" w:cs="Times New Roman"/>
              <w:sz w:val="20"/>
              <w:szCs w:val="20"/>
              <w:lang w:val="en-US"/>
              <w:rPrChange w:id="1018" w:author="ivan4995@gmail.com" w:date="2026-05-05T17:43:00Z">
                <w:rPr>
                  <w:rFonts w:ascii="Times New Roman" w:eastAsia="Times New Roman" w:hAnsi="Times New Roman" w:cs="Times New Roman"/>
                  <w:lang w:val="en-US"/>
                </w:rPr>
              </w:rPrChange>
            </w:rPr>
            <w:fldChar w:fldCharType="end"/>
          </w:r>
          <w:r w:rsidRPr="002018DD" w:rsidDel="00D97404">
            <w:rPr>
              <w:rFonts w:ascii="Times New Roman" w:eastAsia="Times New Roman" w:hAnsi="Times New Roman" w:cs="Times New Roman"/>
              <w:sz w:val="20"/>
              <w:szCs w:val="20"/>
              <w:lang w:val="en-US"/>
              <w:rPrChange w:id="1019" w:author="ivan4995@gmail.com" w:date="2026-05-05T17:43:00Z">
                <w:rPr>
                  <w:rFonts w:ascii="Times New Roman" w:eastAsia="Times New Roman" w:hAnsi="Times New Roman" w:cs="Times New Roman"/>
                  <w:lang w:val="en-US"/>
                </w:rPr>
              </w:rPrChange>
            </w:rPr>
            <w:delText xml:space="preserve">, the </w:delText>
          </w:r>
          <w:r w:rsidRPr="002018DD" w:rsidDel="00D97404">
            <w:rPr>
              <w:rFonts w:ascii="Times New Roman" w:eastAsia="Times New Roman" w:hAnsi="Times New Roman" w:cs="Times New Roman"/>
              <w:sz w:val="20"/>
              <w:szCs w:val="20"/>
              <w:rPrChange w:id="1020" w:author="ivan4995@gmail.com" w:date="2026-05-05T17:43:00Z">
                <w:rPr>
                  <w:rFonts w:ascii="Times New Roman" w:eastAsia="Times New Roman" w:hAnsi="Times New Roman" w:cs="Times New Roman"/>
                </w:rPr>
              </w:rPrChange>
            </w:rPr>
            <w:delText>multi-locus epidemiological model</w:delText>
          </w:r>
          <w:r w:rsidRPr="002018DD" w:rsidDel="00D97404">
            <w:rPr>
              <w:rFonts w:ascii="Times New Roman" w:eastAsia="Times New Roman" w:hAnsi="Times New Roman" w:cs="Times New Roman"/>
              <w:sz w:val="20"/>
              <w:szCs w:val="20"/>
              <w:lang w:val="en-US"/>
              <w:rPrChange w:id="1021" w:author="ivan4995@gmail.com" w:date="2026-05-05T17:43:00Z">
                <w:rPr>
                  <w:rFonts w:ascii="Times New Roman" w:eastAsia="Times New Roman" w:hAnsi="Times New Roman" w:cs="Times New Roman"/>
                  <w:lang w:val="en-US"/>
                </w:rPr>
              </w:rPrChange>
            </w:rPr>
            <w:delText xml:space="preserve"> of respiratory viruses is effectively reduced to t</w:delText>
          </w:r>
          <w:r w:rsidRPr="002018DD" w:rsidDel="00D97404">
            <w:rPr>
              <w:rFonts w:ascii="Times New Roman" w:eastAsia="Times New Roman" w:hAnsi="Times New Roman" w:cs="Times New Roman"/>
              <w:sz w:val="20"/>
              <w:szCs w:val="20"/>
              <w:rPrChange w:id="1022" w:author="ivan4995@gmail.com" w:date="2026-05-05T17:43:00Z">
                <w:rPr>
                  <w:rFonts w:ascii="Times New Roman" w:eastAsia="Times New Roman" w:hAnsi="Times New Roman" w:cs="Times New Roman"/>
                </w:rPr>
              </w:rPrChange>
            </w:rPr>
            <w:delText>he Wright-Fisher model</w:delText>
          </w:r>
          <w:r w:rsidRPr="002018DD" w:rsidDel="00D97404">
            <w:rPr>
              <w:rFonts w:ascii="Times New Roman" w:eastAsia="Times New Roman" w:hAnsi="Times New Roman" w:cs="Times New Roman"/>
              <w:sz w:val="20"/>
              <w:szCs w:val="20"/>
              <w:lang w:val="en-US"/>
              <w:rPrChange w:id="1023" w:author="ivan4995@gmail.com" w:date="2026-05-05T17:43:00Z">
                <w:rPr>
                  <w:rFonts w:ascii="Times New Roman" w:eastAsia="Times New Roman" w:hAnsi="Times New Roman" w:cs="Times New Roman"/>
                  <w:lang w:val="en-US"/>
                </w:rPr>
              </w:rPrChange>
            </w:rPr>
            <w:delText xml:space="preserve"> with constant directional selection. The selection coefficient is expressed in terms of basic reproduction ratio in a naïve population and the breadth of antibody neutralization, calculated in these works using different approximations.</w:delText>
          </w:r>
        </w:del>
      </w:ins>
    </w:p>
    <w:p w14:paraId="2992727F" w14:textId="4E06388B" w:rsidR="003558C2" w:rsidDel="002018DD" w:rsidRDefault="003C44DC" w:rsidP="003C44DC">
      <w:pPr>
        <w:jc w:val="both"/>
        <w:rPr>
          <w:del w:id="1024" w:author="ivan4995@gmail.com" w:date="2026-05-05T17:43:00Z"/>
          <w:rFonts w:ascii="Times New Roman" w:hAnsi="Times New Roman" w:cs="Times New Roman"/>
          <w:color w:val="000000"/>
          <w:sz w:val="18"/>
          <w:szCs w:val="18"/>
          <w:shd w:val="clear" w:color="auto" w:fill="FFFFFF"/>
          <w:lang w:val="en-US"/>
        </w:rPr>
      </w:pPr>
      <w:del w:id="1025" w:author="ivan4995@gmail.com" w:date="2026-05-05T17:43:00Z">
        <w:r w:rsidRPr="005B0E48" w:rsidDel="002018DD">
          <w:rPr>
            <w:rFonts w:ascii="Times New Roman" w:hAnsi="Times New Roman" w:cs="Times New Roman"/>
            <w:color w:val="000000"/>
            <w:sz w:val="20"/>
            <w:szCs w:val="20"/>
            <w:shd w:val="clear" w:color="auto" w:fill="FFFFFF"/>
            <w:lang w:val="en-US"/>
          </w:rPr>
          <w:delText xml:space="preserve">For testing the accuracy, we used a </w:delText>
        </w:r>
        <w:r w:rsidDel="002018DD">
          <w:rPr>
            <w:rFonts w:ascii="Times New Roman" w:hAnsi="Times New Roman" w:cs="Times New Roman"/>
            <w:color w:val="000000"/>
            <w:sz w:val="20"/>
            <w:szCs w:val="20"/>
            <w:shd w:val="clear" w:color="auto" w:fill="FFFFFF"/>
            <w:lang w:val="en-US"/>
          </w:rPr>
          <w:delText xml:space="preserve">generic </w:delText>
        </w:r>
        <w:r w:rsidRPr="005B0E48" w:rsidDel="002018DD">
          <w:rPr>
            <w:rFonts w:ascii="Times New Roman" w:hAnsi="Times New Roman" w:cs="Times New Roman"/>
            <w:color w:val="000000"/>
            <w:sz w:val="20"/>
            <w:szCs w:val="20"/>
            <w:shd w:val="clear" w:color="auto" w:fill="FFFFFF"/>
            <w:lang w:val="en-US"/>
          </w:rPr>
          <w:delText>model with directional selection. In fact, SAR</w:delText>
        </w:r>
        <w:r w:rsidRPr="003C44DC" w:rsidDel="002018DD">
          <w:rPr>
            <w:rFonts w:ascii="Times New Roman" w:hAnsi="Times New Roman" w:cs="Times New Roman"/>
            <w:color w:val="000000"/>
            <w:sz w:val="20"/>
            <w:szCs w:val="20"/>
            <w:shd w:val="clear" w:color="auto" w:fill="FFFFFF"/>
            <w:lang w:val="en-US"/>
          </w:rPr>
          <w:delText>S</w:delText>
        </w:r>
        <w:r w:rsidRPr="005B0E48" w:rsidDel="002018DD">
          <w:rPr>
            <w:rFonts w:ascii="Times New Roman" w:hAnsi="Times New Roman" w:cs="Times New Roman"/>
            <w:color w:val="000000"/>
            <w:sz w:val="20"/>
            <w:szCs w:val="20"/>
            <w:shd w:val="clear" w:color="auto" w:fill="FFFFFF"/>
            <w:lang w:val="en-US"/>
          </w:rPr>
          <w:delText xml:space="preserve">–CoV–2 evolves in antibody–binding regions due to collective immunity of population, which is a case of the selection for change (Red Queen effect). Nevertheless, as it has been shown by several groups {Rouzine, 2018 #81; Yan, 2019 #82; Marchi, 2021 #83}, the </w:delText>
        </w:r>
        <w:r w:rsidRPr="005B0E48" w:rsidDel="002018DD">
          <w:rPr>
            <w:rFonts w:ascii="Times New Roman" w:hAnsi="Times New Roman" w:cs="Times New Roman"/>
            <w:color w:val="000000"/>
            <w:sz w:val="20"/>
            <w:szCs w:val="20"/>
            <w:shd w:val="clear" w:color="auto" w:fill="FFFFFF"/>
          </w:rPr>
          <w:delText>multi-locus epidemiological model</w:delText>
        </w:r>
        <w:r w:rsidRPr="005B0E48" w:rsidDel="002018DD">
          <w:rPr>
            <w:rFonts w:ascii="Times New Roman" w:hAnsi="Times New Roman" w:cs="Times New Roman"/>
            <w:color w:val="000000"/>
            <w:sz w:val="20"/>
            <w:szCs w:val="20"/>
            <w:shd w:val="clear" w:color="auto" w:fill="FFFFFF"/>
            <w:lang w:val="en-US"/>
          </w:rPr>
          <w:delText xml:space="preserve"> of respiratory viruses is effectively reduced to t</w:delText>
        </w:r>
        <w:r w:rsidRPr="005B0E48" w:rsidDel="002018DD">
          <w:rPr>
            <w:rFonts w:ascii="Times New Roman" w:hAnsi="Times New Roman" w:cs="Times New Roman"/>
            <w:color w:val="000000"/>
            <w:sz w:val="20"/>
            <w:szCs w:val="20"/>
            <w:shd w:val="clear" w:color="auto" w:fill="FFFFFF"/>
          </w:rPr>
          <w:delText>he Wright-Fisher model</w:delText>
        </w:r>
        <w:r w:rsidRPr="005B0E48" w:rsidDel="002018DD">
          <w:rPr>
            <w:rFonts w:ascii="Times New Roman" w:hAnsi="Times New Roman" w:cs="Times New Roman"/>
            <w:color w:val="000000"/>
            <w:sz w:val="20"/>
            <w:szCs w:val="20"/>
            <w:shd w:val="clear" w:color="auto" w:fill="FFFFFF"/>
            <w:lang w:val="en-US"/>
          </w:rPr>
          <w:delText xml:space="preserve"> with constant directional selection. The selection coefficient is expressed in terms of basic reproduction ratio in a naïve population and the breadth of antibody neutralization, calculated in these works using different approximations</w:delText>
        </w:r>
        <w:r w:rsidRPr="003C44DC" w:rsidDel="002018DD">
          <w:rPr>
            <w:rFonts w:ascii="Times New Roman" w:hAnsi="Times New Roman" w:cs="Times New Roman"/>
            <w:color w:val="000000"/>
            <w:sz w:val="20"/>
            <w:szCs w:val="20"/>
            <w:shd w:val="clear" w:color="auto" w:fill="FFFFFF"/>
            <w:lang w:val="en-US"/>
          </w:rPr>
          <w:delText>.</w:delText>
        </w:r>
        <w:r w:rsidDel="002018DD">
          <w:rPr>
            <w:rFonts w:ascii="Times New Roman" w:hAnsi="Times New Roman" w:cs="Times New Roman"/>
            <w:color w:val="000000"/>
            <w:sz w:val="20"/>
            <w:szCs w:val="20"/>
            <w:shd w:val="clear" w:color="auto" w:fill="FFFFFF"/>
            <w:lang w:val="en-US"/>
          </w:rPr>
          <w:delText xml:space="preserve"> </w:delText>
        </w:r>
      </w:del>
    </w:p>
    <w:p w14:paraId="27E17A18" w14:textId="77777777" w:rsidR="003C44DC" w:rsidRPr="003C44DC" w:rsidRDefault="003C44DC">
      <w:pPr>
        <w:ind w:firstLine="709"/>
        <w:jc w:val="both"/>
        <w:rPr>
          <w:rFonts w:ascii="Times New Roman" w:hAnsi="Times New Roman" w:cs="Times New Roman"/>
          <w:color w:val="000000"/>
          <w:sz w:val="18"/>
          <w:szCs w:val="18"/>
          <w:shd w:val="clear" w:color="auto" w:fill="FFFFFF"/>
          <w:lang w:val="en-US"/>
        </w:rPr>
        <w:pPrChange w:id="1026" w:author="Microsoft Office User" w:date="2026-05-05T19:31:00Z" w16du:dateUtc="2026-05-05T16:31:00Z">
          <w:pPr/>
        </w:pPrChange>
      </w:pPr>
    </w:p>
    <w:p w14:paraId="7819355B" w14:textId="77777777" w:rsidR="003558C2" w:rsidRPr="00CF36AD" w:rsidRDefault="00133529">
      <w:pPr>
        <w:rPr>
          <w:rStyle w:val="apple-converted-space"/>
          <w:rFonts w:ascii="Helvetica" w:hAnsi="Helvetica"/>
          <w:b/>
          <w:color w:val="000000"/>
          <w:sz w:val="22"/>
          <w:szCs w:val="22"/>
          <w:shd w:val="clear" w:color="auto" w:fill="FFFFFF"/>
        </w:rPr>
      </w:pPr>
      <w:r w:rsidRPr="00CF36AD">
        <w:rPr>
          <w:rFonts w:ascii="Helvetica" w:hAnsi="Helvetica"/>
          <w:b/>
          <w:color w:val="000000"/>
          <w:sz w:val="22"/>
          <w:szCs w:val="22"/>
          <w:shd w:val="clear" w:color="auto" w:fill="FFFFFF"/>
        </w:rPr>
        <w:t>I also did not find it to add very much beyond the previous documentation in this series of papers on the difficulty in detecting epistatic interactions from patterns of segregating variation in a manner that is grounded in population genetic theory.</w:t>
      </w:r>
      <w:r w:rsidRPr="00CF36AD">
        <w:rPr>
          <w:rStyle w:val="apple-converted-space"/>
          <w:rFonts w:ascii="Helvetica" w:hAnsi="Helvetica"/>
          <w:b/>
          <w:color w:val="000000"/>
          <w:sz w:val="22"/>
          <w:szCs w:val="22"/>
          <w:shd w:val="clear" w:color="auto" w:fill="FFFFFF"/>
        </w:rPr>
        <w:t> </w:t>
      </w:r>
    </w:p>
    <w:p w14:paraId="59BC7D47" w14:textId="77777777" w:rsidR="003558C2" w:rsidRPr="00CF36AD" w:rsidRDefault="003558C2">
      <w:pPr>
        <w:rPr>
          <w:rStyle w:val="apple-converted-space"/>
          <w:rFonts w:ascii="Helvetica" w:hAnsi="Helvetica"/>
          <w:color w:val="000000"/>
          <w:sz w:val="22"/>
          <w:szCs w:val="22"/>
          <w:shd w:val="clear" w:color="auto" w:fill="FFFFFF"/>
          <w:lang w:val="en-US"/>
        </w:rPr>
      </w:pPr>
    </w:p>
    <w:p w14:paraId="0569A9D8" w14:textId="21D9D6C7" w:rsidR="006329A7" w:rsidRDefault="00690F67">
      <w:pPr>
        <w:rPr>
          <w:ins w:id="1027" w:author="Microsoft Office User" w:date="2026-05-05T19:26:00Z" w16du:dateUtc="2026-05-05T16:26:00Z"/>
          <w:rStyle w:val="apple-converted-space"/>
          <w:rFonts w:ascii="Helvetica" w:hAnsi="Helvetica"/>
          <w:color w:val="000000"/>
          <w:sz w:val="22"/>
          <w:szCs w:val="22"/>
          <w:shd w:val="clear" w:color="auto" w:fill="FFFFFF"/>
          <w:lang w:val="en-US"/>
        </w:rPr>
      </w:pPr>
      <w:ins w:id="1028" w:author="Microsoft Office User" w:date="2026-05-05T20:14:00Z" w16du:dateUtc="2026-05-05T17:14:00Z">
        <w:r>
          <w:rPr>
            <w:rStyle w:val="apple-converted-space"/>
            <w:rFonts w:ascii="Helvetica" w:hAnsi="Helvetica"/>
            <w:color w:val="000000"/>
            <w:sz w:val="22"/>
            <w:szCs w:val="22"/>
            <w:shd w:val="clear" w:color="auto" w:fill="FFFFFF"/>
            <w:lang w:val="en-US"/>
          </w:rPr>
          <w:t>Nevertheless, it</w:t>
        </w:r>
      </w:ins>
      <w:ins w:id="1029" w:author="Microsoft Office User" w:date="2026-05-05T20:13:00Z" w16du:dateUtc="2026-05-05T17:13:00Z">
        <w:r w:rsidR="002929BC">
          <w:rPr>
            <w:rStyle w:val="apple-converted-space"/>
            <w:rFonts w:ascii="Helvetica" w:hAnsi="Helvetica"/>
            <w:color w:val="000000"/>
            <w:sz w:val="22"/>
            <w:szCs w:val="22"/>
            <w:shd w:val="clear" w:color="auto" w:fill="FFFFFF"/>
            <w:lang w:val="en-US"/>
          </w:rPr>
          <w:t xml:space="preserve"> is</w:t>
        </w:r>
      </w:ins>
      <w:ins w:id="1030" w:author="Microsoft Office User" w:date="2026-05-05T20:07:00Z" w16du:dateUtc="2026-05-05T17:07:00Z">
        <w:r w:rsidR="0073356B">
          <w:rPr>
            <w:rStyle w:val="apple-converted-space"/>
            <w:rFonts w:ascii="Helvetica" w:hAnsi="Helvetica"/>
            <w:color w:val="000000"/>
            <w:sz w:val="22"/>
            <w:szCs w:val="22"/>
            <w:shd w:val="clear" w:color="auto" w:fill="FFFFFF"/>
            <w:lang w:val="en-US"/>
          </w:rPr>
          <w:t xml:space="preserve"> common knowledge </w:t>
        </w:r>
      </w:ins>
      <w:ins w:id="1031" w:author="Microsoft Office User" w:date="2026-05-05T20:08:00Z" w16du:dateUtc="2026-05-05T17:08:00Z">
        <w:r w:rsidR="0073356B">
          <w:rPr>
            <w:rStyle w:val="apple-converted-space"/>
            <w:rFonts w:ascii="Helvetica" w:hAnsi="Helvetica"/>
            <w:color w:val="000000"/>
            <w:sz w:val="22"/>
            <w:szCs w:val="22"/>
            <w:shd w:val="clear" w:color="auto" w:fill="FFFFFF"/>
            <w:lang w:val="en-US"/>
          </w:rPr>
          <w:t xml:space="preserve">in genetics </w:t>
        </w:r>
      </w:ins>
      <w:ins w:id="1032" w:author="Microsoft Office User" w:date="2026-05-05T20:07:00Z" w16du:dateUtc="2026-05-05T17:07:00Z">
        <w:r w:rsidR="0073356B">
          <w:rPr>
            <w:rStyle w:val="apple-converted-space"/>
            <w:rFonts w:ascii="Helvetica" w:hAnsi="Helvetica"/>
            <w:color w:val="000000"/>
            <w:sz w:val="22"/>
            <w:szCs w:val="22"/>
            <w:shd w:val="clear" w:color="auto" w:fill="FFFFFF"/>
            <w:lang w:val="en-US"/>
          </w:rPr>
          <w:t>since Morgan</w:t>
        </w:r>
      </w:ins>
      <w:ins w:id="1033" w:author="Microsoft Office User" w:date="2026-05-05T20:10:00Z" w16du:dateUtc="2026-05-05T17:10:00Z">
        <w:r w:rsidR="0073356B">
          <w:rPr>
            <w:rStyle w:val="apple-converted-space"/>
            <w:rFonts w:ascii="Helvetica" w:hAnsi="Helvetica"/>
            <w:color w:val="000000"/>
            <w:sz w:val="22"/>
            <w:szCs w:val="22"/>
            <w:shd w:val="clear" w:color="auto" w:fill="FFFFFF"/>
            <w:lang w:val="en-US"/>
          </w:rPr>
          <w:t>'</w:t>
        </w:r>
      </w:ins>
      <w:ins w:id="1034" w:author="Microsoft Office User" w:date="2026-05-05T20:09:00Z" w16du:dateUtc="2026-05-05T17:09:00Z">
        <w:r w:rsidR="0073356B">
          <w:rPr>
            <w:rStyle w:val="apple-converted-space"/>
            <w:rFonts w:ascii="Helvetica" w:hAnsi="Helvetica"/>
            <w:color w:val="000000"/>
            <w:sz w:val="22"/>
            <w:szCs w:val="22"/>
            <w:shd w:val="clear" w:color="auto" w:fill="FFFFFF"/>
            <w:lang w:val="en-US"/>
          </w:rPr>
          <w:t>s Nobel Prize work</w:t>
        </w:r>
      </w:ins>
      <w:ins w:id="1035" w:author="Microsoft Office User" w:date="2026-05-05T20:07:00Z" w16du:dateUtc="2026-05-05T17:07:00Z">
        <w:r w:rsidR="0073356B">
          <w:rPr>
            <w:rStyle w:val="apple-converted-space"/>
            <w:rFonts w:ascii="Helvetica" w:hAnsi="Helvetica"/>
            <w:color w:val="000000"/>
            <w:sz w:val="22"/>
            <w:szCs w:val="22"/>
            <w:shd w:val="clear" w:color="auto" w:fill="FFFFFF"/>
            <w:lang w:val="en-US"/>
          </w:rPr>
          <w:t xml:space="preserve">. </w:t>
        </w:r>
      </w:ins>
      <w:ins w:id="1036" w:author="Microsoft Office User" w:date="2026-05-05T20:08:00Z" w16du:dateUtc="2026-05-05T17:08:00Z">
        <w:r w:rsidR="0073356B">
          <w:rPr>
            <w:rStyle w:val="apple-converted-space"/>
            <w:rFonts w:ascii="Helvetica" w:hAnsi="Helvetica"/>
            <w:color w:val="000000"/>
            <w:sz w:val="22"/>
            <w:szCs w:val="22"/>
            <w:shd w:val="clear" w:color="auto" w:fill="FFFFFF"/>
            <w:lang w:val="en-US"/>
          </w:rPr>
          <w:t xml:space="preserve">He discovered that </w:t>
        </w:r>
      </w:ins>
      <w:ins w:id="1037" w:author="Microsoft Office User" w:date="2026-05-05T20:10:00Z" w16du:dateUtc="2026-05-05T17:10:00Z">
        <w:r w:rsidR="0073356B">
          <w:rPr>
            <w:rStyle w:val="apple-converted-space"/>
            <w:rFonts w:ascii="Helvetica" w:hAnsi="Helvetica"/>
            <w:color w:val="000000"/>
            <w:sz w:val="22"/>
            <w:szCs w:val="22"/>
            <w:shd w:val="clear" w:color="auto" w:fill="FFFFFF"/>
            <w:lang w:val="en-US"/>
          </w:rPr>
          <w:t>some</w:t>
        </w:r>
      </w:ins>
      <w:ins w:id="1038" w:author="Microsoft Office User" w:date="2026-05-05T20:08:00Z" w16du:dateUtc="2026-05-05T17:08:00Z">
        <w:r w:rsidR="0073356B">
          <w:rPr>
            <w:rStyle w:val="apple-converted-space"/>
            <w:rFonts w:ascii="Helvetica" w:hAnsi="Helvetica"/>
            <w:color w:val="000000"/>
            <w:sz w:val="22"/>
            <w:szCs w:val="22"/>
            <w:shd w:val="clear" w:color="auto" w:fill="FFFFFF"/>
            <w:lang w:val="en-US"/>
          </w:rPr>
          <w:t xml:space="preserve"> </w:t>
        </w:r>
      </w:ins>
      <w:ins w:id="1039" w:author="Microsoft Office User" w:date="2026-05-05T20:10:00Z" w16du:dateUtc="2026-05-05T17:10:00Z">
        <w:r w:rsidR="0073356B">
          <w:rPr>
            <w:rStyle w:val="apple-converted-space"/>
            <w:rFonts w:ascii="Helvetica" w:hAnsi="Helvetica"/>
            <w:color w:val="000000"/>
            <w:sz w:val="22"/>
            <w:szCs w:val="22"/>
            <w:shd w:val="clear" w:color="auto" w:fill="FFFFFF"/>
            <w:lang w:val="en-US"/>
          </w:rPr>
          <w:t>pairs of</w:t>
        </w:r>
      </w:ins>
      <w:ins w:id="1040" w:author="Microsoft Office User" w:date="2026-05-05T20:07:00Z" w16du:dateUtc="2026-05-05T17:07:00Z">
        <w:r w:rsidR="0073356B">
          <w:rPr>
            <w:rStyle w:val="apple-converted-space"/>
            <w:rFonts w:ascii="Helvetica" w:hAnsi="Helvetica"/>
            <w:color w:val="000000"/>
            <w:sz w:val="22"/>
            <w:szCs w:val="22"/>
            <w:shd w:val="clear" w:color="auto" w:fill="FFFFFF"/>
            <w:lang w:val="en-US"/>
          </w:rPr>
          <w:t xml:space="preserve"> genes </w:t>
        </w:r>
      </w:ins>
      <w:ins w:id="1041" w:author="Microsoft Office User" w:date="2026-05-05T20:14:00Z" w16du:dateUtc="2026-05-05T17:14:00Z">
        <w:r w:rsidR="0084049B">
          <w:rPr>
            <w:rStyle w:val="apple-converted-space"/>
            <w:rFonts w:ascii="Helvetica" w:hAnsi="Helvetica"/>
            <w:color w:val="000000"/>
            <w:sz w:val="22"/>
            <w:szCs w:val="22"/>
            <w:shd w:val="clear" w:color="auto" w:fill="FFFFFF"/>
            <w:lang w:val="en-US"/>
          </w:rPr>
          <w:t xml:space="preserve">in frruit flies </w:t>
        </w:r>
      </w:ins>
      <w:ins w:id="1042" w:author="Microsoft Office User" w:date="2026-05-05T20:07:00Z" w16du:dateUtc="2026-05-05T17:07:00Z">
        <w:r w:rsidR="0073356B">
          <w:rPr>
            <w:rStyle w:val="apple-converted-space"/>
            <w:rFonts w:ascii="Helvetica" w:hAnsi="Helvetica"/>
            <w:color w:val="000000"/>
            <w:sz w:val="22"/>
            <w:szCs w:val="22"/>
            <w:shd w:val="clear" w:color="auto" w:fill="FFFFFF"/>
            <w:lang w:val="en-US"/>
          </w:rPr>
          <w:t>segregate in a correlated manner.</w:t>
        </w:r>
      </w:ins>
      <w:ins w:id="1043" w:author="Microsoft Office User" w:date="2026-05-05T20:08:00Z" w16du:dateUtc="2026-05-05T17:08:00Z">
        <w:r w:rsidR="0073356B">
          <w:rPr>
            <w:rStyle w:val="apple-converted-space"/>
            <w:rFonts w:ascii="Helvetica" w:hAnsi="Helvetica"/>
            <w:color w:val="000000"/>
            <w:sz w:val="22"/>
            <w:szCs w:val="22"/>
            <w:shd w:val="clear" w:color="auto" w:fill="FFFFFF"/>
            <w:lang w:val="en-US"/>
          </w:rPr>
          <w:t xml:space="preserve"> This is how he understood that </w:t>
        </w:r>
      </w:ins>
      <w:ins w:id="1044" w:author="Microsoft Office User" w:date="2026-05-05T20:10:00Z" w16du:dateUtc="2026-05-05T17:10:00Z">
        <w:r w:rsidR="0073356B">
          <w:rPr>
            <w:rStyle w:val="apple-converted-space"/>
            <w:rFonts w:ascii="Helvetica" w:hAnsi="Helvetica"/>
            <w:color w:val="000000"/>
            <w:sz w:val="22"/>
            <w:szCs w:val="22"/>
            <w:shd w:val="clear" w:color="auto" w:fill="FFFFFF"/>
            <w:lang w:val="en-US"/>
          </w:rPr>
          <w:t>"</w:t>
        </w:r>
      </w:ins>
      <w:ins w:id="1045" w:author="Microsoft Office User" w:date="2026-05-05T20:08:00Z" w16du:dateUtc="2026-05-05T17:08:00Z">
        <w:r w:rsidR="0073356B">
          <w:rPr>
            <w:rStyle w:val="apple-converted-space"/>
            <w:rFonts w:ascii="Helvetica" w:hAnsi="Helvetica"/>
            <w:color w:val="000000"/>
            <w:sz w:val="22"/>
            <w:szCs w:val="22"/>
            <w:shd w:val="clear" w:color="auto" w:fill="FFFFFF"/>
            <w:lang w:val="en-US"/>
          </w:rPr>
          <w:t>genes</w:t>
        </w:r>
      </w:ins>
      <w:ins w:id="1046" w:author="Microsoft Office User" w:date="2026-05-05T20:10:00Z" w16du:dateUtc="2026-05-05T17:10:00Z">
        <w:r w:rsidR="0073356B">
          <w:rPr>
            <w:rStyle w:val="apple-converted-space"/>
            <w:rFonts w:ascii="Helvetica" w:hAnsi="Helvetica"/>
            <w:color w:val="000000"/>
            <w:sz w:val="22"/>
            <w:szCs w:val="22"/>
            <w:shd w:val="clear" w:color="auto" w:fill="FFFFFF"/>
            <w:lang w:val="en-US"/>
          </w:rPr>
          <w:t>"</w:t>
        </w:r>
      </w:ins>
      <w:ins w:id="1047" w:author="Microsoft Office User" w:date="2026-05-05T20:11:00Z" w16du:dateUtc="2026-05-05T17:11:00Z">
        <w:r w:rsidR="00725182">
          <w:rPr>
            <w:rStyle w:val="apple-converted-space"/>
            <w:rFonts w:ascii="Helvetica" w:hAnsi="Helvetica"/>
            <w:color w:val="000000"/>
            <w:sz w:val="22"/>
            <w:szCs w:val="22"/>
            <w:shd w:val="clear" w:color="auto" w:fill="FFFFFF"/>
            <w:lang w:val="en-US"/>
          </w:rPr>
          <w:t xml:space="preserve"> proposed by Mendel</w:t>
        </w:r>
      </w:ins>
      <w:ins w:id="1048" w:author="Microsoft Office User" w:date="2026-05-05T20:08:00Z" w16du:dateUtc="2026-05-05T17:08:00Z">
        <w:r w:rsidR="0073356B">
          <w:rPr>
            <w:rStyle w:val="apple-converted-space"/>
            <w:rFonts w:ascii="Helvetica" w:hAnsi="Helvetica"/>
            <w:color w:val="000000"/>
            <w:sz w:val="22"/>
            <w:szCs w:val="22"/>
            <w:shd w:val="clear" w:color="auto" w:fill="FFFFFF"/>
            <w:lang w:val="en-US"/>
          </w:rPr>
          <w:t xml:space="preserve"> a</w:t>
        </w:r>
      </w:ins>
      <w:ins w:id="1049" w:author="Microsoft Office User" w:date="2026-05-05T20:09:00Z" w16du:dateUtc="2026-05-05T17:09:00Z">
        <w:r w:rsidR="0073356B">
          <w:rPr>
            <w:rStyle w:val="apple-converted-space"/>
            <w:rFonts w:ascii="Helvetica" w:hAnsi="Helvetica"/>
            <w:color w:val="000000"/>
            <w:sz w:val="22"/>
            <w:szCs w:val="22"/>
            <w:shd w:val="clear" w:color="auto" w:fill="FFFFFF"/>
            <w:lang w:val="en-US"/>
          </w:rPr>
          <w:t>re</w:t>
        </w:r>
      </w:ins>
      <w:ins w:id="1050" w:author="Microsoft Office User" w:date="2026-05-05T20:08:00Z" w16du:dateUtc="2026-05-05T17:08:00Z">
        <w:r w:rsidR="0073356B">
          <w:rPr>
            <w:rStyle w:val="apple-converted-space"/>
            <w:rFonts w:ascii="Helvetica" w:hAnsi="Helvetica"/>
            <w:color w:val="000000"/>
            <w:sz w:val="22"/>
            <w:szCs w:val="22"/>
            <w:shd w:val="clear" w:color="auto" w:fill="FFFFFF"/>
            <w:lang w:val="en-US"/>
          </w:rPr>
          <w:t xml:space="preserve"> conn</w:t>
        </w:r>
      </w:ins>
      <w:ins w:id="1051" w:author="Microsoft Office User" w:date="2026-05-05T20:09:00Z" w16du:dateUtc="2026-05-05T17:09:00Z">
        <w:r w:rsidR="0073356B">
          <w:rPr>
            <w:rStyle w:val="apple-converted-space"/>
            <w:rFonts w:ascii="Helvetica" w:hAnsi="Helvetica"/>
            <w:color w:val="000000"/>
            <w:sz w:val="22"/>
            <w:szCs w:val="22"/>
            <w:shd w:val="clear" w:color="auto" w:fill="FFFFFF"/>
            <w:lang w:val="en-US"/>
          </w:rPr>
          <w:t>ected in a chain.</w:t>
        </w:r>
      </w:ins>
      <w:ins w:id="1052" w:author="Microsoft Office User" w:date="2026-05-05T20:11:00Z" w16du:dateUtc="2026-05-05T17:11:00Z">
        <w:r w:rsidR="00725182">
          <w:rPr>
            <w:rStyle w:val="apple-converted-space"/>
            <w:rFonts w:ascii="Helvetica" w:hAnsi="Helvetica"/>
            <w:color w:val="000000"/>
            <w:sz w:val="22"/>
            <w:szCs w:val="22"/>
            <w:shd w:val="clear" w:color="auto" w:fill="FFFFFF"/>
            <w:lang w:val="en-US"/>
          </w:rPr>
          <w:t xml:space="preserve"> </w:t>
        </w:r>
      </w:ins>
      <w:ins w:id="1053" w:author="Microsoft Office User" w:date="2026-05-05T20:13:00Z" w16du:dateUtc="2026-05-05T17:13:00Z">
        <w:r w:rsidR="000D57E9">
          <w:rPr>
            <w:rStyle w:val="apple-converted-space"/>
            <w:rFonts w:ascii="Helvetica" w:hAnsi="Helvetica"/>
            <w:color w:val="000000"/>
            <w:sz w:val="22"/>
            <w:szCs w:val="22"/>
            <w:shd w:val="clear" w:color="auto" w:fill="FFFFFF"/>
            <w:lang w:val="en-US"/>
          </w:rPr>
          <w:t>This is called "genetic linkage".</w:t>
        </w:r>
      </w:ins>
    </w:p>
    <w:p w14:paraId="53134B98" w14:textId="69325CC1" w:rsidR="00CF36AD" w:rsidDel="00C328C6" w:rsidRDefault="00CF36AD">
      <w:pPr>
        <w:rPr>
          <w:del w:id="1054" w:author="Microsoft Office User" w:date="2026-05-05T19:30:00Z" w16du:dateUtc="2026-05-05T16:30:00Z"/>
          <w:rStyle w:val="apple-converted-space"/>
          <w:rFonts w:ascii="Helvetica" w:hAnsi="Helvetica"/>
          <w:color w:val="000000"/>
          <w:sz w:val="22"/>
          <w:szCs w:val="22"/>
          <w:shd w:val="clear" w:color="auto" w:fill="FFFFFF"/>
          <w:lang w:val="en-US"/>
        </w:rPr>
      </w:pPr>
      <w:del w:id="1055" w:author="Microsoft Office User" w:date="2026-05-05T19:30:00Z" w16du:dateUtc="2026-05-05T16:30:00Z">
        <w:r w:rsidDel="00C328C6">
          <w:rPr>
            <w:rStyle w:val="apple-converted-space"/>
            <w:rFonts w:ascii="Helvetica" w:hAnsi="Helvetica"/>
            <w:color w:val="000000"/>
            <w:sz w:val="22"/>
            <w:szCs w:val="22"/>
            <w:shd w:val="clear" w:color="auto" w:fill="FFFFFF"/>
            <w:lang w:val="en-US"/>
          </w:rPr>
          <w:delText>We emphasize it now in Introduction:</w:delText>
        </w:r>
      </w:del>
    </w:p>
    <w:p w14:paraId="2DE17755" w14:textId="4C1D4A14" w:rsidR="00CF36AD" w:rsidDel="00C328C6" w:rsidRDefault="00CF36AD">
      <w:pPr>
        <w:rPr>
          <w:del w:id="1056" w:author="Microsoft Office User" w:date="2026-05-05T19:30:00Z" w16du:dateUtc="2026-05-05T16:30:00Z"/>
          <w:rStyle w:val="apple-converted-space"/>
          <w:rFonts w:ascii="Helvetica" w:hAnsi="Helvetica"/>
          <w:color w:val="000000"/>
          <w:sz w:val="22"/>
          <w:szCs w:val="22"/>
          <w:shd w:val="clear" w:color="auto" w:fill="FFFFFF"/>
          <w:lang w:val="en-US"/>
        </w:rPr>
      </w:pPr>
    </w:p>
    <w:p w14:paraId="38D20021" w14:textId="721227B7" w:rsidR="009F4F56" w:rsidRPr="009F4F56" w:rsidDel="00C328C6" w:rsidRDefault="009F4F56">
      <w:pPr>
        <w:rPr>
          <w:ins w:id="1057" w:author="ivan4995@gmail.com" w:date="2026-05-05T17:47:00Z"/>
          <w:del w:id="1058" w:author="Microsoft Office User" w:date="2026-05-05T19:30:00Z" w16du:dateUtc="2026-05-05T16:30:00Z"/>
          <w:rFonts w:ascii="Times New Roman" w:eastAsia="Times New Roman" w:hAnsi="Times New Roman" w:cs="Times New Roman"/>
          <w:bCs/>
          <w:sz w:val="20"/>
          <w:szCs w:val="20"/>
          <w:lang w:val="en-US"/>
          <w:rPrChange w:id="1059" w:author="ivan4995@gmail.com" w:date="2026-05-05T17:47:00Z">
            <w:rPr>
              <w:ins w:id="1060" w:author="ivan4995@gmail.com" w:date="2026-05-05T17:47:00Z"/>
              <w:del w:id="1061" w:author="Microsoft Office User" w:date="2026-05-05T19:30:00Z" w16du:dateUtc="2026-05-05T16:30:00Z"/>
              <w:rFonts w:ascii="Times New Roman" w:eastAsia="Times New Roman" w:hAnsi="Times New Roman" w:cs="Times New Roman"/>
              <w:bCs/>
              <w:lang w:val="en-US"/>
            </w:rPr>
          </w:rPrChange>
        </w:rPr>
      </w:pPr>
      <w:ins w:id="1062" w:author="ivan4995@gmail.com" w:date="2026-05-05T17:47:00Z">
        <w:del w:id="1063" w:author="Microsoft Office User" w:date="2026-05-05T19:30:00Z" w16du:dateUtc="2026-05-05T16:30:00Z">
          <w:r w:rsidRPr="009F4F56" w:rsidDel="00C328C6">
            <w:rPr>
              <w:rFonts w:ascii="Times New Roman" w:eastAsia="Times New Roman" w:hAnsi="Times New Roman" w:cs="Times New Roman"/>
              <w:sz w:val="20"/>
              <w:szCs w:val="20"/>
              <w:rPrChange w:id="1064" w:author="ivan4995@gmail.com" w:date="2026-05-05T17:47:00Z">
                <w:rPr>
                  <w:rFonts w:ascii="Times New Roman" w:eastAsia="Times New Roman" w:hAnsi="Times New Roman" w:cs="Times New Roman"/>
                </w:rPr>
              </w:rPrChange>
            </w:rPr>
            <w:delText>This</w:delText>
          </w:r>
          <w:r w:rsidRPr="009F4F56" w:rsidDel="00C328C6">
            <w:rPr>
              <w:rFonts w:ascii="Times New Roman" w:eastAsia="Times New Roman" w:hAnsi="Times New Roman" w:cs="Times New Roman"/>
              <w:sz w:val="20"/>
              <w:szCs w:val="20"/>
              <w:lang w:val="en-US"/>
              <w:rPrChange w:id="1065" w:author="ivan4995@gmail.com" w:date="2026-05-05T17:47:00Z">
                <w:rPr>
                  <w:rFonts w:ascii="Times New Roman" w:eastAsia="Times New Roman" w:hAnsi="Times New Roman" w:cs="Times New Roman"/>
                  <w:lang w:val="en-US"/>
                </w:rPr>
              </w:rPrChange>
            </w:rPr>
            <w:delText xml:space="preserve"> approach differs from the alternative methods in the following respects. Firstly, it does not make unrealistic assumptions regarding the evolutionary factors at play. Secondly, its accuracy is validated in a broad range of model parameters on simulated sequences, using a generic model of population genetics of the Wright Fisher type. Thirdly, the application to data is focused on well-balanced sampling between sequences related to major variants. </w:delText>
          </w:r>
          <w:r w:rsidRPr="009F4F56" w:rsidDel="00C328C6">
            <w:rPr>
              <w:rFonts w:ascii="Times New Roman" w:eastAsia="Times New Roman" w:hAnsi="Times New Roman" w:cs="Times New Roman"/>
              <w:bCs/>
              <w:sz w:val="20"/>
              <w:szCs w:val="20"/>
              <w:lang w:val="en-US"/>
              <w:rPrChange w:id="1066" w:author="ivan4995@gmail.com" w:date="2026-05-05T17:47:00Z">
                <w:rPr>
                  <w:rFonts w:ascii="Times New Roman" w:eastAsia="Times New Roman" w:hAnsi="Times New Roman" w:cs="Times New Roman"/>
                  <w:bCs/>
                  <w:lang w:val="en-US"/>
                </w:rPr>
              </w:rPrChange>
            </w:rPr>
            <w:delText xml:space="preserve">The fourth feature is the use of the conditional correlator. </w:delText>
          </w:r>
        </w:del>
      </w:ins>
    </w:p>
    <w:p w14:paraId="103B7764" w14:textId="4F3B3CB0" w:rsidR="00CF36AD" w:rsidRPr="00CF36AD" w:rsidRDefault="00CF36AD">
      <w:pPr>
        <w:rPr>
          <w:rFonts w:ascii="Helvetica" w:hAnsi="Helvetica"/>
          <w:color w:val="000000"/>
          <w:sz w:val="22"/>
          <w:szCs w:val="22"/>
          <w:shd w:val="clear" w:color="auto" w:fill="FFFFFF"/>
          <w:lang w:val="en-US"/>
        </w:rPr>
      </w:pPr>
      <w:del w:id="1067" w:author="ivan4995@gmail.com" w:date="2026-05-05T17:47:00Z">
        <w:r w:rsidRPr="00A27538" w:rsidDel="009F4F56">
          <w:rPr>
            <w:rFonts w:ascii="Times New Roman" w:hAnsi="Times New Roman" w:cs="Times New Roman"/>
            <w:color w:val="000000"/>
            <w:sz w:val="20"/>
            <w:szCs w:val="20"/>
            <w:shd w:val="clear" w:color="auto" w:fill="FFFFFF"/>
            <w:lang w:val="en-US"/>
          </w:rPr>
          <w:delText xml:space="preserve">Most importantly, we calculate the accuracy of estimates as a function of model parameters, which </w:delText>
        </w:r>
        <w:r w:rsidR="009216F2" w:rsidRPr="00A27538" w:rsidDel="009F4F56">
          <w:rPr>
            <w:rFonts w:ascii="Times New Roman" w:hAnsi="Times New Roman" w:cs="Times New Roman"/>
            <w:color w:val="000000"/>
            <w:sz w:val="20"/>
            <w:szCs w:val="20"/>
            <w:shd w:val="clear" w:color="auto" w:fill="FFFFFF"/>
            <w:lang w:val="en-US"/>
          </w:rPr>
          <w:delText>has not been done</w:delText>
        </w:r>
        <w:r w:rsidRPr="00A27538" w:rsidDel="009F4F56">
          <w:rPr>
            <w:rFonts w:ascii="Times New Roman" w:hAnsi="Times New Roman" w:cs="Times New Roman"/>
            <w:color w:val="000000"/>
            <w:sz w:val="20"/>
            <w:szCs w:val="20"/>
            <w:shd w:val="clear" w:color="auto" w:fill="FFFFFF"/>
            <w:lang w:val="en-US"/>
          </w:rPr>
          <w:delText xml:space="preserve"> to the previous application of this method [Pedruzzi &amp; Rouzine 2021] and the other cited studies.</w:delText>
        </w:r>
        <w:r w:rsidR="00133529" w:rsidRPr="003552A3" w:rsidDel="009F4F56">
          <w:rPr>
            <w:rFonts w:ascii="Helvetica" w:hAnsi="Helvetica"/>
            <w:color w:val="000000"/>
            <w:sz w:val="22"/>
            <w:szCs w:val="22"/>
          </w:rPr>
          <w:br/>
        </w:r>
      </w:del>
      <w:r w:rsidR="00133529" w:rsidRPr="003552A3">
        <w:rPr>
          <w:rFonts w:ascii="Helvetica" w:hAnsi="Helvetica"/>
          <w:color w:val="000000"/>
          <w:sz w:val="22"/>
          <w:szCs w:val="22"/>
        </w:rPr>
        <w:br/>
      </w:r>
      <w:r w:rsidR="00133529" w:rsidRPr="00CF36AD">
        <w:rPr>
          <w:rFonts w:ascii="Helvetica" w:hAnsi="Helvetica"/>
          <w:b/>
          <w:color w:val="000000"/>
          <w:sz w:val="22"/>
          <w:szCs w:val="22"/>
          <w:shd w:val="clear" w:color="auto" w:fill="FFFFFF"/>
        </w:rPr>
        <w:t>In terms of the empirical analysis, it is difficult to judge the results. The pattern of inferred interactions seems to depend in a sensitive manner on how the dataset to be analyzed</w:t>
      </w:r>
      <w:r w:rsidRPr="00CF36AD">
        <w:rPr>
          <w:rFonts w:ascii="Helvetica" w:hAnsi="Helvetica"/>
          <w:b/>
          <w:color w:val="000000"/>
          <w:sz w:val="22"/>
          <w:szCs w:val="22"/>
          <w:shd w:val="clear" w:color="auto" w:fill="FFFFFF"/>
          <w:lang w:val="en-US"/>
        </w:rPr>
        <w:t xml:space="preserve"> and </w:t>
      </w:r>
      <w:r w:rsidRPr="00CF36AD">
        <w:rPr>
          <w:rFonts w:ascii="Helvetica" w:hAnsi="Helvetica"/>
          <w:b/>
          <w:color w:val="000000"/>
          <w:sz w:val="22"/>
          <w:szCs w:val="22"/>
          <w:shd w:val="clear" w:color="auto" w:fill="FFFFFF"/>
        </w:rPr>
        <w:t>is composed</w:t>
      </w:r>
      <w:ins w:id="1068" w:author="Microsoft Office User" w:date="2026-05-05T19:48:00Z" w16du:dateUtc="2026-05-05T16:48:00Z">
        <w:r w:rsidR="00B775D3">
          <w:rPr>
            <w:rFonts w:ascii="Helvetica" w:hAnsi="Helvetica"/>
            <w:b/>
            <w:color w:val="000000"/>
            <w:sz w:val="22"/>
            <w:szCs w:val="22"/>
            <w:shd w:val="clear" w:color="auto" w:fill="FFFFFF"/>
          </w:rPr>
          <w:t>...</w:t>
        </w:r>
      </w:ins>
      <w:del w:id="1069" w:author="Microsoft Office User" w:date="2026-05-05T19:48:00Z" w16du:dateUtc="2026-05-05T16:48:00Z">
        <w:r w:rsidRPr="00CF36AD" w:rsidDel="00B775D3">
          <w:rPr>
            <w:rFonts w:ascii="Helvetica" w:hAnsi="Helvetica"/>
            <w:b/>
            <w:color w:val="000000"/>
            <w:sz w:val="22"/>
            <w:szCs w:val="22"/>
            <w:shd w:val="clear" w:color="auto" w:fill="FFFFFF"/>
          </w:rPr>
          <w:delText>,</w:delText>
        </w:r>
      </w:del>
    </w:p>
    <w:p w14:paraId="027447D6" w14:textId="363199A6" w:rsidR="00CF36AD" w:rsidRDefault="00CF36AD">
      <w:pPr>
        <w:rPr>
          <w:rFonts w:ascii="Helvetica" w:hAnsi="Helvetica"/>
          <w:color w:val="000000"/>
          <w:sz w:val="22"/>
          <w:szCs w:val="22"/>
          <w:shd w:val="clear" w:color="auto" w:fill="FFFFFF"/>
        </w:rPr>
      </w:pPr>
    </w:p>
    <w:p w14:paraId="27E05524" w14:textId="5B854323" w:rsidR="00CF36AD" w:rsidRPr="00CF36AD" w:rsidRDefault="00BE6168" w:rsidP="00BE6168">
      <w:pPr>
        <w:jc w:val="both"/>
        <w:rPr>
          <w:rFonts w:ascii="Helvetica" w:hAnsi="Helvetica"/>
          <w:color w:val="000000"/>
          <w:sz w:val="22"/>
          <w:szCs w:val="22"/>
          <w:shd w:val="clear" w:color="auto" w:fill="FFFFFF"/>
          <w:lang w:val="en-US"/>
        </w:rPr>
      </w:pPr>
      <w:del w:id="1070" w:author="Microsoft Office User" w:date="2026-05-05T19:32:00Z" w16du:dateUtc="2026-05-05T16:32:00Z">
        <w:r w:rsidDel="00C328C6">
          <w:rPr>
            <w:rFonts w:ascii="Helvetica" w:hAnsi="Helvetica"/>
            <w:color w:val="000000"/>
            <w:sz w:val="22"/>
            <w:szCs w:val="22"/>
            <w:shd w:val="clear" w:color="auto" w:fill="FFFFFF"/>
            <w:lang w:val="en-US"/>
          </w:rPr>
          <w:delText>In fact</w:delText>
        </w:r>
      </w:del>
      <w:ins w:id="1071" w:author="Microsoft Office User" w:date="2026-05-05T19:33:00Z" w16du:dateUtc="2026-05-05T16:33:00Z">
        <w:r w:rsidR="00C328C6">
          <w:rPr>
            <w:rFonts w:ascii="Helvetica" w:hAnsi="Helvetica"/>
            <w:color w:val="000000"/>
            <w:sz w:val="22"/>
            <w:szCs w:val="22"/>
            <w:shd w:val="clear" w:color="auto" w:fill="FFFFFF"/>
            <w:lang w:val="en-US"/>
          </w:rPr>
          <w:t>The</w:t>
        </w:r>
      </w:ins>
      <w:ins w:id="1072" w:author="Microsoft Office User" w:date="2026-05-05T19:32:00Z" w16du:dateUtc="2026-05-05T16:32:00Z">
        <w:r w:rsidR="00C328C6">
          <w:rPr>
            <w:rFonts w:ascii="Helvetica" w:hAnsi="Helvetica"/>
            <w:color w:val="000000"/>
            <w:sz w:val="22"/>
            <w:szCs w:val="22"/>
            <w:shd w:val="clear" w:color="auto" w:fill="FFFFFF"/>
            <w:lang w:val="en-US"/>
          </w:rPr>
          <w:t xml:space="preserve"> dependence on </w:t>
        </w:r>
      </w:ins>
      <w:ins w:id="1073" w:author="Microsoft Office User" w:date="2026-05-05T19:33:00Z" w16du:dateUtc="2026-05-05T16:33:00Z">
        <w:r w:rsidR="00C328C6">
          <w:rPr>
            <w:rFonts w:ascii="Helvetica" w:hAnsi="Helvetica"/>
            <w:color w:val="000000"/>
            <w:sz w:val="22"/>
            <w:szCs w:val="22"/>
            <w:shd w:val="clear" w:color="auto" w:fill="FFFFFF"/>
            <w:lang w:val="en-US"/>
          </w:rPr>
          <w:t xml:space="preserve">the </w:t>
        </w:r>
      </w:ins>
      <w:ins w:id="1074" w:author="Microsoft Office User" w:date="2026-05-05T19:32:00Z" w16du:dateUtc="2026-05-05T16:32:00Z">
        <w:r w:rsidR="00C328C6">
          <w:rPr>
            <w:rFonts w:ascii="Helvetica" w:hAnsi="Helvetica"/>
            <w:color w:val="000000"/>
            <w:sz w:val="22"/>
            <w:szCs w:val="22"/>
            <w:shd w:val="clear" w:color="auto" w:fill="FFFFFF"/>
            <w:lang w:val="en-US"/>
          </w:rPr>
          <w:t>samp</w:t>
        </w:r>
      </w:ins>
      <w:ins w:id="1075" w:author="Microsoft Office User" w:date="2026-05-05T19:33:00Z" w16du:dateUtc="2026-05-05T16:33:00Z">
        <w:r w:rsidR="00C328C6">
          <w:rPr>
            <w:rFonts w:ascii="Helvetica" w:hAnsi="Helvetica"/>
            <w:color w:val="000000"/>
            <w:sz w:val="22"/>
            <w:szCs w:val="22"/>
            <w:shd w:val="clear" w:color="auto" w:fill="FFFFFF"/>
            <w:lang w:val="en-US"/>
          </w:rPr>
          <w:t>le composition is</w:t>
        </w:r>
      </w:ins>
      <w:ins w:id="1076" w:author="Microsoft Office User" w:date="2026-05-05T19:48:00Z" w16du:dateUtc="2026-05-05T16:48:00Z">
        <w:r w:rsidR="00B775D3">
          <w:rPr>
            <w:rFonts w:ascii="Helvetica" w:hAnsi="Helvetica"/>
            <w:color w:val="000000"/>
            <w:sz w:val="22"/>
            <w:szCs w:val="22"/>
            <w:shd w:val="clear" w:color="auto" w:fill="FFFFFF"/>
            <w:lang w:val="en-US"/>
          </w:rPr>
          <w:t>, indeed,</w:t>
        </w:r>
      </w:ins>
      <w:ins w:id="1077" w:author="Microsoft Office User" w:date="2026-05-05T19:33:00Z" w16du:dateUtc="2026-05-05T16:33:00Z">
        <w:r w:rsidR="00C328C6">
          <w:rPr>
            <w:rFonts w:ascii="Helvetica" w:hAnsi="Helvetica"/>
            <w:color w:val="000000"/>
            <w:sz w:val="22"/>
            <w:szCs w:val="22"/>
            <w:shd w:val="clear" w:color="auto" w:fill="FFFFFF"/>
            <w:lang w:val="en-US"/>
          </w:rPr>
          <w:t xml:space="preserve"> a major focus of the present work .</w:t>
        </w:r>
      </w:ins>
      <w:del w:id="1078" w:author="Microsoft Office User" w:date="2026-05-05T19:33:00Z" w16du:dateUtc="2026-05-05T16:33:00Z">
        <w:r w:rsidDel="00C328C6">
          <w:rPr>
            <w:rFonts w:ascii="Helvetica" w:hAnsi="Helvetica"/>
            <w:color w:val="000000"/>
            <w:sz w:val="22"/>
            <w:szCs w:val="22"/>
            <w:shd w:val="clear" w:color="auto" w:fill="FFFFFF"/>
            <w:lang w:val="en-US"/>
          </w:rPr>
          <w:delText>,</w:delText>
        </w:r>
      </w:del>
      <w:r>
        <w:rPr>
          <w:rFonts w:ascii="Helvetica" w:hAnsi="Helvetica"/>
          <w:color w:val="000000"/>
          <w:sz w:val="22"/>
          <w:szCs w:val="22"/>
          <w:shd w:val="clear" w:color="auto" w:fill="FFFFFF"/>
          <w:lang w:val="en-US"/>
        </w:rPr>
        <w:t xml:space="preserve"> </w:t>
      </w:r>
      <w:ins w:id="1079" w:author="Microsoft Office User" w:date="2026-05-05T19:33:00Z" w16du:dateUtc="2026-05-05T16:33:00Z">
        <w:r w:rsidR="00C328C6">
          <w:rPr>
            <w:rFonts w:ascii="Helvetica" w:hAnsi="Helvetica"/>
            <w:color w:val="000000"/>
            <w:sz w:val="22"/>
            <w:szCs w:val="22"/>
            <w:shd w:val="clear" w:color="auto" w:fill="FFFFFF"/>
            <w:lang w:val="en-US"/>
          </w:rPr>
          <w:t>T</w:t>
        </w:r>
      </w:ins>
      <w:del w:id="1080" w:author="Microsoft Office User" w:date="2026-05-05T19:33:00Z" w16du:dateUtc="2026-05-05T16:33:00Z">
        <w:r w:rsidDel="00C328C6">
          <w:rPr>
            <w:rFonts w:ascii="Helvetica" w:hAnsi="Helvetica"/>
            <w:color w:val="000000"/>
            <w:sz w:val="22"/>
            <w:szCs w:val="22"/>
            <w:shd w:val="clear" w:color="auto" w:fill="FFFFFF"/>
            <w:lang w:val="en-US"/>
          </w:rPr>
          <w:delText>t</w:delText>
        </w:r>
      </w:del>
      <w:r w:rsidR="00CF36AD">
        <w:rPr>
          <w:rFonts w:ascii="Helvetica" w:hAnsi="Helvetica"/>
          <w:color w:val="000000"/>
          <w:sz w:val="22"/>
          <w:szCs w:val="22"/>
          <w:shd w:val="clear" w:color="auto" w:fill="FFFFFF"/>
          <w:lang w:val="en-US"/>
        </w:rPr>
        <w:t xml:space="preserve">he </w:t>
      </w:r>
      <w:r w:rsidR="00AB419D">
        <w:rPr>
          <w:rFonts w:ascii="Helvetica" w:hAnsi="Helvetica"/>
          <w:color w:val="000000"/>
          <w:sz w:val="22"/>
          <w:szCs w:val="22"/>
          <w:shd w:val="clear" w:color="auto" w:fill="FFFFFF"/>
          <w:lang w:val="en-US"/>
        </w:rPr>
        <w:t xml:space="preserve">well-balanced </w:t>
      </w:r>
      <w:r w:rsidR="00CF36AD">
        <w:rPr>
          <w:rFonts w:ascii="Helvetica" w:hAnsi="Helvetica"/>
          <w:color w:val="000000"/>
          <w:sz w:val="22"/>
          <w:szCs w:val="22"/>
          <w:shd w:val="clear" w:color="auto" w:fill="FFFFFF"/>
          <w:lang w:val="en-US"/>
        </w:rPr>
        <w:t>sampling</w:t>
      </w:r>
      <w:r w:rsidR="009216F2">
        <w:rPr>
          <w:rFonts w:ascii="Helvetica" w:hAnsi="Helvetica"/>
          <w:color w:val="000000"/>
          <w:sz w:val="22"/>
          <w:szCs w:val="22"/>
          <w:shd w:val="clear" w:color="auto" w:fill="FFFFFF"/>
          <w:lang w:val="en-US"/>
        </w:rPr>
        <w:t xml:space="preserve"> between </w:t>
      </w:r>
      <w:del w:id="1081" w:author="Microsoft Office User" w:date="2026-05-05T19:49:00Z" w16du:dateUtc="2026-05-05T16:49:00Z">
        <w:r w:rsidR="009216F2" w:rsidDel="00A057CC">
          <w:rPr>
            <w:rFonts w:ascii="Helvetica" w:hAnsi="Helvetica"/>
            <w:color w:val="000000"/>
            <w:sz w:val="22"/>
            <w:szCs w:val="22"/>
            <w:shd w:val="clear" w:color="auto" w:fill="FFFFFF"/>
            <w:lang w:val="en-US"/>
          </w:rPr>
          <w:delText xml:space="preserve">different </w:delText>
        </w:r>
      </w:del>
      <w:r w:rsidR="009216F2">
        <w:rPr>
          <w:rFonts w:ascii="Helvetica" w:hAnsi="Helvetica"/>
          <w:color w:val="000000"/>
          <w:sz w:val="22"/>
          <w:szCs w:val="22"/>
          <w:shd w:val="clear" w:color="auto" w:fill="FFFFFF"/>
          <w:lang w:val="en-US"/>
        </w:rPr>
        <w:t>strains</w:t>
      </w:r>
      <w:r w:rsidR="00CF36AD">
        <w:rPr>
          <w:rFonts w:ascii="Helvetica" w:hAnsi="Helvetica"/>
          <w:color w:val="000000"/>
          <w:sz w:val="22"/>
          <w:szCs w:val="22"/>
          <w:shd w:val="clear" w:color="auto" w:fill="FFFFFF"/>
          <w:lang w:val="en-US"/>
        </w:rPr>
        <w:t xml:space="preserve"> gives </w:t>
      </w:r>
      <w:r w:rsidR="00A27538">
        <w:rPr>
          <w:rFonts w:ascii="Helvetica" w:hAnsi="Helvetica"/>
          <w:color w:val="000000"/>
          <w:sz w:val="22"/>
          <w:szCs w:val="22"/>
          <w:shd w:val="clear" w:color="auto" w:fill="FFFFFF"/>
          <w:lang w:val="en-US"/>
        </w:rPr>
        <w:t xml:space="preserve">very </w:t>
      </w:r>
      <w:r w:rsidR="00CF36AD">
        <w:rPr>
          <w:rFonts w:ascii="Helvetica" w:hAnsi="Helvetica"/>
          <w:color w:val="000000"/>
          <w:sz w:val="22"/>
          <w:szCs w:val="22"/>
          <w:shd w:val="clear" w:color="auto" w:fill="FFFFFF"/>
          <w:lang w:val="en-US"/>
        </w:rPr>
        <w:t>stable results (</w:t>
      </w:r>
      <w:ins w:id="1082" w:author="ivan4995@gmail.com" w:date="2026-05-05T17:48:00Z">
        <w:del w:id="1083" w:author="Microsoft Office User" w:date="2026-05-05T19:48:00Z" w16du:dateUtc="2026-05-05T16:48:00Z">
          <w:r w:rsidR="009F4F56" w:rsidDel="00B775D3">
            <w:rPr>
              <w:rFonts w:ascii="Helvetica" w:hAnsi="Helvetica"/>
              <w:color w:val="000000"/>
              <w:sz w:val="22"/>
              <w:szCs w:val="22"/>
              <w:shd w:val="clear" w:color="auto" w:fill="FFFFFF"/>
              <w:lang w:val="en-US"/>
            </w:rPr>
            <w:delText xml:space="preserve"> </w:delText>
          </w:r>
        </w:del>
        <w:r w:rsidR="009F4F56">
          <w:rPr>
            <w:rFonts w:ascii="Helvetica" w:hAnsi="Helvetica"/>
            <w:color w:val="000000"/>
            <w:sz w:val="22"/>
            <w:szCs w:val="22"/>
            <w:shd w:val="clear" w:color="auto" w:fill="FFFFFF"/>
            <w:lang w:val="en-US"/>
          </w:rPr>
          <w:t>Fig.</w:t>
        </w:r>
      </w:ins>
      <w:ins w:id="1084" w:author="ivan4995@gmail.com" w:date="2026-05-05T17:49:00Z">
        <w:r w:rsidR="001C4480">
          <w:rPr>
            <w:rFonts w:ascii="Helvetica" w:hAnsi="Helvetica"/>
            <w:color w:val="000000"/>
            <w:sz w:val="22"/>
            <w:szCs w:val="22"/>
            <w:shd w:val="clear" w:color="auto" w:fill="FFFFFF"/>
            <w:lang w:val="en-US"/>
          </w:rPr>
          <w:t xml:space="preserve"> 4)</w:t>
        </w:r>
      </w:ins>
      <w:del w:id="1085" w:author="ivan4995@gmail.com" w:date="2026-05-05T17:48:00Z">
        <w:r w:rsidR="00CF36AD" w:rsidDel="009F4F56">
          <w:rPr>
            <w:rFonts w:ascii="Helvetica" w:hAnsi="Helvetica"/>
            <w:color w:val="000000"/>
            <w:sz w:val="22"/>
            <w:szCs w:val="22"/>
            <w:shd w:val="clear" w:color="auto" w:fill="FFFFFF"/>
            <w:lang w:val="en-US"/>
          </w:rPr>
          <w:delText xml:space="preserve">cf. </w:delText>
        </w:r>
        <w:r w:rsidR="004E23E7" w:rsidDel="009F4F56">
          <w:rPr>
            <w:rFonts w:ascii="Helvetica" w:hAnsi="Helvetica"/>
            <w:color w:val="000000"/>
            <w:sz w:val="22"/>
            <w:szCs w:val="22"/>
            <w:shd w:val="clear" w:color="auto" w:fill="FFFFFF"/>
            <w:lang w:val="en-US"/>
          </w:rPr>
          <w:delText xml:space="preserve">identical </w:delText>
        </w:r>
        <w:r w:rsidR="00CF36AD" w:rsidDel="009F4F56">
          <w:rPr>
            <w:rFonts w:ascii="Helvetica" w:hAnsi="Helvetica"/>
            <w:color w:val="000000"/>
            <w:sz w:val="22"/>
            <w:szCs w:val="22"/>
            <w:shd w:val="clear" w:color="auto" w:fill="FFFFFF"/>
            <w:lang w:val="en-US"/>
          </w:rPr>
          <w:delText>panels A and D in Fig 3).</w:delText>
        </w:r>
      </w:del>
      <w:r w:rsidR="00CF36AD">
        <w:rPr>
          <w:rFonts w:ascii="Helvetica" w:hAnsi="Helvetica"/>
          <w:color w:val="000000"/>
          <w:sz w:val="22"/>
          <w:szCs w:val="22"/>
          <w:shd w:val="clear" w:color="auto" w:fill="FFFFFF"/>
          <w:lang w:val="en-US"/>
        </w:rPr>
        <w:t xml:space="preserve"> </w:t>
      </w:r>
    </w:p>
    <w:p w14:paraId="5BA7248A" w14:textId="77777777" w:rsidR="00CF36AD" w:rsidRPr="00A057CC" w:rsidRDefault="00CF36AD">
      <w:pPr>
        <w:rPr>
          <w:rFonts w:ascii="Helvetica" w:hAnsi="Helvetica"/>
          <w:color w:val="000000"/>
          <w:sz w:val="22"/>
          <w:szCs w:val="22"/>
          <w:shd w:val="clear" w:color="auto" w:fill="FFFFFF"/>
          <w:lang w:val="en-US"/>
          <w:rPrChange w:id="1086" w:author="Microsoft Office User" w:date="2026-05-05T19:49:00Z" w16du:dateUtc="2026-05-05T16:49:00Z">
            <w:rPr>
              <w:rFonts w:ascii="Helvetica" w:hAnsi="Helvetica"/>
              <w:color w:val="000000"/>
              <w:sz w:val="22"/>
              <w:szCs w:val="22"/>
              <w:shd w:val="clear" w:color="auto" w:fill="FFFFFF"/>
            </w:rPr>
          </w:rPrChange>
        </w:rPr>
      </w:pPr>
    </w:p>
    <w:p w14:paraId="60F2A4A8" w14:textId="66E2FA53" w:rsidR="009216F2" w:rsidRPr="00591B93" w:rsidRDefault="00B775D3" w:rsidP="00BE6168">
      <w:pPr>
        <w:jc w:val="both"/>
        <w:rPr>
          <w:rFonts w:ascii="Helvetica" w:hAnsi="Helvetica"/>
          <w:b/>
          <w:color w:val="000000"/>
          <w:sz w:val="22"/>
          <w:szCs w:val="22"/>
          <w:shd w:val="clear" w:color="auto" w:fill="FFFFFF"/>
          <w:lang w:val="en-US"/>
        </w:rPr>
      </w:pPr>
      <w:ins w:id="1087" w:author="Microsoft Office User" w:date="2026-05-05T19:48:00Z" w16du:dateUtc="2026-05-05T16:48:00Z">
        <w:r>
          <w:rPr>
            <w:rFonts w:ascii="Helvetica" w:hAnsi="Helvetica"/>
            <w:b/>
            <w:color w:val="000000"/>
            <w:sz w:val="22"/>
            <w:szCs w:val="22"/>
            <w:shd w:val="clear" w:color="auto" w:fill="FFFFFF"/>
          </w:rPr>
          <w:t>...</w:t>
        </w:r>
      </w:ins>
      <w:r w:rsidR="00133529" w:rsidRPr="00CF36AD">
        <w:rPr>
          <w:rFonts w:ascii="Helvetica" w:hAnsi="Helvetica"/>
          <w:b/>
          <w:color w:val="000000"/>
          <w:sz w:val="22"/>
          <w:szCs w:val="22"/>
          <w:shd w:val="clear" w:color="auto" w:fill="FFFFFF"/>
        </w:rPr>
        <w:t xml:space="preserve">and the results are also quite different from two different analyses of epistasis in SARS-CoV2 that used direct coupling analysis (DCA). </w:t>
      </w:r>
      <w:r w:rsidR="00CF36AD" w:rsidRPr="00CF36AD">
        <w:rPr>
          <w:rFonts w:ascii="Helvetica" w:hAnsi="Helvetica"/>
          <w:b/>
          <w:color w:val="000000"/>
          <w:sz w:val="22"/>
          <w:szCs w:val="22"/>
          <w:shd w:val="clear" w:color="auto" w:fill="FFFFFF"/>
          <w:lang w:val="en-US"/>
        </w:rPr>
        <w:t xml:space="preserve"> </w:t>
      </w:r>
      <w:r w:rsidR="00133529" w:rsidRPr="00CF36AD">
        <w:rPr>
          <w:rFonts w:ascii="Helvetica" w:hAnsi="Helvetica"/>
          <w:b/>
          <w:color w:val="000000"/>
          <w:sz w:val="22"/>
          <w:szCs w:val="22"/>
          <w:shd w:val="clear" w:color="auto" w:fill="FFFFFF"/>
        </w:rPr>
        <w:t xml:space="preserve">These prior studies are described in this manuscript as being based on quasi-linkage equilibrium (QLE), but I am not sure the original authors would agree with this. </w:t>
      </w:r>
      <w:r w:rsidR="00F31CE8">
        <w:rPr>
          <w:rFonts w:ascii="Helvetica" w:hAnsi="Helvetica"/>
          <w:b/>
          <w:color w:val="000000"/>
          <w:sz w:val="22"/>
          <w:szCs w:val="22"/>
          <w:shd w:val="clear" w:color="auto" w:fill="FFFFFF"/>
          <w:lang w:val="en-US"/>
        </w:rPr>
        <w:t xml:space="preserve"> </w:t>
      </w:r>
      <w:r w:rsidR="00133529" w:rsidRPr="00F72A5A">
        <w:rPr>
          <w:rFonts w:ascii="Helvetica" w:hAnsi="Helvetica"/>
          <w:b/>
          <w:color w:val="000000"/>
          <w:sz w:val="22"/>
          <w:szCs w:val="22"/>
          <w:shd w:val="clear" w:color="auto" w:fill="FFFFFF"/>
        </w:rPr>
        <w:t>Although both models express genotype frequencies as a quadratic function of indicator variables on the presence of allelic variants, QLE is based on an evolutionary model</w:t>
      </w:r>
      <w:r w:rsidR="009216F2">
        <w:rPr>
          <w:rFonts w:ascii="Helvetica" w:hAnsi="Helvetica"/>
          <w:b/>
          <w:color w:val="000000"/>
          <w:sz w:val="22"/>
          <w:szCs w:val="22"/>
          <w:shd w:val="clear" w:color="auto" w:fill="FFFFFF"/>
        </w:rPr>
        <w:t>...</w:t>
      </w:r>
    </w:p>
    <w:p w14:paraId="6796E76E" w14:textId="77777777" w:rsidR="009216F2" w:rsidRDefault="009216F2" w:rsidP="00F72A5A">
      <w:pPr>
        <w:rPr>
          <w:rFonts w:ascii="Helvetica" w:hAnsi="Helvetica"/>
          <w:b/>
          <w:color w:val="000000"/>
          <w:sz w:val="22"/>
          <w:szCs w:val="22"/>
          <w:shd w:val="clear" w:color="auto" w:fill="FFFFFF"/>
        </w:rPr>
      </w:pPr>
    </w:p>
    <w:p w14:paraId="68497531" w14:textId="6E2DF0C0" w:rsidR="009216F2" w:rsidRDefault="00591B93" w:rsidP="00F72A5A">
      <w:pPr>
        <w:rPr>
          <w:rFonts w:ascii="Helvetica" w:hAnsi="Helvetica"/>
          <w:color w:val="000000"/>
          <w:sz w:val="22"/>
          <w:szCs w:val="22"/>
          <w:shd w:val="clear" w:color="auto" w:fill="FFFFFF"/>
          <w:lang w:val="en-US"/>
        </w:rPr>
      </w:pPr>
      <w:del w:id="1088" w:author="Microsoft Office User" w:date="2026-05-05T19:43:00Z" w16du:dateUtc="2026-05-05T16:43:00Z">
        <w:r w:rsidDel="00A83AF6">
          <w:rPr>
            <w:rFonts w:ascii="Helvetica" w:hAnsi="Helvetica"/>
            <w:color w:val="000000"/>
            <w:sz w:val="22"/>
            <w:szCs w:val="22"/>
            <w:shd w:val="clear" w:color="auto" w:fill="FFFFFF"/>
            <w:lang w:val="en-US"/>
          </w:rPr>
          <w:delText xml:space="preserve">…used in an extreme limit that that does not apply to SARS CoV-2. </w:delText>
        </w:r>
      </w:del>
      <w:r>
        <w:rPr>
          <w:rFonts w:ascii="Helvetica" w:hAnsi="Helvetica"/>
          <w:color w:val="000000"/>
          <w:sz w:val="22"/>
          <w:szCs w:val="22"/>
          <w:shd w:val="clear" w:color="auto" w:fill="FFFFFF"/>
          <w:lang w:val="en-US"/>
        </w:rPr>
        <w:t>We added in Discussion (Line 3</w:t>
      </w:r>
      <w:ins w:id="1089" w:author="ivan4995@gmail.com" w:date="2026-05-05T17:50:00Z">
        <w:r w:rsidR="001C4480">
          <w:rPr>
            <w:rFonts w:ascii="Helvetica" w:hAnsi="Helvetica"/>
            <w:color w:val="000000"/>
            <w:sz w:val="22"/>
            <w:szCs w:val="22"/>
            <w:shd w:val="clear" w:color="auto" w:fill="FFFFFF"/>
            <w:lang w:val="en-US"/>
          </w:rPr>
          <w:t>20</w:t>
        </w:r>
      </w:ins>
      <w:del w:id="1090" w:author="ivan4995@gmail.com" w:date="2026-05-05T17:50:00Z">
        <w:r w:rsidDel="001C4480">
          <w:rPr>
            <w:rFonts w:ascii="Helvetica" w:hAnsi="Helvetica"/>
            <w:color w:val="000000"/>
            <w:sz w:val="22"/>
            <w:szCs w:val="22"/>
            <w:shd w:val="clear" w:color="auto" w:fill="FFFFFF"/>
            <w:lang w:val="en-US"/>
          </w:rPr>
          <w:delText>03</w:delText>
        </w:r>
      </w:del>
      <w:r>
        <w:rPr>
          <w:rFonts w:ascii="Helvetica" w:hAnsi="Helvetica"/>
          <w:color w:val="000000"/>
          <w:sz w:val="22"/>
          <w:szCs w:val="22"/>
          <w:shd w:val="clear" w:color="auto" w:fill="FFFFFF"/>
          <w:lang w:val="en-US"/>
        </w:rPr>
        <w:t>):</w:t>
      </w:r>
    </w:p>
    <w:p w14:paraId="7D1A56AA" w14:textId="767BB3C3" w:rsidR="00591B93" w:rsidRPr="00591B93" w:rsidRDefault="00591B93" w:rsidP="00F72A5A">
      <w:pPr>
        <w:rPr>
          <w:rFonts w:ascii="Helvetica" w:hAnsi="Helvetica"/>
          <w:color w:val="000000"/>
          <w:sz w:val="22"/>
          <w:szCs w:val="22"/>
          <w:shd w:val="clear" w:color="auto" w:fill="FFFFFF"/>
          <w:lang w:val="en-US"/>
        </w:rPr>
      </w:pPr>
    </w:p>
    <w:p w14:paraId="02AC315C" w14:textId="42B6AB47" w:rsidR="00591B93" w:rsidDel="00A83AF6" w:rsidRDefault="001C4480" w:rsidP="00F72A5A">
      <w:pPr>
        <w:rPr>
          <w:del w:id="1091" w:author="ivan4995@gmail.com" w:date="2026-05-05T17:50:00Z"/>
          <w:rFonts w:ascii="Times New Roman" w:eastAsia="Times New Roman" w:hAnsi="Times New Roman" w:cs="Times New Roman"/>
          <w:sz w:val="20"/>
          <w:szCs w:val="20"/>
        </w:rPr>
      </w:pPr>
      <w:ins w:id="1092" w:author="ivan4995@gmail.com" w:date="2026-05-05T17:51:00Z">
        <w:r w:rsidRPr="001C4480">
          <w:rPr>
            <w:rFonts w:ascii="Times New Roman" w:eastAsia="Times New Roman" w:hAnsi="Times New Roman" w:cs="Times New Roman"/>
            <w:sz w:val="20"/>
            <w:szCs w:val="20"/>
            <w:lang w:val="en-US"/>
            <w:rPrChange w:id="1093" w:author="ivan4995@gmail.com" w:date="2026-05-05T17:51:00Z">
              <w:rPr>
                <w:rFonts w:ascii="Times New Roman" w:eastAsia="Times New Roman" w:hAnsi="Times New Roman" w:cs="Times New Roman"/>
                <w:lang w:val="en-US"/>
              </w:rPr>
            </w:rPrChange>
          </w:rPr>
          <w:t>…</w:t>
        </w:r>
        <w:r w:rsidRPr="001C4480">
          <w:rPr>
            <w:rFonts w:ascii="Times New Roman" w:eastAsia="Times New Roman" w:hAnsi="Times New Roman" w:cs="Times New Roman"/>
            <w:sz w:val="20"/>
            <w:szCs w:val="20"/>
            <w:rPrChange w:id="1094" w:author="ivan4995@gmail.com" w:date="2026-05-05T17:51:00Z">
              <w:rPr>
                <w:rFonts w:ascii="Times New Roman" w:eastAsia="Times New Roman" w:hAnsi="Times New Roman" w:cs="Times New Roman"/>
              </w:rPr>
            </w:rPrChange>
          </w:rPr>
          <w:t xml:space="preserve">QLE does not work in SARS CoV-2 evolution, because linkage effects, which are negligible in QLE limit, are strong. Lastly, a population of infected individuals is not as large as required for QLE to work. </w:t>
        </w:r>
      </w:ins>
      <w:del w:id="1095" w:author="ivan4995@gmail.com" w:date="2026-05-05T17:50:00Z">
        <w:r w:rsidR="00591B93" w:rsidRPr="001C4480" w:rsidDel="001C4480">
          <w:rPr>
            <w:rFonts w:ascii="Times New Roman" w:hAnsi="Times New Roman" w:cs="Times New Roman"/>
            <w:color w:val="000000"/>
            <w:sz w:val="20"/>
            <w:szCs w:val="20"/>
            <w:shd w:val="clear" w:color="auto" w:fill="FFFFFF"/>
            <w:lang w:val="en"/>
          </w:rPr>
          <w:delText>In addition, QLE does not apply to SARS CoV-2 evolution. Linkage effects, negligible in QLE limit, are rampant and are not broken down by either rare mutation or rare recombination. Recombination is weak, and population is not as large as required for QLE to work.</w:delText>
        </w:r>
      </w:del>
    </w:p>
    <w:p w14:paraId="589106BE" w14:textId="77777777" w:rsidR="00A83AF6" w:rsidRPr="001C4480" w:rsidRDefault="00A83AF6" w:rsidP="00F72A5A">
      <w:pPr>
        <w:rPr>
          <w:ins w:id="1096" w:author="Microsoft Office User" w:date="2026-05-05T19:43:00Z" w16du:dateUtc="2026-05-05T16:43:00Z"/>
          <w:rFonts w:ascii="Times New Roman" w:hAnsi="Times New Roman" w:cs="Times New Roman"/>
          <w:color w:val="000000"/>
          <w:sz w:val="20"/>
          <w:szCs w:val="20"/>
          <w:shd w:val="clear" w:color="auto" w:fill="FFFFFF"/>
          <w:lang w:val="en"/>
        </w:rPr>
      </w:pPr>
    </w:p>
    <w:p w14:paraId="3FA65311" w14:textId="77777777" w:rsidR="009216F2" w:rsidRPr="001C4480" w:rsidRDefault="009216F2" w:rsidP="00F72A5A">
      <w:pPr>
        <w:rPr>
          <w:rFonts w:ascii="Helvetica" w:hAnsi="Helvetica"/>
          <w:b/>
          <w:color w:val="000000"/>
          <w:sz w:val="20"/>
          <w:szCs w:val="20"/>
          <w:shd w:val="clear" w:color="auto" w:fill="FFFFFF"/>
          <w:rPrChange w:id="1097" w:author="ivan4995@gmail.com" w:date="2026-05-05T17:51:00Z">
            <w:rPr>
              <w:rFonts w:ascii="Helvetica" w:hAnsi="Helvetica"/>
              <w:b/>
              <w:color w:val="000000"/>
              <w:sz w:val="22"/>
              <w:szCs w:val="22"/>
              <w:shd w:val="clear" w:color="auto" w:fill="FFFFFF"/>
            </w:rPr>
          </w:rPrChange>
        </w:rPr>
      </w:pPr>
    </w:p>
    <w:p w14:paraId="04C0ED9D" w14:textId="77777777" w:rsidR="009216F2" w:rsidDel="00A83AF6" w:rsidRDefault="00133529" w:rsidP="00F72A5A">
      <w:pPr>
        <w:rPr>
          <w:del w:id="1098" w:author="Microsoft Office User" w:date="2026-05-05T19:44:00Z" w16du:dateUtc="2026-05-05T16:44:00Z"/>
          <w:rFonts w:ascii="Helvetica" w:hAnsi="Helvetica"/>
          <w:b/>
          <w:color w:val="000000"/>
          <w:sz w:val="22"/>
          <w:szCs w:val="22"/>
          <w:shd w:val="clear" w:color="auto" w:fill="FFFFFF"/>
        </w:rPr>
      </w:pPr>
      <w:r w:rsidRPr="00F72A5A">
        <w:rPr>
          <w:rFonts w:ascii="Helvetica" w:hAnsi="Helvetica"/>
          <w:b/>
          <w:color w:val="000000"/>
          <w:sz w:val="22"/>
          <w:szCs w:val="22"/>
          <w:shd w:val="clear" w:color="auto" w:fill="FFFFFF"/>
        </w:rPr>
        <w:t xml:space="preserve">whereas DCA is a phenomenological modeling approach. </w:t>
      </w:r>
    </w:p>
    <w:p w14:paraId="60A4A09F" w14:textId="77777777" w:rsidR="009216F2" w:rsidDel="00A83AF6" w:rsidRDefault="009216F2" w:rsidP="00F72A5A">
      <w:pPr>
        <w:rPr>
          <w:del w:id="1099" w:author="Microsoft Office User" w:date="2026-05-05T19:44:00Z" w16du:dateUtc="2026-05-05T16:44:00Z"/>
          <w:rFonts w:ascii="Helvetica" w:hAnsi="Helvetica"/>
          <w:b/>
          <w:color w:val="000000"/>
          <w:sz w:val="22"/>
          <w:szCs w:val="22"/>
          <w:shd w:val="clear" w:color="auto" w:fill="FFFFFF"/>
        </w:rPr>
      </w:pPr>
    </w:p>
    <w:p w14:paraId="6234DD28" w14:textId="593201AF" w:rsidR="009216F2" w:rsidRPr="00342B06" w:rsidDel="00A83AF6" w:rsidRDefault="00342B06" w:rsidP="00F72A5A">
      <w:pPr>
        <w:rPr>
          <w:del w:id="1100" w:author="Microsoft Office User" w:date="2026-05-05T19:44:00Z" w16du:dateUtc="2026-05-05T16:44:00Z"/>
          <w:rFonts w:ascii="Helvetica" w:hAnsi="Helvetica"/>
          <w:color w:val="000000"/>
          <w:sz w:val="22"/>
          <w:szCs w:val="22"/>
          <w:shd w:val="clear" w:color="auto" w:fill="FFFFFF"/>
        </w:rPr>
      </w:pPr>
      <w:del w:id="1101" w:author="Microsoft Office User" w:date="2026-05-05T19:44:00Z" w16du:dateUtc="2026-05-05T16:44:00Z">
        <w:r w:rsidDel="00A83AF6">
          <w:rPr>
            <w:rFonts w:ascii="Helvetica" w:hAnsi="Helvetica"/>
            <w:color w:val="000000"/>
            <w:sz w:val="22"/>
            <w:szCs w:val="22"/>
            <w:shd w:val="clear" w:color="auto" w:fill="FFFFFF"/>
          </w:rPr>
          <w:delText xml:space="preserve">Exactly. </w:delText>
        </w:r>
        <w:r w:rsidRPr="00342B06" w:rsidDel="00A83AF6">
          <w:rPr>
            <w:rFonts w:ascii="Helvetica" w:hAnsi="Helvetica"/>
            <w:color w:val="000000"/>
            <w:sz w:val="22"/>
            <w:szCs w:val="22"/>
            <w:shd w:val="clear" w:color="auto" w:fill="FFFFFF"/>
          </w:rPr>
          <w:delText>This is why we pro</w:delText>
        </w:r>
        <w:r w:rsidDel="00A83AF6">
          <w:rPr>
            <w:rFonts w:ascii="Helvetica" w:hAnsi="Helvetica"/>
            <w:color w:val="000000"/>
            <w:sz w:val="22"/>
            <w:szCs w:val="22"/>
            <w:shd w:val="clear" w:color="auto" w:fill="FFFFFF"/>
          </w:rPr>
          <w:delText>p</w:delText>
        </w:r>
        <w:r w:rsidRPr="00342B06" w:rsidDel="00A83AF6">
          <w:rPr>
            <w:rFonts w:ascii="Helvetica" w:hAnsi="Helvetica"/>
            <w:color w:val="000000"/>
            <w:sz w:val="22"/>
            <w:szCs w:val="22"/>
            <w:shd w:val="clear" w:color="auto" w:fill="FFFFFF"/>
          </w:rPr>
          <w:delText>ose an approach that is derived from an evolutionary model and</w:delText>
        </w:r>
        <w:r w:rsidR="00623600" w:rsidDel="00A83AF6">
          <w:rPr>
            <w:rFonts w:ascii="Helvetica" w:hAnsi="Helvetica"/>
            <w:color w:val="000000"/>
            <w:sz w:val="22"/>
            <w:szCs w:val="22"/>
            <w:shd w:val="clear" w:color="auto" w:fill="FFFFFF"/>
          </w:rPr>
          <w:delText>, unlike QLE, is in</w:delText>
        </w:r>
        <w:r w:rsidRPr="00342B06" w:rsidDel="00A83AF6">
          <w:rPr>
            <w:rFonts w:ascii="Helvetica" w:hAnsi="Helvetica"/>
            <w:color w:val="000000"/>
            <w:sz w:val="22"/>
            <w:szCs w:val="22"/>
            <w:shd w:val="clear" w:color="auto" w:fill="FFFFFF"/>
          </w:rPr>
          <w:delText xml:space="preserve"> a realistic </w:delText>
        </w:r>
        <w:r w:rsidR="00E546CA" w:rsidDel="00A83AF6">
          <w:rPr>
            <w:rFonts w:ascii="Helvetica" w:hAnsi="Helvetica"/>
            <w:color w:val="000000"/>
            <w:sz w:val="22"/>
            <w:szCs w:val="22"/>
            <w:shd w:val="clear" w:color="auto" w:fill="FFFFFF"/>
          </w:rPr>
          <w:delText xml:space="preserve">parameter </w:delText>
        </w:r>
        <w:r w:rsidRPr="00342B06" w:rsidDel="00A83AF6">
          <w:rPr>
            <w:rFonts w:ascii="Helvetica" w:hAnsi="Helvetica"/>
            <w:color w:val="000000"/>
            <w:sz w:val="22"/>
            <w:szCs w:val="22"/>
            <w:shd w:val="clear" w:color="auto" w:fill="FFFFFF"/>
          </w:rPr>
          <w:delText>regime.</w:delText>
        </w:r>
      </w:del>
    </w:p>
    <w:p w14:paraId="54392732" w14:textId="6E777069" w:rsidR="009216F2" w:rsidDel="00A83AF6" w:rsidRDefault="009216F2" w:rsidP="00F72A5A">
      <w:pPr>
        <w:rPr>
          <w:del w:id="1102" w:author="Microsoft Office User" w:date="2026-05-05T19:44:00Z" w16du:dateUtc="2026-05-05T16:44:00Z"/>
          <w:rFonts w:ascii="Helvetica" w:hAnsi="Helvetica"/>
          <w:b/>
          <w:color w:val="000000"/>
          <w:sz w:val="22"/>
          <w:szCs w:val="22"/>
          <w:shd w:val="clear" w:color="auto" w:fill="FFFFFF"/>
        </w:rPr>
      </w:pPr>
    </w:p>
    <w:p w14:paraId="5B076CA6" w14:textId="0D93B0EC" w:rsidR="00D53C9F" w:rsidRPr="009216F2" w:rsidRDefault="00133529" w:rsidP="00D53C9F">
      <w:pPr>
        <w:rPr>
          <w:rFonts w:ascii="Helvetica" w:hAnsi="Helvetica"/>
          <w:b/>
          <w:color w:val="000000"/>
          <w:sz w:val="22"/>
          <w:szCs w:val="22"/>
          <w:shd w:val="clear" w:color="auto" w:fill="FFFFFF"/>
        </w:rPr>
      </w:pPr>
      <w:r w:rsidRPr="00F72A5A">
        <w:rPr>
          <w:rFonts w:ascii="Helvetica" w:hAnsi="Helvetica"/>
          <w:b/>
          <w:color w:val="000000"/>
          <w:sz w:val="22"/>
          <w:szCs w:val="22"/>
          <w:shd w:val="clear" w:color="auto" w:fill="FFFFFF"/>
        </w:rPr>
        <w:t xml:space="preserve">This difference leads to differences in practice, for example the Rodriguez-Rivas et al. PNAS paper down-weights sequences with over 80% identity, which is standard in the DCA literature (as a crude attempt to deal with the similar effects of random linkage as Universal Footprint of Epistasis) </w:t>
      </w:r>
      <w:r w:rsidR="00F72A5A" w:rsidRPr="00F72A5A">
        <w:rPr>
          <w:rFonts w:ascii="Helvetica" w:hAnsi="Helvetica"/>
          <w:b/>
          <w:color w:val="000000"/>
          <w:sz w:val="22"/>
          <w:szCs w:val="22"/>
          <w:shd w:val="clear" w:color="auto" w:fill="FFFFFF"/>
        </w:rPr>
        <w:t>but would not make sense from a QLE standpoint.</w:t>
      </w:r>
      <w:r w:rsidR="00D53C9F" w:rsidRPr="003552A3">
        <w:rPr>
          <w:rFonts w:ascii="Helvetica" w:hAnsi="Helvetica"/>
          <w:color w:val="000000"/>
          <w:sz w:val="22"/>
          <w:szCs w:val="22"/>
        </w:rPr>
        <w:br/>
      </w:r>
      <w:r w:rsidR="00D53C9F">
        <w:rPr>
          <w:rFonts w:ascii="Helvetica" w:hAnsi="Helvetica"/>
          <w:b/>
          <w:color w:val="000000"/>
          <w:sz w:val="22"/>
          <w:szCs w:val="22"/>
          <w:shd w:val="clear" w:color="auto" w:fill="FFFFFF"/>
          <w:lang w:val="en-US"/>
        </w:rPr>
        <w:lastRenderedPageBreak/>
        <w:t>…</w:t>
      </w:r>
      <w:r w:rsidR="00D53C9F" w:rsidRPr="009216F2">
        <w:rPr>
          <w:rFonts w:ascii="Helvetica" w:hAnsi="Helvetica"/>
          <w:b/>
          <w:color w:val="000000"/>
          <w:sz w:val="22"/>
          <w:szCs w:val="22"/>
          <w:shd w:val="clear" w:color="auto" w:fill="FFFFFF"/>
        </w:rPr>
        <w:t xml:space="preserve"> I agree with the authors that the practical success of DCA is perplexing from a population genetic perspective. </w:t>
      </w:r>
    </w:p>
    <w:p w14:paraId="67FDC644" w14:textId="77777777" w:rsidR="00342B06" w:rsidRDefault="00342B06" w:rsidP="00342B06">
      <w:pPr>
        <w:rPr>
          <w:shd w:val="clear" w:color="auto" w:fill="FFFFFF"/>
          <w:lang w:val="en-US"/>
        </w:rPr>
      </w:pPr>
    </w:p>
    <w:p w14:paraId="0DCB5127" w14:textId="71F52CAD" w:rsidR="00342B06" w:rsidRPr="00342B06" w:rsidRDefault="00A83AF6" w:rsidP="00342B06">
      <w:pPr>
        <w:rPr>
          <w:shd w:val="clear" w:color="auto" w:fill="FFFFFF"/>
        </w:rPr>
      </w:pPr>
      <w:ins w:id="1103" w:author="Microsoft Office User" w:date="2026-05-05T19:44:00Z" w16du:dateUtc="2026-05-05T16:44:00Z">
        <w:r>
          <w:rPr>
            <w:shd w:val="clear" w:color="auto" w:fill="FFFFFF"/>
          </w:rPr>
          <w:t>We a</w:t>
        </w:r>
      </w:ins>
      <w:del w:id="1104" w:author="Microsoft Office User" w:date="2026-05-05T19:44:00Z" w16du:dateUtc="2026-05-05T16:44:00Z">
        <w:r w:rsidR="00342B06" w:rsidRPr="00342B06" w:rsidDel="00A83AF6">
          <w:rPr>
            <w:shd w:val="clear" w:color="auto" w:fill="FFFFFF"/>
          </w:rPr>
          <w:delText>A</w:delText>
        </w:r>
      </w:del>
      <w:r w:rsidR="00342B06" w:rsidRPr="00342B06">
        <w:rPr>
          <w:shd w:val="clear" w:color="auto" w:fill="FFFFFF"/>
        </w:rPr>
        <w:t>dded</w:t>
      </w:r>
      <w:del w:id="1105" w:author="ivan4995@gmail.com" w:date="2026-05-05T17:56:00Z">
        <w:r w:rsidR="00342B06" w:rsidRPr="00342B06" w:rsidDel="00FC1692">
          <w:rPr>
            <w:shd w:val="clear" w:color="auto" w:fill="FFFFFF"/>
          </w:rPr>
          <w:delText xml:space="preserve"> to</w:delText>
        </w:r>
      </w:del>
      <w:ins w:id="1106" w:author="ivan4995@gmail.com" w:date="2026-05-05T17:55:00Z">
        <w:r w:rsidR="00FC1692">
          <w:rPr>
            <w:shd w:val="clear" w:color="auto" w:fill="FFFFFF"/>
            <w:lang w:val="en-US"/>
          </w:rPr>
          <w:t xml:space="preserve"> a paragraph</w:t>
        </w:r>
      </w:ins>
      <w:ins w:id="1107" w:author="ivan4995@gmail.com" w:date="2026-05-05T17:56:00Z">
        <w:r w:rsidR="00FC1692">
          <w:rPr>
            <w:shd w:val="clear" w:color="auto" w:fill="FFFFFF"/>
            <w:lang w:val="en-US"/>
          </w:rPr>
          <w:t xml:space="preserve"> about DCA</w:t>
        </w:r>
      </w:ins>
      <w:ins w:id="1108" w:author="ivan4995@gmail.com" w:date="2026-05-05T17:55:00Z">
        <w:r w:rsidR="00FC1692">
          <w:rPr>
            <w:shd w:val="clear" w:color="auto" w:fill="FFFFFF"/>
            <w:lang w:val="en-US"/>
          </w:rPr>
          <w:t xml:space="preserve"> to</w:t>
        </w:r>
      </w:ins>
      <w:r w:rsidR="00342B06" w:rsidRPr="00342B06">
        <w:rPr>
          <w:shd w:val="clear" w:color="auto" w:fill="FFFFFF"/>
        </w:rPr>
        <w:t xml:space="preserve"> Discussion</w:t>
      </w:r>
      <w:ins w:id="1109" w:author="ivan4995@gmail.com" w:date="2026-05-05T17:55:00Z">
        <w:r w:rsidR="00FC1692">
          <w:rPr>
            <w:shd w:val="clear" w:color="auto" w:fill="FFFFFF"/>
            <w:lang w:val="en-US"/>
          </w:rPr>
          <w:t xml:space="preserve"> (Lines 305-322)</w:t>
        </w:r>
      </w:ins>
      <w:r w:rsidR="00342B06" w:rsidRPr="00342B06">
        <w:rPr>
          <w:shd w:val="clear" w:color="auto" w:fill="FFFFFF"/>
        </w:rPr>
        <w:t>:</w:t>
      </w:r>
    </w:p>
    <w:p w14:paraId="33807C99" w14:textId="77777777" w:rsidR="00342B06" w:rsidRDefault="00342B06" w:rsidP="00342B06">
      <w:pPr>
        <w:rPr>
          <w:rFonts w:ascii="Helvetica" w:hAnsi="Helvetica"/>
          <w:color w:val="000000"/>
          <w:sz w:val="20"/>
          <w:szCs w:val="20"/>
          <w:shd w:val="clear" w:color="auto" w:fill="FFFFFF"/>
        </w:rPr>
      </w:pPr>
    </w:p>
    <w:p w14:paraId="1266792E" w14:textId="77777777" w:rsidR="00FC1692" w:rsidRPr="00FC1692" w:rsidRDefault="00FC1692">
      <w:pPr>
        <w:ind w:firstLine="720"/>
        <w:jc w:val="both"/>
        <w:rPr>
          <w:ins w:id="1110" w:author="ivan4995@gmail.com" w:date="2026-05-05T17:56:00Z"/>
          <w:rFonts w:ascii="Times New Roman" w:eastAsia="Times New Roman" w:hAnsi="Times New Roman" w:cs="Times New Roman"/>
          <w:sz w:val="20"/>
          <w:szCs w:val="20"/>
          <w:rPrChange w:id="1111" w:author="ivan4995@gmail.com" w:date="2026-05-05T17:56:00Z">
            <w:rPr>
              <w:ins w:id="1112" w:author="ivan4995@gmail.com" w:date="2026-05-05T17:56:00Z"/>
              <w:rFonts w:ascii="Times New Roman" w:eastAsia="Times New Roman" w:hAnsi="Times New Roman" w:cs="Times New Roman"/>
            </w:rPr>
          </w:rPrChange>
        </w:rPr>
        <w:pPrChange w:id="1113" w:author="ivan4995@gmail.com" w:date="2026-05-05T17:56:00Z">
          <w:pPr>
            <w:spacing w:line="360" w:lineRule="auto"/>
            <w:ind w:firstLine="720"/>
            <w:jc w:val="both"/>
          </w:pPr>
        </w:pPrChange>
      </w:pPr>
      <w:ins w:id="1114" w:author="ivan4995@gmail.com" w:date="2026-05-05T17:56:00Z">
        <w:r w:rsidRPr="00FC1692">
          <w:rPr>
            <w:rFonts w:ascii="Times New Roman" w:eastAsia="Times New Roman" w:hAnsi="Times New Roman" w:cs="Times New Roman"/>
            <w:sz w:val="20"/>
            <w:szCs w:val="20"/>
            <w:rPrChange w:id="1115" w:author="ivan4995@gmail.com" w:date="2026-05-05T17:56:00Z">
              <w:rPr>
                <w:rFonts w:ascii="Times New Roman" w:eastAsia="Times New Roman" w:hAnsi="Times New Roman" w:cs="Times New Roman"/>
              </w:rPr>
            </w:rPrChange>
          </w:rPr>
          <w:t xml:space="preserve">To address the problem of false-negative bonds, another team </w:t>
        </w:r>
        <w:r w:rsidRPr="00FC1692">
          <w:rPr>
            <w:rFonts w:ascii="Times New Roman" w:eastAsia="Times New Roman" w:hAnsi="Times New Roman" w:cs="Times New Roman"/>
            <w:sz w:val="20"/>
            <w:szCs w:val="20"/>
            <w:rPrChange w:id="1116" w:author="ivan4995@gmail.com" w:date="2026-05-05T17:56:00Z">
              <w:rPr>
                <w:rFonts w:ascii="Times New Roman" w:eastAsia="Times New Roman" w:hAnsi="Times New Roman" w:cs="Times New Roman"/>
              </w:rPr>
            </w:rPrChange>
          </w:rPr>
          <w:fldChar w:fldCharType="begin">
            <w:fldData xml:space="preserve">PEVuZE5vdGU+PENpdGU+PEF1dGhvcj5Sb2RyaWd1ZXotUml2YXM8L0F1dGhvcj48WWVhcj4yMDIy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</w:fldData>
          </w:fldChar>
        </w:r>
        <w:r w:rsidRPr="00FC1692">
          <w:rPr>
            <w:rFonts w:ascii="Times New Roman" w:eastAsia="Times New Roman" w:hAnsi="Times New Roman" w:cs="Times New Roman"/>
            <w:sz w:val="20"/>
            <w:szCs w:val="20"/>
            <w:rPrChange w:id="1117" w:author="ivan4995@gmail.com" w:date="2026-05-05T17:56:00Z">
              <w:rPr>
                <w:rFonts w:ascii="Times New Roman" w:eastAsia="Times New Roman" w:hAnsi="Times New Roman" w:cs="Times New Roman"/>
              </w:rPr>
            </w:rPrChange>
          </w:rPr>
          <w:instrText xml:space="preserve"> ADDIN EN.CITE </w:instrText>
        </w:r>
        <w:r w:rsidRPr="00FC1692">
          <w:rPr>
            <w:rFonts w:ascii="Times New Roman" w:eastAsia="Times New Roman" w:hAnsi="Times New Roman" w:cs="Times New Roman"/>
            <w:sz w:val="20"/>
            <w:szCs w:val="20"/>
            <w:rPrChange w:id="1118" w:author="ivan4995@gmail.com" w:date="2026-05-05T17:56:00Z">
              <w:rPr>
                <w:rFonts w:ascii="Times New Roman" w:eastAsia="Times New Roman" w:hAnsi="Times New Roman" w:cs="Times New Roman"/>
              </w:rPr>
            </w:rPrChange>
          </w:rPr>
          <w:fldChar w:fldCharType="begin">
            <w:fldData xml:space="preserve">PEVuZE5vdGU+PENpdGU+PEF1dGhvcj5Sb2RyaWd1ZXotUml2YXM8L0F1dGhvcj48WWVhcj4yMDIy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</w:fldData>
          </w:fldChar>
        </w:r>
        <w:r w:rsidRPr="00FC1692">
          <w:rPr>
            <w:rFonts w:ascii="Times New Roman" w:eastAsia="Times New Roman" w:hAnsi="Times New Roman" w:cs="Times New Roman"/>
            <w:sz w:val="20"/>
            <w:szCs w:val="20"/>
            <w:rPrChange w:id="1119" w:author="ivan4995@gmail.com" w:date="2026-05-05T17:56:00Z">
              <w:rPr>
                <w:rFonts w:ascii="Times New Roman" w:eastAsia="Times New Roman" w:hAnsi="Times New Roman" w:cs="Times New Roman"/>
              </w:rPr>
            </w:rPrChange>
          </w:rPr>
          <w:instrText xml:space="preserve"> ADDIN EN.CITE.DATA </w:instrText>
        </w:r>
        <w:r w:rsidRPr="0073356B">
          <w:rPr>
            <w:rFonts w:ascii="Times New Roman" w:eastAsia="Times New Roman" w:hAnsi="Times New Roman" w:cs="Times New Roman"/>
            <w:sz w:val="20"/>
            <w:szCs w:val="20"/>
          </w:rPr>
        </w:r>
        <w:r w:rsidRPr="00FC1692">
          <w:rPr>
            <w:rFonts w:ascii="Times New Roman" w:eastAsia="Times New Roman" w:hAnsi="Times New Roman" w:cs="Times New Roman"/>
            <w:sz w:val="20"/>
            <w:szCs w:val="20"/>
            <w:rPrChange w:id="1120" w:author="ivan4995@gmail.com" w:date="2026-05-05T17:56:00Z">
              <w:rPr>
                <w:rFonts w:ascii="Times New Roman" w:eastAsia="Times New Roman" w:hAnsi="Times New Roman" w:cs="Times New Roman"/>
              </w:rPr>
            </w:rPrChange>
          </w:rPr>
          <w:fldChar w:fldCharType="end"/>
        </w:r>
        <w:r w:rsidRPr="0073356B">
          <w:rPr>
            <w:rFonts w:ascii="Times New Roman" w:eastAsia="Times New Roman" w:hAnsi="Times New Roman" w:cs="Times New Roman"/>
            <w:sz w:val="20"/>
            <w:szCs w:val="20"/>
          </w:rPr>
        </w:r>
        <w:r w:rsidRPr="00FC1692">
          <w:rPr>
            <w:rFonts w:ascii="Times New Roman" w:eastAsia="Times New Roman" w:hAnsi="Times New Roman" w:cs="Times New Roman"/>
            <w:sz w:val="20"/>
            <w:szCs w:val="20"/>
            <w:rPrChange w:id="1121" w:author="ivan4995@gmail.com" w:date="2026-05-05T17:56:00Z">
              <w:rPr>
                <w:rFonts w:ascii="Times New Roman" w:eastAsia="Times New Roman" w:hAnsi="Times New Roman" w:cs="Times New Roman"/>
              </w:rPr>
            </w:rPrChange>
          </w:rPr>
          <w:fldChar w:fldCharType="separate"/>
        </w:r>
        <w:r w:rsidRPr="00FC1692">
          <w:rPr>
            <w:rFonts w:ascii="Times New Roman" w:eastAsia="Times New Roman" w:hAnsi="Times New Roman" w:cs="Times New Roman"/>
            <w:noProof/>
            <w:sz w:val="20"/>
            <w:szCs w:val="20"/>
            <w:rPrChange w:id="1122" w:author="ivan4995@gmail.com" w:date="2026-05-05T17:56:00Z">
              <w:rPr>
                <w:rFonts w:ascii="Times New Roman" w:eastAsia="Times New Roman" w:hAnsi="Times New Roman" w:cs="Times New Roman"/>
                <w:noProof/>
              </w:rPr>
            </w:rPrChange>
          </w:rPr>
          <w:t>[67]</w:t>
        </w:r>
        <w:r w:rsidRPr="00FC1692">
          <w:rPr>
            <w:rFonts w:ascii="Times New Roman" w:eastAsia="Times New Roman" w:hAnsi="Times New Roman" w:cs="Times New Roman"/>
            <w:sz w:val="20"/>
            <w:szCs w:val="20"/>
            <w:rPrChange w:id="1123" w:author="ivan4995@gmail.com" w:date="2026-05-05T17:56:00Z">
              <w:rPr>
                <w:rFonts w:ascii="Times New Roman" w:eastAsia="Times New Roman" w:hAnsi="Times New Roman" w:cs="Times New Roman"/>
              </w:rPr>
            </w:rPrChange>
          </w:rPr>
          <w:fldChar w:fldCharType="end"/>
        </w:r>
        <w:r w:rsidRPr="00FC1692">
          <w:rPr>
            <w:rFonts w:ascii="Times New Roman" w:eastAsia="Times New Roman" w:hAnsi="Times New Roman" w:cs="Times New Roman"/>
            <w:sz w:val="20"/>
            <w:szCs w:val="20"/>
            <w:rPrChange w:id="1124" w:author="ivan4995@gmail.com" w:date="2026-05-05T17:56:00Z">
              <w:rPr>
                <w:rFonts w:ascii="Times New Roman" w:eastAsia="Times New Roman" w:hAnsi="Times New Roman" w:cs="Times New Roman"/>
              </w:rPr>
            </w:rPrChange>
          </w:rPr>
          <w:t xml:space="preserve"> compared the sequences of SARS CoV-2 not between themselves, but with other coronaviruses. They used “direct coupling analysis”, which postulates a statistical distribution of sequences </w:t>
        </w:r>
        <w:r w:rsidRPr="00FC1692">
          <w:rPr>
            <w:rFonts w:ascii="Times New Roman" w:eastAsia="Times New Roman" w:hAnsi="Times New Roman" w:cs="Times New Roman"/>
            <w:sz w:val="20"/>
            <w:szCs w:val="20"/>
            <w:lang w:val="en-US"/>
            <w:rPrChange w:id="1125" w:author="ivan4995@gmail.com" w:date="2026-05-05T17:56:00Z">
              <w:rPr>
                <w:rFonts w:ascii="Times New Roman" w:eastAsia="Times New Roman" w:hAnsi="Times New Roman" w:cs="Times New Roman"/>
                <w:lang w:val="en-US"/>
              </w:rPr>
            </w:rPrChange>
          </w:rPr>
          <w:t xml:space="preserve">(usually, </w:t>
        </w:r>
        <w:r w:rsidRPr="00FC1692">
          <w:rPr>
            <w:rFonts w:ascii="Times New Roman" w:eastAsia="Times New Roman" w:hAnsi="Times New Roman" w:cs="Times New Roman"/>
            <w:sz w:val="20"/>
            <w:szCs w:val="20"/>
            <w:rPrChange w:id="1126" w:author="ivan4995@gmail.com" w:date="2026-05-05T17:56:00Z">
              <w:rPr>
                <w:rFonts w:ascii="Times New Roman" w:eastAsia="Times New Roman" w:hAnsi="Times New Roman" w:cs="Times New Roman"/>
              </w:rPr>
            </w:rPrChange>
          </w:rPr>
          <w:t xml:space="preserve">of a Gaussian form) including individual effects of alleles and their pairwise interaction. A physicist would recognize here the Gibbs distribution for the Onsager model of ferromagnetism. In population genetics, this Gaussian form has a justification in the limit of QLE </w:t>
        </w:r>
        <w:r w:rsidRPr="00FC1692">
          <w:rPr>
            <w:rFonts w:ascii="Times New Roman" w:eastAsia="Times New Roman" w:hAnsi="Times New Roman" w:cs="Times New Roman"/>
            <w:sz w:val="20"/>
            <w:szCs w:val="20"/>
            <w:rPrChange w:id="1127" w:author="ivan4995@gmail.com" w:date="2026-05-05T17:56:00Z">
              <w:rPr>
                <w:rFonts w:ascii="Times New Roman" w:eastAsia="Times New Roman" w:hAnsi="Times New Roman" w:cs="Times New Roman"/>
              </w:rPr>
            </w:rPrChange>
          </w:rPr>
          <w:fldChar w:fldCharType="begin"/>
        </w:r>
        <w:r w:rsidRPr="00FC1692">
          <w:rPr>
            <w:rFonts w:ascii="Times New Roman" w:eastAsia="Times New Roman" w:hAnsi="Times New Roman" w:cs="Times New Roman"/>
            <w:sz w:val="20"/>
            <w:szCs w:val="20"/>
            <w:rPrChange w:id="1128" w:author="ivan4995@gmail.com" w:date="2026-05-05T17:56:00Z">
              <w:rPr>
                <w:rFonts w:ascii="Times New Roman" w:eastAsia="Times New Roman" w:hAnsi="Times New Roman" w:cs="Times New Roman"/>
              </w:rPr>
            </w:rPrChange>
          </w:rPr>
          <w:instrText xml:space="preserve"> ADDIN EN.CITE &lt;EndNote&gt;&lt;Cite&gt;&lt;Author&gt;Kimura&lt;/Author&gt;&lt;Year&gt;1965&lt;/Year&gt;&lt;RecNum&gt;323&lt;/RecNum&gt;&lt;DisplayText&gt;[28, 30]&lt;/DisplayText&gt;&lt;record&gt;&lt;rec-number&gt;323&lt;/rec-number&gt;&lt;foreign-keys&gt;&lt;key app="EN" db-id="z5v2e0v5r25tt5e00v35f59hst2ra25srwwd" timestamp="1765292289"&gt;323&lt;/key&gt;&lt;/foreign-keys&gt;&lt;ref-type name="Journal Article"&gt;17&lt;/ref-type&gt;&lt;contributors&gt;&lt;authors&gt;&lt;author&gt;Kimura, M.&lt;/author&gt;&lt;/authors&gt;&lt;/contributors&gt;&lt;auth-address&gt;National Institute of Genetics, Mishima, Japan.&lt;/auth-address&gt;&lt;titles&gt;&lt;title&gt;Attainment of Quasi Linkage Equilibrium When Gene Frequencies Are Changing by Natural Selection&lt;/title&gt;&lt;secondary-title&gt;Genetics&lt;/secondary-title&gt;&lt;/titles&gt;&lt;pages&gt;875-90&lt;/pages&gt;&lt;volume&gt;52&lt;/volume&gt;&lt;number&gt;5&lt;/number&gt;&lt;dates&gt;&lt;year&gt;1965&lt;/year&gt;&lt;pub-dates&gt;&lt;date&gt;Nov&lt;/date&gt;&lt;/pub-dates&gt;&lt;/dates&gt;&lt;isbn&gt;0016-6731 (Print)&amp;#xD;0016-6731 (Linking)&lt;/isbn&gt;&lt;accession-num&gt;17248281&lt;/accession-num&gt;&lt;urls&gt;&lt;related-urls&gt;&lt;url&gt;https://www.ncbi.nlm.nih.gov/pubmed/17248281&lt;/url&gt;&lt;/related-urls&gt;&lt;/urls&gt;&lt;custom2&gt;PMC1210959&lt;/custom2&gt;&lt;electronic-resource-num&gt;10.1093/genetics/52.5.875&lt;/electronic-resource-num&gt;&lt;remote-database-name&gt;PubMed-not-MEDLINE&lt;/remote-database-name&gt;&lt;remote-database-provider&gt;NLM&lt;/remote-database-provider&gt;&lt;/record&gt;&lt;/Cite&gt;&lt;Cite&gt;&lt;Author&gt;Neher&lt;/Author&gt;&lt;Year&gt;2011&lt;/Year&gt;&lt;RecNum&gt;1225&lt;/RecNum&gt;&lt;record&gt;&lt;rec-number&gt;1225&lt;/rec-number&gt;&lt;foreign-keys&gt;&lt;key app="EN" db-id="z5v2e0v5r25tt5e00v35f59hst2ra25srwwd" timestamp="1765292521"&gt;1225&lt;/key&gt;&lt;/foreign-keys&gt;&lt;ref-type name="Journal Article"&gt;17&lt;/ref-type&gt;&lt;contributors&gt;&lt;authors&gt;&lt;author&gt;Neher, R. A.&lt;/author&gt;&lt;author&gt;Shraiman, B. I.&lt;/author&gt;&lt;/authors&gt;&lt;/contributors&gt;&lt;titles&gt;&lt;title&gt;Statistical genetics and evolution of quantitative traits&lt;/title&gt;&lt;secondary-title&gt;Reviews of Modern Physics&lt;/secondary-title&gt;&lt;/titles&gt;&lt;pages&gt;1283&lt;/pages&gt;&lt;volume&gt;83&lt;/volume&gt;&lt;dates&gt;&lt;year&gt;2011&lt;/year&gt;&lt;/dates&gt;&lt;urls&gt;&lt;/urls&gt;&lt;/record&gt;&lt;/Cite&gt;&lt;/EndNote&gt;</w:instrText>
        </w:r>
        <w:r w:rsidRPr="00FC1692">
          <w:rPr>
            <w:rFonts w:ascii="Times New Roman" w:eastAsia="Times New Roman" w:hAnsi="Times New Roman" w:cs="Times New Roman"/>
            <w:sz w:val="20"/>
            <w:szCs w:val="20"/>
            <w:rPrChange w:id="1129" w:author="ivan4995@gmail.com" w:date="2026-05-05T17:56:00Z">
              <w:rPr>
                <w:rFonts w:ascii="Times New Roman" w:eastAsia="Times New Roman" w:hAnsi="Times New Roman" w:cs="Times New Roman"/>
              </w:rPr>
            </w:rPrChange>
          </w:rPr>
          <w:fldChar w:fldCharType="separate"/>
        </w:r>
        <w:r w:rsidRPr="00FC1692">
          <w:rPr>
            <w:rFonts w:ascii="Times New Roman" w:eastAsia="Times New Roman" w:hAnsi="Times New Roman" w:cs="Times New Roman"/>
            <w:noProof/>
            <w:sz w:val="20"/>
            <w:szCs w:val="20"/>
            <w:rPrChange w:id="1130" w:author="ivan4995@gmail.com" w:date="2026-05-05T17:56:00Z">
              <w:rPr>
                <w:rFonts w:ascii="Times New Roman" w:eastAsia="Times New Roman" w:hAnsi="Times New Roman" w:cs="Times New Roman"/>
                <w:noProof/>
              </w:rPr>
            </w:rPrChange>
          </w:rPr>
          <w:t>[28, 30]</w:t>
        </w:r>
        <w:r w:rsidRPr="00FC1692">
          <w:rPr>
            <w:rFonts w:ascii="Times New Roman" w:eastAsia="Times New Roman" w:hAnsi="Times New Roman" w:cs="Times New Roman"/>
            <w:sz w:val="20"/>
            <w:szCs w:val="20"/>
            <w:rPrChange w:id="1131" w:author="ivan4995@gmail.com" w:date="2026-05-05T17:56:00Z">
              <w:rPr>
                <w:rFonts w:ascii="Times New Roman" w:eastAsia="Times New Roman" w:hAnsi="Times New Roman" w:cs="Times New Roman"/>
              </w:rPr>
            </w:rPrChange>
          </w:rPr>
          <w:fldChar w:fldCharType="end"/>
        </w:r>
        <w:r w:rsidRPr="00FC1692">
          <w:rPr>
            <w:rFonts w:ascii="Times New Roman" w:eastAsia="Times New Roman" w:hAnsi="Times New Roman" w:cs="Times New Roman"/>
            <w:sz w:val="20"/>
            <w:szCs w:val="20"/>
            <w:rPrChange w:id="1132" w:author="ivan4995@gmail.com" w:date="2026-05-05T17:56:00Z">
              <w:rPr>
                <w:rFonts w:ascii="Times New Roman" w:eastAsia="Times New Roman" w:hAnsi="Times New Roman" w:cs="Times New Roman"/>
              </w:rPr>
            </w:rPrChange>
          </w:rPr>
          <w:t xml:space="preserve">. Parameters of the Gaussian are fit to sequence data using various approximations </w:t>
        </w:r>
        <w:r w:rsidRPr="00FC1692">
          <w:rPr>
            <w:rFonts w:ascii="Times New Roman" w:eastAsia="Times New Roman" w:hAnsi="Times New Roman" w:cs="Times New Roman"/>
            <w:sz w:val="20"/>
            <w:szCs w:val="20"/>
            <w:rPrChange w:id="1133" w:author="ivan4995@gmail.com" w:date="2026-05-05T17:56:00Z">
              <w:rPr>
                <w:rFonts w:ascii="Times New Roman" w:eastAsia="Times New Roman" w:hAnsi="Times New Roman" w:cs="Times New Roman"/>
              </w:rPr>
            </w:rPrChange>
          </w:rPr>
          <w:fldChar w:fldCharType="begin">
            <w:fldData xml:space="preserve">PEVuZE5vdGU+PENpdGU+PEF1dGhvcj5Sb2RyaWd1ZXotUml2YXM8L0F1dGhvcj48WWVhcj4yMDIy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</w:fldData>
          </w:fldChar>
        </w:r>
        <w:r w:rsidRPr="00FC1692">
          <w:rPr>
            <w:rFonts w:ascii="Times New Roman" w:eastAsia="Times New Roman" w:hAnsi="Times New Roman" w:cs="Times New Roman"/>
            <w:sz w:val="20"/>
            <w:szCs w:val="20"/>
            <w:rPrChange w:id="1134" w:author="ivan4995@gmail.com" w:date="2026-05-05T17:56:00Z">
              <w:rPr>
                <w:rFonts w:ascii="Times New Roman" w:eastAsia="Times New Roman" w:hAnsi="Times New Roman" w:cs="Times New Roman"/>
              </w:rPr>
            </w:rPrChange>
          </w:rPr>
          <w:instrText xml:space="preserve"> ADDIN EN.CITE </w:instrText>
        </w:r>
        <w:r w:rsidRPr="00FC1692">
          <w:rPr>
            <w:rFonts w:ascii="Times New Roman" w:eastAsia="Times New Roman" w:hAnsi="Times New Roman" w:cs="Times New Roman"/>
            <w:sz w:val="20"/>
            <w:szCs w:val="20"/>
            <w:rPrChange w:id="1135" w:author="ivan4995@gmail.com" w:date="2026-05-05T17:56:00Z">
              <w:rPr>
                <w:rFonts w:ascii="Times New Roman" w:eastAsia="Times New Roman" w:hAnsi="Times New Roman" w:cs="Times New Roman"/>
              </w:rPr>
            </w:rPrChange>
          </w:rPr>
          <w:fldChar w:fldCharType="begin">
            <w:fldData xml:space="preserve">PEVuZE5vdGU+PENpdGU+PEF1dGhvcj5Sb2RyaWd1ZXotUml2YXM8L0F1dGhvcj48WWVhcj4yMDIy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</w:fldData>
          </w:fldChar>
        </w:r>
        <w:r w:rsidRPr="00FC1692">
          <w:rPr>
            <w:rFonts w:ascii="Times New Roman" w:eastAsia="Times New Roman" w:hAnsi="Times New Roman" w:cs="Times New Roman"/>
            <w:sz w:val="20"/>
            <w:szCs w:val="20"/>
            <w:rPrChange w:id="1136" w:author="ivan4995@gmail.com" w:date="2026-05-05T17:56:00Z">
              <w:rPr>
                <w:rFonts w:ascii="Times New Roman" w:eastAsia="Times New Roman" w:hAnsi="Times New Roman" w:cs="Times New Roman"/>
              </w:rPr>
            </w:rPrChange>
          </w:rPr>
          <w:instrText xml:space="preserve"> ADDIN EN.CITE.DATA </w:instrText>
        </w:r>
        <w:r w:rsidRPr="0073356B">
          <w:rPr>
            <w:rFonts w:ascii="Times New Roman" w:eastAsia="Times New Roman" w:hAnsi="Times New Roman" w:cs="Times New Roman"/>
            <w:sz w:val="20"/>
            <w:szCs w:val="20"/>
          </w:rPr>
        </w:r>
        <w:r w:rsidRPr="00FC1692">
          <w:rPr>
            <w:rFonts w:ascii="Times New Roman" w:eastAsia="Times New Roman" w:hAnsi="Times New Roman" w:cs="Times New Roman"/>
            <w:sz w:val="20"/>
            <w:szCs w:val="20"/>
            <w:rPrChange w:id="1137" w:author="ivan4995@gmail.com" w:date="2026-05-05T17:56:00Z">
              <w:rPr>
                <w:rFonts w:ascii="Times New Roman" w:eastAsia="Times New Roman" w:hAnsi="Times New Roman" w:cs="Times New Roman"/>
              </w:rPr>
            </w:rPrChange>
          </w:rPr>
          <w:fldChar w:fldCharType="end"/>
        </w:r>
        <w:r w:rsidRPr="0073356B">
          <w:rPr>
            <w:rFonts w:ascii="Times New Roman" w:eastAsia="Times New Roman" w:hAnsi="Times New Roman" w:cs="Times New Roman"/>
            <w:sz w:val="20"/>
            <w:szCs w:val="20"/>
          </w:rPr>
        </w:r>
        <w:r w:rsidRPr="00FC1692">
          <w:rPr>
            <w:rFonts w:ascii="Times New Roman" w:eastAsia="Times New Roman" w:hAnsi="Times New Roman" w:cs="Times New Roman"/>
            <w:sz w:val="20"/>
            <w:szCs w:val="20"/>
            <w:rPrChange w:id="1138" w:author="ivan4995@gmail.com" w:date="2026-05-05T17:56:00Z">
              <w:rPr>
                <w:rFonts w:ascii="Times New Roman" w:eastAsia="Times New Roman" w:hAnsi="Times New Roman" w:cs="Times New Roman"/>
              </w:rPr>
            </w:rPrChange>
          </w:rPr>
          <w:fldChar w:fldCharType="separate"/>
        </w:r>
        <w:r w:rsidRPr="00FC1692">
          <w:rPr>
            <w:rFonts w:ascii="Times New Roman" w:eastAsia="Times New Roman" w:hAnsi="Times New Roman" w:cs="Times New Roman"/>
            <w:noProof/>
            <w:sz w:val="20"/>
            <w:szCs w:val="20"/>
            <w:rPrChange w:id="1139" w:author="ivan4995@gmail.com" w:date="2026-05-05T17:56:00Z">
              <w:rPr>
                <w:rFonts w:ascii="Times New Roman" w:eastAsia="Times New Roman" w:hAnsi="Times New Roman" w:cs="Times New Roman"/>
                <w:noProof/>
              </w:rPr>
            </w:rPrChange>
          </w:rPr>
          <w:t>[67]</w:t>
        </w:r>
        <w:r w:rsidRPr="00FC1692">
          <w:rPr>
            <w:rFonts w:ascii="Times New Roman" w:eastAsia="Times New Roman" w:hAnsi="Times New Roman" w:cs="Times New Roman"/>
            <w:sz w:val="20"/>
            <w:szCs w:val="20"/>
            <w:rPrChange w:id="1140" w:author="ivan4995@gmail.com" w:date="2026-05-05T17:56:00Z">
              <w:rPr>
                <w:rFonts w:ascii="Times New Roman" w:eastAsia="Times New Roman" w:hAnsi="Times New Roman" w:cs="Times New Roman"/>
              </w:rPr>
            </w:rPrChange>
          </w:rPr>
          <w:fldChar w:fldCharType="end"/>
        </w:r>
        <w:r w:rsidRPr="00FC1692">
          <w:rPr>
            <w:rFonts w:ascii="Times New Roman" w:eastAsia="Times New Roman" w:hAnsi="Times New Roman" w:cs="Times New Roman"/>
            <w:sz w:val="20"/>
            <w:szCs w:val="20"/>
            <w:rPrChange w:id="1141" w:author="ivan4995@gmail.com" w:date="2026-05-05T17:56:00Z">
              <w:rPr>
                <w:rFonts w:ascii="Times New Roman" w:eastAsia="Times New Roman" w:hAnsi="Times New Roman" w:cs="Times New Roman"/>
              </w:rPr>
            </w:rPrChange>
          </w:rPr>
          <w:t>. DCA also includes</w:t>
        </w:r>
        <w:r w:rsidRPr="00FC1692">
          <w:rPr>
            <w:rFonts w:ascii="Times New Roman" w:eastAsia="Times New Roman" w:hAnsi="Times New Roman" w:cs="Times New Roman"/>
            <w:bCs/>
            <w:sz w:val="20"/>
            <w:szCs w:val="20"/>
            <w:lang w:val="en-US"/>
            <w:rPrChange w:id="1142" w:author="ivan4995@gmail.com" w:date="2026-05-05T17:56:00Z">
              <w:rPr>
                <w:rFonts w:ascii="Times New Roman" w:eastAsia="Times New Roman" w:hAnsi="Times New Roman" w:cs="Times New Roman"/>
                <w:bCs/>
                <w:lang w:val="en-US"/>
              </w:rPr>
            </w:rPrChange>
          </w:rPr>
          <w:t xml:space="preserve"> down-weighing sequences with over 80% identity, which is a phenomenological trick to deal with the effects of random linkage</w:t>
        </w:r>
        <w:r w:rsidRPr="00FC1692">
          <w:rPr>
            <w:rFonts w:ascii="Times New Roman" w:hAnsi="Times New Roman" w:cs="Times New Roman"/>
            <w:color w:val="000000"/>
            <w:sz w:val="20"/>
            <w:szCs w:val="20"/>
            <w:shd w:val="clear" w:color="auto" w:fill="FFFFFF"/>
            <w:lang w:val="en-US"/>
          </w:rPr>
          <w:t xml:space="preserve">. </w:t>
        </w:r>
        <w:r w:rsidRPr="00FC1692">
          <w:rPr>
            <w:rFonts w:ascii="Times New Roman" w:eastAsia="Times New Roman" w:hAnsi="Times New Roman" w:cs="Times New Roman"/>
            <w:sz w:val="20"/>
            <w:szCs w:val="20"/>
            <w:rPrChange w:id="1143" w:author="ivan4995@gmail.com" w:date="2026-05-05T17:56:00Z">
              <w:rPr>
                <w:rFonts w:ascii="Times New Roman" w:eastAsia="Times New Roman" w:hAnsi="Times New Roman" w:cs="Times New Roman"/>
              </w:rPr>
            </w:rPrChange>
          </w:rPr>
          <w:t xml:space="preserve"> As result, the number of false-positive epistatic bonds due to genetic linkage is sharply decreased (Fig. 8C). </w:t>
        </w:r>
        <w:r w:rsidRPr="00FC1692">
          <w:rPr>
            <w:rFonts w:ascii="Times New Roman" w:eastAsia="Times New Roman" w:hAnsi="Times New Roman" w:cs="Times New Roman"/>
            <w:bCs/>
            <w:sz w:val="20"/>
            <w:szCs w:val="20"/>
            <w:lang w:val="en-US"/>
            <w:rPrChange w:id="1144" w:author="ivan4995@gmail.com" w:date="2026-05-05T17:56:00Z">
              <w:rPr>
                <w:rFonts w:ascii="Times New Roman" w:eastAsia="Times New Roman" w:hAnsi="Times New Roman" w:cs="Times New Roman"/>
                <w:bCs/>
                <w:lang w:val="en-US"/>
              </w:rPr>
            </w:rPrChange>
          </w:rPr>
          <w:t>The</w:t>
        </w:r>
        <w:r w:rsidRPr="00FC1692">
          <w:rPr>
            <w:rFonts w:ascii="Times New Roman" w:eastAsia="Times New Roman" w:hAnsi="Times New Roman" w:cs="Times New Roman"/>
            <w:sz w:val="20"/>
            <w:szCs w:val="20"/>
            <w:rPrChange w:id="1145" w:author="ivan4995@gmail.com" w:date="2026-05-05T17:56:00Z">
              <w:rPr>
                <w:rFonts w:ascii="Times New Roman" w:eastAsia="Times New Roman" w:hAnsi="Times New Roman" w:cs="Times New Roman"/>
              </w:rPr>
            </w:rPrChange>
          </w:rPr>
          <w:t xml:space="preserve"> DCA approach has other problems as well. Firstly, QLE approximation that lies at the basis of DCA was formulated for sequences from the same population of the same species, not from different species, and the validity of such a leap to cross-species comparison is not formally justified. Secondly, such an approach assumes that pairwise interactions did not change for million years since the most recent common ancestor of these species. Interactions of higher orders may be incorporated into pairwise interactions on short time scales, as done in our work as well, but such renormalized values are expected to change at long interspecies times. Thirdly, QLE does not work in SARS CoV-2 evolution, because linkage effects, which are negligible in QLE limit, are strong. Lastly, a population of infected individuals is not as large as required for QLE to work. </w:t>
        </w:r>
      </w:ins>
    </w:p>
    <w:p w14:paraId="204C7AC5" w14:textId="135F71A2" w:rsidR="00D53C9F" w:rsidRPr="00D53C9F" w:rsidDel="00FC1692" w:rsidRDefault="00D53C9F" w:rsidP="00D53C9F">
      <w:pPr>
        <w:ind w:firstLine="709"/>
        <w:jc w:val="both"/>
        <w:rPr>
          <w:del w:id="1146" w:author="ivan4995@gmail.com" w:date="2026-05-05T17:56:00Z"/>
          <w:rFonts w:ascii="Times New Roman" w:eastAsia="Times New Roman" w:hAnsi="Times New Roman" w:cs="Times New Roman"/>
          <w:bCs/>
          <w:sz w:val="20"/>
          <w:szCs w:val="20"/>
          <w:lang w:val="en-US"/>
        </w:rPr>
      </w:pPr>
      <w:del w:id="1147" w:author="ivan4995@gmail.com" w:date="2026-05-05T17:56:00Z">
        <w:r w:rsidRPr="00D53C9F" w:rsidDel="00FC1692">
          <w:rPr>
            <w:rFonts w:ascii="Times New Roman" w:eastAsia="Times New Roman" w:hAnsi="Times New Roman" w:cs="Times New Roman"/>
            <w:bCs/>
            <w:sz w:val="20"/>
            <w:szCs w:val="20"/>
            <w:lang w:val="en-US"/>
          </w:rPr>
          <w:delText>Another, but phenomenological approach is DCA. For example, {Rodriguez-Rivas, 2022 #107} down-weigh sequences with over 80% identity, which is standard in the DCA literature as a crude attempt to deal with the similar effects of random linkage</w:delText>
        </w:r>
        <w:r w:rsidRPr="00D53C9F" w:rsidDel="00FC1692">
          <w:rPr>
            <w:rFonts w:ascii="Times New Roman" w:hAnsi="Times New Roman" w:cs="Times New Roman"/>
            <w:color w:val="000000"/>
            <w:sz w:val="20"/>
            <w:szCs w:val="20"/>
            <w:shd w:val="clear" w:color="auto" w:fill="FFFFFF"/>
            <w:lang w:val="en-US"/>
          </w:rPr>
          <w:delText>. T</w:delText>
        </w:r>
        <w:r w:rsidRPr="00D53C9F" w:rsidDel="00FC1692">
          <w:rPr>
            <w:rFonts w:ascii="Times New Roman" w:hAnsi="Times New Roman" w:cs="Times New Roman"/>
            <w:color w:val="000000"/>
            <w:sz w:val="20"/>
            <w:szCs w:val="20"/>
            <w:shd w:val="clear" w:color="auto" w:fill="FFFFFF"/>
          </w:rPr>
          <w:delText>he practical success of DCA is perplexing from a population genetic perspective</w:delText>
        </w:r>
        <w:r w:rsidRPr="00D53C9F" w:rsidDel="00FC1692">
          <w:rPr>
            <w:rFonts w:ascii="Times New Roman" w:hAnsi="Times New Roman" w:cs="Times New Roman"/>
            <w:color w:val="000000"/>
            <w:sz w:val="20"/>
            <w:szCs w:val="20"/>
            <w:shd w:val="clear" w:color="auto" w:fill="FFFFFF"/>
            <w:lang w:val="en-US"/>
          </w:rPr>
          <w:delText>. A possible explanation is given in {Qin, 2018 #32}.</w:delText>
        </w:r>
        <w:r w:rsidRPr="00D53C9F" w:rsidDel="00FC1692">
          <w:rPr>
            <w:rFonts w:ascii="Times New Roman" w:eastAsia="Times New Roman" w:hAnsi="Times New Roman" w:cs="Times New Roman"/>
            <w:bCs/>
            <w:sz w:val="20"/>
            <w:szCs w:val="20"/>
            <w:lang w:val="en-US"/>
          </w:rPr>
          <w:delText xml:space="preserve"> </w:delText>
        </w:r>
      </w:del>
    </w:p>
    <w:p w14:paraId="15B7EC87" w14:textId="77777777" w:rsidR="00342B06" w:rsidRPr="00572001" w:rsidRDefault="00342B06">
      <w:pPr>
        <w:rPr>
          <w:rFonts w:ascii="Helvetica" w:hAnsi="Helvetica"/>
          <w:color w:val="000000"/>
          <w:sz w:val="20"/>
          <w:szCs w:val="20"/>
          <w:shd w:val="clear" w:color="auto" w:fill="FFFFFF"/>
          <w:lang w:val="en-US"/>
        </w:rPr>
      </w:pPr>
    </w:p>
    <w:p w14:paraId="463D28E6" w14:textId="36A6D1D4" w:rsidR="00342B06" w:rsidDel="00A83AF6" w:rsidRDefault="00342B06">
      <w:pPr>
        <w:rPr>
          <w:del w:id="1148" w:author="Microsoft Office User" w:date="2026-05-05T19:45:00Z" w16du:dateUtc="2026-05-05T16:45:00Z"/>
          <w:rFonts w:ascii="Helvetica" w:hAnsi="Helvetica"/>
          <w:b/>
          <w:color w:val="000000"/>
          <w:sz w:val="22"/>
          <w:szCs w:val="22"/>
          <w:shd w:val="clear" w:color="auto" w:fill="FFFFFF"/>
        </w:rPr>
      </w:pPr>
      <w:r>
        <w:rPr>
          <w:rFonts w:ascii="Helvetica" w:hAnsi="Helvetica"/>
          <w:b/>
          <w:color w:val="000000"/>
          <w:sz w:val="22"/>
          <w:szCs w:val="22"/>
          <w:shd w:val="clear" w:color="auto" w:fill="FFFFFF"/>
        </w:rPr>
        <w:t>...</w:t>
      </w:r>
      <w:r w:rsidRPr="00F72A5A">
        <w:rPr>
          <w:rFonts w:ascii="Helvetica" w:hAnsi="Helvetica"/>
          <w:b/>
          <w:color w:val="000000"/>
          <w:sz w:val="22"/>
          <w:szCs w:val="22"/>
          <w:shd w:val="clear" w:color="auto" w:fill="FFFFFF"/>
        </w:rPr>
        <w:t>as a crude attempt to deal with the similar effects of random linkage as Universal Footprint of Epistasis</w:t>
      </w:r>
      <w:ins w:id="1149" w:author="Microsoft Office User" w:date="2026-05-05T19:45:00Z" w16du:dateUtc="2026-05-05T16:45:00Z">
        <w:r w:rsidR="00A83AF6">
          <w:rPr>
            <w:rFonts w:ascii="Helvetica" w:hAnsi="Helvetica"/>
            <w:b/>
            <w:color w:val="000000"/>
            <w:sz w:val="22"/>
            <w:szCs w:val="22"/>
            <w:shd w:val="clear" w:color="auto" w:fill="FFFFFF"/>
          </w:rPr>
          <w:t xml:space="preserve">. </w:t>
        </w:r>
      </w:ins>
    </w:p>
    <w:p w14:paraId="22EFDFB2" w14:textId="77777777" w:rsidR="00D53C9F" w:rsidDel="00A83AF6" w:rsidRDefault="00D53C9F">
      <w:pPr>
        <w:rPr>
          <w:del w:id="1150" w:author="Microsoft Office User" w:date="2026-05-05T19:45:00Z" w16du:dateUtc="2026-05-05T16:45:00Z"/>
          <w:rFonts w:ascii="Helvetica" w:hAnsi="Helvetica"/>
          <w:b/>
          <w:color w:val="000000"/>
          <w:sz w:val="22"/>
          <w:szCs w:val="22"/>
          <w:shd w:val="clear" w:color="auto" w:fill="FFFFFF"/>
        </w:rPr>
      </w:pPr>
    </w:p>
    <w:p w14:paraId="7BC2851D" w14:textId="564EAA80" w:rsidR="00F31CE8" w:rsidRPr="00F31CE8" w:rsidRDefault="00133529">
      <w:pPr>
        <w:rPr>
          <w:rStyle w:val="apple-converted-space"/>
          <w:rFonts w:ascii="Helvetica" w:hAnsi="Helvetica"/>
          <w:b/>
          <w:color w:val="000000"/>
          <w:sz w:val="22"/>
          <w:szCs w:val="22"/>
          <w:shd w:val="clear" w:color="auto" w:fill="FFFFFF"/>
          <w:lang w:val="en-US"/>
        </w:rPr>
      </w:pPr>
      <w:r w:rsidRPr="00F31CE8">
        <w:rPr>
          <w:rFonts w:ascii="Helvetica" w:hAnsi="Helvetica"/>
          <w:b/>
          <w:color w:val="000000"/>
          <w:sz w:val="22"/>
          <w:szCs w:val="22"/>
          <w:shd w:val="clear" w:color="auto" w:fill="FFFFFF"/>
        </w:rPr>
        <w:t>In any case, it is hard to evaluate the evidence for the claimed interactions because the manuscript does not contain a biological/functional analysis of the meaning and reasonableness of the inferred interactions</w:t>
      </w:r>
      <w:r w:rsidR="00E546CA">
        <w:rPr>
          <w:rFonts w:ascii="Helvetica" w:hAnsi="Helvetica"/>
          <w:b/>
          <w:color w:val="000000"/>
          <w:sz w:val="22"/>
          <w:szCs w:val="22"/>
          <w:shd w:val="clear" w:color="auto" w:fill="FFFFFF"/>
        </w:rPr>
        <w:t>...</w:t>
      </w:r>
    </w:p>
    <w:p w14:paraId="06210D08" w14:textId="77777777" w:rsidR="00F31CE8" w:rsidRDefault="00F31CE8">
      <w:pPr>
        <w:rPr>
          <w:rStyle w:val="apple-converted-space"/>
          <w:rFonts w:ascii="Helvetica" w:hAnsi="Helvetica"/>
          <w:color w:val="000000"/>
          <w:sz w:val="22"/>
          <w:szCs w:val="22"/>
          <w:shd w:val="clear" w:color="auto" w:fill="FFFFFF"/>
          <w:lang w:val="en-US"/>
        </w:rPr>
      </w:pPr>
    </w:p>
    <w:p w14:paraId="0B60748E" w14:textId="0A489536" w:rsidR="00F31CE8" w:rsidRDefault="00B701BE">
      <w:pPr>
        <w:rPr>
          <w:ins w:id="1151" w:author="Microsoft Office User" w:date="2026-05-05T19:46:00Z" w16du:dateUtc="2026-05-05T16:46:00Z"/>
          <w:rStyle w:val="apple-converted-space"/>
          <w:rFonts w:ascii="Helvetica" w:hAnsi="Helvetica"/>
          <w:color w:val="000000"/>
          <w:sz w:val="22"/>
          <w:szCs w:val="22"/>
          <w:shd w:val="clear" w:color="auto" w:fill="FFFFFF"/>
          <w:lang w:val="en-US"/>
        </w:rPr>
      </w:pPr>
      <w:del w:id="1152" w:author="Microsoft Office User" w:date="2026-05-05T19:45:00Z" w16du:dateUtc="2026-05-05T16:45:00Z">
        <w:r w:rsidDel="00A83AF6">
          <w:rPr>
            <w:rStyle w:val="apple-converted-space"/>
            <w:rFonts w:ascii="Helvetica" w:hAnsi="Helvetica"/>
            <w:color w:val="000000"/>
            <w:sz w:val="22"/>
            <w:szCs w:val="22"/>
            <w:shd w:val="clear" w:color="auto" w:fill="FFFFFF"/>
            <w:lang w:val="en-US"/>
          </w:rPr>
          <w:delText>The present</w:delText>
        </w:r>
        <w:r w:rsidR="009216F2" w:rsidDel="00A83AF6">
          <w:rPr>
            <w:rStyle w:val="apple-converted-space"/>
            <w:rFonts w:ascii="Helvetica" w:hAnsi="Helvetica"/>
            <w:color w:val="000000"/>
            <w:sz w:val="22"/>
            <w:szCs w:val="22"/>
            <w:shd w:val="clear" w:color="auto" w:fill="FFFFFF"/>
            <w:lang w:val="en-US"/>
          </w:rPr>
          <w:delText xml:space="preserve"> manuscript</w:delText>
        </w:r>
        <w:r w:rsidR="00F31CE8" w:rsidDel="00A83AF6">
          <w:rPr>
            <w:rStyle w:val="apple-converted-space"/>
            <w:rFonts w:ascii="Helvetica" w:hAnsi="Helvetica"/>
            <w:color w:val="000000"/>
            <w:sz w:val="22"/>
            <w:szCs w:val="22"/>
            <w:shd w:val="clear" w:color="auto" w:fill="FFFFFF"/>
            <w:lang w:val="en-US"/>
          </w:rPr>
          <w:delText xml:space="preserve"> is a modeling study </w:delText>
        </w:r>
        <w:r w:rsidR="009216F2" w:rsidDel="00A83AF6">
          <w:rPr>
            <w:rStyle w:val="apple-converted-space"/>
            <w:rFonts w:ascii="Helvetica" w:hAnsi="Helvetica"/>
            <w:color w:val="000000"/>
            <w:sz w:val="22"/>
            <w:szCs w:val="22"/>
            <w:shd w:val="clear" w:color="auto" w:fill="FFFFFF"/>
            <w:lang w:val="en-US"/>
          </w:rPr>
          <w:delText>applied to</w:delText>
        </w:r>
        <w:r w:rsidR="00F31CE8" w:rsidDel="00A83AF6">
          <w:rPr>
            <w:rStyle w:val="apple-converted-space"/>
            <w:rFonts w:ascii="Helvetica" w:hAnsi="Helvetica"/>
            <w:color w:val="000000"/>
            <w:sz w:val="22"/>
            <w:szCs w:val="22"/>
            <w:shd w:val="clear" w:color="auto" w:fill="FFFFFF"/>
            <w:lang w:val="en-US"/>
          </w:rPr>
          <w:delText xml:space="preserve"> </w:delText>
        </w:r>
        <w:r w:rsidDel="00A83AF6">
          <w:rPr>
            <w:rStyle w:val="apple-converted-space"/>
            <w:rFonts w:ascii="Helvetica" w:hAnsi="Helvetica"/>
            <w:color w:val="000000"/>
            <w:sz w:val="22"/>
            <w:szCs w:val="22"/>
            <w:shd w:val="clear" w:color="auto" w:fill="FFFFFF"/>
            <w:lang w:val="en-US"/>
          </w:rPr>
          <w:delText>published</w:delText>
        </w:r>
        <w:r w:rsidR="009216F2" w:rsidDel="00A83AF6">
          <w:rPr>
            <w:rStyle w:val="apple-converted-space"/>
            <w:rFonts w:ascii="Helvetica" w:hAnsi="Helvetica"/>
            <w:color w:val="000000"/>
            <w:sz w:val="22"/>
            <w:szCs w:val="22"/>
            <w:shd w:val="clear" w:color="auto" w:fill="FFFFFF"/>
            <w:lang w:val="en-US"/>
          </w:rPr>
          <w:delText xml:space="preserve"> </w:delText>
        </w:r>
        <w:r w:rsidR="00F31CE8" w:rsidDel="00A83AF6">
          <w:rPr>
            <w:rStyle w:val="apple-converted-space"/>
            <w:rFonts w:ascii="Helvetica" w:hAnsi="Helvetica"/>
            <w:color w:val="000000"/>
            <w:sz w:val="22"/>
            <w:szCs w:val="22"/>
            <w:shd w:val="clear" w:color="auto" w:fill="FFFFFF"/>
            <w:lang w:val="en-US"/>
          </w:rPr>
          <w:delText>data, not an experimental study</w:delText>
        </w:r>
        <w:r w:rsidR="00E546CA" w:rsidDel="00A83AF6">
          <w:rPr>
            <w:rStyle w:val="apple-converted-space"/>
            <w:rFonts w:ascii="Helvetica" w:hAnsi="Helvetica"/>
            <w:color w:val="000000"/>
            <w:sz w:val="22"/>
            <w:szCs w:val="22"/>
            <w:shd w:val="clear" w:color="auto" w:fill="FFFFFF"/>
            <w:lang w:val="en-US"/>
          </w:rPr>
          <w:delText>.</w:delText>
        </w:r>
      </w:del>
      <w:ins w:id="1153" w:author="ivan4995@gmail.com" w:date="2026-05-05T17:57:00Z">
        <w:del w:id="1154" w:author="Microsoft Office User" w:date="2026-05-05T19:45:00Z" w16du:dateUtc="2026-05-05T16:45:00Z">
          <w:r w:rsidR="00FC1692" w:rsidDel="00A83AF6">
            <w:rPr>
              <w:rStyle w:val="apple-converted-space"/>
              <w:rFonts w:ascii="Helvetica" w:hAnsi="Helvetica"/>
              <w:color w:val="000000"/>
              <w:sz w:val="22"/>
              <w:szCs w:val="22"/>
              <w:shd w:val="clear" w:color="auto" w:fill="FFFFFF"/>
              <w:lang w:val="en-US"/>
            </w:rPr>
            <w:delText xml:space="preserve"> And in</w:delText>
          </w:r>
        </w:del>
      </w:ins>
      <w:ins w:id="1155" w:author="Microsoft Office User" w:date="2026-05-05T19:45:00Z" w16du:dateUtc="2026-05-05T16:45:00Z">
        <w:r w:rsidR="00A83AF6">
          <w:rPr>
            <w:rStyle w:val="apple-converted-space"/>
            <w:rFonts w:ascii="Helvetica" w:hAnsi="Helvetica"/>
            <w:color w:val="000000"/>
            <w:sz w:val="22"/>
            <w:szCs w:val="22"/>
            <w:shd w:val="clear" w:color="auto" w:fill="FFFFFF"/>
            <w:lang w:val="en-US"/>
          </w:rPr>
          <w:t xml:space="preserve">In the </w:t>
        </w:r>
      </w:ins>
      <w:ins w:id="1156" w:author="ivan4995@gmail.com" w:date="2026-05-05T17:57:00Z">
        <w:del w:id="1157" w:author="Microsoft Office User" w:date="2026-05-05T19:45:00Z" w16du:dateUtc="2026-05-05T16:45:00Z">
          <w:r w:rsidR="00FC1692" w:rsidDel="00A83AF6">
            <w:rPr>
              <w:rStyle w:val="apple-converted-space"/>
              <w:rFonts w:ascii="Helvetica" w:hAnsi="Helvetica"/>
              <w:color w:val="000000"/>
              <w:sz w:val="22"/>
              <w:szCs w:val="22"/>
              <w:shd w:val="clear" w:color="auto" w:fill="FFFFFF"/>
              <w:lang w:val="en-US"/>
            </w:rPr>
            <w:delText xml:space="preserve"> </w:delText>
          </w:r>
        </w:del>
        <w:r w:rsidR="00FC1692">
          <w:rPr>
            <w:rStyle w:val="apple-converted-space"/>
            <w:rFonts w:ascii="Helvetica" w:hAnsi="Helvetica"/>
            <w:color w:val="000000"/>
            <w:sz w:val="22"/>
            <w:szCs w:val="22"/>
            <w:shd w:val="clear" w:color="auto" w:fill="FFFFFF"/>
            <w:lang w:val="en-US"/>
          </w:rPr>
          <w:t>revised version</w:t>
        </w:r>
      </w:ins>
      <w:ins w:id="1158" w:author="Microsoft Office User" w:date="2026-05-05T19:45:00Z" w16du:dateUtc="2026-05-05T16:45:00Z">
        <w:r w:rsidR="00A83AF6">
          <w:rPr>
            <w:rStyle w:val="apple-converted-space"/>
            <w:rFonts w:ascii="Helvetica" w:hAnsi="Helvetica"/>
            <w:color w:val="000000"/>
            <w:sz w:val="22"/>
            <w:szCs w:val="22"/>
            <w:shd w:val="clear" w:color="auto" w:fill="FFFFFF"/>
            <w:lang w:val="en-US"/>
          </w:rPr>
          <w:t>,</w:t>
        </w:r>
      </w:ins>
      <w:ins w:id="1159" w:author="ivan4995@gmail.com" w:date="2026-05-05T17:57:00Z">
        <w:r w:rsidR="00FC1692">
          <w:rPr>
            <w:rStyle w:val="apple-converted-space"/>
            <w:rFonts w:ascii="Helvetica" w:hAnsi="Helvetica"/>
            <w:color w:val="000000"/>
            <w:sz w:val="22"/>
            <w:szCs w:val="22"/>
            <w:shd w:val="clear" w:color="auto" w:fill="FFFFFF"/>
            <w:lang w:val="en-US"/>
          </w:rPr>
          <w:t xml:space="preserve"> we </w:t>
        </w:r>
        <w:del w:id="1160" w:author="Microsoft Office User" w:date="2026-05-05T19:45:00Z" w16du:dateUtc="2026-05-05T16:45:00Z">
          <w:r w:rsidR="00FC1692" w:rsidDel="00A83AF6">
            <w:rPr>
              <w:rStyle w:val="apple-converted-space"/>
              <w:rFonts w:ascii="Helvetica" w:hAnsi="Helvetica"/>
              <w:color w:val="000000"/>
              <w:sz w:val="22"/>
              <w:szCs w:val="22"/>
              <w:shd w:val="clear" w:color="auto" w:fill="FFFFFF"/>
              <w:lang w:val="en-US"/>
            </w:rPr>
            <w:delText>have</w:delText>
          </w:r>
        </w:del>
      </w:ins>
      <w:ins w:id="1161" w:author="Microsoft Office User" w:date="2026-05-05T19:45:00Z" w16du:dateUtc="2026-05-05T16:45:00Z">
        <w:r w:rsidR="00A83AF6">
          <w:rPr>
            <w:rStyle w:val="apple-converted-space"/>
            <w:rFonts w:ascii="Helvetica" w:hAnsi="Helvetica"/>
            <w:color w:val="000000"/>
            <w:sz w:val="22"/>
            <w:szCs w:val="22"/>
            <w:shd w:val="clear" w:color="auto" w:fill="FFFFFF"/>
            <w:lang w:val="en-US"/>
          </w:rPr>
          <w:t>added</w:t>
        </w:r>
      </w:ins>
      <w:ins w:id="1162" w:author="ivan4995@gmail.com" w:date="2026-05-05T17:57:00Z">
        <w:r w:rsidR="00FC1692">
          <w:rPr>
            <w:rStyle w:val="apple-converted-space"/>
            <w:rFonts w:ascii="Helvetica" w:hAnsi="Helvetica"/>
            <w:color w:val="000000"/>
            <w:sz w:val="22"/>
            <w:szCs w:val="22"/>
            <w:shd w:val="clear" w:color="auto" w:fill="FFFFFF"/>
            <w:lang w:val="en-US"/>
          </w:rPr>
          <w:t xml:space="preserve"> a paragraph devot</w:t>
        </w:r>
      </w:ins>
      <w:ins w:id="1163" w:author="ivan4995@gmail.com" w:date="2026-05-05T17:58:00Z">
        <w:r w:rsidR="00FC1692">
          <w:rPr>
            <w:rStyle w:val="apple-converted-space"/>
            <w:rFonts w:ascii="Helvetica" w:hAnsi="Helvetica"/>
            <w:color w:val="000000"/>
            <w:sz w:val="22"/>
            <w:szCs w:val="22"/>
            <w:shd w:val="clear" w:color="auto" w:fill="FFFFFF"/>
            <w:lang w:val="en-US"/>
          </w:rPr>
          <w:t>e</w:t>
        </w:r>
      </w:ins>
      <w:ins w:id="1164" w:author="ivan4995@gmail.com" w:date="2026-05-05T17:57:00Z">
        <w:r w:rsidR="00FC1692">
          <w:rPr>
            <w:rStyle w:val="apple-converted-space"/>
            <w:rFonts w:ascii="Helvetica" w:hAnsi="Helvetica"/>
            <w:color w:val="000000"/>
            <w:sz w:val="22"/>
            <w:szCs w:val="22"/>
            <w:shd w:val="clear" w:color="auto" w:fill="FFFFFF"/>
            <w:lang w:val="en-US"/>
          </w:rPr>
          <w:t xml:space="preserve">d to the biological significance of the results (Lines </w:t>
        </w:r>
      </w:ins>
      <w:ins w:id="1165" w:author="ivan4995@gmail.com" w:date="2026-05-05T17:58:00Z">
        <w:r w:rsidR="00FC1692">
          <w:rPr>
            <w:rStyle w:val="apple-converted-space"/>
            <w:rFonts w:ascii="Helvetica" w:hAnsi="Helvetica"/>
            <w:color w:val="000000"/>
            <w:sz w:val="22"/>
            <w:szCs w:val="22"/>
            <w:shd w:val="clear" w:color="auto" w:fill="FFFFFF"/>
            <w:lang w:val="en-US"/>
          </w:rPr>
          <w:t>220-241</w:t>
        </w:r>
      </w:ins>
      <w:ins w:id="1166" w:author="ivan4995@gmail.com" w:date="2026-05-05T17:57:00Z">
        <w:r w:rsidR="00FC1692">
          <w:rPr>
            <w:rStyle w:val="apple-converted-space"/>
            <w:rFonts w:ascii="Helvetica" w:hAnsi="Helvetica"/>
            <w:color w:val="000000"/>
            <w:sz w:val="22"/>
            <w:szCs w:val="22"/>
            <w:shd w:val="clear" w:color="auto" w:fill="FFFFFF"/>
            <w:lang w:val="en-US"/>
          </w:rPr>
          <w:t>)</w:t>
        </w:r>
      </w:ins>
      <w:ins w:id="1167" w:author="Microsoft Office User" w:date="2026-05-05T19:46:00Z" w16du:dateUtc="2026-05-05T16:46:00Z">
        <w:r w:rsidR="00A83AF6">
          <w:rPr>
            <w:rStyle w:val="apple-converted-space"/>
            <w:rFonts w:ascii="Helvetica" w:hAnsi="Helvetica"/>
            <w:color w:val="000000"/>
            <w:sz w:val="22"/>
            <w:szCs w:val="22"/>
            <w:shd w:val="clear" w:color="auto" w:fill="FFFFFF"/>
            <w:lang w:val="en-US"/>
          </w:rPr>
          <w:t>:</w:t>
        </w:r>
      </w:ins>
    </w:p>
    <w:p w14:paraId="46A45652" w14:textId="77777777" w:rsidR="00A83AF6" w:rsidRDefault="00A83AF6">
      <w:pPr>
        <w:rPr>
          <w:ins w:id="1168" w:author="Microsoft Office User" w:date="2026-05-05T19:46:00Z" w16du:dateUtc="2026-05-05T16:46:00Z"/>
          <w:rStyle w:val="apple-converted-space"/>
          <w:rFonts w:ascii="Helvetica" w:hAnsi="Helvetica"/>
          <w:color w:val="000000"/>
          <w:sz w:val="22"/>
          <w:szCs w:val="22"/>
          <w:shd w:val="clear" w:color="auto" w:fill="FFFFFF"/>
          <w:lang w:val="en-US"/>
        </w:rPr>
      </w:pPr>
    </w:p>
    <w:p w14:paraId="66324563" w14:textId="77777777" w:rsidR="00A83AF6" w:rsidRPr="00DA54C5" w:rsidRDefault="00A83AF6" w:rsidP="00A83AF6">
      <w:pPr>
        <w:ind w:firstLine="709"/>
        <w:jc w:val="both"/>
        <w:rPr>
          <w:ins w:id="1169" w:author="Microsoft Office User" w:date="2026-05-05T19:46:00Z" w16du:dateUtc="2026-05-05T16:46:00Z"/>
          <w:rFonts w:ascii="Times New Roman" w:eastAsia="Times New Roman" w:hAnsi="Times New Roman" w:cs="Times New Roman"/>
          <w:sz w:val="20"/>
          <w:szCs w:val="20"/>
          <w:lang w:val="en-US"/>
        </w:rPr>
      </w:pPr>
      <w:ins w:id="1170" w:author="Microsoft Office User" w:date="2026-05-05T19:46:00Z" w16du:dateUtc="2026-05-05T16:46:00Z">
        <w:r w:rsidRPr="00DA54C5">
          <w:rPr>
            <w:rFonts w:ascii="Times New Roman" w:eastAsia="Times New Roman" w:hAnsi="Times New Roman" w:cs="Times New Roman"/>
            <w:sz w:val="20"/>
            <w:szCs w:val="20"/>
            <w:lang w:val="en-US"/>
          </w:rPr>
          <w:t xml:space="preserve">Mutations E484K and N501Y are well-known mutations of the receptor-binding domain of the coronavirus in Spike. The first is responsible for the viral  escape from the immune response  and is capable of reducing the affinity of antibodies produced to earlier strains by 1-2 orders of magnitude , while the second improves the binding of coronavirus to the human ACE2 receptor on cell surface and increases viral replication in upper respiratory tract cells. </w:t>
        </w:r>
        <w:r w:rsidRPr="00DA54C5">
          <w:rPr>
            <w:rFonts w:ascii="Times New Roman" w:eastAsia="Times New Roman" w:hAnsi="Times New Roman" w:cs="Times New Roman"/>
            <w:sz w:val="20"/>
            <w:szCs w:val="20"/>
            <w:lang w:val="en-US"/>
          </w:rPr>
          <w:fldChar w:fldCharType="begin">
            <w:fldData xml:space="preserve">PEVuZE5vdGU+PENpdGU+PEF1dGhvcj5UYW88L0F1dGhvcj48WWVhcj4yMDIxPC9ZZWFyPjxSZWNO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</w:fldData>
          </w:fldChar>
        </w:r>
        <w:r w:rsidRPr="00DA54C5">
          <w:rPr>
            <w:rFonts w:ascii="Times New Roman" w:eastAsia="Times New Roman" w:hAnsi="Times New Roman" w:cs="Times New Roman"/>
            <w:sz w:val="20"/>
            <w:szCs w:val="20"/>
            <w:lang w:val="en-US"/>
          </w:rPr>
          <w:instrText xml:space="preserve"> ADDIN EN.CITE </w:instrText>
        </w:r>
        <w:r w:rsidRPr="00DA54C5">
          <w:rPr>
            <w:rFonts w:ascii="Times New Roman" w:eastAsia="Times New Roman" w:hAnsi="Times New Roman" w:cs="Times New Roman"/>
            <w:sz w:val="20"/>
            <w:szCs w:val="20"/>
            <w:lang w:val="en-US"/>
          </w:rPr>
          <w:fldChar w:fldCharType="begin">
            <w:fldData xml:space="preserve">PEVuZE5vdGU+PENpdGU+PEF1dGhvcj5UYW88L0F1dGhvcj48WWVhcj4yMDIxPC9ZZWFyPjxSZWNO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</w:fldData>
          </w:fldChar>
        </w:r>
        <w:r w:rsidRPr="00DA54C5">
          <w:rPr>
            <w:rFonts w:ascii="Times New Roman" w:eastAsia="Times New Roman" w:hAnsi="Times New Roman" w:cs="Times New Roman"/>
            <w:sz w:val="20"/>
            <w:szCs w:val="20"/>
            <w:lang w:val="en-US"/>
          </w:rPr>
          <w:instrText xml:space="preserve"> ADDIN EN.CITE.DATA </w:instrText>
        </w:r>
        <w:r w:rsidRPr="00DA54C5">
          <w:rPr>
            <w:rFonts w:ascii="Times New Roman" w:eastAsia="Times New Roman" w:hAnsi="Times New Roman" w:cs="Times New Roman"/>
            <w:sz w:val="20"/>
            <w:szCs w:val="20"/>
            <w:lang w:val="en-US"/>
          </w:rPr>
        </w:r>
        <w:r w:rsidRPr="00DA54C5">
          <w:rPr>
            <w:rFonts w:ascii="Times New Roman" w:eastAsia="Times New Roman" w:hAnsi="Times New Roman" w:cs="Times New Roman"/>
            <w:sz w:val="20"/>
            <w:szCs w:val="20"/>
            <w:lang w:val="en-US"/>
          </w:rPr>
          <w:fldChar w:fldCharType="end"/>
        </w:r>
        <w:r w:rsidRPr="00DA54C5">
          <w:rPr>
            <w:rFonts w:ascii="Times New Roman" w:eastAsia="Times New Roman" w:hAnsi="Times New Roman" w:cs="Times New Roman"/>
            <w:sz w:val="20"/>
            <w:szCs w:val="20"/>
            <w:lang w:val="en-US"/>
          </w:rPr>
        </w:r>
        <w:r w:rsidRPr="00DA54C5">
          <w:rPr>
            <w:rFonts w:ascii="Times New Roman" w:eastAsia="Times New Roman" w:hAnsi="Times New Roman" w:cs="Times New Roman"/>
            <w:sz w:val="20"/>
            <w:szCs w:val="20"/>
            <w:lang w:val="en-US"/>
          </w:rPr>
          <w:fldChar w:fldCharType="separate"/>
        </w:r>
        <w:r w:rsidRPr="00DA54C5">
          <w:rPr>
            <w:rFonts w:ascii="Times New Roman" w:eastAsia="Times New Roman" w:hAnsi="Times New Roman" w:cs="Times New Roman"/>
            <w:noProof/>
            <w:sz w:val="20"/>
            <w:szCs w:val="20"/>
            <w:lang w:val="en-US"/>
          </w:rPr>
          <w:t>[41]</w:t>
        </w:r>
        <w:r w:rsidRPr="00DA54C5">
          <w:rPr>
            <w:rFonts w:ascii="Times New Roman" w:eastAsia="Times New Roman" w:hAnsi="Times New Roman" w:cs="Times New Roman"/>
            <w:sz w:val="20"/>
            <w:szCs w:val="20"/>
            <w:lang w:val="en-US"/>
          </w:rPr>
          <w:fldChar w:fldCharType="end"/>
        </w:r>
      </w:ins>
    </w:p>
    <w:p w14:paraId="319CE392" w14:textId="77777777" w:rsidR="00A83AF6" w:rsidRPr="00DA54C5" w:rsidRDefault="00A83AF6" w:rsidP="00A83AF6">
      <w:pPr>
        <w:ind w:firstLine="720"/>
        <w:jc w:val="both"/>
        <w:rPr>
          <w:ins w:id="1171" w:author="Microsoft Office User" w:date="2026-05-05T19:46:00Z" w16du:dateUtc="2026-05-05T16:46:00Z"/>
          <w:rFonts w:ascii="Times New Roman" w:eastAsia="Times New Roman" w:hAnsi="Times New Roman" w:cs="Times New Roman"/>
          <w:sz w:val="20"/>
          <w:szCs w:val="20"/>
          <w:lang w:val="en-US"/>
        </w:rPr>
      </w:pPr>
      <w:ins w:id="1172" w:author="Microsoft Office User" w:date="2026-05-05T19:46:00Z" w16du:dateUtc="2026-05-05T16:46:00Z">
        <w:r w:rsidRPr="00DA54C5">
          <w:rPr>
            <w:rFonts w:ascii="Times New Roman" w:eastAsia="Times New Roman" w:hAnsi="Times New Roman" w:cs="Times New Roman"/>
            <w:sz w:val="20"/>
            <w:szCs w:val="20"/>
            <w:lang w:val="en-US"/>
          </w:rPr>
          <w:t xml:space="preserve">Mutations P681H and P681R, most often found in Alpha (B.1.1.7) and Delta (B.1.617.2) variants of the virus, respectively, are located in the furin cleavage region of Spike. They both confer a change in the amino acids from nonpolar hydrophobic to positively charge. They affect tropism (repertoire of infectable cells) by increasing the cleavage of S1/S2 proteins in human airway epithelial cells </w:t>
        </w:r>
        <w:r w:rsidRPr="00DA54C5">
          <w:rPr>
            <w:rFonts w:ascii="Times New Roman" w:eastAsia="Times New Roman" w:hAnsi="Times New Roman" w:cs="Times New Roman"/>
            <w:sz w:val="20"/>
            <w:szCs w:val="20"/>
            <w:lang w:val="en-US"/>
          </w:rPr>
          <w:fldChar w:fldCharType="begin">
            <w:fldData xml:space="preserve">PEVuZE5vdGU+PENpdGU+PEF1dGhvcj5Kb2huc29uPC9BdXRob3I+PFllYXI+MjAyMTwvWWVhcj48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</w:fldData>
          </w:fldChar>
        </w:r>
        <w:r w:rsidRPr="00DA54C5">
          <w:rPr>
            <w:rFonts w:ascii="Times New Roman" w:eastAsia="Times New Roman" w:hAnsi="Times New Roman" w:cs="Times New Roman"/>
            <w:sz w:val="20"/>
            <w:szCs w:val="20"/>
            <w:lang w:val="en-US"/>
          </w:rPr>
          <w:instrText xml:space="preserve"> ADDIN EN.CITE </w:instrText>
        </w:r>
        <w:r w:rsidRPr="00DA54C5">
          <w:rPr>
            <w:rFonts w:ascii="Times New Roman" w:eastAsia="Times New Roman" w:hAnsi="Times New Roman" w:cs="Times New Roman"/>
            <w:sz w:val="20"/>
            <w:szCs w:val="20"/>
            <w:lang w:val="en-US"/>
          </w:rPr>
          <w:fldChar w:fldCharType="begin">
            <w:fldData xml:space="preserve">PEVuZE5vdGU+PENpdGU+PEF1dGhvcj5Kb2huc29uPC9BdXRob3I+PFllYXI+MjAyMTwvWWVhcj48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</w:fldData>
          </w:fldChar>
        </w:r>
        <w:r w:rsidRPr="00DA54C5">
          <w:rPr>
            <w:rFonts w:ascii="Times New Roman" w:eastAsia="Times New Roman" w:hAnsi="Times New Roman" w:cs="Times New Roman"/>
            <w:sz w:val="20"/>
            <w:szCs w:val="20"/>
            <w:lang w:val="en-US"/>
          </w:rPr>
          <w:instrText xml:space="preserve"> ADDIN EN.CITE.DATA </w:instrText>
        </w:r>
        <w:r w:rsidRPr="00DA54C5">
          <w:rPr>
            <w:rFonts w:ascii="Times New Roman" w:eastAsia="Times New Roman" w:hAnsi="Times New Roman" w:cs="Times New Roman"/>
            <w:sz w:val="20"/>
            <w:szCs w:val="20"/>
            <w:lang w:val="en-US"/>
          </w:rPr>
        </w:r>
        <w:r w:rsidRPr="00DA54C5">
          <w:rPr>
            <w:rFonts w:ascii="Times New Roman" w:eastAsia="Times New Roman" w:hAnsi="Times New Roman" w:cs="Times New Roman"/>
            <w:sz w:val="20"/>
            <w:szCs w:val="20"/>
            <w:lang w:val="en-US"/>
          </w:rPr>
          <w:fldChar w:fldCharType="end"/>
        </w:r>
        <w:r w:rsidRPr="00DA54C5">
          <w:rPr>
            <w:rFonts w:ascii="Times New Roman" w:eastAsia="Times New Roman" w:hAnsi="Times New Roman" w:cs="Times New Roman"/>
            <w:sz w:val="20"/>
            <w:szCs w:val="20"/>
            <w:lang w:val="en-US"/>
          </w:rPr>
        </w:r>
        <w:r w:rsidRPr="00DA54C5">
          <w:rPr>
            <w:rFonts w:ascii="Times New Roman" w:eastAsia="Times New Roman" w:hAnsi="Times New Roman" w:cs="Times New Roman"/>
            <w:sz w:val="20"/>
            <w:szCs w:val="20"/>
            <w:lang w:val="en-US"/>
          </w:rPr>
          <w:fldChar w:fldCharType="separate"/>
        </w:r>
        <w:r w:rsidRPr="00DA54C5">
          <w:rPr>
            <w:rFonts w:ascii="Times New Roman" w:eastAsia="Times New Roman" w:hAnsi="Times New Roman" w:cs="Times New Roman"/>
            <w:noProof/>
            <w:sz w:val="20"/>
            <w:szCs w:val="20"/>
            <w:lang w:val="en-US"/>
          </w:rPr>
          <w:t>[42]</w:t>
        </w:r>
        <w:r w:rsidRPr="00DA54C5">
          <w:rPr>
            <w:rFonts w:ascii="Times New Roman" w:eastAsia="Times New Roman" w:hAnsi="Times New Roman" w:cs="Times New Roman"/>
            <w:sz w:val="20"/>
            <w:szCs w:val="20"/>
            <w:lang w:val="en-US"/>
          </w:rPr>
          <w:fldChar w:fldCharType="end"/>
        </w:r>
        <w:r w:rsidRPr="00DA54C5">
          <w:rPr>
            <w:rFonts w:ascii="Times New Roman" w:eastAsia="Times New Roman" w:hAnsi="Times New Roman" w:cs="Times New Roman"/>
            <w:sz w:val="20"/>
            <w:szCs w:val="20"/>
            <w:lang w:val="en-US"/>
          </w:rPr>
          <w:t>.</w:t>
        </w:r>
      </w:ins>
    </w:p>
    <w:p w14:paraId="6AD33480" w14:textId="77777777" w:rsidR="00A83AF6" w:rsidRPr="00DA54C5" w:rsidRDefault="00A83AF6" w:rsidP="00A83AF6">
      <w:pPr>
        <w:ind w:firstLine="720"/>
        <w:jc w:val="both"/>
        <w:rPr>
          <w:ins w:id="1173" w:author="Microsoft Office User" w:date="2026-05-05T19:46:00Z" w16du:dateUtc="2026-05-05T16:46:00Z"/>
          <w:rFonts w:ascii="Times New Roman" w:eastAsia="Times New Roman" w:hAnsi="Times New Roman" w:cs="Times New Roman"/>
          <w:sz w:val="20"/>
          <w:szCs w:val="20"/>
          <w:lang w:val="en-US"/>
        </w:rPr>
      </w:pPr>
      <w:ins w:id="1174" w:author="Microsoft Office User" w:date="2026-05-05T19:46:00Z" w16du:dateUtc="2026-05-05T16:46:00Z">
        <w:r w:rsidRPr="00DA54C5">
          <w:rPr>
            <w:rFonts w:ascii="Times New Roman" w:eastAsia="Times New Roman" w:hAnsi="Times New Roman" w:cs="Times New Roman"/>
            <w:sz w:val="20"/>
            <w:szCs w:val="20"/>
            <w:lang w:val="en-US"/>
          </w:rPr>
          <w:t xml:space="preserve">Mutation D138Y in Spike  is believed to affect the protein's secondary structure thus reducing antibody -binding efficiency </w:t>
        </w:r>
        <w:r w:rsidRPr="00DA54C5">
          <w:rPr>
            <w:rFonts w:ascii="Times New Roman" w:eastAsia="Times New Roman" w:hAnsi="Times New Roman" w:cs="Times New Roman"/>
            <w:sz w:val="20"/>
            <w:szCs w:val="20"/>
            <w:lang w:val="en-US"/>
          </w:rPr>
          <w:fldChar w:fldCharType="begin">
            <w:fldData xml:space="preserve">PEVuZE5vdGU+PENpdGU+PEF1dGhvcj5LYW5ha2FuPC9BdXRob3I+PFllYXI+MjAyMjwvWWVhcj48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</w:fldData>
          </w:fldChar>
        </w:r>
        <w:r w:rsidRPr="00DA54C5">
          <w:rPr>
            <w:rFonts w:ascii="Times New Roman" w:eastAsia="Times New Roman" w:hAnsi="Times New Roman" w:cs="Times New Roman"/>
            <w:sz w:val="20"/>
            <w:szCs w:val="20"/>
            <w:lang w:val="en-US"/>
          </w:rPr>
          <w:instrText xml:space="preserve"> ADDIN EN.CITE </w:instrText>
        </w:r>
        <w:r w:rsidRPr="00DA54C5">
          <w:rPr>
            <w:rFonts w:ascii="Times New Roman" w:eastAsia="Times New Roman" w:hAnsi="Times New Roman" w:cs="Times New Roman"/>
            <w:sz w:val="20"/>
            <w:szCs w:val="20"/>
            <w:lang w:val="en-US"/>
          </w:rPr>
          <w:fldChar w:fldCharType="begin">
            <w:fldData xml:space="preserve">PEVuZE5vdGU+PENpdGU+PEF1dGhvcj5LYW5ha2FuPC9BdXRob3I+PFllYXI+MjAyMjwvWWVhcj48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</w:fldData>
          </w:fldChar>
        </w:r>
        <w:r w:rsidRPr="00DA54C5">
          <w:rPr>
            <w:rFonts w:ascii="Times New Roman" w:eastAsia="Times New Roman" w:hAnsi="Times New Roman" w:cs="Times New Roman"/>
            <w:sz w:val="20"/>
            <w:szCs w:val="20"/>
            <w:lang w:val="en-US"/>
          </w:rPr>
          <w:instrText xml:space="preserve"> ADDIN EN.CITE.DATA </w:instrText>
        </w:r>
        <w:r w:rsidRPr="00DA54C5">
          <w:rPr>
            <w:rFonts w:ascii="Times New Roman" w:eastAsia="Times New Roman" w:hAnsi="Times New Roman" w:cs="Times New Roman"/>
            <w:sz w:val="20"/>
            <w:szCs w:val="20"/>
            <w:lang w:val="en-US"/>
          </w:rPr>
        </w:r>
        <w:r w:rsidRPr="00DA54C5">
          <w:rPr>
            <w:rFonts w:ascii="Times New Roman" w:eastAsia="Times New Roman" w:hAnsi="Times New Roman" w:cs="Times New Roman"/>
            <w:sz w:val="20"/>
            <w:szCs w:val="20"/>
            <w:lang w:val="en-US"/>
          </w:rPr>
          <w:fldChar w:fldCharType="end"/>
        </w:r>
        <w:r w:rsidRPr="00DA54C5">
          <w:rPr>
            <w:rFonts w:ascii="Times New Roman" w:eastAsia="Times New Roman" w:hAnsi="Times New Roman" w:cs="Times New Roman"/>
            <w:sz w:val="20"/>
            <w:szCs w:val="20"/>
            <w:lang w:val="en-US"/>
          </w:rPr>
        </w:r>
        <w:r w:rsidRPr="00DA54C5">
          <w:rPr>
            <w:rFonts w:ascii="Times New Roman" w:eastAsia="Times New Roman" w:hAnsi="Times New Roman" w:cs="Times New Roman"/>
            <w:sz w:val="20"/>
            <w:szCs w:val="20"/>
            <w:lang w:val="en-US"/>
          </w:rPr>
          <w:fldChar w:fldCharType="separate"/>
        </w:r>
        <w:r w:rsidRPr="00DA54C5">
          <w:rPr>
            <w:rFonts w:ascii="Times New Roman" w:eastAsia="Times New Roman" w:hAnsi="Times New Roman" w:cs="Times New Roman"/>
            <w:noProof/>
            <w:sz w:val="20"/>
            <w:szCs w:val="20"/>
            <w:lang w:val="en-US"/>
          </w:rPr>
          <w:t>[43]</w:t>
        </w:r>
        <w:r w:rsidRPr="00DA54C5">
          <w:rPr>
            <w:rFonts w:ascii="Times New Roman" w:eastAsia="Times New Roman" w:hAnsi="Times New Roman" w:cs="Times New Roman"/>
            <w:sz w:val="20"/>
            <w:szCs w:val="20"/>
            <w:lang w:val="en-US"/>
          </w:rPr>
          <w:fldChar w:fldCharType="end"/>
        </w:r>
        <w:r w:rsidRPr="00DA54C5">
          <w:rPr>
            <w:rFonts w:ascii="Times New Roman" w:eastAsia="Times New Roman" w:hAnsi="Times New Roman" w:cs="Times New Roman"/>
            <w:sz w:val="20"/>
            <w:szCs w:val="20"/>
            <w:lang w:val="en-US"/>
          </w:rPr>
          <w:t xml:space="preserve">. The R203K mutation in the N protein was shown to increase transmission and virulence of SARS-COV-2 </w:t>
        </w:r>
        <w:r w:rsidRPr="00DA54C5">
          <w:rPr>
            <w:rFonts w:ascii="Times New Roman" w:eastAsia="Times New Roman" w:hAnsi="Times New Roman" w:cs="Times New Roman"/>
            <w:sz w:val="20"/>
            <w:szCs w:val="20"/>
            <w:lang w:val="en-US"/>
          </w:rPr>
          <w:fldChar w:fldCharType="begin">
            <w:fldData xml:space="preserve">PEVuZE5vdGU+PENpdGU+PEF1dGhvcj5XdTwvQXV0aG9yPjxZZWFyPjIwMjE8L1llYXI+PFJlY051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</w:fldData>
          </w:fldChar>
        </w:r>
        <w:r w:rsidRPr="00DA54C5">
          <w:rPr>
            <w:rFonts w:ascii="Times New Roman" w:eastAsia="Times New Roman" w:hAnsi="Times New Roman" w:cs="Times New Roman"/>
            <w:sz w:val="20"/>
            <w:szCs w:val="20"/>
            <w:lang w:val="en-US"/>
          </w:rPr>
          <w:instrText xml:space="preserve"> ADDIN EN.CITE </w:instrText>
        </w:r>
        <w:r w:rsidRPr="00DA54C5">
          <w:rPr>
            <w:rFonts w:ascii="Times New Roman" w:eastAsia="Times New Roman" w:hAnsi="Times New Roman" w:cs="Times New Roman"/>
            <w:sz w:val="20"/>
            <w:szCs w:val="20"/>
            <w:lang w:val="en-US"/>
          </w:rPr>
          <w:fldChar w:fldCharType="begin">
            <w:fldData xml:space="preserve">PEVuZE5vdGU+PENpdGU+PEF1dGhvcj5XdTwvQXV0aG9yPjxZZWFyPjIwMjE8L1llYXI+PFJlY051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</w:fldData>
          </w:fldChar>
        </w:r>
        <w:r w:rsidRPr="00DA54C5">
          <w:rPr>
            <w:rFonts w:ascii="Times New Roman" w:eastAsia="Times New Roman" w:hAnsi="Times New Roman" w:cs="Times New Roman"/>
            <w:sz w:val="20"/>
            <w:szCs w:val="20"/>
            <w:lang w:val="en-US"/>
          </w:rPr>
          <w:instrText xml:space="preserve"> ADDIN EN.CITE.DATA </w:instrText>
        </w:r>
        <w:r w:rsidRPr="00DA54C5">
          <w:rPr>
            <w:rFonts w:ascii="Times New Roman" w:eastAsia="Times New Roman" w:hAnsi="Times New Roman" w:cs="Times New Roman"/>
            <w:sz w:val="20"/>
            <w:szCs w:val="20"/>
            <w:lang w:val="en-US"/>
          </w:rPr>
        </w:r>
        <w:r w:rsidRPr="00DA54C5">
          <w:rPr>
            <w:rFonts w:ascii="Times New Roman" w:eastAsia="Times New Roman" w:hAnsi="Times New Roman" w:cs="Times New Roman"/>
            <w:sz w:val="20"/>
            <w:szCs w:val="20"/>
            <w:lang w:val="en-US"/>
          </w:rPr>
          <w:fldChar w:fldCharType="end"/>
        </w:r>
        <w:r w:rsidRPr="00DA54C5">
          <w:rPr>
            <w:rFonts w:ascii="Times New Roman" w:eastAsia="Times New Roman" w:hAnsi="Times New Roman" w:cs="Times New Roman"/>
            <w:sz w:val="20"/>
            <w:szCs w:val="20"/>
            <w:lang w:val="en-US"/>
          </w:rPr>
        </w:r>
        <w:r w:rsidRPr="00DA54C5">
          <w:rPr>
            <w:rFonts w:ascii="Times New Roman" w:eastAsia="Times New Roman" w:hAnsi="Times New Roman" w:cs="Times New Roman"/>
            <w:sz w:val="20"/>
            <w:szCs w:val="20"/>
            <w:lang w:val="en-US"/>
          </w:rPr>
          <w:fldChar w:fldCharType="separate"/>
        </w:r>
        <w:r w:rsidRPr="00DA54C5">
          <w:rPr>
            <w:rFonts w:ascii="Times New Roman" w:eastAsia="Times New Roman" w:hAnsi="Times New Roman" w:cs="Times New Roman"/>
            <w:noProof/>
            <w:sz w:val="20"/>
            <w:szCs w:val="20"/>
            <w:lang w:val="en-US"/>
          </w:rPr>
          <w:t>[44]</w:t>
        </w:r>
        <w:r w:rsidRPr="00DA54C5">
          <w:rPr>
            <w:rFonts w:ascii="Times New Roman" w:eastAsia="Times New Roman" w:hAnsi="Times New Roman" w:cs="Times New Roman"/>
            <w:sz w:val="20"/>
            <w:szCs w:val="20"/>
            <w:lang w:val="en-US"/>
          </w:rPr>
          <w:fldChar w:fldCharType="end"/>
        </w:r>
        <w:r w:rsidRPr="00DA54C5">
          <w:rPr>
            <w:rFonts w:ascii="Times New Roman" w:eastAsia="Times New Roman" w:hAnsi="Times New Roman" w:cs="Times New Roman"/>
            <w:sz w:val="20"/>
            <w:szCs w:val="20"/>
            <w:lang w:val="en-US"/>
          </w:rPr>
          <w:t xml:space="preserve">, while the R203M mutation, which creates a start codon for a  new open reading frame, was reported to suppress interferon induction, thereby increasing viral infectivity </w:t>
        </w:r>
        <w:r w:rsidRPr="00DA54C5">
          <w:rPr>
            <w:rFonts w:ascii="Times New Roman" w:eastAsia="Times New Roman" w:hAnsi="Times New Roman" w:cs="Times New Roman"/>
            <w:sz w:val="20"/>
            <w:szCs w:val="20"/>
            <w:lang w:val="en-US"/>
          </w:rPr>
          <w:fldChar w:fldCharType="begin">
            <w:fldData xml:space="preserve">PEVuZE5vdGU+PENpdGU+PEF1dGhvcj5MaTwvQXV0aG9yPjxZZWFyPjIwMjU8L1llYXI+PFJlY051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</w:fldData>
          </w:fldChar>
        </w:r>
        <w:r w:rsidRPr="00DA54C5">
          <w:rPr>
            <w:rFonts w:ascii="Times New Roman" w:eastAsia="Times New Roman" w:hAnsi="Times New Roman" w:cs="Times New Roman"/>
            <w:sz w:val="20"/>
            <w:szCs w:val="20"/>
            <w:lang w:val="en-US"/>
          </w:rPr>
          <w:instrText xml:space="preserve"> ADDIN EN.CITE </w:instrText>
        </w:r>
        <w:r w:rsidRPr="00DA54C5">
          <w:rPr>
            <w:rFonts w:ascii="Times New Roman" w:eastAsia="Times New Roman" w:hAnsi="Times New Roman" w:cs="Times New Roman"/>
            <w:sz w:val="20"/>
            <w:szCs w:val="20"/>
            <w:lang w:val="en-US"/>
          </w:rPr>
          <w:fldChar w:fldCharType="begin">
            <w:fldData xml:space="preserve">PEVuZE5vdGU+PENpdGU+PEF1dGhvcj5MaTwvQXV0aG9yPjxZZWFyPjIwMjU8L1llYXI+PFJlY051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</w:fldData>
          </w:fldChar>
        </w:r>
        <w:r w:rsidRPr="00DA54C5">
          <w:rPr>
            <w:rFonts w:ascii="Times New Roman" w:eastAsia="Times New Roman" w:hAnsi="Times New Roman" w:cs="Times New Roman"/>
            <w:sz w:val="20"/>
            <w:szCs w:val="20"/>
            <w:lang w:val="en-US"/>
          </w:rPr>
          <w:instrText xml:space="preserve"> ADDIN EN.CITE.DATA </w:instrText>
        </w:r>
        <w:r w:rsidRPr="00DA54C5">
          <w:rPr>
            <w:rFonts w:ascii="Times New Roman" w:eastAsia="Times New Roman" w:hAnsi="Times New Roman" w:cs="Times New Roman"/>
            <w:sz w:val="20"/>
            <w:szCs w:val="20"/>
            <w:lang w:val="en-US"/>
          </w:rPr>
        </w:r>
        <w:r w:rsidRPr="00DA54C5">
          <w:rPr>
            <w:rFonts w:ascii="Times New Roman" w:eastAsia="Times New Roman" w:hAnsi="Times New Roman" w:cs="Times New Roman"/>
            <w:sz w:val="20"/>
            <w:szCs w:val="20"/>
            <w:lang w:val="en-US"/>
          </w:rPr>
          <w:fldChar w:fldCharType="end"/>
        </w:r>
        <w:r w:rsidRPr="00DA54C5">
          <w:rPr>
            <w:rFonts w:ascii="Times New Roman" w:eastAsia="Times New Roman" w:hAnsi="Times New Roman" w:cs="Times New Roman"/>
            <w:sz w:val="20"/>
            <w:szCs w:val="20"/>
            <w:lang w:val="en-US"/>
          </w:rPr>
        </w:r>
        <w:r w:rsidRPr="00DA54C5">
          <w:rPr>
            <w:rFonts w:ascii="Times New Roman" w:eastAsia="Times New Roman" w:hAnsi="Times New Roman" w:cs="Times New Roman"/>
            <w:sz w:val="20"/>
            <w:szCs w:val="20"/>
            <w:lang w:val="en-US"/>
          </w:rPr>
          <w:fldChar w:fldCharType="separate"/>
        </w:r>
        <w:r w:rsidRPr="00DA54C5">
          <w:rPr>
            <w:rFonts w:ascii="Times New Roman" w:eastAsia="Times New Roman" w:hAnsi="Times New Roman" w:cs="Times New Roman"/>
            <w:noProof/>
            <w:sz w:val="20"/>
            <w:szCs w:val="20"/>
            <w:lang w:val="en-US"/>
          </w:rPr>
          <w:t>[45]</w:t>
        </w:r>
        <w:r w:rsidRPr="00DA54C5">
          <w:rPr>
            <w:rFonts w:ascii="Times New Roman" w:eastAsia="Times New Roman" w:hAnsi="Times New Roman" w:cs="Times New Roman"/>
            <w:sz w:val="20"/>
            <w:szCs w:val="20"/>
            <w:lang w:val="en-US"/>
          </w:rPr>
          <w:fldChar w:fldCharType="end"/>
        </w:r>
        <w:r w:rsidRPr="00DA54C5">
          <w:rPr>
            <w:rFonts w:ascii="Times New Roman" w:eastAsia="Times New Roman" w:hAnsi="Times New Roman" w:cs="Times New Roman"/>
            <w:sz w:val="20"/>
            <w:szCs w:val="20"/>
            <w:lang w:val="en-US"/>
          </w:rPr>
          <w:t xml:space="preserve">. </w:t>
        </w:r>
      </w:ins>
    </w:p>
    <w:p w14:paraId="2573B2D7" w14:textId="4391F1E2" w:rsidR="00A83AF6" w:rsidRDefault="00A83AF6" w:rsidP="00A83AF6">
      <w:pPr>
        <w:rPr>
          <w:rStyle w:val="apple-converted-space"/>
          <w:rFonts w:ascii="Helvetica" w:hAnsi="Helvetica"/>
          <w:color w:val="000000"/>
          <w:sz w:val="22"/>
          <w:szCs w:val="22"/>
          <w:shd w:val="clear" w:color="auto" w:fill="FFFFFF"/>
          <w:lang w:val="en-US"/>
        </w:rPr>
      </w:pPr>
      <w:ins w:id="1175" w:author="Microsoft Office User" w:date="2026-05-05T19:46:00Z" w16du:dateUtc="2026-05-05T16:46:00Z">
        <w:r w:rsidRPr="00DA54C5">
          <w:rPr>
            <w:rFonts w:ascii="Times New Roman" w:eastAsia="Times New Roman" w:hAnsi="Times New Roman" w:cs="Times New Roman"/>
            <w:sz w:val="20"/>
            <w:szCs w:val="20"/>
            <w:lang w:val="en-US"/>
          </w:rPr>
          <w:t xml:space="preserve">V82A and T120I in ORF7a are most frequently found in variant Delta of the coronavirus </w:t>
        </w:r>
        <w:r w:rsidRPr="00DA54C5">
          <w:rPr>
            <w:rFonts w:ascii="Times New Roman" w:eastAsia="Times New Roman" w:hAnsi="Times New Roman" w:cs="Times New Roman"/>
            <w:sz w:val="20"/>
            <w:szCs w:val="20"/>
            <w:lang w:val="en-US"/>
          </w:rPr>
          <w:fldChar w:fldCharType="begin"/>
        </w:r>
        <w:r w:rsidRPr="00DA54C5">
          <w:rPr>
            <w:rFonts w:ascii="Times New Roman" w:eastAsia="Times New Roman" w:hAnsi="Times New Roman" w:cs="Times New Roman"/>
            <w:sz w:val="20"/>
            <w:szCs w:val="20"/>
            <w:lang w:val="en-US"/>
          </w:rPr>
          <w:instrText xml:space="preserve"> ADDIN EN.CITE &lt;EndNote&gt;&lt;Cite&gt;&lt;Author&gt;Cruz&lt;/Author&gt;&lt;Year&gt;2022&lt;/Year&gt;&lt;RecNum&gt;1831&lt;/RecNum&gt;&lt;DisplayText&gt;[46]&lt;/DisplayText&gt;&lt;record&gt;&lt;rec-number&gt;1831&lt;/rec-number&gt;&lt;foreign-keys&gt;&lt;key app="EN" db-id="z5v2e0v5r25tt5e00v35f59hst2ra25srwwd" timestamp="1777984745"&gt;1831&lt;/key&gt;&lt;/foreign-keys&gt;&lt;ref-type name="Journal Article"&gt;17&lt;/ref-type&gt;&lt;contributors&gt;&lt;authors&gt;&lt;author&gt;Cruz, C. A. K.&lt;/author&gt;&lt;author&gt;Medina, P. M. B.&lt;/author&gt;&lt;/authors&gt;&lt;/contributors&gt;&lt;auth-address&gt;Biological Models Laboratory, Department of Biochemistry and Molecular Biology, College of Medicine, University of the Philippines Manila, Manila, Metro Manila, Philippines.&lt;/auth-address&gt;&lt;titles&gt;&lt;title&gt;Temporal changes in the accessory protein mutations of SARS-CoV-2 variants and their predicted structural and functional effects&lt;/title&gt;&lt;secondary-title&gt;J Med Virol&lt;/secondary-title&gt;&lt;/titles&gt;&lt;periodical&gt;&lt;full-title&gt;J Med Virol&lt;/full-title&gt;&lt;/periodical&gt;&lt;pages&gt;5189-5200&lt;/pages&gt;&lt;volume&gt;94&lt;/volume&gt;&lt;number&gt;11&lt;/number&gt;&lt;edition&gt;20220712&lt;/edition&gt;&lt;keywords&gt;&lt;keyword&gt;*covid-19&lt;/keyword&gt;&lt;keyword&gt;Humans&lt;/keyword&gt;&lt;keyword&gt;Mutation&lt;/keyword&gt;&lt;keyword&gt;*SARS-CoV-2/genetics&lt;/keyword&gt;&lt;keyword&gt;Spike Glycoprotein, Coronavirus/genetics&lt;/keyword&gt;&lt;keyword&gt;Covid-19&lt;/keyword&gt;&lt;keyword&gt;SARS-CoV-2 variants&lt;/keyword&gt;&lt;keyword&gt;accessory proteins&lt;/keyword&gt;&lt;keyword&gt;bioinformatics&lt;/keyword&gt;&lt;keyword&gt;mutations&lt;/keyword&gt;&lt;/keywords&gt;&lt;dates&gt;&lt;year&gt;2022&lt;/year&gt;&lt;pub-dates&gt;&lt;date&gt;Nov&lt;/date&gt;&lt;/pub-dates&gt;&lt;/dates&gt;&lt;isbn&gt;1096-9071 (Electronic)&amp;#xD;0146-6615 (Print)&amp;#xD;0146-6615 (Linking)&lt;/isbn&gt;&lt;accession-num&gt;35764775&lt;/accession-num&gt;&lt;urls&gt;&lt;related-urls&gt;&lt;url&gt;https://www.ncbi.nlm.nih.gov/pubmed/35764775&lt;/url&gt;&lt;/related-urls&gt;&lt;/urls&gt;&lt;custom1&gt;The author declares no conflict of interest.&lt;/custom1&gt;&lt;custom2&gt;PMC9349927&lt;/custom2&gt;&lt;electronic-resource-num&gt;10.1002/jmv.27964&lt;/electronic-resource-num&gt;&lt;remote-database-name&gt;Medline&lt;/remote-database-name&gt;&lt;remote-database-provider&gt;NLM&lt;/remote-database-provider&gt;&lt;/record&gt;&lt;/Cite&gt;&lt;/EndNote&gt;</w:instrText>
        </w:r>
        <w:r w:rsidRPr="00DA54C5">
          <w:rPr>
            <w:rFonts w:ascii="Times New Roman" w:eastAsia="Times New Roman" w:hAnsi="Times New Roman" w:cs="Times New Roman"/>
            <w:sz w:val="20"/>
            <w:szCs w:val="20"/>
            <w:lang w:val="en-US"/>
          </w:rPr>
          <w:fldChar w:fldCharType="separate"/>
        </w:r>
        <w:r w:rsidRPr="00DA54C5">
          <w:rPr>
            <w:rFonts w:ascii="Times New Roman" w:eastAsia="Times New Roman" w:hAnsi="Times New Roman" w:cs="Times New Roman"/>
            <w:noProof/>
            <w:sz w:val="20"/>
            <w:szCs w:val="20"/>
            <w:lang w:val="en-US"/>
          </w:rPr>
          <w:t>[46]</w:t>
        </w:r>
        <w:r w:rsidRPr="00DA54C5">
          <w:rPr>
            <w:rFonts w:ascii="Times New Roman" w:eastAsia="Times New Roman" w:hAnsi="Times New Roman" w:cs="Times New Roman"/>
            <w:sz w:val="20"/>
            <w:szCs w:val="20"/>
            <w:lang w:val="en-US"/>
          </w:rPr>
          <w:fldChar w:fldCharType="end"/>
        </w:r>
        <w:r w:rsidRPr="00DA54C5">
          <w:rPr>
            <w:rFonts w:ascii="Times New Roman" w:eastAsia="Times New Roman" w:hAnsi="Times New Roman" w:cs="Times New Roman"/>
            <w:sz w:val="20"/>
            <w:szCs w:val="20"/>
            <w:lang w:val="en-US"/>
          </w:rPr>
          <w:t>.  They are located within the di-lysine motif of ORF7a, which is important for the localization of viral proteins in endoplasmic reticulum. Existing data on mutation Q7036H in protein ORF1ab and mutation V71I in ORF7a do not permit to determine their functions definitively; however, their location within viral non-structural proteins hint at their interaction with the immune system of the host.</w:t>
        </w:r>
      </w:ins>
    </w:p>
    <w:p w14:paraId="7B960D46" w14:textId="77777777" w:rsidR="00E546CA" w:rsidRDefault="00E546CA">
      <w:pPr>
        <w:rPr>
          <w:rStyle w:val="apple-converted-space"/>
          <w:rFonts w:ascii="Helvetica" w:hAnsi="Helvetica"/>
          <w:color w:val="000000"/>
          <w:sz w:val="22"/>
          <w:szCs w:val="22"/>
          <w:shd w:val="clear" w:color="auto" w:fill="FFFFFF"/>
          <w:lang w:val="en-US"/>
        </w:rPr>
      </w:pPr>
    </w:p>
    <w:p w14:paraId="3E1ED1AA" w14:textId="14A0A127" w:rsidR="00E546CA" w:rsidRPr="00F31CE8" w:rsidRDefault="00E546CA" w:rsidP="00E546CA">
      <w:pPr>
        <w:rPr>
          <w:rStyle w:val="apple-converted-space"/>
          <w:rFonts w:ascii="Helvetica" w:hAnsi="Helvetica"/>
          <w:b/>
          <w:color w:val="000000"/>
          <w:sz w:val="22"/>
          <w:szCs w:val="22"/>
          <w:shd w:val="clear" w:color="auto" w:fill="FFFFFF"/>
          <w:lang w:val="en-US"/>
        </w:rPr>
      </w:pPr>
      <w:r>
        <w:rPr>
          <w:rFonts w:ascii="Helvetica" w:hAnsi="Helvetica"/>
          <w:b/>
          <w:color w:val="000000"/>
          <w:sz w:val="22"/>
          <w:szCs w:val="22"/>
          <w:shd w:val="clear" w:color="auto" w:fill="FFFFFF"/>
        </w:rPr>
        <w:t>...</w:t>
      </w:r>
      <w:r w:rsidRPr="00F31CE8">
        <w:rPr>
          <w:rFonts w:ascii="Helvetica" w:hAnsi="Helvetica"/>
          <w:b/>
          <w:color w:val="000000"/>
          <w:sz w:val="22"/>
          <w:szCs w:val="22"/>
          <w:shd w:val="clear" w:color="auto" w:fill="FFFFFF"/>
        </w:rPr>
        <w:t>or the nature of the disagreements with prior studies.</w:t>
      </w:r>
      <w:r w:rsidRPr="00F31CE8">
        <w:rPr>
          <w:rStyle w:val="apple-converted-space"/>
          <w:rFonts w:ascii="Helvetica" w:hAnsi="Helvetica"/>
          <w:b/>
          <w:color w:val="000000"/>
          <w:sz w:val="22"/>
          <w:szCs w:val="22"/>
          <w:shd w:val="clear" w:color="auto" w:fill="FFFFFF"/>
        </w:rPr>
        <w:t> </w:t>
      </w:r>
    </w:p>
    <w:p w14:paraId="7103E96C" w14:textId="77777777" w:rsidR="00E546CA" w:rsidRDefault="00E546CA">
      <w:pPr>
        <w:rPr>
          <w:rStyle w:val="apple-converted-space"/>
          <w:rFonts w:ascii="Helvetica" w:hAnsi="Helvetica"/>
          <w:color w:val="000000"/>
          <w:sz w:val="22"/>
          <w:szCs w:val="22"/>
          <w:shd w:val="clear" w:color="auto" w:fill="FFFFFF"/>
          <w:lang w:val="en-US"/>
        </w:rPr>
      </w:pPr>
    </w:p>
    <w:p w14:paraId="1E487A9A" w14:textId="6E8D2D90" w:rsidR="00E546CA" w:rsidRDefault="00E546CA" w:rsidP="00E546CA">
      <w:pPr>
        <w:rPr>
          <w:rStyle w:val="apple-converted-space"/>
          <w:rFonts w:ascii="Helvetica" w:hAnsi="Helvetica"/>
          <w:color w:val="000000"/>
          <w:sz w:val="22"/>
          <w:szCs w:val="22"/>
          <w:shd w:val="clear" w:color="auto" w:fill="FFFFFF"/>
          <w:lang w:val="en-US"/>
        </w:rPr>
      </w:pPr>
      <w:r>
        <w:rPr>
          <w:rStyle w:val="apple-converted-space"/>
          <w:rFonts w:ascii="Helvetica" w:hAnsi="Helvetica"/>
          <w:color w:val="000000"/>
          <w:sz w:val="22"/>
          <w:szCs w:val="22"/>
          <w:shd w:val="clear" w:color="auto" w:fill="FFFFFF"/>
          <w:lang w:val="en-US"/>
        </w:rPr>
        <w:t xml:space="preserve">We hope that, with all these </w:t>
      </w:r>
      <w:ins w:id="1176" w:author="Microsoft Office User" w:date="2026-05-05T19:46:00Z" w16du:dateUtc="2026-05-05T16:46:00Z">
        <w:r w:rsidR="00A83AF6">
          <w:rPr>
            <w:rStyle w:val="apple-converted-space"/>
            <w:rFonts w:ascii="Helvetica" w:hAnsi="Helvetica"/>
            <w:color w:val="000000"/>
            <w:sz w:val="22"/>
            <w:szCs w:val="22"/>
            <w:shd w:val="clear" w:color="auto" w:fill="FFFFFF"/>
            <w:lang w:val="en-US"/>
          </w:rPr>
          <w:t xml:space="preserve">new </w:t>
        </w:r>
      </w:ins>
      <w:r>
        <w:rPr>
          <w:rStyle w:val="apple-converted-space"/>
          <w:rFonts w:ascii="Helvetica" w:hAnsi="Helvetica"/>
          <w:color w:val="000000"/>
          <w:sz w:val="22"/>
          <w:szCs w:val="22"/>
          <w:shd w:val="clear" w:color="auto" w:fill="FFFFFF"/>
          <w:lang w:val="en-US"/>
        </w:rPr>
        <w:t>clarifications</w:t>
      </w:r>
      <w:del w:id="1177" w:author="Microsoft Office User" w:date="2026-05-05T19:46:00Z" w16du:dateUtc="2026-05-05T16:46:00Z">
        <w:r w:rsidDel="00A83AF6">
          <w:rPr>
            <w:rStyle w:val="apple-converted-space"/>
            <w:rFonts w:ascii="Helvetica" w:hAnsi="Helvetica"/>
            <w:color w:val="000000"/>
            <w:sz w:val="22"/>
            <w:szCs w:val="22"/>
            <w:shd w:val="clear" w:color="auto" w:fill="FFFFFF"/>
            <w:lang w:val="en-US"/>
          </w:rPr>
          <w:delText xml:space="preserve"> added to the text</w:delText>
        </w:r>
      </w:del>
      <w:r>
        <w:rPr>
          <w:rStyle w:val="apple-converted-space"/>
          <w:rFonts w:ascii="Helvetica" w:hAnsi="Helvetica"/>
          <w:color w:val="000000"/>
          <w:sz w:val="22"/>
          <w:szCs w:val="22"/>
          <w:shd w:val="clear" w:color="auto" w:fill="FFFFFF"/>
          <w:lang w:val="en-US"/>
        </w:rPr>
        <w:t>, the nature of disagreement has been explained.</w:t>
      </w:r>
    </w:p>
    <w:p w14:paraId="05078383" w14:textId="77777777" w:rsidR="00E546CA" w:rsidRPr="00F31CE8" w:rsidRDefault="00E546CA" w:rsidP="00E546CA">
      <w:pPr>
        <w:rPr>
          <w:rFonts w:ascii="Helvetica" w:hAnsi="Helvetica"/>
          <w:b/>
          <w:color w:val="000000"/>
          <w:sz w:val="22"/>
          <w:szCs w:val="22"/>
          <w:shd w:val="clear" w:color="auto" w:fill="FFFFFF"/>
        </w:rPr>
      </w:pPr>
    </w:p>
    <w:p w14:paraId="2A6A2322" w14:textId="152EB0CC" w:rsidR="00F31CE8" w:rsidRPr="00F31CE8" w:rsidRDefault="00133529">
      <w:pPr>
        <w:rPr>
          <w:rStyle w:val="apple-converted-space"/>
          <w:rFonts w:ascii="Helvetica" w:hAnsi="Helvetica"/>
          <w:b/>
          <w:color w:val="000000"/>
          <w:sz w:val="22"/>
          <w:szCs w:val="22"/>
          <w:shd w:val="clear" w:color="auto" w:fill="FFFFFF"/>
        </w:rPr>
      </w:pPr>
      <w:r w:rsidRPr="00F31CE8">
        <w:rPr>
          <w:rFonts w:ascii="Helvetica" w:hAnsi="Helvetica"/>
          <w:b/>
          <w:color w:val="000000"/>
          <w:sz w:val="22"/>
          <w:szCs w:val="22"/>
          <w:shd w:val="clear" w:color="auto" w:fill="FFFFFF"/>
        </w:rPr>
        <w:t>Minor comments:</w:t>
      </w:r>
      <w:r w:rsidRPr="00F31CE8">
        <w:rPr>
          <w:rStyle w:val="apple-converted-space"/>
          <w:rFonts w:ascii="Helvetica" w:hAnsi="Helvetica"/>
          <w:b/>
          <w:color w:val="000000"/>
          <w:sz w:val="22"/>
          <w:szCs w:val="22"/>
          <w:shd w:val="clear" w:color="auto" w:fill="FFFFFF"/>
        </w:rPr>
        <w:t> </w:t>
      </w:r>
    </w:p>
    <w:p w14:paraId="4D05E6EB" w14:textId="77777777" w:rsidR="00F31CE8" w:rsidRPr="00F31CE8" w:rsidRDefault="00133529">
      <w:pPr>
        <w:rPr>
          <w:rStyle w:val="apple-converted-space"/>
          <w:rFonts w:ascii="Helvetica" w:hAnsi="Helvetica"/>
          <w:b/>
          <w:color w:val="000000"/>
          <w:sz w:val="22"/>
          <w:szCs w:val="22"/>
          <w:shd w:val="clear" w:color="auto" w:fill="FFFFFF"/>
        </w:rPr>
      </w:pPr>
      <w:r w:rsidRPr="00F31CE8">
        <w:rPr>
          <w:rFonts w:ascii="Helvetica" w:hAnsi="Helvetica"/>
          <w:b/>
          <w:color w:val="000000"/>
          <w:sz w:val="22"/>
          <w:szCs w:val="22"/>
        </w:rPr>
        <w:br/>
      </w:r>
      <w:r w:rsidRPr="00F31CE8">
        <w:rPr>
          <w:rFonts w:ascii="Helvetica" w:hAnsi="Helvetica"/>
          <w:b/>
          <w:color w:val="000000"/>
          <w:sz w:val="22"/>
          <w:szCs w:val="22"/>
          <w:shd w:val="clear" w:color="auto" w:fill="FFFFFF"/>
        </w:rPr>
        <w:t xml:space="preserve">- Figure 5D should probably be redrawn since the graphic is from a previous study, </w:t>
      </w:r>
      <w:r w:rsidRPr="00F31CE8">
        <w:rPr>
          <w:rFonts w:ascii="Helvetica" w:hAnsi="Helvetica"/>
          <w:b/>
          <w:color w:val="000000"/>
          <w:sz w:val="22"/>
          <w:szCs w:val="22"/>
          <w:shd w:val="clear" w:color="auto" w:fill="FFFFFF"/>
        </w:rPr>
        <w:lastRenderedPageBreak/>
        <w:t>and it is important that the authors have determined the interactions inferred from that study for comparison with their own.</w:t>
      </w:r>
      <w:r w:rsidRPr="00F31CE8">
        <w:rPr>
          <w:rStyle w:val="apple-converted-space"/>
          <w:rFonts w:ascii="Helvetica" w:hAnsi="Helvetica"/>
          <w:b/>
          <w:color w:val="000000"/>
          <w:sz w:val="22"/>
          <w:szCs w:val="22"/>
          <w:shd w:val="clear" w:color="auto" w:fill="FFFFFF"/>
        </w:rPr>
        <w:t> </w:t>
      </w:r>
    </w:p>
    <w:p w14:paraId="0C4CEE9F" w14:textId="77777777" w:rsidR="00F31CE8" w:rsidRDefault="00F31CE8">
      <w:pPr>
        <w:rPr>
          <w:rStyle w:val="apple-converted-space"/>
          <w:rFonts w:ascii="Helvetica" w:hAnsi="Helvetica"/>
          <w:color w:val="000000"/>
          <w:sz w:val="22"/>
          <w:szCs w:val="22"/>
          <w:shd w:val="clear" w:color="auto" w:fill="FFFFFF"/>
        </w:rPr>
      </w:pPr>
    </w:p>
    <w:p w14:paraId="690EE401" w14:textId="61A294BC" w:rsidR="00F31CE8" w:rsidRPr="00F31CE8" w:rsidRDefault="00F31CE8">
      <w:pPr>
        <w:rPr>
          <w:rStyle w:val="apple-converted-space"/>
          <w:rFonts w:ascii="Helvetica" w:hAnsi="Helvetica"/>
          <w:color w:val="000000"/>
          <w:sz w:val="22"/>
          <w:szCs w:val="22"/>
          <w:shd w:val="clear" w:color="auto" w:fill="FFFFFF"/>
          <w:lang w:val="en-US"/>
        </w:rPr>
      </w:pPr>
      <w:r w:rsidRPr="00A83AF6">
        <w:rPr>
          <w:rStyle w:val="apple-converted-space"/>
          <w:rFonts w:ascii="Helvetica" w:hAnsi="Helvetica"/>
          <w:color w:val="000000"/>
          <w:sz w:val="22"/>
          <w:szCs w:val="22"/>
          <w:shd w:val="clear" w:color="auto" w:fill="FFFFFF"/>
          <w:lang w:val="en-US"/>
          <w:rPrChange w:id="1178" w:author="Microsoft Office User" w:date="2026-05-05T19:46:00Z" w16du:dateUtc="2026-05-05T16:46:00Z">
            <w:rPr>
              <w:rStyle w:val="apple-converted-space"/>
              <w:rFonts w:ascii="Helvetica" w:hAnsi="Helvetica"/>
              <w:color w:val="000000"/>
              <w:sz w:val="22"/>
              <w:szCs w:val="22"/>
              <w:highlight w:val="yellow"/>
              <w:shd w:val="clear" w:color="auto" w:fill="FFFFFF"/>
              <w:lang w:val="en-US"/>
            </w:rPr>
          </w:rPrChange>
        </w:rPr>
        <w:t>Done</w:t>
      </w:r>
      <w:ins w:id="1179" w:author="Microsoft Office User" w:date="2026-05-05T19:47:00Z" w16du:dateUtc="2026-05-05T16:47:00Z">
        <w:r w:rsidR="00A83AF6">
          <w:rPr>
            <w:rStyle w:val="apple-converted-space"/>
            <w:rFonts w:ascii="Helvetica" w:hAnsi="Helvetica"/>
            <w:color w:val="000000"/>
            <w:sz w:val="22"/>
            <w:szCs w:val="22"/>
            <w:shd w:val="clear" w:color="auto" w:fill="FFFFFF"/>
            <w:lang w:val="en-US"/>
          </w:rPr>
          <w:t xml:space="preserve"> (now Fig. 8)</w:t>
        </w:r>
      </w:ins>
      <w:r w:rsidRPr="00A83AF6">
        <w:rPr>
          <w:rStyle w:val="apple-converted-space"/>
          <w:rFonts w:ascii="Helvetica" w:hAnsi="Helvetica"/>
          <w:color w:val="000000"/>
          <w:sz w:val="22"/>
          <w:szCs w:val="22"/>
          <w:shd w:val="clear" w:color="auto" w:fill="FFFFFF"/>
          <w:lang w:val="en-US"/>
          <w:rPrChange w:id="1180" w:author="Microsoft Office User" w:date="2026-05-05T19:46:00Z" w16du:dateUtc="2026-05-05T16:46:00Z">
            <w:rPr>
              <w:rStyle w:val="apple-converted-space"/>
              <w:rFonts w:ascii="Helvetica" w:hAnsi="Helvetica"/>
              <w:color w:val="000000"/>
              <w:sz w:val="22"/>
              <w:szCs w:val="22"/>
              <w:highlight w:val="yellow"/>
              <w:shd w:val="clear" w:color="auto" w:fill="FFFFFF"/>
              <w:lang w:val="en-US"/>
            </w:rPr>
          </w:rPrChange>
        </w:rPr>
        <w:t>.</w:t>
      </w:r>
    </w:p>
    <w:p w14:paraId="1CBFDD7D" w14:textId="77777777" w:rsidR="00F31CE8" w:rsidRPr="009216F2" w:rsidRDefault="00133529">
      <w:pPr>
        <w:rPr>
          <w:rStyle w:val="apple-converted-space"/>
          <w:rFonts w:ascii="Helvetica" w:hAnsi="Helvetica"/>
          <w:b/>
          <w:color w:val="000000"/>
          <w:sz w:val="22"/>
          <w:szCs w:val="22"/>
          <w:shd w:val="clear" w:color="auto" w:fill="FFFFFF"/>
        </w:rPr>
      </w:pPr>
      <w:r w:rsidRPr="003552A3">
        <w:rPr>
          <w:rFonts w:ascii="Helvetica" w:hAnsi="Helvetica"/>
          <w:color w:val="000000"/>
          <w:sz w:val="22"/>
          <w:szCs w:val="22"/>
        </w:rPr>
        <w:br/>
      </w:r>
      <w:r w:rsidRPr="009216F2">
        <w:rPr>
          <w:rFonts w:ascii="Helvetica" w:hAnsi="Helvetica"/>
          <w:b/>
          <w:color w:val="000000"/>
          <w:sz w:val="22"/>
          <w:szCs w:val="22"/>
          <w:shd w:val="clear" w:color="auto" w:fill="FFFFFF"/>
        </w:rPr>
        <w:t>- There is language used describing "bonds" in fitness valleys that I did not understand.</w:t>
      </w:r>
      <w:r w:rsidRPr="009216F2">
        <w:rPr>
          <w:rStyle w:val="apple-converted-space"/>
          <w:rFonts w:ascii="Helvetica" w:hAnsi="Helvetica"/>
          <w:b/>
          <w:color w:val="000000"/>
          <w:sz w:val="22"/>
          <w:szCs w:val="22"/>
          <w:shd w:val="clear" w:color="auto" w:fill="FFFFFF"/>
        </w:rPr>
        <w:t> </w:t>
      </w:r>
    </w:p>
    <w:p w14:paraId="095B2AC2" w14:textId="77777777" w:rsidR="009216F2" w:rsidRDefault="009216F2">
      <w:pPr>
        <w:rPr>
          <w:rStyle w:val="apple-converted-space"/>
          <w:rFonts w:ascii="Helvetica" w:hAnsi="Helvetica"/>
          <w:color w:val="000000"/>
          <w:sz w:val="22"/>
          <w:szCs w:val="22"/>
          <w:shd w:val="clear" w:color="auto" w:fill="FFFFFF"/>
          <w:lang w:val="en-US"/>
        </w:rPr>
      </w:pPr>
    </w:p>
    <w:p w14:paraId="4926E8FA" w14:textId="6853B22A" w:rsidR="00F31CE8" w:rsidRPr="00A83AF6" w:rsidRDefault="009216F2">
      <w:pPr>
        <w:rPr>
          <w:rStyle w:val="apple-converted-space"/>
          <w:rFonts w:ascii="Times New Roman" w:hAnsi="Times New Roman" w:cs="Times New Roman"/>
          <w:color w:val="000000"/>
          <w:shd w:val="clear" w:color="auto" w:fill="FFFFFF"/>
          <w:lang w:val="en-US"/>
          <w:rPrChange w:id="1181" w:author="Microsoft Office User" w:date="2026-05-05T19:47:00Z" w16du:dateUtc="2026-05-05T16:47:00Z">
            <w:rPr>
              <w:rStyle w:val="apple-converted-space"/>
              <w:rFonts w:ascii="Times New Roman" w:hAnsi="Times New Roman" w:cs="Times New Roman"/>
              <w:color w:val="000000"/>
              <w:sz w:val="22"/>
              <w:szCs w:val="22"/>
              <w:shd w:val="clear" w:color="auto" w:fill="FFFFFF"/>
              <w:lang w:val="en-US"/>
            </w:rPr>
          </w:rPrChange>
        </w:rPr>
      </w:pPr>
      <w:r>
        <w:rPr>
          <w:rStyle w:val="apple-converted-space"/>
          <w:rFonts w:ascii="Helvetica" w:hAnsi="Helvetica"/>
          <w:color w:val="000000"/>
          <w:sz w:val="22"/>
          <w:szCs w:val="22"/>
          <w:shd w:val="clear" w:color="auto" w:fill="FFFFFF"/>
          <w:lang w:val="en-US"/>
        </w:rPr>
        <w:t>Clarified:</w:t>
      </w:r>
      <w:r w:rsidR="00F31CE8" w:rsidRPr="00C90CFE">
        <w:rPr>
          <w:rStyle w:val="apple-converted-space"/>
          <w:rFonts w:ascii="Helvetica" w:hAnsi="Helvetica"/>
          <w:color w:val="000000"/>
          <w:sz w:val="22"/>
          <w:szCs w:val="22"/>
          <w:shd w:val="clear" w:color="auto" w:fill="FFFFFF"/>
          <w:lang w:val="en-US"/>
        </w:rPr>
        <w:t xml:space="preserve"> </w:t>
      </w:r>
      <w:r>
        <w:rPr>
          <w:rStyle w:val="apple-converted-space"/>
          <w:rFonts w:ascii="Helvetica" w:hAnsi="Helvetica"/>
          <w:color w:val="000000"/>
          <w:sz w:val="22"/>
          <w:szCs w:val="22"/>
          <w:shd w:val="clear" w:color="auto" w:fill="FFFFFF"/>
          <w:lang w:val="en-US"/>
        </w:rPr>
        <w:t xml:space="preserve"> </w:t>
      </w:r>
      <w:r w:rsidRPr="00A83AF6">
        <w:rPr>
          <w:rStyle w:val="apple-converted-space"/>
          <w:rFonts w:ascii="Times New Roman" w:hAnsi="Times New Roman" w:cs="Times New Roman"/>
          <w:color w:val="000000"/>
          <w:shd w:val="clear" w:color="auto" w:fill="FFFFFF"/>
          <w:lang w:val="en-US"/>
          <w:rPrChange w:id="1182" w:author="Microsoft Office User" w:date="2026-05-05T19:47:00Z" w16du:dateUtc="2026-05-05T16:47:00Z">
            <w:rPr>
              <w:rStyle w:val="apple-converted-space"/>
              <w:rFonts w:ascii="Times New Roman" w:hAnsi="Times New Roman" w:cs="Times New Roman"/>
              <w:color w:val="000000"/>
              <w:sz w:val="20"/>
              <w:szCs w:val="20"/>
              <w:shd w:val="clear" w:color="auto" w:fill="FFFFFF"/>
              <w:lang w:val="en-US"/>
            </w:rPr>
          </w:rPrChange>
        </w:rPr>
        <w:t>"(</w:t>
      </w:r>
      <w:r w:rsidR="00F31CE8" w:rsidRPr="00A83AF6">
        <w:rPr>
          <w:rStyle w:val="apple-converted-space"/>
          <w:rFonts w:ascii="Times New Roman" w:hAnsi="Times New Roman" w:cs="Times New Roman"/>
          <w:color w:val="000000"/>
          <w:shd w:val="clear" w:color="auto" w:fill="FFFFFF"/>
          <w:lang w:val="en-US"/>
          <w:rPrChange w:id="1183" w:author="Microsoft Office User" w:date="2026-05-05T19:47:00Z" w16du:dateUtc="2026-05-05T16:47:00Z">
            <w:rPr>
              <w:rStyle w:val="apple-converted-space"/>
              <w:rFonts w:ascii="Times New Roman" w:hAnsi="Times New Roman" w:cs="Times New Roman"/>
              <w:color w:val="000000"/>
              <w:sz w:val="20"/>
              <w:szCs w:val="20"/>
              <w:shd w:val="clear" w:color="auto" w:fill="FFFFFF"/>
              <w:lang w:val="en-US"/>
            </w:rPr>
          </w:rPrChange>
        </w:rPr>
        <w:t>interactions</w:t>
      </w:r>
      <w:r w:rsidRPr="00A83AF6">
        <w:rPr>
          <w:rStyle w:val="apple-converted-space"/>
          <w:rFonts w:ascii="Times New Roman" w:hAnsi="Times New Roman" w:cs="Times New Roman"/>
          <w:color w:val="000000"/>
          <w:shd w:val="clear" w:color="auto" w:fill="FFFFFF"/>
          <w:lang w:val="en-US"/>
          <w:rPrChange w:id="1184" w:author="Microsoft Office User" w:date="2026-05-05T19:47:00Z" w16du:dateUtc="2026-05-05T16:47:00Z">
            <w:rPr>
              <w:rStyle w:val="apple-converted-space"/>
              <w:rFonts w:ascii="Times New Roman" w:hAnsi="Times New Roman" w:cs="Times New Roman"/>
              <w:color w:val="000000"/>
              <w:sz w:val="20"/>
              <w:szCs w:val="20"/>
              <w:shd w:val="clear" w:color="auto" w:fill="FFFFFF"/>
              <w:lang w:val="en-US"/>
            </w:rPr>
          </w:rPrChange>
        </w:rPr>
        <w:t>)"</w:t>
      </w:r>
      <w:r w:rsidR="00F31CE8" w:rsidRPr="00A83AF6">
        <w:rPr>
          <w:rStyle w:val="apple-converted-space"/>
          <w:rFonts w:ascii="Times New Roman" w:hAnsi="Times New Roman" w:cs="Times New Roman"/>
          <w:color w:val="000000"/>
          <w:shd w:val="clear" w:color="auto" w:fill="FFFFFF"/>
          <w:lang w:val="en-US"/>
          <w:rPrChange w:id="1185" w:author="Microsoft Office User" w:date="2026-05-05T19:47:00Z" w16du:dateUtc="2026-05-05T16:47:00Z">
            <w:rPr>
              <w:rStyle w:val="apple-converted-space"/>
              <w:rFonts w:ascii="Times New Roman" w:hAnsi="Times New Roman" w:cs="Times New Roman"/>
              <w:color w:val="000000"/>
              <w:sz w:val="20"/>
              <w:szCs w:val="20"/>
              <w:shd w:val="clear" w:color="auto" w:fill="FFFFFF"/>
              <w:lang w:val="en-US"/>
            </w:rPr>
          </w:rPrChange>
        </w:rPr>
        <w:t>.</w:t>
      </w:r>
    </w:p>
    <w:p w14:paraId="1E1C54D1" w14:textId="77777777" w:rsidR="00F31CE8" w:rsidRPr="00F31CE8" w:rsidRDefault="00133529">
      <w:pPr>
        <w:rPr>
          <w:rStyle w:val="apple-converted-space"/>
          <w:rFonts w:ascii="Helvetica" w:hAnsi="Helvetica"/>
          <w:b/>
          <w:color w:val="000000"/>
          <w:sz w:val="22"/>
          <w:szCs w:val="22"/>
          <w:shd w:val="clear" w:color="auto" w:fill="FFFFFF"/>
        </w:rPr>
      </w:pPr>
      <w:r w:rsidRPr="003552A3">
        <w:rPr>
          <w:rFonts w:ascii="Helvetica" w:hAnsi="Helvetica"/>
          <w:color w:val="000000"/>
          <w:sz w:val="22"/>
          <w:szCs w:val="22"/>
        </w:rPr>
        <w:br/>
      </w:r>
      <w:r w:rsidRPr="00F31CE8">
        <w:rPr>
          <w:rFonts w:ascii="Helvetica" w:hAnsi="Helvetica"/>
          <w:b/>
          <w:color w:val="000000"/>
          <w:sz w:val="22"/>
          <w:szCs w:val="22"/>
          <w:shd w:val="clear" w:color="auto" w:fill="FFFFFF"/>
        </w:rPr>
        <w:t>- UFE should certainly be described at first use in the results.</w:t>
      </w:r>
      <w:r w:rsidRPr="00F31CE8">
        <w:rPr>
          <w:rStyle w:val="apple-converted-space"/>
          <w:rFonts w:ascii="Helvetica" w:hAnsi="Helvetica"/>
          <w:b/>
          <w:color w:val="000000"/>
          <w:sz w:val="22"/>
          <w:szCs w:val="22"/>
          <w:shd w:val="clear" w:color="auto" w:fill="FFFFFF"/>
        </w:rPr>
        <w:t> </w:t>
      </w:r>
    </w:p>
    <w:p w14:paraId="40616054" w14:textId="77777777" w:rsidR="00F31CE8" w:rsidRDefault="00F31CE8">
      <w:pPr>
        <w:rPr>
          <w:rStyle w:val="apple-converted-space"/>
          <w:rFonts w:ascii="Helvetica" w:hAnsi="Helvetica"/>
          <w:color w:val="000000"/>
          <w:sz w:val="22"/>
          <w:szCs w:val="22"/>
          <w:shd w:val="clear" w:color="auto" w:fill="FFFFFF"/>
        </w:rPr>
      </w:pPr>
    </w:p>
    <w:p w14:paraId="481EDDD2" w14:textId="4C6BCCAB" w:rsidR="00F31CE8" w:rsidRPr="00F31CE8" w:rsidRDefault="00FC3865">
      <w:pPr>
        <w:rPr>
          <w:rStyle w:val="apple-converted-space"/>
          <w:rFonts w:ascii="Helvetica" w:hAnsi="Helvetica"/>
          <w:color w:val="000000"/>
          <w:sz w:val="22"/>
          <w:szCs w:val="22"/>
          <w:shd w:val="clear" w:color="auto" w:fill="FFFFFF"/>
          <w:lang w:val="en-US"/>
        </w:rPr>
      </w:pPr>
      <w:r>
        <w:rPr>
          <w:rStyle w:val="apple-converted-space"/>
          <w:rFonts w:ascii="Helvetica" w:hAnsi="Helvetica"/>
          <w:color w:val="000000"/>
          <w:sz w:val="22"/>
          <w:szCs w:val="22"/>
          <w:shd w:val="clear" w:color="auto" w:fill="FFFFFF"/>
          <w:lang w:val="en-US"/>
        </w:rPr>
        <w:t>W</w:t>
      </w:r>
      <w:r w:rsidR="00F31CE8">
        <w:rPr>
          <w:rStyle w:val="apple-converted-space"/>
          <w:rFonts w:ascii="Helvetica" w:hAnsi="Helvetica"/>
          <w:color w:val="000000"/>
          <w:sz w:val="22"/>
          <w:szCs w:val="22"/>
          <w:shd w:val="clear" w:color="auto" w:fill="FFFFFF"/>
          <w:lang w:val="en-US"/>
        </w:rPr>
        <w:t>e</w:t>
      </w:r>
      <w:ins w:id="1186" w:author="ivan4995@gmail.com" w:date="2026-05-05T17:59:00Z">
        <w:r w:rsidR="00A54A42">
          <w:rPr>
            <w:rStyle w:val="apple-converted-space"/>
            <w:rFonts w:ascii="Helvetica" w:hAnsi="Helvetica"/>
            <w:color w:val="000000"/>
            <w:sz w:val="22"/>
            <w:szCs w:val="22"/>
            <w:shd w:val="clear" w:color="auto" w:fill="FFFFFF"/>
            <w:lang w:val="en-US"/>
          </w:rPr>
          <w:t xml:space="preserve"> now describe it in </w:t>
        </w:r>
      </w:ins>
      <w:ins w:id="1187" w:author="Microsoft Office User" w:date="2026-05-05T19:47:00Z" w16du:dateUtc="2026-05-05T16:47:00Z">
        <w:r w:rsidR="00A83AF6">
          <w:rPr>
            <w:rStyle w:val="apple-converted-space"/>
            <w:rFonts w:ascii="Helvetica" w:hAnsi="Helvetica"/>
            <w:color w:val="000000"/>
            <w:sz w:val="22"/>
            <w:szCs w:val="22"/>
            <w:shd w:val="clear" w:color="auto" w:fill="FFFFFF"/>
            <w:lang w:val="en-US"/>
          </w:rPr>
          <w:t>R</w:t>
        </w:r>
      </w:ins>
      <w:ins w:id="1188" w:author="ivan4995@gmail.com" w:date="2026-05-05T17:59:00Z">
        <w:del w:id="1189" w:author="Microsoft Office User" w:date="2026-05-05T19:47:00Z" w16du:dateUtc="2026-05-05T16:47:00Z">
          <w:r w:rsidR="00A54A42" w:rsidDel="00A83AF6">
            <w:rPr>
              <w:rStyle w:val="apple-converted-space"/>
              <w:rFonts w:ascii="Helvetica" w:hAnsi="Helvetica"/>
              <w:color w:val="000000"/>
              <w:sz w:val="22"/>
              <w:szCs w:val="22"/>
              <w:shd w:val="clear" w:color="auto" w:fill="FFFFFF"/>
              <w:lang w:val="en-US"/>
            </w:rPr>
            <w:delText>r</w:delText>
          </w:r>
        </w:del>
        <w:r w:rsidR="00A54A42">
          <w:rPr>
            <w:rStyle w:val="apple-converted-space"/>
            <w:rFonts w:ascii="Helvetica" w:hAnsi="Helvetica"/>
            <w:color w:val="000000"/>
            <w:sz w:val="22"/>
            <w:szCs w:val="22"/>
            <w:shd w:val="clear" w:color="auto" w:fill="FFFFFF"/>
            <w:lang w:val="en-US"/>
          </w:rPr>
          <w:t>esults and also</w:t>
        </w:r>
      </w:ins>
      <w:r w:rsidR="00F31CE8">
        <w:rPr>
          <w:rStyle w:val="apple-converted-space"/>
          <w:rFonts w:ascii="Helvetica" w:hAnsi="Helvetica"/>
          <w:color w:val="000000"/>
          <w:sz w:val="22"/>
          <w:szCs w:val="22"/>
          <w:shd w:val="clear" w:color="auto" w:fill="FFFFFF"/>
          <w:lang w:val="en-US"/>
        </w:rPr>
        <w:t xml:space="preserve"> </w:t>
      </w:r>
      <w:ins w:id="1190" w:author="ivan4995@gmail.com" w:date="2026-05-05T17:59:00Z">
        <w:r w:rsidR="00A54A42">
          <w:rPr>
            <w:rStyle w:val="apple-converted-space"/>
            <w:rFonts w:ascii="Helvetica" w:hAnsi="Helvetica"/>
            <w:color w:val="000000"/>
            <w:sz w:val="22"/>
            <w:szCs w:val="22"/>
            <w:shd w:val="clear" w:color="auto" w:fill="FFFFFF"/>
            <w:lang w:val="en-US"/>
          </w:rPr>
          <w:t>refer to the</w:t>
        </w:r>
      </w:ins>
      <w:del w:id="1191" w:author="ivan4995@gmail.com" w:date="2026-05-05T17:59:00Z">
        <w:r w:rsidR="00F31CE8" w:rsidDel="00A54A42">
          <w:rPr>
            <w:rStyle w:val="apple-converted-space"/>
            <w:rFonts w:ascii="Helvetica" w:hAnsi="Helvetica"/>
            <w:color w:val="000000"/>
            <w:sz w:val="22"/>
            <w:szCs w:val="22"/>
            <w:shd w:val="clear" w:color="auto" w:fill="FFFFFF"/>
            <w:lang w:val="en-US"/>
          </w:rPr>
          <w:delText xml:space="preserve">cite </w:delText>
        </w:r>
        <w:r w:rsidDel="00A54A42">
          <w:rPr>
            <w:rStyle w:val="apple-converted-space"/>
            <w:rFonts w:ascii="Helvetica" w:hAnsi="Helvetica"/>
            <w:color w:val="000000"/>
            <w:sz w:val="22"/>
            <w:szCs w:val="22"/>
            <w:shd w:val="clear" w:color="auto" w:fill="FFFFFF"/>
            <w:lang w:val="en-US"/>
          </w:rPr>
          <w:delText>it in</w:delText>
        </w:r>
      </w:del>
      <w:r>
        <w:rPr>
          <w:rStyle w:val="apple-converted-space"/>
          <w:rFonts w:ascii="Helvetica" w:hAnsi="Helvetica"/>
          <w:color w:val="000000"/>
          <w:sz w:val="22"/>
          <w:szCs w:val="22"/>
          <w:shd w:val="clear" w:color="auto" w:fill="FFFFFF"/>
          <w:lang w:val="en-US"/>
        </w:rPr>
        <w:t xml:space="preserve"> </w:t>
      </w:r>
      <w:r w:rsidR="00F31CE8">
        <w:rPr>
          <w:rStyle w:val="apple-converted-space"/>
          <w:rFonts w:ascii="Helvetica" w:hAnsi="Helvetica"/>
          <w:color w:val="000000"/>
          <w:sz w:val="22"/>
          <w:szCs w:val="22"/>
          <w:shd w:val="clear" w:color="auto" w:fill="FFFFFF"/>
          <w:lang w:val="en-US"/>
        </w:rPr>
        <w:t>Methods</w:t>
      </w:r>
      <w:ins w:id="1192" w:author="ivan4995@gmail.com" w:date="2026-05-05T17:59:00Z">
        <w:r w:rsidR="00A54A42">
          <w:rPr>
            <w:rStyle w:val="apple-converted-space"/>
            <w:rFonts w:ascii="Helvetica" w:hAnsi="Helvetica"/>
            <w:color w:val="000000"/>
            <w:sz w:val="22"/>
            <w:szCs w:val="22"/>
            <w:shd w:val="clear" w:color="auto" w:fill="FFFFFF"/>
            <w:lang w:val="en-US"/>
          </w:rPr>
          <w:t xml:space="preserve"> section</w:t>
        </w:r>
      </w:ins>
      <w:ins w:id="1193" w:author="Microsoft Office User" w:date="2026-05-05T19:48:00Z" w16du:dateUtc="2026-05-05T16:48:00Z">
        <w:r w:rsidR="00015361">
          <w:rPr>
            <w:rStyle w:val="apple-converted-space"/>
            <w:rFonts w:ascii="Helvetica" w:hAnsi="Helvetica"/>
            <w:color w:val="000000"/>
            <w:sz w:val="22"/>
            <w:szCs w:val="22"/>
            <w:shd w:val="clear" w:color="auto" w:fill="FFFFFF"/>
            <w:lang w:val="en-US"/>
          </w:rPr>
          <w:t>, in more detail</w:t>
        </w:r>
      </w:ins>
      <w:del w:id="1194" w:author="Microsoft Office User" w:date="2026-05-05T19:48:00Z" w16du:dateUtc="2026-05-05T16:48:00Z">
        <w:r w:rsidR="00F31CE8" w:rsidDel="00A83AF6">
          <w:rPr>
            <w:rStyle w:val="apple-converted-space"/>
            <w:rFonts w:ascii="Helvetica" w:hAnsi="Helvetica"/>
            <w:color w:val="000000"/>
            <w:sz w:val="22"/>
            <w:szCs w:val="22"/>
            <w:shd w:val="clear" w:color="auto" w:fill="FFFFFF"/>
            <w:lang w:val="en-US"/>
          </w:rPr>
          <w:delText xml:space="preserve"> where the method is described</w:delText>
        </w:r>
      </w:del>
      <w:ins w:id="1195" w:author="ivan4995@gmail.com" w:date="2026-05-05T18:00:00Z">
        <w:del w:id="1196" w:author="Microsoft Office User" w:date="2026-05-05T19:48:00Z" w16du:dateUtc="2026-05-05T16:48:00Z">
          <w:r w:rsidR="00A54A42" w:rsidDel="00A83AF6">
            <w:rPr>
              <w:rStyle w:val="apple-converted-space"/>
              <w:rFonts w:ascii="Helvetica" w:hAnsi="Helvetica"/>
              <w:color w:val="000000"/>
              <w:sz w:val="22"/>
              <w:szCs w:val="22"/>
              <w:shd w:val="clear" w:color="auto" w:fill="FFFFFF"/>
              <w:lang w:val="en-US"/>
            </w:rPr>
            <w:delText xml:space="preserve"> in more details</w:delText>
          </w:r>
        </w:del>
      </w:ins>
      <w:r w:rsidR="00F31CE8">
        <w:rPr>
          <w:rStyle w:val="apple-converted-space"/>
          <w:rFonts w:ascii="Helvetica" w:hAnsi="Helvetica"/>
          <w:color w:val="000000"/>
          <w:sz w:val="22"/>
          <w:szCs w:val="22"/>
          <w:shd w:val="clear" w:color="auto" w:fill="FFFFFF"/>
          <w:lang w:val="en-US"/>
        </w:rPr>
        <w:t>.</w:t>
      </w:r>
    </w:p>
    <w:p w14:paraId="350A42E9" w14:textId="77777777" w:rsidR="00292E84" w:rsidRDefault="00292E84">
      <w:pPr>
        <w:rPr>
          <w:rFonts w:ascii="Helvetica" w:hAnsi="Helvetica"/>
          <w:color w:val="000000"/>
          <w:sz w:val="22"/>
          <w:szCs w:val="22"/>
          <w:shd w:val="clear" w:color="auto" w:fill="FFFFFF"/>
          <w:lang w:val="en-US"/>
        </w:rPr>
      </w:pPr>
    </w:p>
    <w:p w14:paraId="3E5BC263" w14:textId="27BCF39E" w:rsidR="00F31CE8" w:rsidRDefault="00AB419D">
      <w:pPr>
        <w:rPr>
          <w:rFonts w:ascii="Helvetica" w:hAnsi="Helvetica"/>
          <w:color w:val="000000"/>
          <w:sz w:val="22"/>
          <w:szCs w:val="22"/>
          <w:shd w:val="clear" w:color="auto" w:fill="FFFFFF"/>
          <w:lang w:val="en-US"/>
        </w:rPr>
      </w:pPr>
      <w:r>
        <w:rPr>
          <w:rFonts w:ascii="Helvetica" w:hAnsi="Helvetica"/>
          <w:color w:val="000000"/>
          <w:sz w:val="22"/>
          <w:szCs w:val="22"/>
          <w:shd w:val="clear" w:color="auto" w:fill="FFFFFF"/>
          <w:lang w:val="en-US"/>
        </w:rPr>
        <w:t xml:space="preserve">Thank you for </w:t>
      </w:r>
      <w:r w:rsidR="005F0D2E">
        <w:rPr>
          <w:rFonts w:ascii="Helvetica" w:hAnsi="Helvetica"/>
          <w:color w:val="000000"/>
          <w:sz w:val="22"/>
          <w:szCs w:val="22"/>
          <w:shd w:val="clear" w:color="auto" w:fill="FFFFFF"/>
          <w:lang w:val="en-US"/>
        </w:rPr>
        <w:t xml:space="preserve">the </w:t>
      </w:r>
      <w:ins w:id="1197" w:author="Microsoft Office User" w:date="2026-05-05T19:47:00Z" w16du:dateUtc="2026-05-05T16:47:00Z">
        <w:r w:rsidR="00A83AF6">
          <w:rPr>
            <w:rFonts w:ascii="Helvetica" w:hAnsi="Helvetica"/>
            <w:color w:val="000000"/>
            <w:sz w:val="22"/>
            <w:szCs w:val="22"/>
            <w:shd w:val="clear" w:color="auto" w:fill="FFFFFF"/>
            <w:lang w:val="en-US"/>
          </w:rPr>
          <w:t xml:space="preserve">insightful </w:t>
        </w:r>
      </w:ins>
      <w:r>
        <w:rPr>
          <w:rFonts w:ascii="Helvetica" w:hAnsi="Helvetica"/>
          <w:color w:val="000000"/>
          <w:sz w:val="22"/>
          <w:szCs w:val="22"/>
          <w:shd w:val="clear" w:color="auto" w:fill="FFFFFF"/>
          <w:lang w:val="en-US"/>
        </w:rPr>
        <w:t>comments.</w:t>
      </w:r>
    </w:p>
    <w:p w14:paraId="5F23C60D" w14:textId="77777777" w:rsidR="009216F2" w:rsidRDefault="009216F2">
      <w:pPr>
        <w:rPr>
          <w:rFonts w:ascii="Helvetica" w:hAnsi="Helvetica"/>
          <w:color w:val="000000"/>
          <w:sz w:val="22"/>
          <w:szCs w:val="22"/>
          <w:shd w:val="clear" w:color="auto" w:fill="FFFFFF"/>
          <w:lang w:val="en-US"/>
        </w:rPr>
      </w:pPr>
    </w:p>
    <w:p w14:paraId="77C9FB16" w14:textId="77777777" w:rsidR="009216F2" w:rsidRPr="00712860" w:rsidRDefault="009216F2">
      <w:pPr>
        <w:rPr>
          <w:rFonts w:ascii="Helvetica" w:hAnsi="Helvetica"/>
          <w:color w:val="000000"/>
          <w:sz w:val="22"/>
          <w:szCs w:val="22"/>
          <w:shd w:val="clear" w:color="auto" w:fill="FFFFFF"/>
          <w:lang w:val="en-US"/>
        </w:rPr>
      </w:pPr>
    </w:p>
    <w:sectPr w:rsidR="009216F2" w:rsidRPr="00712860">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985" w:author="ivan4995@gmail.com" w:date="2026-05-05T17:36:00Z" w:initials="i">
    <w:p w14:paraId="70877B22" w14:textId="77777777" w:rsidR="002018DD" w:rsidRDefault="00B36128">
      <w:pPr>
        <w:pStyle w:val="CommentText"/>
        <w:rPr>
          <w:lang w:val="en-US"/>
        </w:rPr>
      </w:pPr>
      <w:r>
        <w:rPr>
          <w:rStyle w:val="CommentReference"/>
        </w:rPr>
        <w:annotationRef/>
      </w:r>
      <w:r>
        <w:rPr>
          <w:lang w:val="en-US"/>
        </w:rPr>
        <w:t>Not sure this is the right fragment</w:t>
      </w:r>
      <w:r w:rsidR="002018DD">
        <w:rPr>
          <w:lang w:val="en-US"/>
        </w:rPr>
        <w:t xml:space="preserve"> for a solid answer</w:t>
      </w:r>
      <w:r>
        <w:rPr>
          <w:lang w:val="en-US"/>
        </w:rPr>
        <w:t xml:space="preserve">, reviewer asks for evidence for “generality” and we answer that </w:t>
      </w:r>
      <w:r w:rsidR="002018DD">
        <w:rPr>
          <w:lang w:val="en-US"/>
        </w:rPr>
        <w:t>our model is enough for SARS-CoV-2 modeling and in general a good one. There is a chance that reviewer won’t understand that we want to say that this exactly means that our work is general enough for the title claim.</w:t>
      </w:r>
    </w:p>
    <w:p w14:paraId="73959D7F" w14:textId="6CC3A9B8" w:rsidR="00B36128" w:rsidRPr="00B36128" w:rsidRDefault="002018DD">
      <w:pPr>
        <w:pStyle w:val="CommentText"/>
        <w:rPr>
          <w:lang w:val="en-US"/>
        </w:rPr>
      </w:pPr>
      <w:r>
        <w:rPr>
          <w:lang w:val="en-US"/>
        </w:rPr>
        <w:t>I might be wrong, though and just don’t give them enough credit…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3959D7F"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DA4A931" w16cex:dateUtc="2026-05-05T14:3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3959D7F" w16cid:durableId="2DA4A931"/>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Helvetica">
    <w:panose1 w:val="00000000000000000000"/>
    <w:charset w:val="00"/>
    <w:family w:val="auto"/>
    <w:pitch w:val="variable"/>
    <w:sig w:usb0="E00002FF" w:usb1="5000785B" w:usb2="00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ivan4995@gmail.com">
    <w15:presenceInfo w15:providerId="Windows Live" w15:userId="5f2ca59b9e73ce2e"/>
  </w15:person>
  <w15:person w15:author="Microsoft Office User">
    <w15:presenceInfo w15:providerId="None" w15:userId="Microsoft Office User"/>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8"/>
  <w:trackRevision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3529"/>
    <w:rsid w:val="00004867"/>
    <w:rsid w:val="00015361"/>
    <w:rsid w:val="00022F23"/>
    <w:rsid w:val="00024629"/>
    <w:rsid w:val="0003368C"/>
    <w:rsid w:val="00033F23"/>
    <w:rsid w:val="00043D3A"/>
    <w:rsid w:val="00047B35"/>
    <w:rsid w:val="00050A3A"/>
    <w:rsid w:val="00053D5A"/>
    <w:rsid w:val="00054F84"/>
    <w:rsid w:val="000633B8"/>
    <w:rsid w:val="00064A43"/>
    <w:rsid w:val="0007243A"/>
    <w:rsid w:val="00082298"/>
    <w:rsid w:val="00090F01"/>
    <w:rsid w:val="000976D6"/>
    <w:rsid w:val="000977C9"/>
    <w:rsid w:val="000A07F9"/>
    <w:rsid w:val="000A3EB3"/>
    <w:rsid w:val="000A411F"/>
    <w:rsid w:val="000A5E9E"/>
    <w:rsid w:val="000A605C"/>
    <w:rsid w:val="000C51D9"/>
    <w:rsid w:val="000C7C3E"/>
    <w:rsid w:val="000D57E9"/>
    <w:rsid w:val="000D7258"/>
    <w:rsid w:val="000E1D81"/>
    <w:rsid w:val="000E305B"/>
    <w:rsid w:val="000E3F03"/>
    <w:rsid w:val="000E616C"/>
    <w:rsid w:val="000E6D3E"/>
    <w:rsid w:val="000F45FE"/>
    <w:rsid w:val="0010367E"/>
    <w:rsid w:val="00104006"/>
    <w:rsid w:val="00106904"/>
    <w:rsid w:val="001071D8"/>
    <w:rsid w:val="00107E16"/>
    <w:rsid w:val="00110469"/>
    <w:rsid w:val="00117BE2"/>
    <w:rsid w:val="00133529"/>
    <w:rsid w:val="00133D54"/>
    <w:rsid w:val="001351F7"/>
    <w:rsid w:val="0013604C"/>
    <w:rsid w:val="001360D5"/>
    <w:rsid w:val="00136A6C"/>
    <w:rsid w:val="00141783"/>
    <w:rsid w:val="00144238"/>
    <w:rsid w:val="00151068"/>
    <w:rsid w:val="00151B8B"/>
    <w:rsid w:val="001538C8"/>
    <w:rsid w:val="00157250"/>
    <w:rsid w:val="00177FDD"/>
    <w:rsid w:val="001801DA"/>
    <w:rsid w:val="001819BB"/>
    <w:rsid w:val="00182872"/>
    <w:rsid w:val="001A4009"/>
    <w:rsid w:val="001A728B"/>
    <w:rsid w:val="001B1543"/>
    <w:rsid w:val="001C04C4"/>
    <w:rsid w:val="001C3D07"/>
    <w:rsid w:val="001C4480"/>
    <w:rsid w:val="001D1973"/>
    <w:rsid w:val="001D4ACE"/>
    <w:rsid w:val="001E0746"/>
    <w:rsid w:val="001F0DE7"/>
    <w:rsid w:val="001F52AF"/>
    <w:rsid w:val="001F5F81"/>
    <w:rsid w:val="001F7E3C"/>
    <w:rsid w:val="002018DD"/>
    <w:rsid w:val="00202CAE"/>
    <w:rsid w:val="0021263C"/>
    <w:rsid w:val="0021438F"/>
    <w:rsid w:val="00215670"/>
    <w:rsid w:val="00216930"/>
    <w:rsid w:val="00217CD4"/>
    <w:rsid w:val="00221856"/>
    <w:rsid w:val="00221FBE"/>
    <w:rsid w:val="00222F51"/>
    <w:rsid w:val="002241F7"/>
    <w:rsid w:val="002241FA"/>
    <w:rsid w:val="0022426D"/>
    <w:rsid w:val="0022788C"/>
    <w:rsid w:val="00235AAF"/>
    <w:rsid w:val="002477E2"/>
    <w:rsid w:val="00264E6A"/>
    <w:rsid w:val="00265D70"/>
    <w:rsid w:val="00274A39"/>
    <w:rsid w:val="00276ACF"/>
    <w:rsid w:val="002770F0"/>
    <w:rsid w:val="0028293D"/>
    <w:rsid w:val="0028795A"/>
    <w:rsid w:val="002929BC"/>
    <w:rsid w:val="00292E84"/>
    <w:rsid w:val="002A0DF0"/>
    <w:rsid w:val="002B1390"/>
    <w:rsid w:val="002B2752"/>
    <w:rsid w:val="002B4D95"/>
    <w:rsid w:val="002B7CE1"/>
    <w:rsid w:val="002C279E"/>
    <w:rsid w:val="002D14E6"/>
    <w:rsid w:val="002E7298"/>
    <w:rsid w:val="002F03AB"/>
    <w:rsid w:val="002F4D25"/>
    <w:rsid w:val="002F603F"/>
    <w:rsid w:val="002F7269"/>
    <w:rsid w:val="002F7F9B"/>
    <w:rsid w:val="00300643"/>
    <w:rsid w:val="003058EF"/>
    <w:rsid w:val="00311305"/>
    <w:rsid w:val="00313288"/>
    <w:rsid w:val="0031623F"/>
    <w:rsid w:val="00325179"/>
    <w:rsid w:val="00330336"/>
    <w:rsid w:val="00341C65"/>
    <w:rsid w:val="00342B06"/>
    <w:rsid w:val="0034353E"/>
    <w:rsid w:val="00352890"/>
    <w:rsid w:val="003552A3"/>
    <w:rsid w:val="003558C2"/>
    <w:rsid w:val="003621B2"/>
    <w:rsid w:val="00363582"/>
    <w:rsid w:val="00363E82"/>
    <w:rsid w:val="00374ED2"/>
    <w:rsid w:val="00375979"/>
    <w:rsid w:val="003850ED"/>
    <w:rsid w:val="00385B51"/>
    <w:rsid w:val="00393ED4"/>
    <w:rsid w:val="00394A37"/>
    <w:rsid w:val="003A4288"/>
    <w:rsid w:val="003A78A9"/>
    <w:rsid w:val="003B1697"/>
    <w:rsid w:val="003B4ABF"/>
    <w:rsid w:val="003B77F9"/>
    <w:rsid w:val="003C44DC"/>
    <w:rsid w:val="003C584F"/>
    <w:rsid w:val="003C7B04"/>
    <w:rsid w:val="003D0644"/>
    <w:rsid w:val="003D10D7"/>
    <w:rsid w:val="003D7B7A"/>
    <w:rsid w:val="003E4435"/>
    <w:rsid w:val="003E5DC4"/>
    <w:rsid w:val="003F3339"/>
    <w:rsid w:val="003F72FD"/>
    <w:rsid w:val="00400CCF"/>
    <w:rsid w:val="00401F41"/>
    <w:rsid w:val="004043B1"/>
    <w:rsid w:val="00410276"/>
    <w:rsid w:val="00411D34"/>
    <w:rsid w:val="0042408F"/>
    <w:rsid w:val="004372A3"/>
    <w:rsid w:val="0044599D"/>
    <w:rsid w:val="004537A8"/>
    <w:rsid w:val="0045680E"/>
    <w:rsid w:val="00473A9D"/>
    <w:rsid w:val="00475836"/>
    <w:rsid w:val="004816A1"/>
    <w:rsid w:val="004904C3"/>
    <w:rsid w:val="004A4AA4"/>
    <w:rsid w:val="004B217A"/>
    <w:rsid w:val="004B2298"/>
    <w:rsid w:val="004B28D4"/>
    <w:rsid w:val="004B2D5E"/>
    <w:rsid w:val="004C59E9"/>
    <w:rsid w:val="004C61A0"/>
    <w:rsid w:val="004E23E7"/>
    <w:rsid w:val="004E61F1"/>
    <w:rsid w:val="004F1A47"/>
    <w:rsid w:val="004F2A4F"/>
    <w:rsid w:val="004F2F86"/>
    <w:rsid w:val="004F5F0D"/>
    <w:rsid w:val="00503214"/>
    <w:rsid w:val="00506493"/>
    <w:rsid w:val="00520ABB"/>
    <w:rsid w:val="00520B17"/>
    <w:rsid w:val="00523943"/>
    <w:rsid w:val="00526B0B"/>
    <w:rsid w:val="00540E5D"/>
    <w:rsid w:val="005467D4"/>
    <w:rsid w:val="005475EA"/>
    <w:rsid w:val="00560284"/>
    <w:rsid w:val="00563697"/>
    <w:rsid w:val="00572001"/>
    <w:rsid w:val="005900C2"/>
    <w:rsid w:val="005905DE"/>
    <w:rsid w:val="00591B93"/>
    <w:rsid w:val="0059307F"/>
    <w:rsid w:val="005A2EDB"/>
    <w:rsid w:val="005A35D3"/>
    <w:rsid w:val="005A4C1A"/>
    <w:rsid w:val="005A7771"/>
    <w:rsid w:val="005B0E48"/>
    <w:rsid w:val="005B6DC7"/>
    <w:rsid w:val="005C3376"/>
    <w:rsid w:val="005D412E"/>
    <w:rsid w:val="005E3D14"/>
    <w:rsid w:val="005F0D2E"/>
    <w:rsid w:val="005F2885"/>
    <w:rsid w:val="00602B02"/>
    <w:rsid w:val="00610180"/>
    <w:rsid w:val="0061286B"/>
    <w:rsid w:val="00620546"/>
    <w:rsid w:val="00620991"/>
    <w:rsid w:val="00623600"/>
    <w:rsid w:val="00624595"/>
    <w:rsid w:val="006329A7"/>
    <w:rsid w:val="00650E7A"/>
    <w:rsid w:val="00651EC8"/>
    <w:rsid w:val="00660F68"/>
    <w:rsid w:val="00661198"/>
    <w:rsid w:val="0066602C"/>
    <w:rsid w:val="006729DA"/>
    <w:rsid w:val="00676B33"/>
    <w:rsid w:val="006868C3"/>
    <w:rsid w:val="00690F67"/>
    <w:rsid w:val="0069296F"/>
    <w:rsid w:val="00694CD2"/>
    <w:rsid w:val="006A4193"/>
    <w:rsid w:val="006B01F5"/>
    <w:rsid w:val="006B740A"/>
    <w:rsid w:val="006C4FA8"/>
    <w:rsid w:val="006D1C99"/>
    <w:rsid w:val="006D2D13"/>
    <w:rsid w:val="006D3C98"/>
    <w:rsid w:val="006D6FA2"/>
    <w:rsid w:val="006D7A73"/>
    <w:rsid w:val="006E25FD"/>
    <w:rsid w:val="006E310E"/>
    <w:rsid w:val="006F0687"/>
    <w:rsid w:val="006F7ED3"/>
    <w:rsid w:val="00712860"/>
    <w:rsid w:val="00712A1E"/>
    <w:rsid w:val="00715326"/>
    <w:rsid w:val="00715E3D"/>
    <w:rsid w:val="00720DBE"/>
    <w:rsid w:val="00725182"/>
    <w:rsid w:val="0073356B"/>
    <w:rsid w:val="00736FBD"/>
    <w:rsid w:val="007418E4"/>
    <w:rsid w:val="007519C8"/>
    <w:rsid w:val="00760E66"/>
    <w:rsid w:val="00761C88"/>
    <w:rsid w:val="00762528"/>
    <w:rsid w:val="007648DF"/>
    <w:rsid w:val="00766F36"/>
    <w:rsid w:val="00767709"/>
    <w:rsid w:val="00770C77"/>
    <w:rsid w:val="00775FBA"/>
    <w:rsid w:val="007806B7"/>
    <w:rsid w:val="0078222D"/>
    <w:rsid w:val="00786D68"/>
    <w:rsid w:val="007913D4"/>
    <w:rsid w:val="007962D6"/>
    <w:rsid w:val="00796FB4"/>
    <w:rsid w:val="007A34F5"/>
    <w:rsid w:val="007B2C1B"/>
    <w:rsid w:val="007B758F"/>
    <w:rsid w:val="007B7742"/>
    <w:rsid w:val="007C0420"/>
    <w:rsid w:val="007C0936"/>
    <w:rsid w:val="007C6318"/>
    <w:rsid w:val="007D4B91"/>
    <w:rsid w:val="007D71E7"/>
    <w:rsid w:val="007E3764"/>
    <w:rsid w:val="007F0434"/>
    <w:rsid w:val="007F4A31"/>
    <w:rsid w:val="00800C6D"/>
    <w:rsid w:val="00813C95"/>
    <w:rsid w:val="0081594F"/>
    <w:rsid w:val="008202F2"/>
    <w:rsid w:val="008247AD"/>
    <w:rsid w:val="00832391"/>
    <w:rsid w:val="0084049B"/>
    <w:rsid w:val="008502BB"/>
    <w:rsid w:val="008504C0"/>
    <w:rsid w:val="00853C5C"/>
    <w:rsid w:val="00861D04"/>
    <w:rsid w:val="00866B8A"/>
    <w:rsid w:val="00870DC5"/>
    <w:rsid w:val="00875BB8"/>
    <w:rsid w:val="00883B4F"/>
    <w:rsid w:val="008876C7"/>
    <w:rsid w:val="008A5A42"/>
    <w:rsid w:val="008B1B1A"/>
    <w:rsid w:val="008B6FB1"/>
    <w:rsid w:val="008C1CE6"/>
    <w:rsid w:val="008C2E7B"/>
    <w:rsid w:val="008C3EFA"/>
    <w:rsid w:val="008D0455"/>
    <w:rsid w:val="008D6F95"/>
    <w:rsid w:val="008E0132"/>
    <w:rsid w:val="008E2748"/>
    <w:rsid w:val="008E6A2D"/>
    <w:rsid w:val="008F3B73"/>
    <w:rsid w:val="008F49A8"/>
    <w:rsid w:val="008F6870"/>
    <w:rsid w:val="00900125"/>
    <w:rsid w:val="00905F53"/>
    <w:rsid w:val="009143F3"/>
    <w:rsid w:val="00915D34"/>
    <w:rsid w:val="00917E22"/>
    <w:rsid w:val="00917F60"/>
    <w:rsid w:val="00921262"/>
    <w:rsid w:val="009216F2"/>
    <w:rsid w:val="00923E6D"/>
    <w:rsid w:val="00927DA9"/>
    <w:rsid w:val="00940AFE"/>
    <w:rsid w:val="00945810"/>
    <w:rsid w:val="00952580"/>
    <w:rsid w:val="00955CAE"/>
    <w:rsid w:val="0096356A"/>
    <w:rsid w:val="00977924"/>
    <w:rsid w:val="009830BA"/>
    <w:rsid w:val="009A1697"/>
    <w:rsid w:val="009A2D24"/>
    <w:rsid w:val="009A3B16"/>
    <w:rsid w:val="009C12B1"/>
    <w:rsid w:val="009D7091"/>
    <w:rsid w:val="009D7342"/>
    <w:rsid w:val="009E149F"/>
    <w:rsid w:val="009E243A"/>
    <w:rsid w:val="009E4D70"/>
    <w:rsid w:val="009F1552"/>
    <w:rsid w:val="009F4F56"/>
    <w:rsid w:val="00A010EE"/>
    <w:rsid w:val="00A057CC"/>
    <w:rsid w:val="00A12DD4"/>
    <w:rsid w:val="00A13369"/>
    <w:rsid w:val="00A16507"/>
    <w:rsid w:val="00A203D9"/>
    <w:rsid w:val="00A23778"/>
    <w:rsid w:val="00A27538"/>
    <w:rsid w:val="00A5090F"/>
    <w:rsid w:val="00A54A42"/>
    <w:rsid w:val="00A64CCB"/>
    <w:rsid w:val="00A65A6B"/>
    <w:rsid w:val="00A66017"/>
    <w:rsid w:val="00A66333"/>
    <w:rsid w:val="00A769CB"/>
    <w:rsid w:val="00A770A6"/>
    <w:rsid w:val="00A77921"/>
    <w:rsid w:val="00A83243"/>
    <w:rsid w:val="00A83AF6"/>
    <w:rsid w:val="00A85993"/>
    <w:rsid w:val="00AB419D"/>
    <w:rsid w:val="00AB7219"/>
    <w:rsid w:val="00AC7425"/>
    <w:rsid w:val="00AC7EA1"/>
    <w:rsid w:val="00AD179B"/>
    <w:rsid w:val="00AE030E"/>
    <w:rsid w:val="00AE38F3"/>
    <w:rsid w:val="00AE7A6D"/>
    <w:rsid w:val="00AE7FE8"/>
    <w:rsid w:val="00AF6FEF"/>
    <w:rsid w:val="00B0121F"/>
    <w:rsid w:val="00B0329E"/>
    <w:rsid w:val="00B1070F"/>
    <w:rsid w:val="00B12BBF"/>
    <w:rsid w:val="00B1556F"/>
    <w:rsid w:val="00B22E28"/>
    <w:rsid w:val="00B24259"/>
    <w:rsid w:val="00B303D9"/>
    <w:rsid w:val="00B35BF0"/>
    <w:rsid w:val="00B36128"/>
    <w:rsid w:val="00B42A61"/>
    <w:rsid w:val="00B46889"/>
    <w:rsid w:val="00B63C09"/>
    <w:rsid w:val="00B701BE"/>
    <w:rsid w:val="00B753D5"/>
    <w:rsid w:val="00B775D3"/>
    <w:rsid w:val="00B83C85"/>
    <w:rsid w:val="00B84398"/>
    <w:rsid w:val="00B84438"/>
    <w:rsid w:val="00B84BA2"/>
    <w:rsid w:val="00B91412"/>
    <w:rsid w:val="00B968A0"/>
    <w:rsid w:val="00B97707"/>
    <w:rsid w:val="00BA00B3"/>
    <w:rsid w:val="00BA2D39"/>
    <w:rsid w:val="00BA4239"/>
    <w:rsid w:val="00BA5067"/>
    <w:rsid w:val="00BA7958"/>
    <w:rsid w:val="00BB1A5E"/>
    <w:rsid w:val="00BB2215"/>
    <w:rsid w:val="00BB2FC5"/>
    <w:rsid w:val="00BC5A69"/>
    <w:rsid w:val="00BD0B49"/>
    <w:rsid w:val="00BD18C0"/>
    <w:rsid w:val="00BD1A82"/>
    <w:rsid w:val="00BD5978"/>
    <w:rsid w:val="00BE6168"/>
    <w:rsid w:val="00BE7B90"/>
    <w:rsid w:val="00BF2836"/>
    <w:rsid w:val="00BF358F"/>
    <w:rsid w:val="00BF4414"/>
    <w:rsid w:val="00C07ADF"/>
    <w:rsid w:val="00C328C6"/>
    <w:rsid w:val="00C348CC"/>
    <w:rsid w:val="00C51793"/>
    <w:rsid w:val="00C53AA4"/>
    <w:rsid w:val="00C551DA"/>
    <w:rsid w:val="00C62C19"/>
    <w:rsid w:val="00C65604"/>
    <w:rsid w:val="00C67628"/>
    <w:rsid w:val="00C7140A"/>
    <w:rsid w:val="00C72480"/>
    <w:rsid w:val="00C72CC4"/>
    <w:rsid w:val="00C75B06"/>
    <w:rsid w:val="00C7646C"/>
    <w:rsid w:val="00C771A0"/>
    <w:rsid w:val="00C82D58"/>
    <w:rsid w:val="00C8797A"/>
    <w:rsid w:val="00C90772"/>
    <w:rsid w:val="00C90CFE"/>
    <w:rsid w:val="00C92D0F"/>
    <w:rsid w:val="00C953F2"/>
    <w:rsid w:val="00CA5559"/>
    <w:rsid w:val="00CB0546"/>
    <w:rsid w:val="00CC2F32"/>
    <w:rsid w:val="00CD2769"/>
    <w:rsid w:val="00CD3B15"/>
    <w:rsid w:val="00CE6A0F"/>
    <w:rsid w:val="00CF26C0"/>
    <w:rsid w:val="00CF36AD"/>
    <w:rsid w:val="00D0221E"/>
    <w:rsid w:val="00D03DD7"/>
    <w:rsid w:val="00D04799"/>
    <w:rsid w:val="00D068AB"/>
    <w:rsid w:val="00D12548"/>
    <w:rsid w:val="00D23B05"/>
    <w:rsid w:val="00D258EC"/>
    <w:rsid w:val="00D314B3"/>
    <w:rsid w:val="00D46276"/>
    <w:rsid w:val="00D466C4"/>
    <w:rsid w:val="00D53C9F"/>
    <w:rsid w:val="00D66BB8"/>
    <w:rsid w:val="00D70979"/>
    <w:rsid w:val="00D717F3"/>
    <w:rsid w:val="00D73F42"/>
    <w:rsid w:val="00D841A1"/>
    <w:rsid w:val="00D97404"/>
    <w:rsid w:val="00D97BF5"/>
    <w:rsid w:val="00DA1E9B"/>
    <w:rsid w:val="00DA53B9"/>
    <w:rsid w:val="00DB0F89"/>
    <w:rsid w:val="00DB31FB"/>
    <w:rsid w:val="00DB7C89"/>
    <w:rsid w:val="00DC4164"/>
    <w:rsid w:val="00DC4E2D"/>
    <w:rsid w:val="00DC6C88"/>
    <w:rsid w:val="00DD0184"/>
    <w:rsid w:val="00DE027A"/>
    <w:rsid w:val="00DE081B"/>
    <w:rsid w:val="00DE0FC7"/>
    <w:rsid w:val="00DE32E6"/>
    <w:rsid w:val="00DF5819"/>
    <w:rsid w:val="00E00E09"/>
    <w:rsid w:val="00E01A67"/>
    <w:rsid w:val="00E03940"/>
    <w:rsid w:val="00E24495"/>
    <w:rsid w:val="00E25845"/>
    <w:rsid w:val="00E26319"/>
    <w:rsid w:val="00E27239"/>
    <w:rsid w:val="00E369EA"/>
    <w:rsid w:val="00E41E7B"/>
    <w:rsid w:val="00E4451D"/>
    <w:rsid w:val="00E4521C"/>
    <w:rsid w:val="00E47A1D"/>
    <w:rsid w:val="00E50B5F"/>
    <w:rsid w:val="00E546CA"/>
    <w:rsid w:val="00E55EFD"/>
    <w:rsid w:val="00E57460"/>
    <w:rsid w:val="00E607B9"/>
    <w:rsid w:val="00E61A5A"/>
    <w:rsid w:val="00E65018"/>
    <w:rsid w:val="00E82AF9"/>
    <w:rsid w:val="00E9148E"/>
    <w:rsid w:val="00E94510"/>
    <w:rsid w:val="00E9571B"/>
    <w:rsid w:val="00E97FE4"/>
    <w:rsid w:val="00EA5642"/>
    <w:rsid w:val="00EB0B01"/>
    <w:rsid w:val="00EB1D8F"/>
    <w:rsid w:val="00EB3BC4"/>
    <w:rsid w:val="00EB50E0"/>
    <w:rsid w:val="00EB5733"/>
    <w:rsid w:val="00EC4918"/>
    <w:rsid w:val="00EE4BEB"/>
    <w:rsid w:val="00EF5072"/>
    <w:rsid w:val="00EF5695"/>
    <w:rsid w:val="00EF5D2A"/>
    <w:rsid w:val="00EF654A"/>
    <w:rsid w:val="00F024CC"/>
    <w:rsid w:val="00F067AC"/>
    <w:rsid w:val="00F174F1"/>
    <w:rsid w:val="00F251B5"/>
    <w:rsid w:val="00F26121"/>
    <w:rsid w:val="00F27379"/>
    <w:rsid w:val="00F3110B"/>
    <w:rsid w:val="00F31CE8"/>
    <w:rsid w:val="00F40B43"/>
    <w:rsid w:val="00F42DD9"/>
    <w:rsid w:val="00F47157"/>
    <w:rsid w:val="00F5569D"/>
    <w:rsid w:val="00F6129A"/>
    <w:rsid w:val="00F659E0"/>
    <w:rsid w:val="00F72A5A"/>
    <w:rsid w:val="00F877C6"/>
    <w:rsid w:val="00F9204B"/>
    <w:rsid w:val="00F93209"/>
    <w:rsid w:val="00F951D4"/>
    <w:rsid w:val="00FA07FD"/>
    <w:rsid w:val="00FA7AC1"/>
    <w:rsid w:val="00FB6C45"/>
    <w:rsid w:val="00FB7C8E"/>
    <w:rsid w:val="00FC0904"/>
    <w:rsid w:val="00FC1692"/>
    <w:rsid w:val="00FC3865"/>
    <w:rsid w:val="00FC58BC"/>
    <w:rsid w:val="00FC5B23"/>
    <w:rsid w:val="00FD0CDE"/>
    <w:rsid w:val="00FD1799"/>
    <w:rsid w:val="00FE0530"/>
    <w:rsid w:val="00FE2CC6"/>
    <w:rsid w:val="00FE6EDF"/>
    <w:rsid w:val="00FE7A65"/>
  </w:rsids>
  <m:mathPr>
    <m:mathFont m:val="Cambria Math"/>
    <m:brkBin m:val="before"/>
    <m:brkBinSub m:val="--"/>
    <m:smallFrac m:val="0"/>
    <m:dispDef/>
    <m:lMargin m:val="0"/>
    <m:rMargin m:val="0"/>
    <m:defJc m:val="centerGroup"/>
    <m:wrapIndent m:val="1440"/>
    <m:intLim m:val="subSup"/>
    <m:naryLim m:val="undOvr"/>
  </m:mathPr>
  <w:themeFontLang w:val="en-RU"/>
  <w:clrSchemeMapping w:bg1="light1" w:t1="dark1" w:bg2="light2" w:t2="dark2" w:accent1="accent1" w:accent2="accent2" w:accent3="accent3" w:accent4="accent4" w:accent5="accent5" w:accent6="accent6" w:hyperlink="hyperlink" w:followedHyperlink="followedHyperlink"/>
  <w:decimalSymbol w:val=","/>
  <w:listSeparator w:val=","/>
  <w14:docId w14:val="727A040B"/>
  <w15:chartTrackingRefBased/>
  <w15:docId w15:val="{A02C80C0-6773-C340-ABF7-9A1DC0821B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R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3352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3352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3352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3352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3352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33529"/>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3529"/>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3529"/>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3529"/>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352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3352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3352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3352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3352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3352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352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352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3529"/>
    <w:rPr>
      <w:rFonts w:eastAsiaTheme="majorEastAsia" w:cstheme="majorBidi"/>
      <w:color w:val="272727" w:themeColor="text1" w:themeTint="D8"/>
    </w:rPr>
  </w:style>
  <w:style w:type="paragraph" w:styleId="Title">
    <w:name w:val="Title"/>
    <w:basedOn w:val="Normal"/>
    <w:next w:val="Normal"/>
    <w:link w:val="TitleChar"/>
    <w:uiPriority w:val="10"/>
    <w:qFormat/>
    <w:rsid w:val="00133529"/>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352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3529"/>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352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3529"/>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33529"/>
    <w:rPr>
      <w:i/>
      <w:iCs/>
      <w:color w:val="404040" w:themeColor="text1" w:themeTint="BF"/>
    </w:rPr>
  </w:style>
  <w:style w:type="paragraph" w:styleId="ListParagraph">
    <w:name w:val="List Paragraph"/>
    <w:basedOn w:val="Normal"/>
    <w:uiPriority w:val="34"/>
    <w:qFormat/>
    <w:rsid w:val="00133529"/>
    <w:pPr>
      <w:ind w:left="720"/>
      <w:contextualSpacing/>
    </w:pPr>
  </w:style>
  <w:style w:type="character" w:styleId="IntenseEmphasis">
    <w:name w:val="Intense Emphasis"/>
    <w:basedOn w:val="DefaultParagraphFont"/>
    <w:uiPriority w:val="21"/>
    <w:qFormat/>
    <w:rsid w:val="00133529"/>
    <w:rPr>
      <w:i/>
      <w:iCs/>
      <w:color w:val="2F5496" w:themeColor="accent1" w:themeShade="BF"/>
    </w:rPr>
  </w:style>
  <w:style w:type="paragraph" w:styleId="IntenseQuote">
    <w:name w:val="Intense Quote"/>
    <w:basedOn w:val="Normal"/>
    <w:next w:val="Normal"/>
    <w:link w:val="IntenseQuoteChar"/>
    <w:uiPriority w:val="30"/>
    <w:qFormat/>
    <w:rsid w:val="0013352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33529"/>
    <w:rPr>
      <w:i/>
      <w:iCs/>
      <w:color w:val="2F5496" w:themeColor="accent1" w:themeShade="BF"/>
    </w:rPr>
  </w:style>
  <w:style w:type="character" w:styleId="IntenseReference">
    <w:name w:val="Intense Reference"/>
    <w:basedOn w:val="DefaultParagraphFont"/>
    <w:uiPriority w:val="32"/>
    <w:qFormat/>
    <w:rsid w:val="00133529"/>
    <w:rPr>
      <w:b/>
      <w:bCs/>
      <w:smallCaps/>
      <w:color w:val="2F5496" w:themeColor="accent1" w:themeShade="BF"/>
      <w:spacing w:val="5"/>
    </w:rPr>
  </w:style>
  <w:style w:type="character" w:customStyle="1" w:styleId="apple-converted-space">
    <w:name w:val="apple-converted-space"/>
    <w:basedOn w:val="DefaultParagraphFont"/>
    <w:rsid w:val="00133529"/>
  </w:style>
  <w:style w:type="character" w:styleId="Hyperlink">
    <w:name w:val="Hyperlink"/>
    <w:basedOn w:val="DefaultParagraphFont"/>
    <w:uiPriority w:val="99"/>
    <w:semiHidden/>
    <w:unhideWhenUsed/>
    <w:rsid w:val="00133529"/>
    <w:rPr>
      <w:color w:val="0000FF"/>
      <w:u w:val="single"/>
    </w:rPr>
  </w:style>
  <w:style w:type="character" w:styleId="FollowedHyperlink">
    <w:name w:val="FollowedHyperlink"/>
    <w:basedOn w:val="DefaultParagraphFont"/>
    <w:uiPriority w:val="99"/>
    <w:semiHidden/>
    <w:unhideWhenUsed/>
    <w:rsid w:val="00B42A61"/>
    <w:rPr>
      <w:color w:val="954F72" w:themeColor="followedHyperlink"/>
      <w:u w:val="single"/>
    </w:rPr>
  </w:style>
  <w:style w:type="paragraph" w:styleId="Revision">
    <w:name w:val="Revision"/>
    <w:hidden/>
    <w:uiPriority w:val="99"/>
    <w:semiHidden/>
    <w:rsid w:val="003B77F9"/>
  </w:style>
  <w:style w:type="character" w:styleId="CommentReference">
    <w:name w:val="annotation reference"/>
    <w:basedOn w:val="DefaultParagraphFont"/>
    <w:uiPriority w:val="99"/>
    <w:semiHidden/>
    <w:unhideWhenUsed/>
    <w:rsid w:val="00B36128"/>
    <w:rPr>
      <w:sz w:val="16"/>
      <w:szCs w:val="16"/>
    </w:rPr>
  </w:style>
  <w:style w:type="paragraph" w:styleId="CommentText">
    <w:name w:val="annotation text"/>
    <w:basedOn w:val="Normal"/>
    <w:link w:val="CommentTextChar"/>
    <w:uiPriority w:val="99"/>
    <w:semiHidden/>
    <w:unhideWhenUsed/>
    <w:rsid w:val="00B36128"/>
    <w:rPr>
      <w:sz w:val="20"/>
      <w:szCs w:val="20"/>
    </w:rPr>
  </w:style>
  <w:style w:type="character" w:customStyle="1" w:styleId="CommentTextChar">
    <w:name w:val="Comment Text Char"/>
    <w:basedOn w:val="DefaultParagraphFont"/>
    <w:link w:val="CommentText"/>
    <w:uiPriority w:val="99"/>
    <w:semiHidden/>
    <w:rsid w:val="00B36128"/>
    <w:rPr>
      <w:sz w:val="20"/>
      <w:szCs w:val="20"/>
    </w:rPr>
  </w:style>
  <w:style w:type="paragraph" w:styleId="CommentSubject">
    <w:name w:val="annotation subject"/>
    <w:basedOn w:val="CommentText"/>
    <w:next w:val="CommentText"/>
    <w:link w:val="CommentSubjectChar"/>
    <w:uiPriority w:val="99"/>
    <w:semiHidden/>
    <w:unhideWhenUsed/>
    <w:rsid w:val="00B36128"/>
    <w:rPr>
      <w:b/>
      <w:bCs/>
    </w:rPr>
  </w:style>
  <w:style w:type="character" w:customStyle="1" w:styleId="CommentSubjectChar">
    <w:name w:val="Comment Subject Char"/>
    <w:basedOn w:val="CommentTextChar"/>
    <w:link w:val="CommentSubject"/>
    <w:uiPriority w:val="99"/>
    <w:semiHidden/>
    <w:rsid w:val="00B36128"/>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comments" Target="comments.xml"/><Relationship Id="rId12" Type="http://schemas.microsoft.com/office/2011/relationships/people" Target="peop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journals.plos.org/plosgenetics/article?id=10.1371/journal.pgen.1001301" TargetMode="External"/><Relationship Id="rId11" Type="http://schemas.openxmlformats.org/officeDocument/2006/relationships/fontTable" Target="fontTable.xml"/><Relationship Id="rId5" Type="http://schemas.openxmlformats.org/officeDocument/2006/relationships/hyperlink" Target="https://www.pnas.org/doi/full/10.1073/pnas.2012331117" TargetMode="External"/><Relationship Id="rId10" Type="http://schemas.microsoft.com/office/2018/08/relationships/commentsExtensible" Target="commentsExtensible.xml"/><Relationship Id="rId4" Type="http://schemas.openxmlformats.org/officeDocument/2006/relationships/hyperlink" Target="https://journals.plos.org/plospathogens/article?id=10.1371/journal.ppat.1009669" TargetMode="External"/><Relationship Id="rId9" Type="http://schemas.microsoft.com/office/2016/09/relationships/commentsIds" Target="commentsId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12</Pages>
  <Words>10802</Words>
  <Characters>61575</Characters>
  <Application>Microsoft Office Word</Application>
  <DocSecurity>0</DocSecurity>
  <Lines>513</Lines>
  <Paragraphs>144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72233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8</cp:revision>
  <dcterms:created xsi:type="dcterms:W3CDTF">2026-05-05T16:54:00Z</dcterms:created>
  <dcterms:modified xsi:type="dcterms:W3CDTF">2026-05-05T17:14:00Z</dcterms:modified>
</cp:coreProperties>
</file>