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960518" w14:textId="2B027F2E" w:rsidR="0087149A" w:rsidRPr="004A20DB" w:rsidRDefault="00776D51">
      <w:pPr>
        <w:spacing w:line="360" w:lineRule="auto"/>
        <w:jc w:val="center"/>
        <w:rPr>
          <w:rFonts w:ascii="Times New Roman" w:eastAsia="Times New Roman" w:hAnsi="Times New Roman" w:cs="Times New Roman"/>
          <w:b/>
          <w:sz w:val="32"/>
          <w:szCs w:val="32"/>
        </w:rPr>
      </w:pPr>
      <w:ins w:id="0" w:author="Author" w:date="2026-10-25T23:32:00Z">
        <w:r w:rsidRPr="006215BC">
          <w:rPr>
            <w:rFonts w:ascii="Times New Roman" w:hAnsi="Times New Roman" w:cs="Times New Roman"/>
            <w:b/>
            <w:color w:val="222222"/>
            <w:spacing w:val="2"/>
            <w:sz w:val="32"/>
            <w:szCs w:val="32"/>
            <w:lang w:val="en-US"/>
            <w:rPrChange w:id="1" w:author="Author" w:date="2026-10-25T23:32:00Z">
              <w:rPr>
                <w:color w:val="222222"/>
                <w:spacing w:val="2"/>
                <w:lang w:val="en-US"/>
              </w:rPr>
            </w:rPrChange>
          </w:rPr>
          <w:t>Epistasis detection and fitness valleys in SARS-CoV-2 evolution</w:t>
        </w:r>
      </w:ins>
      <w:del w:id="2" w:author="Author" w:date="2026-10-25T23:32:00Z">
        <w:r w:rsidR="00C14A46" w:rsidDel="00776D51">
          <w:rPr>
            <w:rFonts w:ascii="Times New Roman" w:eastAsia="Times New Roman" w:hAnsi="Times New Roman" w:cs="Times New Roman"/>
            <w:b/>
            <w:sz w:val="32"/>
            <w:szCs w:val="32"/>
          </w:rPr>
          <w:delText>E</w:delText>
        </w:r>
        <w:r w:rsidR="0076272C" w:rsidRPr="004A20DB" w:rsidDel="00776D51">
          <w:rPr>
            <w:rFonts w:ascii="Times New Roman" w:eastAsia="Times New Roman" w:hAnsi="Times New Roman" w:cs="Times New Roman"/>
            <w:b/>
            <w:sz w:val="32"/>
            <w:szCs w:val="32"/>
          </w:rPr>
          <w:delText>pistasis detection</w:delText>
        </w:r>
        <w:r w:rsidR="008E3312" w:rsidDel="00776D51">
          <w:rPr>
            <w:rFonts w:ascii="Times New Roman" w:eastAsia="Times New Roman" w:hAnsi="Times New Roman" w:cs="Times New Roman"/>
            <w:b/>
            <w:sz w:val="32"/>
            <w:szCs w:val="32"/>
          </w:rPr>
          <w:delText xml:space="preserve"> </w:delText>
        </w:r>
        <w:r w:rsidR="0076272C" w:rsidRPr="004A20DB" w:rsidDel="00776D51">
          <w:rPr>
            <w:rFonts w:ascii="Times New Roman" w:eastAsia="Times New Roman" w:hAnsi="Times New Roman" w:cs="Times New Roman"/>
            <w:b/>
            <w:sz w:val="32"/>
            <w:szCs w:val="32"/>
          </w:rPr>
          <w:delText xml:space="preserve">and fitness valleys in </w:delText>
        </w:r>
        <w:r w:rsidR="008E3312" w:rsidDel="00776D51">
          <w:rPr>
            <w:rFonts w:ascii="Times New Roman" w:eastAsia="Times New Roman" w:hAnsi="Times New Roman" w:cs="Times New Roman"/>
            <w:b/>
            <w:sz w:val="32"/>
            <w:szCs w:val="32"/>
          </w:rPr>
          <w:delText xml:space="preserve">viral </w:delText>
        </w:r>
        <w:r w:rsidR="0076272C" w:rsidRPr="004A20DB" w:rsidDel="00776D51">
          <w:rPr>
            <w:rFonts w:ascii="Times New Roman" w:eastAsia="Times New Roman" w:hAnsi="Times New Roman" w:cs="Times New Roman"/>
            <w:b/>
            <w:sz w:val="32"/>
            <w:szCs w:val="32"/>
          </w:rPr>
          <w:delText>evolution</w:delText>
        </w:r>
      </w:del>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3" w:name="lnsckkfvqiem" w:colFirst="0" w:colLast="0"/>
      <w:bookmarkStart w:id="4" w:name="o1rntmh8698a" w:colFirst="0" w:colLast="0"/>
      <w:bookmarkStart w:id="5" w:name="via2le7xob24" w:colFirst="0" w:colLast="0"/>
      <w:bookmarkStart w:id="6" w:name="wcdjqore1275" w:colFirst="0" w:colLast="0"/>
      <w:bookmarkEnd w:id="3"/>
      <w:bookmarkEnd w:id="4"/>
      <w:bookmarkEnd w:id="5"/>
      <w:bookmarkEnd w:id="6"/>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w:t>
      </w:r>
      <w:del w:id="7" w:author="Author" w:date="2026-10-25T22:48:00Z">
        <w:r w:rsidR="008E3312" w:rsidDel="009A17DB">
          <w:rPr>
            <w:rFonts w:ascii="Times New Roman" w:eastAsia="Times New Roman" w:hAnsi="Times New Roman" w:cs="Times New Roman"/>
            <w:sz w:val="24"/>
            <w:szCs w:val="24"/>
          </w:rPr>
          <w:delText>.</w:delText>
        </w:r>
      </w:del>
      <w:r w:rsidR="008E3312">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rsidP="006215B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sidRPr="006215BC">
        <w:rPr>
          <w:rFonts w:ascii="Times New Roman" w:eastAsia="Times New Roman" w:hAnsi="Times New Roman" w:cs="Times New Roman"/>
          <w:sz w:val="24"/>
          <w:szCs w:val="24"/>
          <w:rPrChange w:id="8" w:author="Author" w:date="2026-10-26T00:36:00Z" w16du:dateUtc="2026-10-25T21:36:00Z">
            <w:rPr>
              <w:rFonts w:ascii="Times New Roman" w:hAnsi="Times New Roman" w:cs="Times New Roman"/>
              <w:bCs/>
              <w:sz w:val="24"/>
              <w:szCs w:val="24"/>
              <w:lang w:val="en-US"/>
            </w:rPr>
          </w:rPrChange>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sidRPr="006215BC">
        <w:rPr>
          <w:rFonts w:ascii="Times New Roman" w:eastAsia="Times New Roman" w:hAnsi="Times New Roman" w:cs="Times New Roman"/>
          <w:sz w:val="24"/>
          <w:szCs w:val="24"/>
          <w:rPrChange w:id="9" w:author="Author" w:date="2026-10-26T00:36:00Z" w16du:dateUtc="2026-10-25T21:36:00Z">
            <w:rPr>
              <w:rFonts w:ascii="Times New Roman" w:hAnsi="Times New Roman" w:cs="Times New Roman"/>
              <w:bCs/>
              <w:sz w:val="24"/>
              <w:szCs w:val="24"/>
              <w:lang w:val="en-US"/>
            </w:rPr>
          </w:rPrChange>
        </w:rPr>
        <w:instrText xml:space="preserve"> ADDIN EN.CITE </w:instrText>
      </w:r>
      <w:r w:rsidR="00CD5292" w:rsidRPr="006215BC">
        <w:rPr>
          <w:rFonts w:ascii="Times New Roman" w:eastAsia="Times New Roman" w:hAnsi="Times New Roman" w:cs="Times New Roman"/>
          <w:sz w:val="24"/>
          <w:szCs w:val="24"/>
          <w:rPrChange w:id="10" w:author="Author" w:date="2026-10-26T00:36:00Z" w16du:dateUtc="2026-10-25T21:36:00Z">
            <w:rPr>
              <w:rFonts w:ascii="Times New Roman" w:hAnsi="Times New Roman" w:cs="Times New Roman"/>
              <w:bCs/>
              <w:sz w:val="24"/>
              <w:szCs w:val="24"/>
              <w:lang w:val="en-US"/>
            </w:rPr>
          </w:rPrChange>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sidRPr="006215BC">
        <w:rPr>
          <w:rFonts w:ascii="Times New Roman" w:eastAsia="Times New Roman" w:hAnsi="Times New Roman" w:cs="Times New Roman"/>
          <w:sz w:val="24"/>
          <w:szCs w:val="24"/>
          <w:rPrChange w:id="11" w:author="Author" w:date="2026-10-26T00:36:00Z" w16du:dateUtc="2026-10-25T21:36:00Z">
            <w:rPr>
              <w:rFonts w:ascii="Times New Roman" w:hAnsi="Times New Roman" w:cs="Times New Roman"/>
              <w:bCs/>
              <w:sz w:val="24"/>
              <w:szCs w:val="24"/>
              <w:lang w:val="en-US"/>
            </w:rPr>
          </w:rPrChange>
        </w:rPr>
        <w:instrText xml:space="preserve"> ADDIN EN.CITE.DATA </w:instrText>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12" w:author="Author" w:date="2026-10-26T00:36:00Z" w16du:dateUtc="2026-10-25T21:36:00Z">
            <w:rPr>
              <w:rFonts w:ascii="Times New Roman" w:hAnsi="Times New Roman" w:cs="Times New Roman"/>
              <w:bCs/>
              <w:sz w:val="24"/>
              <w:szCs w:val="24"/>
              <w:lang w:val="en-US"/>
            </w:rPr>
          </w:rPrChange>
        </w:rPr>
        <w:fldChar w:fldCharType="end"/>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13" w:author="Author" w:date="2026-10-26T00:36:00Z" w16du:dateUtc="2026-10-25T21:36:00Z">
            <w:rPr>
              <w:rFonts w:ascii="Times New Roman" w:hAnsi="Times New Roman" w:cs="Times New Roman"/>
              <w:bCs/>
              <w:sz w:val="24"/>
              <w:szCs w:val="24"/>
              <w:lang w:val="en-US"/>
            </w:rPr>
          </w:rPrChange>
        </w:rPr>
        <w:fldChar w:fldCharType="separate"/>
      </w:r>
      <w:r w:rsidR="00CD5292" w:rsidRPr="006215BC">
        <w:rPr>
          <w:rFonts w:ascii="Times New Roman" w:eastAsia="Times New Roman" w:hAnsi="Times New Roman" w:cs="Times New Roman"/>
          <w:sz w:val="24"/>
          <w:szCs w:val="24"/>
          <w:rPrChange w:id="14" w:author="Author" w:date="2026-10-26T00:36:00Z" w16du:dateUtc="2026-10-25T21:36:00Z">
            <w:rPr>
              <w:rFonts w:ascii="Times New Roman" w:hAnsi="Times New Roman" w:cs="Times New Roman"/>
              <w:bCs/>
              <w:noProof/>
              <w:sz w:val="24"/>
              <w:szCs w:val="24"/>
              <w:lang w:val="en-US"/>
            </w:rPr>
          </w:rPrChange>
        </w:rPr>
        <w:t>[8-11]</w:t>
      </w:r>
      <w:r w:rsidR="00CD5292" w:rsidRPr="006215BC">
        <w:rPr>
          <w:rFonts w:ascii="Times New Roman" w:eastAsia="Times New Roman" w:hAnsi="Times New Roman" w:cs="Times New Roman"/>
          <w:sz w:val="24"/>
          <w:szCs w:val="24"/>
          <w:rPrChange w:id="15" w:author="Author" w:date="2026-10-26T00:36:00Z" w16du:dateUtc="2026-10-25T21:36:00Z">
            <w:rPr>
              <w:rFonts w:ascii="Times New Roman" w:hAnsi="Times New Roman" w:cs="Times New Roman"/>
              <w:bCs/>
              <w:sz w:val="24"/>
              <w:szCs w:val="24"/>
              <w:lang w:val="en-US"/>
            </w:rPr>
          </w:rPrChange>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sidRPr="006215BC">
        <w:rPr>
          <w:rFonts w:ascii="Times New Roman" w:eastAsia="Times New Roman" w:hAnsi="Times New Roman" w:cs="Times New Roman"/>
          <w:sz w:val="24"/>
          <w:szCs w:val="24"/>
          <w:rPrChange w:id="16" w:author="Author" w:date="2026-10-26T00:36:00Z" w16du:dateUtc="2026-10-25T21:36:00Z">
            <w:rPr>
              <w:rFonts w:ascii="Times New Roman" w:hAnsi="Times New Roman" w:cs="Times New Roman"/>
              <w:bCs/>
              <w:sz w:val="24"/>
              <w:szCs w:val="24"/>
              <w:lang w:val="en-US"/>
            </w:rPr>
          </w:rPrChange>
        </w:rPr>
        <w:fldChar w:fldCharType="begin"/>
      </w:r>
      <w:r w:rsidR="00CD5292" w:rsidRPr="006215BC">
        <w:rPr>
          <w:rFonts w:ascii="Times New Roman" w:eastAsia="Times New Roman" w:hAnsi="Times New Roman" w:cs="Times New Roman"/>
          <w:sz w:val="24"/>
          <w:szCs w:val="24"/>
          <w:rPrChange w:id="17" w:author="Author" w:date="2026-10-26T00:36:00Z" w16du:dateUtc="2026-10-25T21:36:00Z">
            <w:rPr>
              <w:rFonts w:ascii="Times New Roman" w:hAnsi="Times New Roman" w:cs="Times New Roman"/>
              <w:bCs/>
              <w:sz w:val="24"/>
              <w:szCs w:val="24"/>
              <w:lang w:val="en-US"/>
            </w:rPr>
          </w:rPrChange>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sidRPr="006215BC">
        <w:rPr>
          <w:rFonts w:ascii="Times New Roman" w:eastAsia="Times New Roman" w:hAnsi="Times New Roman" w:cs="Times New Roman"/>
          <w:sz w:val="24"/>
          <w:szCs w:val="24"/>
          <w:rPrChange w:id="18" w:author="Author" w:date="2026-10-26T00:36:00Z" w16du:dateUtc="2026-10-25T21:36:00Z">
            <w:rPr>
              <w:rFonts w:ascii="Times New Roman" w:hAnsi="Times New Roman" w:cs="Times New Roman"/>
              <w:bCs/>
              <w:sz w:val="24"/>
              <w:szCs w:val="24"/>
              <w:lang w:val="en-US"/>
            </w:rPr>
          </w:rPrChange>
        </w:rPr>
        <w:fldChar w:fldCharType="separate"/>
      </w:r>
      <w:r w:rsidR="00CD5292" w:rsidRPr="006215BC">
        <w:rPr>
          <w:rFonts w:ascii="Times New Roman" w:eastAsia="Times New Roman" w:hAnsi="Times New Roman" w:cs="Times New Roman"/>
          <w:sz w:val="24"/>
          <w:szCs w:val="24"/>
          <w:rPrChange w:id="19" w:author="Author" w:date="2026-10-26T00:36:00Z" w16du:dateUtc="2026-10-25T21:36:00Z">
            <w:rPr>
              <w:rFonts w:ascii="Times New Roman" w:hAnsi="Times New Roman" w:cs="Times New Roman"/>
              <w:bCs/>
              <w:noProof/>
              <w:sz w:val="24"/>
              <w:szCs w:val="24"/>
              <w:lang w:val="en-US"/>
            </w:rPr>
          </w:rPrChange>
        </w:rPr>
        <w:t>[12]</w:t>
      </w:r>
      <w:r w:rsidR="00CD5292" w:rsidRPr="006215BC">
        <w:rPr>
          <w:rFonts w:ascii="Times New Roman" w:eastAsia="Times New Roman" w:hAnsi="Times New Roman" w:cs="Times New Roman"/>
          <w:sz w:val="24"/>
          <w:szCs w:val="24"/>
          <w:rPrChange w:id="20" w:author="Author" w:date="2026-10-26T00:36:00Z" w16du:dateUtc="2026-10-25T21:36:00Z">
            <w:rPr>
              <w:rFonts w:ascii="Times New Roman" w:hAnsi="Times New Roman" w:cs="Times New Roman"/>
              <w:bCs/>
              <w:sz w:val="24"/>
              <w:szCs w:val="24"/>
              <w:lang w:val="en-US"/>
            </w:rPr>
          </w:rPrChange>
        </w:rPr>
        <w:fldChar w:fldCharType="end"/>
      </w:r>
      <w:r w:rsidR="001D21CF" w:rsidRPr="006215BC">
        <w:rPr>
          <w:rFonts w:ascii="Times New Roman" w:eastAsia="Times New Roman" w:hAnsi="Times New Roman" w:cs="Times New Roman"/>
          <w:sz w:val="24"/>
          <w:szCs w:val="24"/>
          <w:rPrChange w:id="21" w:author="Author" w:date="2026-10-26T00:36:00Z" w16du:dateUtc="2026-10-25T21:36:00Z">
            <w:rPr>
              <w:rFonts w:ascii="Times New Roman" w:hAnsi="Times New Roman" w:cs="Times New Roman"/>
              <w:bCs/>
              <w:sz w:val="24"/>
              <w:szCs w:val="24"/>
              <w:lang w:val="en-US"/>
            </w:rPr>
          </w:rPrChange>
        </w:rPr>
        <w:t>.</w:t>
      </w:r>
      <w:r w:rsidR="008D1F85" w:rsidRPr="006215BC">
        <w:rPr>
          <w:rFonts w:ascii="Times New Roman" w:eastAsia="Times New Roman" w:hAnsi="Times New Roman" w:cs="Times New Roman"/>
          <w:sz w:val="24"/>
          <w:szCs w:val="24"/>
          <w:rPrChange w:id="22" w:author="Author" w:date="2026-10-26T00:36:00Z" w16du:dateUtc="2026-10-25T21:36:00Z">
            <w:rPr>
              <w:rFonts w:ascii="Times New Roman" w:hAnsi="Times New Roman" w:cs="Times New Roman"/>
              <w:bCs/>
              <w:sz w:val="24"/>
              <w:szCs w:val="24"/>
              <w:lang w:val="en-US"/>
            </w:rPr>
          </w:rPrChange>
        </w:rPr>
        <w:t xml:space="preserve"> </w:t>
      </w:r>
    </w:p>
    <w:p w14:paraId="050B1F31" w14:textId="10E5AEBE" w:rsidR="00191392" w:rsidRPr="006215BC" w:rsidRDefault="0076272C">
      <w:pPr>
        <w:spacing w:after="0" w:line="360" w:lineRule="auto"/>
        <w:jc w:val="both"/>
        <w:rPr>
          <w:rFonts w:ascii="Times New Roman" w:eastAsia="Times New Roman" w:hAnsi="Times New Roman" w:cs="Times New Roman"/>
          <w:sz w:val="24"/>
          <w:szCs w:val="24"/>
        </w:rPr>
        <w:pPrChange w:id="23" w:author="Author" w:date="2026-10-26T00:36:00Z" w16du:dateUtc="2026-10-25T21:36:00Z">
          <w:pPr>
            <w:spacing w:after="0" w:line="360" w:lineRule="auto"/>
            <w:ind w:firstLine="708"/>
            <w:jc w:val="both"/>
          </w:pPr>
        </w:pPrChange>
      </w:pPr>
      <w:r w:rsidRPr="004A20DB">
        <w:rPr>
          <w:rFonts w:ascii="Times New Roman" w:eastAsia="Times New Roman" w:hAnsi="Times New Roman" w:cs="Times New Roman"/>
          <w:sz w:val="24"/>
          <w:szCs w:val="24"/>
        </w:rPr>
        <w:t xml:space="preserve">Epistasis is also implicated in the evolution of variants of SARS-CoV-2 </w:t>
      </w:r>
      <w:r w:rsidR="00CD5292" w:rsidRPr="006215BC">
        <w:rPr>
          <w:rFonts w:ascii="Times New Roman" w:eastAsia="Times New Roman" w:hAnsi="Times New Roman" w:cs="Times New Roman"/>
          <w:sz w:val="24"/>
          <w:szCs w:val="24"/>
          <w:rPrChange w:id="24" w:author="Author" w:date="2026-10-26T00:36:00Z" w16du:dateUtc="2026-10-25T21:36:00Z">
            <w:rPr>
              <w:rFonts w:ascii="Times New Roman" w:hAnsi="Times New Roman" w:cs="Times New Roman"/>
              <w:bCs/>
              <w:sz w:val="24"/>
              <w:szCs w:val="24"/>
              <w:lang w:val="en-US"/>
            </w:rPr>
          </w:rPrChange>
        </w:rPr>
        <w:fldChar w:fldCharType="begin"/>
      </w:r>
      <w:r w:rsidR="00CD5292" w:rsidRPr="006215BC">
        <w:rPr>
          <w:rFonts w:ascii="Times New Roman" w:eastAsia="Times New Roman" w:hAnsi="Times New Roman" w:cs="Times New Roman"/>
          <w:sz w:val="24"/>
          <w:szCs w:val="24"/>
          <w:rPrChange w:id="25" w:author="Author" w:date="2026-10-26T00:36:00Z" w16du:dateUtc="2026-10-25T21:36:00Z">
            <w:rPr>
              <w:rFonts w:ascii="Times New Roman" w:hAnsi="Times New Roman" w:cs="Times New Roman"/>
              <w:bCs/>
              <w:sz w:val="24"/>
              <w:szCs w:val="24"/>
              <w:lang w:val="en-US"/>
            </w:rPr>
          </w:rPrChange>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sidRPr="006215BC">
        <w:rPr>
          <w:rFonts w:ascii="Times New Roman" w:eastAsia="Times New Roman" w:hAnsi="Times New Roman" w:cs="Times New Roman"/>
          <w:sz w:val="24"/>
          <w:szCs w:val="24"/>
          <w:rPrChange w:id="26" w:author="Author" w:date="2026-10-26T00:36:00Z" w16du:dateUtc="2026-10-25T21:36:00Z">
            <w:rPr>
              <w:rFonts w:ascii="Times New Roman" w:hAnsi="Times New Roman" w:cs="Times New Roman"/>
              <w:bCs/>
              <w:sz w:val="24"/>
              <w:szCs w:val="24"/>
              <w:lang w:val="en-US"/>
            </w:rPr>
          </w:rPrChange>
        </w:rPr>
        <w:fldChar w:fldCharType="separate"/>
      </w:r>
      <w:r w:rsidR="00CD5292" w:rsidRPr="006215BC">
        <w:rPr>
          <w:rFonts w:ascii="Times New Roman" w:eastAsia="Times New Roman" w:hAnsi="Times New Roman" w:cs="Times New Roman"/>
          <w:sz w:val="24"/>
          <w:szCs w:val="24"/>
          <w:rPrChange w:id="27" w:author="Author" w:date="2026-10-26T00:36:00Z" w16du:dateUtc="2026-10-25T21:36:00Z">
            <w:rPr>
              <w:rFonts w:ascii="Times New Roman" w:hAnsi="Times New Roman" w:cs="Times New Roman"/>
              <w:bCs/>
              <w:noProof/>
              <w:sz w:val="24"/>
              <w:szCs w:val="24"/>
              <w:lang w:val="en-US"/>
            </w:rPr>
          </w:rPrChange>
        </w:rPr>
        <w:t>[13]</w:t>
      </w:r>
      <w:r w:rsidR="00CD5292" w:rsidRPr="006215BC">
        <w:rPr>
          <w:rFonts w:ascii="Times New Roman" w:eastAsia="Times New Roman" w:hAnsi="Times New Roman" w:cs="Times New Roman"/>
          <w:sz w:val="24"/>
          <w:szCs w:val="24"/>
          <w:rPrChange w:id="28" w:author="Author" w:date="2026-10-26T00:36:00Z" w16du:dateUtc="2026-10-25T21:36:00Z">
            <w:rPr>
              <w:rFonts w:ascii="Times New Roman" w:hAnsi="Times New Roman" w:cs="Times New Roman"/>
              <w:bCs/>
              <w:sz w:val="24"/>
              <w:szCs w:val="24"/>
              <w:lang w:val="en-US"/>
            </w:rPr>
          </w:rPrChange>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sidRPr="006215BC">
        <w:rPr>
          <w:rFonts w:ascii="Times New Roman" w:eastAsia="Times New Roman" w:hAnsi="Times New Roman" w:cs="Times New Roman"/>
          <w:sz w:val="24"/>
          <w:szCs w:val="24"/>
          <w:rPrChange w:id="29"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sidRPr="006215BC">
        <w:rPr>
          <w:rFonts w:ascii="Times New Roman" w:eastAsia="Times New Roman" w:hAnsi="Times New Roman" w:cs="Times New Roman"/>
          <w:sz w:val="24"/>
          <w:szCs w:val="24"/>
          <w:rPrChange w:id="30" w:author="Author" w:date="2026-10-26T00:36:00Z" w16du:dateUtc="2026-10-25T21:36:00Z">
            <w:rPr>
              <w:rFonts w:ascii="Times New Roman" w:hAnsi="Times New Roman" w:cs="Times New Roman"/>
              <w:bCs/>
              <w:sz w:val="24"/>
              <w:szCs w:val="24"/>
              <w:lang w:val="en-US" w:bidi="en-US"/>
            </w:rPr>
          </w:rPrChange>
        </w:rPr>
        <w:instrText xml:space="preserve"> ADDIN EN.CITE </w:instrText>
      </w:r>
      <w:r w:rsidR="00CD5292" w:rsidRPr="006215BC">
        <w:rPr>
          <w:rFonts w:ascii="Times New Roman" w:eastAsia="Times New Roman" w:hAnsi="Times New Roman" w:cs="Times New Roman"/>
          <w:sz w:val="24"/>
          <w:szCs w:val="24"/>
          <w:rPrChange w:id="31"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sidRPr="006215BC">
        <w:rPr>
          <w:rFonts w:ascii="Times New Roman" w:eastAsia="Times New Roman" w:hAnsi="Times New Roman" w:cs="Times New Roman"/>
          <w:sz w:val="24"/>
          <w:szCs w:val="24"/>
          <w:rPrChange w:id="32" w:author="Author" w:date="2026-10-26T00:36:00Z" w16du:dateUtc="2026-10-25T21:36:00Z">
            <w:rPr>
              <w:rFonts w:ascii="Times New Roman" w:hAnsi="Times New Roman" w:cs="Times New Roman"/>
              <w:bCs/>
              <w:sz w:val="24"/>
              <w:szCs w:val="24"/>
              <w:lang w:val="en-US" w:bidi="en-US"/>
            </w:rPr>
          </w:rPrChange>
        </w:rPr>
        <w:instrText xml:space="preserve"> ADDIN EN.CITE.DATA </w:instrText>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33" w:author="Author" w:date="2026-10-26T00:36:00Z" w16du:dateUtc="2026-10-25T21:36:00Z">
            <w:rPr>
              <w:rFonts w:ascii="Times New Roman" w:hAnsi="Times New Roman" w:cs="Times New Roman"/>
              <w:bCs/>
              <w:sz w:val="24"/>
              <w:szCs w:val="24"/>
              <w:lang w:val="en-US" w:bidi="en-US"/>
            </w:rPr>
          </w:rPrChange>
        </w:rPr>
        <w:fldChar w:fldCharType="end"/>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34" w:author="Author" w:date="2026-10-26T00:36:00Z" w16du:dateUtc="2026-10-25T21:36:00Z">
            <w:rPr>
              <w:rFonts w:ascii="Times New Roman" w:hAnsi="Times New Roman" w:cs="Times New Roman"/>
              <w:bCs/>
              <w:sz w:val="24"/>
              <w:szCs w:val="24"/>
              <w:lang w:val="en-US" w:bidi="en-US"/>
            </w:rPr>
          </w:rPrChange>
        </w:rPr>
        <w:fldChar w:fldCharType="separate"/>
      </w:r>
      <w:r w:rsidR="00CD5292" w:rsidRPr="006215BC">
        <w:rPr>
          <w:rFonts w:ascii="Times New Roman" w:eastAsia="Times New Roman" w:hAnsi="Times New Roman" w:cs="Times New Roman"/>
          <w:sz w:val="24"/>
          <w:szCs w:val="24"/>
          <w:rPrChange w:id="35" w:author="Author" w:date="2026-10-26T00:36:00Z" w16du:dateUtc="2026-10-25T21:36:00Z">
            <w:rPr>
              <w:rFonts w:ascii="Times New Roman" w:hAnsi="Times New Roman" w:cs="Times New Roman"/>
              <w:bCs/>
              <w:noProof/>
              <w:sz w:val="24"/>
              <w:szCs w:val="24"/>
              <w:lang w:val="en-US" w:bidi="en-US"/>
            </w:rPr>
          </w:rPrChange>
        </w:rPr>
        <w:t>[14-18]</w:t>
      </w:r>
      <w:r w:rsidR="00CD5292" w:rsidRPr="006215BC">
        <w:rPr>
          <w:rFonts w:ascii="Times New Roman" w:eastAsia="Times New Roman" w:hAnsi="Times New Roman" w:cs="Times New Roman"/>
          <w:sz w:val="24"/>
          <w:szCs w:val="24"/>
          <w:rPrChange w:id="36" w:author="Author" w:date="2026-10-26T00:36:00Z" w16du:dateUtc="2026-10-25T21:36:00Z">
            <w:rPr>
              <w:rFonts w:ascii="Times New Roman" w:hAnsi="Times New Roman" w:cs="Times New Roman"/>
              <w:bCs/>
              <w:sz w:val="24"/>
              <w:szCs w:val="24"/>
              <w:lang w:val="en-US" w:bidi="en-US"/>
            </w:rPr>
          </w:rPrChange>
        </w:rPr>
        <w:fldChar w:fldCharType="end"/>
      </w:r>
      <w:r w:rsidR="009F5D33" w:rsidRPr="006215BC">
        <w:rPr>
          <w:rFonts w:ascii="Times New Roman" w:eastAsia="Times New Roman" w:hAnsi="Times New Roman" w:cs="Times New Roman"/>
          <w:sz w:val="24"/>
          <w:szCs w:val="24"/>
          <w:rPrChange w:id="37" w:author="Author" w:date="2026-10-26T00:36:00Z" w16du:dateUtc="2026-10-25T21:36:00Z">
            <w:rPr>
              <w:rFonts w:ascii="Times New Roman" w:hAnsi="Times New Roman" w:cs="Times New Roman"/>
              <w:bCs/>
              <w:sz w:val="24"/>
              <w:szCs w:val="24"/>
              <w:lang w:val="en-US" w:bidi="en-US"/>
            </w:rPr>
          </w:rPrChange>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sidRPr="006215BC">
        <w:rPr>
          <w:rFonts w:ascii="Times New Roman" w:eastAsia="Times New Roman" w:hAnsi="Times New Roman" w:cs="Times New Roman"/>
          <w:sz w:val="24"/>
          <w:szCs w:val="24"/>
          <w:rPrChange w:id="38"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sidRPr="006215BC">
        <w:rPr>
          <w:rFonts w:ascii="Times New Roman" w:eastAsia="Times New Roman" w:hAnsi="Times New Roman" w:cs="Times New Roman"/>
          <w:sz w:val="24"/>
          <w:szCs w:val="24"/>
          <w:rPrChange w:id="39" w:author="Author" w:date="2026-10-26T00:36:00Z" w16du:dateUtc="2026-10-25T21:36:00Z">
            <w:rPr>
              <w:rFonts w:ascii="Times New Roman" w:hAnsi="Times New Roman" w:cs="Times New Roman"/>
              <w:bCs/>
              <w:sz w:val="24"/>
              <w:szCs w:val="24"/>
              <w:lang w:val="en-US" w:bidi="en-US"/>
            </w:rPr>
          </w:rPrChange>
        </w:rPr>
        <w:instrText xml:space="preserve"> ADDIN EN.CITE </w:instrText>
      </w:r>
      <w:r w:rsidR="00CD5292" w:rsidRPr="006215BC">
        <w:rPr>
          <w:rFonts w:ascii="Times New Roman" w:eastAsia="Times New Roman" w:hAnsi="Times New Roman" w:cs="Times New Roman"/>
          <w:sz w:val="24"/>
          <w:szCs w:val="24"/>
          <w:rPrChange w:id="40"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sidRPr="006215BC">
        <w:rPr>
          <w:rFonts w:ascii="Times New Roman" w:eastAsia="Times New Roman" w:hAnsi="Times New Roman" w:cs="Times New Roman"/>
          <w:sz w:val="24"/>
          <w:szCs w:val="24"/>
          <w:rPrChange w:id="41" w:author="Author" w:date="2026-10-26T00:36:00Z" w16du:dateUtc="2026-10-25T21:36:00Z">
            <w:rPr>
              <w:rFonts w:ascii="Times New Roman" w:hAnsi="Times New Roman" w:cs="Times New Roman"/>
              <w:bCs/>
              <w:sz w:val="24"/>
              <w:szCs w:val="24"/>
              <w:lang w:val="en-US" w:bidi="en-US"/>
            </w:rPr>
          </w:rPrChange>
        </w:rPr>
        <w:instrText xml:space="preserve"> ADDIN EN.CITE.DATA </w:instrText>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42" w:author="Author" w:date="2026-10-26T00:36:00Z" w16du:dateUtc="2026-10-25T21:36:00Z">
            <w:rPr>
              <w:rFonts w:ascii="Times New Roman" w:hAnsi="Times New Roman" w:cs="Times New Roman"/>
              <w:bCs/>
              <w:sz w:val="24"/>
              <w:szCs w:val="24"/>
              <w:lang w:val="en-US" w:bidi="en-US"/>
            </w:rPr>
          </w:rPrChange>
        </w:rPr>
        <w:fldChar w:fldCharType="end"/>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43" w:author="Author" w:date="2026-10-26T00:36:00Z" w16du:dateUtc="2026-10-25T21:36:00Z">
            <w:rPr>
              <w:rFonts w:ascii="Times New Roman" w:hAnsi="Times New Roman" w:cs="Times New Roman"/>
              <w:bCs/>
              <w:sz w:val="24"/>
              <w:szCs w:val="24"/>
              <w:lang w:val="en-US" w:bidi="en-US"/>
            </w:rPr>
          </w:rPrChange>
        </w:rPr>
        <w:fldChar w:fldCharType="separate"/>
      </w:r>
      <w:r w:rsidR="00CD5292" w:rsidRPr="006215BC">
        <w:rPr>
          <w:rFonts w:ascii="Times New Roman" w:eastAsia="Times New Roman" w:hAnsi="Times New Roman" w:cs="Times New Roman"/>
          <w:sz w:val="24"/>
          <w:szCs w:val="24"/>
          <w:rPrChange w:id="44" w:author="Author" w:date="2026-10-26T00:36:00Z" w16du:dateUtc="2026-10-25T21:36:00Z">
            <w:rPr>
              <w:rFonts w:ascii="Times New Roman" w:hAnsi="Times New Roman" w:cs="Times New Roman"/>
              <w:bCs/>
              <w:noProof/>
              <w:sz w:val="24"/>
              <w:szCs w:val="24"/>
              <w:lang w:val="en-US" w:bidi="en-US"/>
            </w:rPr>
          </w:rPrChange>
        </w:rPr>
        <w:t>[19]</w:t>
      </w:r>
      <w:r w:rsidR="00CD5292" w:rsidRPr="006215BC">
        <w:rPr>
          <w:rFonts w:ascii="Times New Roman" w:eastAsia="Times New Roman" w:hAnsi="Times New Roman" w:cs="Times New Roman"/>
          <w:sz w:val="24"/>
          <w:szCs w:val="24"/>
          <w:rPrChange w:id="45" w:author="Author" w:date="2026-10-26T00:36:00Z" w16du:dateUtc="2026-10-25T21:36:00Z">
            <w:rPr>
              <w:rFonts w:ascii="Times New Roman" w:hAnsi="Times New Roman" w:cs="Times New Roman"/>
              <w:bCs/>
              <w:sz w:val="24"/>
              <w:szCs w:val="24"/>
              <w:lang w:val="en-US" w:bidi="en-US"/>
            </w:rPr>
          </w:rPrChange>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sidRPr="006215BC">
        <w:rPr>
          <w:rFonts w:ascii="Times New Roman" w:eastAsia="Times New Roman" w:hAnsi="Times New Roman" w:cs="Times New Roman"/>
          <w:sz w:val="24"/>
          <w:szCs w:val="24"/>
          <w:rPrChange w:id="46"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sidRPr="006215BC">
        <w:rPr>
          <w:rFonts w:ascii="Times New Roman" w:eastAsia="Times New Roman" w:hAnsi="Times New Roman" w:cs="Times New Roman"/>
          <w:sz w:val="24"/>
          <w:szCs w:val="24"/>
          <w:rPrChange w:id="47" w:author="Author" w:date="2026-10-26T00:36:00Z" w16du:dateUtc="2026-10-25T21:36:00Z">
            <w:rPr>
              <w:rFonts w:ascii="Times New Roman" w:hAnsi="Times New Roman" w:cs="Times New Roman"/>
              <w:bCs/>
              <w:sz w:val="24"/>
              <w:szCs w:val="24"/>
              <w:lang w:val="en-US" w:bidi="en-US"/>
            </w:rPr>
          </w:rPrChange>
        </w:rPr>
        <w:instrText xml:space="preserve"> ADDIN EN.CITE </w:instrText>
      </w:r>
      <w:r w:rsidR="00CD5292" w:rsidRPr="006215BC">
        <w:rPr>
          <w:rFonts w:ascii="Times New Roman" w:eastAsia="Times New Roman" w:hAnsi="Times New Roman" w:cs="Times New Roman"/>
          <w:sz w:val="24"/>
          <w:szCs w:val="24"/>
          <w:rPrChange w:id="48"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sidRPr="006215BC">
        <w:rPr>
          <w:rFonts w:ascii="Times New Roman" w:eastAsia="Times New Roman" w:hAnsi="Times New Roman" w:cs="Times New Roman"/>
          <w:sz w:val="24"/>
          <w:szCs w:val="24"/>
          <w:rPrChange w:id="49" w:author="Author" w:date="2026-10-26T00:36:00Z" w16du:dateUtc="2026-10-25T21:36:00Z">
            <w:rPr>
              <w:rFonts w:ascii="Times New Roman" w:hAnsi="Times New Roman" w:cs="Times New Roman"/>
              <w:bCs/>
              <w:sz w:val="24"/>
              <w:szCs w:val="24"/>
              <w:lang w:val="en-US" w:bidi="en-US"/>
            </w:rPr>
          </w:rPrChange>
        </w:rPr>
        <w:instrText xml:space="preserve"> ADDIN EN.CITE.DATA </w:instrText>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50" w:author="Author" w:date="2026-10-26T00:36:00Z" w16du:dateUtc="2026-10-25T21:36:00Z">
            <w:rPr>
              <w:rFonts w:ascii="Times New Roman" w:hAnsi="Times New Roman" w:cs="Times New Roman"/>
              <w:bCs/>
              <w:sz w:val="24"/>
              <w:szCs w:val="24"/>
              <w:lang w:val="en-US" w:bidi="en-US"/>
            </w:rPr>
          </w:rPrChange>
        </w:rPr>
        <w:fldChar w:fldCharType="end"/>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51" w:author="Author" w:date="2026-10-26T00:36:00Z" w16du:dateUtc="2026-10-25T21:36:00Z">
            <w:rPr>
              <w:rFonts w:ascii="Times New Roman" w:hAnsi="Times New Roman" w:cs="Times New Roman"/>
              <w:bCs/>
              <w:sz w:val="24"/>
              <w:szCs w:val="24"/>
              <w:lang w:val="en-US" w:bidi="en-US"/>
            </w:rPr>
          </w:rPrChange>
        </w:rPr>
        <w:fldChar w:fldCharType="separate"/>
      </w:r>
      <w:r w:rsidR="00CD5292" w:rsidRPr="006215BC">
        <w:rPr>
          <w:rFonts w:ascii="Times New Roman" w:eastAsia="Times New Roman" w:hAnsi="Times New Roman" w:cs="Times New Roman"/>
          <w:sz w:val="24"/>
          <w:szCs w:val="24"/>
          <w:rPrChange w:id="52" w:author="Author" w:date="2026-10-26T00:36:00Z" w16du:dateUtc="2026-10-25T21:36:00Z">
            <w:rPr>
              <w:rFonts w:ascii="Times New Roman" w:hAnsi="Times New Roman" w:cs="Times New Roman"/>
              <w:bCs/>
              <w:noProof/>
              <w:sz w:val="24"/>
              <w:szCs w:val="24"/>
              <w:lang w:val="en-US" w:bidi="en-US"/>
            </w:rPr>
          </w:rPrChange>
        </w:rPr>
        <w:t>[20]</w:t>
      </w:r>
      <w:r w:rsidR="00CD5292" w:rsidRPr="006215BC">
        <w:rPr>
          <w:rFonts w:ascii="Times New Roman" w:eastAsia="Times New Roman" w:hAnsi="Times New Roman" w:cs="Times New Roman"/>
          <w:sz w:val="24"/>
          <w:szCs w:val="24"/>
          <w:rPrChange w:id="53" w:author="Author" w:date="2026-10-26T00:36:00Z" w16du:dateUtc="2026-10-25T21:36:00Z">
            <w:rPr>
              <w:rFonts w:ascii="Times New Roman" w:hAnsi="Times New Roman" w:cs="Times New Roman"/>
              <w:bCs/>
              <w:sz w:val="24"/>
              <w:szCs w:val="24"/>
              <w:lang w:val="en-US" w:bidi="en-US"/>
            </w:rPr>
          </w:rPrChange>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sidRPr="006215BC">
        <w:rPr>
          <w:rFonts w:ascii="Times New Roman" w:eastAsia="Times New Roman" w:hAnsi="Times New Roman" w:cs="Times New Roman"/>
          <w:sz w:val="24"/>
          <w:szCs w:val="24"/>
          <w:rPrChange w:id="54"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sidRPr="006215BC">
        <w:rPr>
          <w:rFonts w:ascii="Times New Roman" w:eastAsia="Times New Roman" w:hAnsi="Times New Roman" w:cs="Times New Roman"/>
          <w:sz w:val="24"/>
          <w:szCs w:val="24"/>
          <w:rPrChange w:id="55" w:author="Author" w:date="2026-10-26T00:36:00Z" w16du:dateUtc="2026-10-25T21:36:00Z">
            <w:rPr>
              <w:rFonts w:ascii="Times New Roman" w:hAnsi="Times New Roman" w:cs="Times New Roman"/>
              <w:bCs/>
              <w:sz w:val="24"/>
              <w:szCs w:val="24"/>
              <w:lang w:val="en-US" w:bidi="en-US"/>
            </w:rPr>
          </w:rPrChange>
        </w:rPr>
        <w:instrText xml:space="preserve"> ADDIN EN.CITE </w:instrText>
      </w:r>
      <w:r w:rsidR="00CD5292" w:rsidRPr="006215BC">
        <w:rPr>
          <w:rFonts w:ascii="Times New Roman" w:eastAsia="Times New Roman" w:hAnsi="Times New Roman" w:cs="Times New Roman"/>
          <w:sz w:val="24"/>
          <w:szCs w:val="24"/>
          <w:rPrChange w:id="56" w:author="Author" w:date="2026-10-26T00:36:00Z" w16du:dateUtc="2026-10-25T21:36:00Z">
            <w:rPr>
              <w:rFonts w:ascii="Times New Roman" w:hAnsi="Times New Roman" w:cs="Times New Roman"/>
              <w:bCs/>
              <w:sz w:val="24"/>
              <w:szCs w:val="24"/>
              <w:lang w:val="en-US" w:bidi="en-US"/>
            </w:rPr>
          </w:rPrChange>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sidRPr="006215BC">
        <w:rPr>
          <w:rFonts w:ascii="Times New Roman" w:eastAsia="Times New Roman" w:hAnsi="Times New Roman" w:cs="Times New Roman"/>
          <w:sz w:val="24"/>
          <w:szCs w:val="24"/>
          <w:rPrChange w:id="57" w:author="Author" w:date="2026-10-26T00:36:00Z" w16du:dateUtc="2026-10-25T21:36:00Z">
            <w:rPr>
              <w:rFonts w:ascii="Times New Roman" w:hAnsi="Times New Roman" w:cs="Times New Roman"/>
              <w:bCs/>
              <w:sz w:val="24"/>
              <w:szCs w:val="24"/>
              <w:lang w:val="en-US" w:bidi="en-US"/>
            </w:rPr>
          </w:rPrChange>
        </w:rPr>
        <w:instrText xml:space="preserve"> ADDIN EN.CITE.DATA </w:instrText>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58" w:author="Author" w:date="2026-10-26T00:36:00Z" w16du:dateUtc="2026-10-25T21:36:00Z">
            <w:rPr>
              <w:rFonts w:ascii="Times New Roman" w:hAnsi="Times New Roman" w:cs="Times New Roman"/>
              <w:bCs/>
              <w:sz w:val="24"/>
              <w:szCs w:val="24"/>
              <w:lang w:val="en-US" w:bidi="en-US"/>
            </w:rPr>
          </w:rPrChange>
        </w:rPr>
        <w:fldChar w:fldCharType="end"/>
      </w:r>
      <w:r w:rsidR="00CD5292" w:rsidRPr="00DC4CC5">
        <w:rPr>
          <w:rFonts w:ascii="Times New Roman" w:eastAsia="Times New Roman" w:hAnsi="Times New Roman" w:cs="Times New Roman"/>
          <w:sz w:val="24"/>
          <w:szCs w:val="24"/>
        </w:rPr>
      </w:r>
      <w:r w:rsidR="00CD5292" w:rsidRPr="006215BC">
        <w:rPr>
          <w:rFonts w:ascii="Times New Roman" w:eastAsia="Times New Roman" w:hAnsi="Times New Roman" w:cs="Times New Roman"/>
          <w:sz w:val="24"/>
          <w:szCs w:val="24"/>
          <w:rPrChange w:id="59" w:author="Author" w:date="2026-10-26T00:36:00Z" w16du:dateUtc="2026-10-25T21:36:00Z">
            <w:rPr>
              <w:rFonts w:ascii="Times New Roman" w:hAnsi="Times New Roman" w:cs="Times New Roman"/>
              <w:bCs/>
              <w:sz w:val="24"/>
              <w:szCs w:val="24"/>
              <w:lang w:val="en-US" w:bidi="en-US"/>
            </w:rPr>
          </w:rPrChange>
        </w:rPr>
        <w:fldChar w:fldCharType="separate"/>
      </w:r>
      <w:r w:rsidR="00CD5292" w:rsidRPr="006215BC">
        <w:rPr>
          <w:rFonts w:ascii="Times New Roman" w:eastAsia="Times New Roman" w:hAnsi="Times New Roman" w:cs="Times New Roman"/>
          <w:sz w:val="24"/>
          <w:szCs w:val="24"/>
          <w:rPrChange w:id="60" w:author="Author" w:date="2026-10-26T00:36:00Z" w16du:dateUtc="2026-10-25T21:36:00Z">
            <w:rPr>
              <w:rFonts w:ascii="Times New Roman" w:hAnsi="Times New Roman" w:cs="Times New Roman"/>
              <w:bCs/>
              <w:noProof/>
              <w:sz w:val="24"/>
              <w:szCs w:val="24"/>
              <w:lang w:val="en-US" w:bidi="en-US"/>
            </w:rPr>
          </w:rPrChange>
        </w:rPr>
        <w:t>[21, 22]</w:t>
      </w:r>
      <w:r w:rsidR="00CD5292" w:rsidRPr="006215BC">
        <w:rPr>
          <w:rFonts w:ascii="Times New Roman" w:eastAsia="Times New Roman" w:hAnsi="Times New Roman" w:cs="Times New Roman"/>
          <w:sz w:val="24"/>
          <w:szCs w:val="24"/>
          <w:rPrChange w:id="61" w:author="Author" w:date="2026-10-26T00:36:00Z" w16du:dateUtc="2026-10-25T21:36:00Z">
            <w:rPr>
              <w:rFonts w:ascii="Times New Roman" w:hAnsi="Times New Roman" w:cs="Times New Roman"/>
              <w:bCs/>
              <w:sz w:val="24"/>
              <w:szCs w:val="24"/>
              <w:lang w:val="en-US" w:bidi="en-US"/>
            </w:rPr>
          </w:rPrChange>
        </w:rPr>
        <w:fldChar w:fldCharType="end"/>
      </w:r>
      <w:ins w:id="62" w:author="Author" w:date="2026-10-25T22:47:00Z">
        <w:r w:rsidR="009A17DB" w:rsidRPr="006215BC">
          <w:rPr>
            <w:rFonts w:ascii="Times New Roman" w:eastAsia="Times New Roman" w:hAnsi="Times New Roman" w:cs="Times New Roman"/>
            <w:sz w:val="24"/>
            <w:szCs w:val="24"/>
            <w:rPrChange w:id="63" w:author="Author" w:date="2026-10-26T00:36:00Z" w16du:dateUtc="2026-10-25T21:36:00Z">
              <w:rPr>
                <w:rFonts w:ascii="Times New Roman" w:hAnsi="Times New Roman" w:cs="Times New Roman"/>
                <w:bCs/>
                <w:sz w:val="24"/>
                <w:szCs w:val="24"/>
                <w:lang w:val="ru-RU" w:bidi="en-US"/>
              </w:rPr>
            </w:rPrChange>
          </w:rPr>
          <w:t>.</w:t>
        </w:r>
      </w:ins>
      <w:ins w:id="64" w:author="Author" w:date="2026-10-25T23:16:00Z">
        <w:r w:rsidR="007E00C6" w:rsidRPr="006215BC">
          <w:rPr>
            <w:rFonts w:ascii="Times New Roman" w:eastAsia="Times New Roman" w:hAnsi="Times New Roman" w:cs="Times New Roman"/>
            <w:sz w:val="24"/>
            <w:szCs w:val="24"/>
            <w:rPrChange w:id="65" w:author="Author" w:date="2026-10-26T00:36:00Z" w16du:dateUtc="2026-10-25T21:36:00Z">
              <w:rPr>
                <w:rFonts w:ascii="Times New Roman" w:hAnsi="Times New Roman" w:cs="Times New Roman"/>
                <w:color w:val="222222"/>
                <w:spacing w:val="2"/>
                <w:sz w:val="20"/>
                <w:szCs w:val="20"/>
              </w:rPr>
            </w:rPrChange>
          </w:rPr>
          <w:t xml:space="preserve"> </w:t>
        </w:r>
      </w:ins>
      <w:moveFromRangeStart w:id="66" w:author="Author" w:date="2026-10-26T00:39:00Z" w:name="move243867570"/>
      <w:moveFrom w:id="67" w:author="Author" w:date="2026-10-26T00:39:00Z" w16du:dateUtc="2026-10-25T21:39:00Z">
        <w:ins w:id="68" w:author="Author" w:date="2026-10-25T23:16:00Z">
          <w:r w:rsidR="007E00C6" w:rsidRPr="006215BC" w:rsidDel="006C1D0D">
            <w:rPr>
              <w:rFonts w:ascii="Times New Roman" w:eastAsia="Times New Roman" w:hAnsi="Times New Roman" w:cs="Times New Roman"/>
              <w:sz w:val="24"/>
              <w:szCs w:val="24"/>
              <w:rPrChange w:id="69" w:author="Author" w:date="2026-10-26T00:36:00Z" w16du:dateUtc="2026-10-25T21:36:00Z">
                <w:rPr>
                  <w:rFonts w:ascii="Times New Roman" w:hAnsi="Times New Roman" w:cs="Times New Roman"/>
                  <w:color w:val="222222"/>
                  <w:spacing w:val="2"/>
                  <w:sz w:val="20"/>
                  <w:szCs w:val="20"/>
                </w:rPr>
              </w:rPrChange>
            </w:rPr>
            <w:t xml:space="preserve">The question addressed in this work is how did strain B.1.1.7 evolve, with so many mutations at once? What are the evolutionary factors that brought it to existence? </w:t>
          </w:r>
        </w:ins>
        <w:r w:rsidR="00191392" w:rsidRPr="007E00C6" w:rsidDel="006C1D0D">
          <w:rPr>
            <w:rFonts w:ascii="Times New Roman" w:eastAsia="Times New Roman" w:hAnsi="Times New Roman" w:cs="Times New Roman"/>
            <w:sz w:val="24"/>
            <w:szCs w:val="24"/>
          </w:rPr>
          <w:tab/>
        </w:r>
      </w:moveFrom>
      <w:moveFromRangeEnd w:id="66"/>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6215BC">
        <w:rPr>
          <w:rStyle w:val="apple-converted-space"/>
          <w:rFonts w:ascii="Times New Roman" w:hAnsi="Times New Roman" w:cs="Times New Roman"/>
          <w:color w:val="000000"/>
          <w:sz w:val="24"/>
          <w:szCs w:val="24"/>
          <w:shd w:val="clear" w:color="auto" w:fill="FFFFFF"/>
          <w:lang w:val="en-US"/>
          <w:rPrChange w:id="70" w:author="Author" w:date="2026-10-25T22:51:00Z">
            <w:rPr>
              <w:rStyle w:val="apple-converted-space"/>
              <w:color w:val="000000"/>
              <w:shd w:val="clear" w:color="auto" w:fill="FFFFFF"/>
              <w:lang w:val="en-US"/>
            </w:rPr>
          </w:rPrChange>
        </w:rPr>
        <w:t>reliable</w:t>
      </w:r>
      <w:r w:rsidR="0076272C" w:rsidRPr="00774CDC">
        <w:rPr>
          <w:rStyle w:val="apple-converted-space"/>
          <w:color w:val="000000"/>
          <w:shd w:val="clear" w:color="auto" w:fill="FFFFFF"/>
          <w:lang w:val="en-US"/>
        </w:rPr>
        <w:t xml:space="preserv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11FC3DD8" w:rsidR="00B863EF" w:rsidRPr="006215BC" w:rsidDel="008101D5" w:rsidRDefault="006C1D0D" w:rsidP="008101D5">
      <w:pPr>
        <w:pStyle w:val="u-mb-24"/>
        <w:spacing w:before="0" w:beforeAutospacing="0" w:after="0" w:afterAutospacing="0" w:line="360" w:lineRule="auto"/>
        <w:jc w:val="both"/>
        <w:rPr>
          <w:del w:id="71" w:author="Author" w:date="2026-10-26T01:09:00Z" w16du:dateUtc="2026-10-25T22:09:00Z"/>
          <w:color w:val="222222"/>
          <w:spacing w:val="2"/>
          <w:sz w:val="20"/>
          <w:szCs w:val="20"/>
          <w:lang w:val="en-US"/>
          <w:rPrChange w:id="72" w:author="Author" w:date="2026-10-25T23:50:00Z">
            <w:rPr>
              <w:del w:id="73" w:author="Author" w:date="2026-10-26T01:09:00Z" w16du:dateUtc="2026-10-25T22:09:00Z"/>
              <w:rFonts w:ascii="Times New Roman" w:eastAsia="Times New Roman" w:hAnsi="Times New Roman" w:cs="Times New Roman"/>
              <w:sz w:val="24"/>
              <w:szCs w:val="24"/>
            </w:rPr>
          </w:rPrChange>
        </w:rPr>
        <w:pPrChange w:id="74" w:author="Author" w:date="2026-10-26T01:09:00Z" w16du:dateUtc="2026-10-25T22:09:00Z">
          <w:pPr>
            <w:spacing w:after="0" w:line="360" w:lineRule="auto"/>
            <w:jc w:val="both"/>
          </w:pPr>
        </w:pPrChange>
      </w:pPr>
      <w:ins w:id="75" w:author="Author" w:date="2026-10-26T00:42:00Z" w16du:dateUtc="2026-10-25T21:42:00Z">
        <w:r w:rsidRPr="008101D5">
          <w:rPr>
            <w:lang w:val="en-US"/>
            <w:rPrChange w:id="76" w:author="Author" w:date="2026-10-26T01:00:00Z" w16du:dateUtc="2026-10-25T22:00:00Z">
              <w:rPr>
                <w:lang w:val="ru-RU"/>
              </w:rPr>
            </w:rPrChange>
          </w:rPr>
          <w:lastRenderedPageBreak/>
          <w:tab/>
        </w:r>
      </w:ins>
      <w:r w:rsidR="00B863EF" w:rsidRPr="004A20DB">
        <w:rPr>
          <w:lang w:val="en-US"/>
        </w:rPr>
        <w:t>Since then, a large body of experiment and modeling demonstrated that linkage changes evolutionary properties drastically. In the absence of recombination, common phylogeny makes</w:t>
      </w:r>
      <w:r w:rsidR="00B863EF" w:rsidRPr="006C3FA0">
        <w:rPr>
          <w:lang w:val="en-US"/>
        </w:rPr>
        <w:t xml:space="preserve"> </w:t>
      </w:r>
      <w:ins w:id="77" w:author="Author" w:date="2026-10-25T23:49:00Z">
        <w:r w:rsidR="006C3FA0" w:rsidRPr="006215BC">
          <w:rPr>
            <w:rFonts w:eastAsiaTheme="minorEastAsia"/>
            <w:color w:val="222222"/>
            <w:spacing w:val="2"/>
            <w:lang w:val="en-US" w:eastAsia="ja-JP"/>
            <w:rPrChange w:id="78" w:author="Author" w:date="2026-10-25T23:50:00Z">
              <w:rPr>
                <w:color w:val="222222"/>
                <w:spacing w:val="2"/>
                <w:sz w:val="20"/>
                <w:szCs w:val="20"/>
                <w:lang w:val="en-US"/>
              </w:rPr>
            </w:rPrChange>
          </w:rPr>
          <w:t xml:space="preserve">the sequences of each population </w:t>
        </w:r>
        <w:del w:id="79" w:author="Author" w:date="2026-10-26T01:36:00Z" w16du:dateUtc="2026-10-25T22:36:00Z">
          <w:r w:rsidR="006C3FA0" w:rsidRPr="006215BC" w:rsidDel="003E4E11">
            <w:rPr>
              <w:rFonts w:eastAsiaTheme="minorEastAsia"/>
              <w:color w:val="222222"/>
              <w:spacing w:val="2"/>
              <w:lang w:val="en-US" w:eastAsia="ja-JP"/>
              <w:rPrChange w:id="80" w:author="Author" w:date="2026-10-25T23:50:00Z">
                <w:rPr>
                  <w:color w:val="222222"/>
                  <w:spacing w:val="2"/>
                  <w:sz w:val="20"/>
                  <w:szCs w:val="20"/>
                  <w:lang w:val="en-US"/>
                </w:rPr>
              </w:rPrChange>
            </w:rPr>
            <w:delText xml:space="preserve">are </w:delText>
          </w:r>
        </w:del>
        <w:r w:rsidR="006C3FA0" w:rsidRPr="006215BC">
          <w:rPr>
            <w:rFonts w:eastAsiaTheme="minorEastAsia"/>
            <w:color w:val="222222"/>
            <w:spacing w:val="2"/>
            <w:lang w:val="en-US" w:eastAsia="ja-JP"/>
            <w:rPrChange w:id="81" w:author="Author" w:date="2026-10-25T23:50:00Z">
              <w:rPr>
                <w:color w:val="222222"/>
                <w:spacing w:val="2"/>
                <w:sz w:val="20"/>
                <w:szCs w:val="20"/>
                <w:lang w:val="en-US"/>
              </w:rPr>
            </w:rPrChange>
          </w:rPr>
          <w:t xml:space="preserve">relatively close to their </w:t>
        </w:r>
        <w:del w:id="82" w:author="Author" w:date="2026-10-26T00:43:00Z" w16du:dateUtc="2026-10-25T21:43:00Z">
          <w:r w:rsidR="006C3FA0" w:rsidRPr="006215BC" w:rsidDel="008B53CC">
            <w:rPr>
              <w:rFonts w:eastAsiaTheme="minorEastAsia"/>
              <w:color w:val="222222"/>
              <w:spacing w:val="2"/>
              <w:lang w:val="en-US" w:eastAsia="ja-JP"/>
              <w:rPrChange w:id="83" w:author="Author" w:date="2026-10-25T23:50:00Z">
                <w:rPr>
                  <w:color w:val="222222"/>
                  <w:spacing w:val="2"/>
                  <w:sz w:val="20"/>
                  <w:szCs w:val="20"/>
                  <w:lang w:val="en-US"/>
                </w:rPr>
              </w:rPrChange>
            </w:rPr>
            <w:delText>MRCA</w:delText>
          </w:r>
        </w:del>
      </w:ins>
      <w:ins w:id="84" w:author="Author" w:date="2026-10-26T00:43:00Z" w16du:dateUtc="2026-10-25T21:43:00Z">
        <w:r w:rsidR="008B53CC">
          <w:rPr>
            <w:rFonts w:eastAsiaTheme="minorEastAsia"/>
            <w:color w:val="222222"/>
            <w:spacing w:val="2"/>
            <w:lang w:val="en-US" w:eastAsia="ja-JP"/>
          </w:rPr>
          <w:t>most recent common ancestor</w:t>
        </w:r>
      </w:ins>
      <w:ins w:id="85" w:author="Author" w:date="2026-10-25T23:49:00Z">
        <w:r w:rsidR="006C3FA0" w:rsidRPr="006215BC">
          <w:rPr>
            <w:rFonts w:eastAsiaTheme="minorEastAsia"/>
            <w:color w:val="222222"/>
            <w:spacing w:val="2"/>
            <w:lang w:val="en-US" w:eastAsia="ja-JP"/>
            <w:rPrChange w:id="86" w:author="Author" w:date="2026-10-25T23:50:00Z">
              <w:rPr>
                <w:color w:val="222222"/>
                <w:spacing w:val="2"/>
                <w:sz w:val="20"/>
                <w:szCs w:val="20"/>
                <w:lang w:val="en-US"/>
              </w:rPr>
            </w:rPrChange>
          </w:rPr>
          <w:t xml:space="preserve">, as compared to </w:t>
        </w:r>
      </w:ins>
      <w:ins w:id="87" w:author="Author" w:date="2026-10-26T01:36:00Z" w16du:dateUtc="2026-10-25T22:36:00Z">
        <w:r w:rsidR="003E4E11">
          <w:rPr>
            <w:rFonts w:eastAsiaTheme="minorEastAsia"/>
            <w:color w:val="222222"/>
            <w:spacing w:val="2"/>
            <w:lang w:val="en-US" w:eastAsia="ja-JP"/>
          </w:rPr>
          <w:t xml:space="preserve">the </w:t>
        </w:r>
      </w:ins>
      <w:ins w:id="88" w:author="Author" w:date="2026-10-25T23:49:00Z">
        <w:r w:rsidR="006C3FA0" w:rsidRPr="006215BC">
          <w:rPr>
            <w:rFonts w:eastAsiaTheme="minorEastAsia"/>
            <w:color w:val="222222"/>
            <w:spacing w:val="2"/>
            <w:lang w:val="en-US" w:eastAsia="ja-JP"/>
            <w:rPrChange w:id="89" w:author="Author" w:date="2026-10-25T23:50:00Z">
              <w:rPr>
                <w:color w:val="222222"/>
                <w:spacing w:val="2"/>
                <w:sz w:val="20"/>
                <w:szCs w:val="20"/>
                <w:lang w:val="en-US"/>
              </w:rPr>
            </w:rPrChange>
          </w:rPr>
          <w:t>other independently-evolving populations of the same origin. This is because</w:t>
        </w:r>
      </w:ins>
      <w:ins w:id="90" w:author="Author" w:date="2026-10-26T00:44:00Z" w16du:dateUtc="2026-10-25T21:44:00Z">
        <w:r w:rsidR="008B53CC">
          <w:rPr>
            <w:rFonts w:eastAsiaTheme="minorEastAsia"/>
            <w:color w:val="222222"/>
            <w:spacing w:val="2"/>
            <w:lang w:val="en-US" w:eastAsia="ja-JP"/>
          </w:rPr>
          <w:t xml:space="preserve"> the</w:t>
        </w:r>
      </w:ins>
      <w:ins w:id="91" w:author="Author" w:date="2026-10-25T23:49:00Z">
        <w:r w:rsidR="006C3FA0" w:rsidRPr="006215BC">
          <w:rPr>
            <w:rFonts w:eastAsiaTheme="minorEastAsia"/>
            <w:color w:val="222222"/>
            <w:spacing w:val="2"/>
            <w:lang w:val="en-US" w:eastAsia="ja-JP"/>
            <w:rPrChange w:id="92" w:author="Author" w:date="2026-10-25T23:50:00Z">
              <w:rPr>
                <w:color w:val="222222"/>
                <w:spacing w:val="2"/>
                <w:sz w:val="20"/>
                <w:szCs w:val="20"/>
                <w:lang w:val="en-US"/>
              </w:rPr>
            </w:rPrChange>
          </w:rPr>
          <w:t xml:space="preserve"> </w:t>
        </w:r>
        <w:del w:id="93" w:author="Author" w:date="2026-10-26T00:43:00Z" w16du:dateUtc="2026-10-25T21:43:00Z">
          <w:r w:rsidR="006C3FA0" w:rsidRPr="006215BC" w:rsidDel="008B53CC">
            <w:rPr>
              <w:rFonts w:eastAsiaTheme="minorEastAsia"/>
              <w:color w:val="222222"/>
              <w:spacing w:val="2"/>
              <w:lang w:val="en-US" w:eastAsia="ja-JP"/>
              <w:rPrChange w:id="94" w:author="Author" w:date="2026-10-25T23:50:00Z">
                <w:rPr>
                  <w:color w:val="222222"/>
                  <w:spacing w:val="2"/>
                  <w:sz w:val="20"/>
                  <w:szCs w:val="20"/>
                  <w:lang w:val="en-US"/>
                </w:rPr>
              </w:rPrChange>
            </w:rPr>
            <w:delText>TMRCA</w:delText>
          </w:r>
        </w:del>
      </w:ins>
      <w:ins w:id="95" w:author="Author" w:date="2026-10-26T00:43:00Z" w16du:dateUtc="2026-10-25T21:43:00Z">
        <w:r w:rsidR="008B53CC">
          <w:rPr>
            <w:rFonts w:eastAsiaTheme="minorEastAsia"/>
            <w:color w:val="222222"/>
            <w:spacing w:val="2"/>
            <w:lang w:val="en-US" w:eastAsia="ja-JP"/>
          </w:rPr>
          <w:t>time to</w:t>
        </w:r>
      </w:ins>
      <w:ins w:id="96" w:author="Author" w:date="2026-10-26T00:44:00Z" w16du:dateUtc="2026-10-25T21:44:00Z">
        <w:r w:rsidR="008B53CC">
          <w:rPr>
            <w:rFonts w:eastAsiaTheme="minorEastAsia"/>
            <w:color w:val="222222"/>
            <w:spacing w:val="2"/>
            <w:lang w:val="en-US" w:eastAsia="ja-JP"/>
          </w:rPr>
          <w:t xml:space="preserve">  the ancestor</w:t>
        </w:r>
      </w:ins>
      <w:ins w:id="97" w:author="Author" w:date="2026-10-25T23:49:00Z">
        <w:r w:rsidR="006C3FA0" w:rsidRPr="006215BC">
          <w:rPr>
            <w:rFonts w:eastAsiaTheme="minorEastAsia"/>
            <w:color w:val="222222"/>
            <w:spacing w:val="2"/>
            <w:lang w:val="en-US" w:eastAsia="ja-JP"/>
            <w:rPrChange w:id="98" w:author="Author" w:date="2026-10-25T23:50:00Z">
              <w:rPr>
                <w:color w:val="222222"/>
                <w:spacing w:val="2"/>
                <w:sz w:val="20"/>
                <w:szCs w:val="20"/>
                <w:lang w:val="en-US"/>
              </w:rPr>
            </w:rPrChange>
          </w:rPr>
          <w:t xml:space="preserve"> of each population is more or less constant, while independent populations are diverging from each other in time</w:t>
        </w:r>
      </w:ins>
      <w:ins w:id="99" w:author="Author" w:date="2026-10-26T00:44:00Z" w16du:dateUtc="2026-10-25T21:44:00Z">
        <w:r w:rsidR="008B53CC">
          <w:rPr>
            <w:rFonts w:eastAsiaTheme="minorEastAsia"/>
            <w:color w:val="222222"/>
            <w:spacing w:val="2"/>
            <w:lang w:val="en-US" w:eastAsia="ja-JP"/>
          </w:rPr>
          <w:t xml:space="preserve"> </w:t>
        </w:r>
      </w:ins>
      <w:del w:id="100" w:author="Author" w:date="2026-10-25T23:49:00Z">
        <w:r w:rsidR="00B863EF" w:rsidRPr="004A20DB" w:rsidDel="006C3FA0">
          <w:rPr>
            <w:lang w:val="en-US"/>
          </w:rPr>
          <w:delText xml:space="preserve">all sequences very similar to their MRCA </w:delText>
        </w:r>
      </w:del>
      <w:r w:rsidR="00CD5292">
        <w:rPr>
          <w:lang w:val="en-US"/>
        </w:rPr>
        <w:fldChar w:fldCharType="begin"/>
      </w:r>
      <w:r w:rsidR="00CD5292">
        <w:rPr>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lang w:val="en-US"/>
        </w:rPr>
        <w:fldChar w:fldCharType="separate"/>
      </w:r>
      <w:r w:rsidR="00CD5292">
        <w:rPr>
          <w:noProof/>
          <w:lang w:val="en-US"/>
        </w:rPr>
        <w:t>[34]</w:t>
      </w:r>
      <w:r w:rsidR="00CD5292">
        <w:rPr>
          <w:lang w:val="en-US"/>
        </w:rPr>
        <w:fldChar w:fldCharType="end"/>
      </w:r>
      <w:r w:rsidR="00B863EF" w:rsidRPr="004A20DB">
        <w:rPr>
          <w:lang w:val="en-US"/>
        </w:rPr>
        <w:t xml:space="preserve">. Moreover, even very frequent recombination does not break up linkage effects in a sufficiently long genome </w:t>
      </w:r>
      <w:r w:rsidR="00CD5292">
        <w:rPr>
          <w:lang w:val="en-US"/>
        </w:rPr>
        <w:fldChar w:fldCharType="begin"/>
      </w:r>
      <w:r w:rsidR="00CD5292">
        <w:rPr>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lang w:val="en-US"/>
        </w:rPr>
        <w:fldChar w:fldCharType="separate"/>
      </w:r>
      <w:r w:rsidR="00CD5292">
        <w:rPr>
          <w:noProof/>
          <w:lang w:val="en-US"/>
        </w:rPr>
        <w:t>[35]</w:t>
      </w:r>
      <w:r w:rsidR="00CD5292">
        <w:rPr>
          <w:lang w:val="en-US"/>
        </w:rPr>
        <w:fldChar w:fldCharType="end"/>
      </w:r>
      <w:r w:rsidR="00B863EF" w:rsidRPr="004A20DB">
        <w:rPr>
          <w:lang w:val="en-US"/>
        </w:rPr>
        <w:t xml:space="preserve">. </w:t>
      </w:r>
    </w:p>
    <w:p w14:paraId="58BFAF74" w14:textId="77777777" w:rsidR="008101D5" w:rsidRDefault="00AD43F8" w:rsidP="008101D5">
      <w:pPr>
        <w:pStyle w:val="u-mb-24"/>
        <w:spacing w:before="0" w:beforeAutospacing="0" w:after="0" w:afterAutospacing="0" w:line="360" w:lineRule="auto"/>
        <w:jc w:val="both"/>
        <w:rPr>
          <w:ins w:id="101" w:author="Author" w:date="2026-10-26T01:10:00Z" w16du:dateUtc="2026-10-25T22:10:00Z"/>
        </w:rPr>
      </w:pPr>
      <w:del w:id="102" w:author="Author" w:date="2026-10-26T01:09:00Z" w16du:dateUtc="2026-10-25T22:09:00Z">
        <w:r w:rsidRPr="004A20DB" w:rsidDel="008101D5">
          <w:tab/>
        </w:r>
        <w:r w:rsidR="0076272C" w:rsidRPr="004A20DB" w:rsidDel="008101D5">
          <w:delTex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delText>
        </w:r>
        <w:r w:rsidR="00CD5292" w:rsidDel="008101D5">
          <w:rPr>
            <w:lang w:val="en-US"/>
          </w:rPr>
          <w:fldChar w:fldCharType="begin"/>
        </w:r>
        <w:r w:rsidR="00CD5292" w:rsidDel="008101D5">
          <w:rPr>
            <w:lang w:val="en-US"/>
          </w:rPr>
          <w:del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00CD5292" w:rsidDel="008101D5">
          <w:rPr>
            <w:lang w:val="en-US"/>
          </w:rPr>
          <w:fldChar w:fldCharType="separate"/>
        </w:r>
        <w:r w:rsidR="00CD5292" w:rsidDel="008101D5">
          <w:rPr>
            <w:noProof/>
            <w:lang w:val="en-US"/>
          </w:rPr>
          <w:delText>[34]</w:delText>
        </w:r>
        <w:r w:rsidR="00CD5292" w:rsidDel="008101D5">
          <w:rPr>
            <w:lang w:val="en-US"/>
          </w:rPr>
          <w:fldChar w:fldCharType="end"/>
        </w:r>
        <w:r w:rsidR="007A71E2" w:rsidRPr="004A20DB" w:rsidDel="008101D5">
          <w:rPr>
            <w:lang w:val="en-US"/>
          </w:rPr>
          <w:delText>.</w:delText>
        </w:r>
        <w:r w:rsidR="006B3D86" w:rsidRPr="004A20DB" w:rsidDel="008101D5">
          <w:delText xml:space="preserve"> </w:delText>
        </w:r>
      </w:del>
      <w:r w:rsidR="0076272C" w:rsidRPr="004A20DB">
        <w:t>As a result, any measure of co-variance</w:t>
      </w:r>
      <w:r w:rsidR="006B3D86" w:rsidRPr="004A20DB">
        <w:t xml:space="preserve"> </w:t>
      </w:r>
      <w:r w:rsidR="0076272C" w:rsidRPr="004A20DB">
        <w:t xml:space="preserve">produces strong noise of random sign. </w:t>
      </w:r>
      <w:r w:rsidR="006B3D86" w:rsidRPr="004A20DB">
        <w:t xml:space="preserve">An attempt </w:t>
      </w:r>
      <w:r w:rsidR="00DD3CC6" w:rsidRPr="004A20DB">
        <w:t>at</w:t>
      </w:r>
      <w:r w:rsidR="006B3D86" w:rsidRPr="004A20DB">
        <w:t xml:space="preserve"> detect</w:t>
      </w:r>
      <w:r w:rsidR="00DD3CC6" w:rsidRPr="004A20DB">
        <w:t>ing</w:t>
      </w:r>
      <w:r w:rsidR="006B3D86" w:rsidRPr="004A20DB">
        <w:t xml:space="preserve"> epistasis, whether by using covariance measures, such as Pearson coefficient, mutual entropy, universal footprint </w:t>
      </w:r>
      <w:r w:rsidR="00CD5292">
        <w:rPr>
          <w:bCs/>
          <w:lang w:val="en-US"/>
        </w:rPr>
        <w:fldChar w:fldCharType="begin"/>
      </w:r>
      <w:r w:rsidR="00CD5292">
        <w:rPr>
          <w:bCs/>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bCs/>
          <w:lang w:val="en-US"/>
        </w:rPr>
        <w:fldChar w:fldCharType="separate"/>
      </w:r>
      <w:r w:rsidR="00CD5292">
        <w:rPr>
          <w:bCs/>
          <w:noProof/>
          <w:lang w:val="en-US"/>
        </w:rPr>
        <w:t>[36]</w:t>
      </w:r>
      <w:r w:rsidR="00CD5292">
        <w:rPr>
          <w:bCs/>
          <w:lang w:val="en-US"/>
        </w:rPr>
        <w:fldChar w:fldCharType="end"/>
      </w:r>
      <w:r w:rsidR="006B3D86" w:rsidRPr="004A20DB">
        <w:t xml:space="preserve">, or </w:t>
      </w:r>
      <w:r w:rsidR="00DD3CC6" w:rsidRPr="004A20DB">
        <w:t xml:space="preserve">by </w:t>
      </w:r>
      <w:r w:rsidR="006B3D86" w:rsidRPr="004A20DB">
        <w:t xml:space="preserve">tree-based methods </w:t>
      </w:r>
      <w:r w:rsidR="00CD5292">
        <w:rPr>
          <w:bCs/>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bCs/>
          <w:lang w:val="en-US"/>
        </w:rPr>
        <w:instrText xml:space="preserve"> ADDIN EN.CITE </w:instrText>
      </w:r>
      <w:r w:rsidR="00CD5292">
        <w:rPr>
          <w:bCs/>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bCs/>
          <w:lang w:val="en-US"/>
        </w:rPr>
        <w:instrText xml:space="preserve"> ADDIN EN.CITE.DATA </w:instrText>
      </w:r>
      <w:r w:rsidR="00CD5292">
        <w:rPr>
          <w:bCs/>
          <w:lang w:val="en-US"/>
        </w:rPr>
      </w:r>
      <w:r w:rsidR="00CD5292">
        <w:rPr>
          <w:bCs/>
          <w:lang w:val="en-US"/>
        </w:rPr>
        <w:fldChar w:fldCharType="end"/>
      </w:r>
      <w:r w:rsidR="00CD5292">
        <w:rPr>
          <w:bCs/>
          <w:lang w:val="en-US"/>
        </w:rPr>
      </w:r>
      <w:r w:rsidR="00CD5292">
        <w:rPr>
          <w:bCs/>
          <w:lang w:val="en-US"/>
        </w:rPr>
        <w:fldChar w:fldCharType="separate"/>
      </w:r>
      <w:r w:rsidR="00CD5292">
        <w:rPr>
          <w:bCs/>
          <w:noProof/>
          <w:lang w:val="en-US"/>
        </w:rPr>
        <w:t>[37, 38]</w:t>
      </w:r>
      <w:r w:rsidR="00CD5292">
        <w:rPr>
          <w:bCs/>
          <w:lang w:val="en-US"/>
        </w:rPr>
        <w:fldChar w:fldCharType="end"/>
      </w:r>
      <w:r w:rsidR="006B3D86" w:rsidRPr="004A20DB">
        <w:t xml:space="preserve"> faces the same problem, the overwhelming genetic linkage effects. </w:t>
      </w:r>
    </w:p>
    <w:p w14:paraId="7548FEF2" w14:textId="0D7ACB8E" w:rsidR="006C1D0D" w:rsidRPr="008101D5" w:rsidDel="008101D5" w:rsidRDefault="008101D5" w:rsidP="008101D5">
      <w:pPr>
        <w:pStyle w:val="u-mb-24"/>
        <w:spacing w:before="0" w:beforeAutospacing="0" w:after="0" w:afterAutospacing="0" w:line="360" w:lineRule="auto"/>
        <w:jc w:val="both"/>
        <w:rPr>
          <w:ins w:id="103" w:author="Author" w:date="2026-10-26T00:40:00Z" w16du:dateUtc="2026-10-25T21:40:00Z"/>
          <w:del w:id="104" w:author="Author" w:date="2026-10-26T01:10:00Z" w16du:dateUtc="2026-10-25T22:10:00Z"/>
          <w:lang w:val="en-US"/>
          <w:rPrChange w:id="105" w:author="Author" w:date="2026-10-26T01:00:00Z" w16du:dateUtc="2026-10-25T22:00:00Z">
            <w:rPr>
              <w:ins w:id="106" w:author="Author" w:date="2026-10-26T00:40:00Z" w16du:dateUtc="2026-10-25T21:40:00Z"/>
              <w:del w:id="107" w:author="Author" w:date="2026-10-26T01:10:00Z" w16du:dateUtc="2026-10-25T22:10:00Z"/>
              <w:rFonts w:ascii="Times New Roman" w:eastAsia="Times New Roman" w:hAnsi="Times New Roman" w:cs="Times New Roman"/>
              <w:sz w:val="24"/>
              <w:szCs w:val="24"/>
              <w:lang w:val="ru-RU"/>
            </w:rPr>
          </w:rPrChange>
        </w:rPr>
        <w:pPrChange w:id="108" w:author="Author" w:date="2026-10-26T01:10:00Z" w16du:dateUtc="2026-10-25T22:10:00Z">
          <w:pPr>
            <w:spacing w:after="0" w:line="360" w:lineRule="auto"/>
            <w:jc w:val="both"/>
          </w:pPr>
        </w:pPrChange>
      </w:pPr>
      <w:ins w:id="109" w:author="Author" w:date="2026-10-26T01:10:00Z" w16du:dateUtc="2026-10-25T22:10:00Z">
        <w:r>
          <w:tab/>
        </w:r>
      </w:ins>
      <w:r w:rsidR="0076272C" w:rsidRPr="004A20DB">
        <w:t>The only way to resolve this issue</w:t>
      </w:r>
      <w:ins w:id="110" w:author="Author" w:date="2026-10-26T01:09:00Z" w16du:dateUtc="2026-10-25T22:09:00Z">
        <w:r w:rsidR="00DC4CC5">
          <w:t xml:space="preserve"> and separate </w:t>
        </w:r>
        <w:r w:rsidR="00DC4CC5" w:rsidRPr="00680160">
          <w:rPr>
            <w:rFonts w:eastAsiaTheme="minorEastAsia"/>
            <w:color w:val="222222"/>
            <w:spacing w:val="2"/>
            <w:lang w:val="en-US" w:eastAsia="ja-JP"/>
          </w:rPr>
          <w:t>linkage (clonal) effects</w:t>
        </w:r>
        <w:r w:rsidR="00DC4CC5">
          <w:rPr>
            <w:color w:val="222222"/>
            <w:spacing w:val="2"/>
            <w:lang w:val="en-US"/>
          </w:rPr>
          <w:t xml:space="preserve"> from epistasis</w:t>
        </w:r>
      </w:ins>
      <w:r w:rsidR="0076272C" w:rsidRPr="004A20DB">
        <w:t xml:space="preserve"> is to average the haplotype frequencies over many independent populations evolving under similar conditions</w:t>
      </w:r>
      <w:ins w:id="111" w:author="Author" w:date="2026-10-26T01:10:00Z" w16du:dateUtc="2026-10-25T22:10:00Z">
        <w:r>
          <w:t xml:space="preserve"> </w:t>
        </w:r>
        <w:r>
          <w:rPr>
            <w:lang w:val="en-US"/>
          </w:rPr>
          <w:fldChar w:fldCharType="begin"/>
        </w:r>
        <w:r>
          <w:rPr>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Pr>
            <w:lang w:val="en-US"/>
          </w:rPr>
          <w:fldChar w:fldCharType="separate"/>
        </w:r>
        <w:r>
          <w:rPr>
            <w:noProof/>
            <w:lang w:val="en-US"/>
          </w:rPr>
          <w:t>[34]</w:t>
        </w:r>
        <w:r>
          <w:rPr>
            <w:lang w:val="en-US"/>
          </w:rPr>
          <w:fldChar w:fldCharType="end"/>
        </w:r>
      </w:ins>
      <w:r w:rsidR="0076272C" w:rsidRPr="004A20DB">
        <w:t xml:space="preserve">. </w:t>
      </w:r>
    </w:p>
    <w:p w14:paraId="2BCBD8CC" w14:textId="41EBCA7F" w:rsidR="006C1D0D" w:rsidRPr="008101D5" w:rsidRDefault="006C1D0D" w:rsidP="008101D5">
      <w:pPr>
        <w:pStyle w:val="u-mb-24"/>
        <w:spacing w:before="0" w:beforeAutospacing="0" w:after="0" w:afterAutospacing="0" w:line="360" w:lineRule="auto"/>
        <w:jc w:val="both"/>
        <w:rPr>
          <w:ins w:id="112" w:author="Author" w:date="2026-10-26T00:39:00Z" w16du:dateUtc="2026-10-25T21:39:00Z"/>
          <w:color w:val="222222"/>
          <w:spacing w:val="2"/>
          <w:lang w:val="en-US"/>
          <w:rPrChange w:id="113" w:author="Author" w:date="2026-10-26T01:00:00Z" w16du:dateUtc="2026-10-25T22:00:00Z">
            <w:rPr>
              <w:ins w:id="114" w:author="Author" w:date="2026-10-26T00:39:00Z" w16du:dateUtc="2026-10-25T21:39:00Z"/>
              <w:rFonts w:ascii="Times New Roman" w:hAnsi="Times New Roman" w:cs="Times New Roman"/>
              <w:color w:val="222222"/>
              <w:spacing w:val="2"/>
              <w:sz w:val="24"/>
              <w:szCs w:val="24"/>
              <w:lang w:val="ru-RU"/>
            </w:rPr>
          </w:rPrChange>
        </w:rPr>
        <w:pPrChange w:id="115" w:author="Author" w:date="2026-10-26T01:10:00Z" w16du:dateUtc="2026-10-25T22:10:00Z">
          <w:pPr>
            <w:spacing w:after="0" w:line="360" w:lineRule="auto"/>
            <w:jc w:val="both"/>
          </w:pPr>
        </w:pPrChange>
      </w:pPr>
      <w:ins w:id="116" w:author="Author" w:date="2026-10-26T00:40:00Z" w16du:dateUtc="2026-10-25T21:40:00Z">
        <w:del w:id="117" w:author="Author" w:date="2026-10-26T01:10:00Z" w16du:dateUtc="2026-10-25T22:10:00Z">
          <w:r w:rsidRPr="008101D5" w:rsidDel="008101D5">
            <w:rPr>
              <w:lang w:val="en-US"/>
              <w:rPrChange w:id="118" w:author="Author" w:date="2026-10-26T01:00:00Z" w16du:dateUtc="2026-10-25T22:00:00Z">
                <w:rPr>
                  <w:rFonts w:ascii="Times New Roman" w:eastAsia="Times New Roman" w:hAnsi="Times New Roman" w:cs="Times New Roman"/>
                  <w:sz w:val="24"/>
                  <w:szCs w:val="24"/>
                  <w:lang w:val="ru-RU"/>
                </w:rPr>
              </w:rPrChange>
            </w:rPr>
            <w:tab/>
          </w:r>
        </w:del>
      </w:ins>
      <w:r w:rsidR="0076272C" w:rsidRPr="004A20DB">
        <w:t xml:space="preserve">To decrease the required number of populations, </w:t>
      </w:r>
      <w:r w:rsidR="007E68FB" w:rsidRPr="004A20DB">
        <w:t xml:space="preserve">it was proposed to use </w:t>
      </w:r>
      <w:r w:rsidR="0076272C" w:rsidRPr="004A20DB">
        <w:t xml:space="preserve">only sequences with a majority allele at a neighbor site of </w:t>
      </w:r>
      <w:r w:rsidR="007E68FB" w:rsidRPr="004A20DB">
        <w:t xml:space="preserve">the </w:t>
      </w:r>
      <w:r w:rsidR="0076272C" w:rsidRPr="004A20DB">
        <w:t xml:space="preserve">measured </w:t>
      </w:r>
      <w:r w:rsidR="007E68FB" w:rsidRPr="004A20DB">
        <w:t xml:space="preserve">site </w:t>
      </w:r>
      <w:r w:rsidR="0076272C" w:rsidRPr="004A20DB">
        <w:t>pair</w:t>
      </w:r>
      <w:r w:rsidR="007E68FB" w:rsidRPr="004A20DB">
        <w:t xml:space="preserve"> to </w:t>
      </w:r>
      <w:r w:rsidR="0076272C" w:rsidRPr="004A20DB">
        <w:t xml:space="preserve">interrupt a path </w:t>
      </w:r>
      <w:r w:rsidR="00DD3CC6" w:rsidRPr="004A20DB">
        <w:t xml:space="preserve">along sites </w:t>
      </w:r>
      <w:r w:rsidR="0076272C" w:rsidRPr="004A20DB">
        <w:t>that creates a false-positive interaction</w:t>
      </w:r>
      <w:ins w:id="119" w:author="Author" w:date="2026-10-26T00:40:00Z" w16du:dateUtc="2026-10-25T21:40:00Z">
        <w:r w:rsidRPr="006C1D0D">
          <w:rPr>
            <w:lang w:val="en-US"/>
            <w:rPrChange w:id="120" w:author="Author" w:date="2026-10-26T00:40:00Z" w16du:dateUtc="2026-10-25T21:40:00Z">
              <w:rPr>
                <w:rFonts w:ascii="Times New Roman" w:eastAsia="Times New Roman" w:hAnsi="Times New Roman" w:cs="Times New Roman"/>
                <w:sz w:val="24"/>
                <w:szCs w:val="24"/>
                <w:lang w:val="ru-RU"/>
              </w:rPr>
            </w:rPrChange>
          </w:rPr>
          <w:t xml:space="preserve"> </w:t>
        </w:r>
        <w:r>
          <w:rPr>
            <w:bCs/>
            <w:lang w:val="en-US"/>
          </w:rPr>
          <w:fldChar w:fldCharType="begin"/>
        </w:r>
        <w:r>
          <w:rPr>
            <w:bCs/>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Pr>
            <w:bCs/>
            <w:lang w:val="en-US"/>
          </w:rPr>
          <w:fldChar w:fldCharType="separate"/>
        </w:r>
        <w:r>
          <w:rPr>
            <w:bCs/>
            <w:noProof/>
            <w:lang w:val="en-US"/>
          </w:rPr>
          <w:t>[39]</w:t>
        </w:r>
        <w:r>
          <w:rPr>
            <w:bCs/>
            <w:lang w:val="en-US"/>
          </w:rPr>
          <w:fldChar w:fldCharType="end"/>
        </w:r>
      </w:ins>
      <w:ins w:id="121" w:author="Author" w:date="2026-10-25T23:51:00Z">
        <w:r w:rsidR="006C3FA0">
          <w:t xml:space="preserve">. </w:t>
        </w:r>
      </w:ins>
      <w:del w:id="122" w:author="Author" w:date="2026-10-25T23:51:00Z">
        <w:r w:rsidR="0076272C" w:rsidRPr="004A20DB" w:rsidDel="006C3FA0">
          <w:delText xml:space="preserve"> </w:delText>
        </w:r>
      </w:del>
      <w:ins w:id="123" w:author="Author" w:date="2026-10-25T23:51:00Z">
        <w:r w:rsidR="006C3FA0" w:rsidRPr="006215BC">
          <w:rPr>
            <w:rFonts w:eastAsiaTheme="minorEastAsia"/>
            <w:color w:val="222222"/>
            <w:spacing w:val="2"/>
            <w:lang w:eastAsia="ja-JP"/>
            <w:rPrChange w:id="124" w:author="Author" w:date="2026-10-25T23:52:00Z">
              <w:rPr>
                <w:rFonts w:ascii="Times New Roman" w:eastAsia="Times New Roman" w:hAnsi="Times New Roman" w:cs="Times New Roman"/>
                <w:color w:val="222222"/>
                <w:spacing w:val="2"/>
                <w:sz w:val="20"/>
                <w:szCs w:val="20"/>
                <w:lang w:eastAsia="en-GB"/>
              </w:rPr>
            </w:rPrChange>
          </w:rPr>
          <w:t xml:space="preserve">This trick </w:t>
        </w:r>
        <w:del w:id="125" w:author="Author" w:date="2026-10-26T01:37:00Z" w16du:dateUtc="2026-10-25T22:37:00Z">
          <w:r w:rsidR="006C3FA0" w:rsidRPr="006215BC" w:rsidDel="003E4E11">
            <w:rPr>
              <w:rFonts w:eastAsiaTheme="minorEastAsia"/>
              <w:color w:val="222222"/>
              <w:spacing w:val="2"/>
              <w:lang w:eastAsia="ja-JP"/>
              <w:rPrChange w:id="126" w:author="Author" w:date="2026-10-25T23:52:00Z">
                <w:rPr>
                  <w:rFonts w:ascii="Times New Roman" w:eastAsia="Times New Roman" w:hAnsi="Times New Roman" w:cs="Times New Roman"/>
                  <w:color w:val="222222"/>
                  <w:spacing w:val="2"/>
                  <w:sz w:val="20"/>
                  <w:szCs w:val="20"/>
                  <w:lang w:eastAsia="en-GB"/>
                </w:rPr>
              </w:rPrChange>
            </w:rPr>
            <w:delText>allows to exclude indirect epistasic interactions and linkage effects, at the expense of sample size decrease</w:delText>
          </w:r>
        </w:del>
      </w:ins>
      <w:ins w:id="127" w:author="Author" w:date="2026-10-26T01:37:00Z" w16du:dateUtc="2026-10-25T22:37:00Z">
        <w:r w:rsidR="003E4E11">
          <w:rPr>
            <w:rFonts w:eastAsiaTheme="minorEastAsia"/>
            <w:color w:val="222222"/>
            <w:spacing w:val="2"/>
            <w:lang w:eastAsia="ja-JP"/>
          </w:rPr>
          <w:t>helps</w:t>
        </w:r>
      </w:ins>
      <w:ins w:id="128" w:author="Author" w:date="2026-10-25T23:51:00Z">
        <w:r w:rsidR="006C3FA0" w:rsidRPr="006215BC">
          <w:rPr>
            <w:rFonts w:eastAsiaTheme="minorEastAsia"/>
            <w:color w:val="222222"/>
            <w:spacing w:val="2"/>
            <w:lang w:eastAsia="ja-JP"/>
            <w:rPrChange w:id="129" w:author="Author" w:date="2026-10-25T23:52:00Z">
              <w:rPr>
                <w:rFonts w:ascii="Times New Roman" w:eastAsia="Times New Roman" w:hAnsi="Times New Roman" w:cs="Times New Roman"/>
                <w:color w:val="222222"/>
                <w:spacing w:val="2"/>
                <w:sz w:val="20"/>
                <w:szCs w:val="20"/>
                <w:lang w:eastAsia="en-GB"/>
              </w:rPr>
            </w:rPrChange>
          </w:rPr>
          <w:t>, as long as the system is close to the critical point of epistatic magnitude</w:t>
        </w:r>
      </w:ins>
      <w:ins w:id="130" w:author="Author" w:date="2026-10-26T00:40:00Z" w16du:dateUtc="2026-10-25T21:40:00Z">
        <w:r w:rsidRPr="006C1D0D">
          <w:rPr>
            <w:color w:val="222222"/>
            <w:spacing w:val="2"/>
            <w:lang w:val="en-US"/>
            <w:rPrChange w:id="131" w:author="Author" w:date="2026-10-26T00:40:00Z" w16du:dateUtc="2026-10-25T21:40:00Z">
              <w:rPr>
                <w:rFonts w:ascii="Times New Roman" w:hAnsi="Times New Roman" w:cs="Times New Roman"/>
                <w:color w:val="222222"/>
                <w:spacing w:val="2"/>
                <w:sz w:val="24"/>
                <w:szCs w:val="24"/>
                <w:lang w:val="ru-RU"/>
              </w:rPr>
            </w:rPrChange>
          </w:rPr>
          <w:t xml:space="preserve"> </w:t>
        </w:r>
      </w:ins>
      <w:r w:rsidR="00CD5292">
        <w:rPr>
          <w:bCs/>
          <w:lang w:val="en-US"/>
        </w:rPr>
        <w:fldChar w:fldCharType="begin"/>
      </w:r>
      <w:r w:rsidR="00CD5292">
        <w:rPr>
          <w:bCs/>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bCs/>
          <w:lang w:val="en-US"/>
        </w:rPr>
        <w:fldChar w:fldCharType="separate"/>
      </w:r>
      <w:r w:rsidR="00CD5292">
        <w:rPr>
          <w:bCs/>
          <w:noProof/>
          <w:lang w:val="en-US"/>
        </w:rPr>
        <w:t>[39]</w:t>
      </w:r>
      <w:r w:rsidR="00CD5292">
        <w:rPr>
          <w:bCs/>
          <w:lang w:val="en-US"/>
        </w:rPr>
        <w:fldChar w:fldCharType="end"/>
      </w:r>
      <w:r w:rsidR="0076272C" w:rsidRPr="004A20DB">
        <w:t xml:space="preserve">. </w:t>
      </w:r>
      <w:ins w:id="132" w:author="Author" w:date="2026-10-25T22:56:00Z">
        <w:r w:rsidR="001C6E22" w:rsidRPr="006215BC">
          <w:rPr>
            <w:rFonts w:eastAsiaTheme="minorEastAsia"/>
            <w:color w:val="222222"/>
            <w:spacing w:val="2"/>
            <w:lang w:val="en-US" w:eastAsia="ja-JP"/>
            <w:rPrChange w:id="133" w:author="Author" w:date="2026-10-25T22:57:00Z">
              <w:rPr>
                <w:rFonts w:ascii="Times New Roman" w:eastAsia="Times New Roman" w:hAnsi="Times New Roman" w:cs="Times New Roman"/>
                <w:color w:val="222222"/>
                <w:spacing w:val="2"/>
                <w:sz w:val="20"/>
                <w:szCs w:val="20"/>
                <w:lang w:val="en-US" w:eastAsia="en-GB"/>
              </w:rPr>
            </w:rPrChange>
          </w:rPr>
          <w:t xml:space="preserve">The </w:t>
        </w:r>
      </w:ins>
      <w:ins w:id="134" w:author="Author" w:date="2026-10-26T01:10:00Z" w16du:dateUtc="2026-10-25T22:10:00Z">
        <w:r w:rsidR="008101D5">
          <w:rPr>
            <w:color w:val="222222"/>
            <w:spacing w:val="2"/>
            <w:lang w:val="en-US"/>
          </w:rPr>
          <w:t>last</w:t>
        </w:r>
      </w:ins>
      <w:ins w:id="135" w:author="Author" w:date="2026-10-26T01:08:00Z" w16du:dateUtc="2026-10-25T22:08:00Z">
        <w:r w:rsidR="00DC4CC5" w:rsidRPr="008101D5">
          <w:rPr>
            <w:color w:val="222222"/>
            <w:spacing w:val="2"/>
            <w:lang w:val="en-US"/>
            <w:rPrChange w:id="136" w:author="Author" w:date="2026-10-26T01:08:00Z" w16du:dateUtc="2026-10-25T22:08:00Z">
              <w:rPr>
                <w:rFonts w:ascii="Times New Roman" w:hAnsi="Times New Roman" w:cs="Times New Roman"/>
                <w:color w:val="222222"/>
                <w:spacing w:val="2"/>
                <w:sz w:val="24"/>
                <w:szCs w:val="24"/>
                <w:lang w:val="ru-RU"/>
              </w:rPr>
            </w:rPrChange>
          </w:rPr>
          <w:t xml:space="preserve"> </w:t>
        </w:r>
      </w:ins>
      <w:ins w:id="137" w:author="Author" w:date="2026-10-25T22:56:00Z">
        <w:r w:rsidR="001C6E22" w:rsidRPr="006215BC">
          <w:rPr>
            <w:rFonts w:eastAsiaTheme="minorEastAsia"/>
            <w:color w:val="222222"/>
            <w:spacing w:val="2"/>
            <w:lang w:val="en-US" w:eastAsia="ja-JP"/>
            <w:rPrChange w:id="138" w:author="Author" w:date="2026-10-25T22:57:00Z">
              <w:rPr>
                <w:rFonts w:ascii="Times New Roman" w:eastAsia="Times New Roman" w:hAnsi="Times New Roman" w:cs="Times New Roman"/>
                <w:color w:val="222222"/>
                <w:spacing w:val="2"/>
                <w:sz w:val="20"/>
                <w:szCs w:val="20"/>
                <w:lang w:val="en-US" w:eastAsia="en-GB"/>
              </w:rPr>
            </w:rPrChange>
          </w:rPr>
          <w:t xml:space="preserve">study </w:t>
        </w:r>
      </w:ins>
      <w:ins w:id="139" w:author="Author" w:date="2026-10-25T22:57:00Z">
        <w:del w:id="140" w:author="Author" w:date="2026-10-26T00:41:00Z" w16du:dateUtc="2026-10-25T21:41:00Z">
          <w:r w:rsidR="001C6E22" w:rsidDel="006C1D0D">
            <w:rPr>
              <w:color w:val="222222"/>
              <w:spacing w:val="2"/>
              <w:lang w:val="en-US"/>
            </w:rPr>
            <w:delText>[39]</w:delText>
          </w:r>
        </w:del>
        <w:del w:id="141" w:author="Author" w:date="2026-10-26T01:10:00Z" w16du:dateUtc="2026-10-25T22:10:00Z">
          <w:r w:rsidR="001C6E22" w:rsidDel="008101D5">
            <w:rPr>
              <w:color w:val="222222"/>
              <w:spacing w:val="2"/>
              <w:lang w:val="en-US"/>
            </w:rPr>
            <w:delText xml:space="preserve"> not only </w:delText>
          </w:r>
        </w:del>
      </w:ins>
      <w:ins w:id="142" w:author="Author" w:date="2026-10-25T22:56:00Z">
        <w:del w:id="143" w:author="Author" w:date="2026-10-26T01:10:00Z" w16du:dateUtc="2026-10-25T22:10:00Z">
          <w:r w:rsidR="001C6E22" w:rsidRPr="006215BC" w:rsidDel="008101D5">
            <w:rPr>
              <w:rFonts w:eastAsiaTheme="minorEastAsia"/>
              <w:color w:val="222222"/>
              <w:spacing w:val="2"/>
              <w:lang w:val="en-US" w:eastAsia="ja-JP"/>
              <w:rPrChange w:id="144" w:author="Author" w:date="2026-10-25T22:57:00Z">
                <w:rPr>
                  <w:rFonts w:ascii="Times New Roman" w:eastAsia="Times New Roman" w:hAnsi="Times New Roman" w:cs="Times New Roman"/>
                  <w:color w:val="222222"/>
                  <w:spacing w:val="2"/>
                  <w:sz w:val="20"/>
                  <w:szCs w:val="20"/>
                  <w:lang w:val="en-US" w:eastAsia="en-GB"/>
                </w:rPr>
              </w:rPrChange>
            </w:rPr>
            <w:delText xml:space="preserve">proposed a method of </w:delText>
          </w:r>
        </w:del>
        <w:del w:id="145" w:author="Author" w:date="2026-10-26T01:08:00Z" w16du:dateUtc="2026-10-25T22:08:00Z">
          <w:r w:rsidR="001C6E22" w:rsidRPr="006215BC" w:rsidDel="00DC4CC5">
            <w:rPr>
              <w:rFonts w:eastAsiaTheme="minorEastAsia"/>
              <w:color w:val="222222"/>
              <w:spacing w:val="2"/>
              <w:lang w:val="en-US" w:eastAsia="ja-JP"/>
              <w:rPrChange w:id="146" w:author="Author" w:date="2026-10-25T22:57:00Z">
                <w:rPr>
                  <w:rFonts w:ascii="Times New Roman" w:eastAsia="Times New Roman" w:hAnsi="Times New Roman" w:cs="Times New Roman"/>
                  <w:color w:val="222222"/>
                  <w:spacing w:val="2"/>
                  <w:sz w:val="20"/>
                  <w:szCs w:val="20"/>
                  <w:lang w:val="en-US" w:eastAsia="en-GB"/>
                </w:rPr>
              </w:rPrChange>
            </w:rPr>
            <w:delText>separating linkage (clonal) effects</w:delText>
          </w:r>
        </w:del>
      </w:ins>
      <w:ins w:id="147" w:author="Author" w:date="2026-10-25T22:57:00Z">
        <w:del w:id="148" w:author="Author" w:date="2026-10-26T01:08:00Z" w16du:dateUtc="2026-10-25T22:08:00Z">
          <w:r w:rsidR="001C6E22" w:rsidDel="00DC4CC5">
            <w:rPr>
              <w:color w:val="222222"/>
              <w:spacing w:val="2"/>
              <w:lang w:val="en-US"/>
            </w:rPr>
            <w:delText xml:space="preserve"> </w:delText>
          </w:r>
        </w:del>
        <w:del w:id="149" w:author="Author" w:date="2026-10-26T01:10:00Z" w16du:dateUtc="2026-10-25T22:10:00Z">
          <w:r w:rsidR="001C6E22" w:rsidDel="008101D5">
            <w:rPr>
              <w:color w:val="222222"/>
              <w:spacing w:val="2"/>
              <w:lang w:val="en-US"/>
            </w:rPr>
            <w:delText>but also</w:delText>
          </w:r>
        </w:del>
      </w:ins>
      <w:ins w:id="150" w:author="Author" w:date="2026-10-25T22:56:00Z">
        <w:del w:id="151" w:author="Author" w:date="2026-10-26T01:10:00Z" w16du:dateUtc="2026-10-25T22:10:00Z">
          <w:r w:rsidR="001C6E22" w:rsidRPr="006215BC" w:rsidDel="008101D5">
            <w:rPr>
              <w:rFonts w:eastAsiaTheme="minorEastAsia"/>
              <w:color w:val="222222"/>
              <w:spacing w:val="2"/>
              <w:lang w:val="en-US" w:eastAsia="ja-JP"/>
              <w:rPrChange w:id="152" w:author="Author" w:date="2026-10-25T22:57:00Z">
                <w:rPr>
                  <w:rFonts w:ascii="Times New Roman" w:eastAsia="Times New Roman" w:hAnsi="Times New Roman" w:cs="Times New Roman"/>
                  <w:color w:val="222222"/>
                  <w:spacing w:val="2"/>
                  <w:sz w:val="20"/>
                  <w:szCs w:val="20"/>
                  <w:lang w:val="en-US" w:eastAsia="en-GB"/>
                </w:rPr>
              </w:rPrChange>
            </w:rPr>
            <w:delText xml:space="preserve"> </w:delText>
          </w:r>
        </w:del>
        <w:r w:rsidR="001C6E22" w:rsidRPr="006215BC">
          <w:rPr>
            <w:rFonts w:eastAsiaTheme="minorEastAsia"/>
            <w:color w:val="222222"/>
            <w:spacing w:val="2"/>
            <w:lang w:val="en-US" w:eastAsia="ja-JP"/>
            <w:rPrChange w:id="153" w:author="Author" w:date="2026-10-25T22:57:00Z">
              <w:rPr>
                <w:rFonts w:ascii="Times New Roman" w:eastAsia="Times New Roman" w:hAnsi="Times New Roman" w:cs="Times New Roman"/>
                <w:color w:val="222222"/>
                <w:spacing w:val="2"/>
                <w:sz w:val="20"/>
                <w:szCs w:val="20"/>
                <w:lang w:val="en-US" w:eastAsia="en-GB"/>
              </w:rPr>
            </w:rPrChange>
          </w:rPr>
          <w:t>provided a simulated demonstration</w:t>
        </w:r>
        <w:del w:id="154" w:author="Author" w:date="2026-10-26T01:10:00Z" w16du:dateUtc="2026-10-25T22:10:00Z">
          <w:r w:rsidR="001C6E22" w:rsidRPr="006215BC" w:rsidDel="008101D5">
            <w:rPr>
              <w:rFonts w:eastAsiaTheme="minorEastAsia"/>
              <w:color w:val="222222"/>
              <w:spacing w:val="2"/>
              <w:lang w:val="en-US" w:eastAsia="ja-JP"/>
              <w:rPrChange w:id="155" w:author="Author" w:date="2026-10-25T22:57:00Z">
                <w:rPr>
                  <w:rFonts w:ascii="Times New Roman" w:eastAsia="Times New Roman" w:hAnsi="Times New Roman" w:cs="Times New Roman"/>
                  <w:color w:val="222222"/>
                  <w:spacing w:val="2"/>
                  <w:sz w:val="20"/>
                  <w:szCs w:val="20"/>
                  <w:lang w:val="en-US" w:eastAsia="en-GB"/>
                </w:rPr>
              </w:rPrChange>
            </w:rPr>
            <w:delText>,</w:delText>
          </w:r>
        </w:del>
        <w:r w:rsidR="001C6E22" w:rsidRPr="006215BC">
          <w:rPr>
            <w:rFonts w:eastAsiaTheme="minorEastAsia"/>
            <w:color w:val="222222"/>
            <w:spacing w:val="2"/>
            <w:lang w:val="en-US" w:eastAsia="ja-JP"/>
            <w:rPrChange w:id="156" w:author="Author" w:date="2026-10-25T22:57:00Z">
              <w:rPr>
                <w:rFonts w:ascii="Times New Roman" w:eastAsia="Times New Roman" w:hAnsi="Times New Roman" w:cs="Times New Roman"/>
                <w:color w:val="222222"/>
                <w:spacing w:val="2"/>
                <w:sz w:val="20"/>
                <w:szCs w:val="20"/>
                <w:lang w:val="en-US" w:eastAsia="en-GB"/>
              </w:rPr>
            </w:rPrChange>
          </w:rPr>
          <w:t xml:space="preserve"> and applied it to influenza </w:t>
        </w:r>
      </w:ins>
      <w:ins w:id="157" w:author="Author" w:date="2026-10-26T01:11:00Z" w16du:dateUtc="2026-10-25T22:11:00Z">
        <w:r w:rsidR="008101D5">
          <w:rPr>
            <w:rFonts w:eastAsiaTheme="minorEastAsia"/>
            <w:color w:val="222222"/>
            <w:spacing w:val="2"/>
            <w:lang w:val="en-US" w:eastAsia="ja-JP"/>
          </w:rPr>
          <w:t xml:space="preserve">sequence </w:t>
        </w:r>
      </w:ins>
      <w:ins w:id="158" w:author="Author" w:date="2026-10-25T22:56:00Z">
        <w:r w:rsidR="001C6E22" w:rsidRPr="006215BC">
          <w:rPr>
            <w:rFonts w:eastAsiaTheme="minorEastAsia"/>
            <w:color w:val="222222"/>
            <w:spacing w:val="2"/>
            <w:lang w:val="en-US" w:eastAsia="ja-JP"/>
            <w:rPrChange w:id="159" w:author="Author" w:date="2026-10-25T22:57:00Z">
              <w:rPr>
                <w:rFonts w:ascii="Times New Roman" w:eastAsia="Times New Roman" w:hAnsi="Times New Roman" w:cs="Times New Roman"/>
                <w:color w:val="222222"/>
                <w:spacing w:val="2"/>
                <w:sz w:val="20"/>
                <w:szCs w:val="20"/>
                <w:lang w:val="en-US" w:eastAsia="en-GB"/>
              </w:rPr>
            </w:rPrChange>
          </w:rPr>
          <w:t xml:space="preserve">data to explain the emergence of the 2009 pandemic strain. </w:t>
        </w:r>
      </w:ins>
    </w:p>
    <w:p w14:paraId="0ADCB6D2" w14:textId="415C9B36" w:rsidR="001C6E22" w:rsidRPr="008101D5" w:rsidDel="006C1D0D" w:rsidRDefault="006C1D0D">
      <w:pPr>
        <w:spacing w:after="0" w:line="360" w:lineRule="auto"/>
        <w:jc w:val="both"/>
        <w:rPr>
          <w:ins w:id="160" w:author="Author" w:date="2026-10-25T22:56:00Z"/>
          <w:del w:id="161" w:author="Author" w:date="2026-10-26T00:39:00Z" w16du:dateUtc="2026-10-25T21:39:00Z"/>
          <w:sz w:val="24"/>
          <w:szCs w:val="24"/>
          <w:lang w:val="en-US"/>
          <w:rPrChange w:id="162" w:author="Author" w:date="2026-10-26T01:00:00Z" w16du:dateUtc="2026-10-25T22:00:00Z">
            <w:rPr>
              <w:ins w:id="163" w:author="Author" w:date="2026-10-25T22:56:00Z"/>
              <w:del w:id="164" w:author="Author" w:date="2026-10-26T00:39:00Z" w16du:dateUtc="2026-10-25T21:39:00Z"/>
              <w:color w:val="222222"/>
              <w:spacing w:val="2"/>
              <w:sz w:val="20"/>
              <w:szCs w:val="20"/>
              <w:lang w:val="en-US"/>
            </w:rPr>
          </w:rPrChange>
        </w:rPr>
        <w:pPrChange w:id="165" w:author="Author" w:date="2026-10-26T00:48:00Z" w16du:dateUtc="2026-10-25T21:48:00Z">
          <w:pPr>
            <w:pStyle w:val="u-mb-24"/>
            <w:jc w:val="both"/>
          </w:pPr>
        </w:pPrChange>
      </w:pPr>
      <w:ins w:id="166" w:author="Author" w:date="2026-10-26T00:39:00Z" w16du:dateUtc="2026-10-25T21:39:00Z">
        <w:r w:rsidRPr="008101D5">
          <w:rPr>
            <w:rFonts w:ascii="Times New Roman" w:hAnsi="Times New Roman" w:cs="Times New Roman"/>
            <w:color w:val="222222"/>
            <w:spacing w:val="2"/>
            <w:sz w:val="24"/>
            <w:szCs w:val="24"/>
            <w:lang w:val="en-US"/>
            <w:rPrChange w:id="167" w:author="Author" w:date="2026-10-26T01:00:00Z" w16du:dateUtc="2026-10-25T22:00:00Z">
              <w:rPr>
                <w:color w:val="222222"/>
                <w:spacing w:val="2"/>
                <w:lang w:val="ru-RU"/>
              </w:rPr>
            </w:rPrChange>
          </w:rPr>
          <w:tab/>
        </w:r>
      </w:ins>
      <w:ins w:id="168" w:author="Author" w:date="2026-10-25T22:56:00Z">
        <w:r w:rsidR="001C6E22" w:rsidRPr="006215BC">
          <w:rPr>
            <w:rFonts w:ascii="Times New Roman" w:hAnsi="Times New Roman" w:cs="Times New Roman"/>
            <w:color w:val="222222"/>
            <w:spacing w:val="2"/>
            <w:sz w:val="24"/>
            <w:szCs w:val="24"/>
            <w:lang w:val="en-US"/>
            <w:rPrChange w:id="169" w:author="Author" w:date="2026-10-25T22:57:00Z">
              <w:rPr>
                <w:color w:val="222222"/>
                <w:spacing w:val="2"/>
                <w:sz w:val="20"/>
                <w:szCs w:val="20"/>
                <w:lang w:val="en-US"/>
              </w:rPr>
            </w:rPrChange>
          </w:rPr>
          <w:t xml:space="preserve"> </w:t>
        </w:r>
        <w:r w:rsidR="001C6E22" w:rsidRPr="006215BC">
          <w:rPr>
            <w:rFonts w:ascii="Times New Roman" w:hAnsi="Times New Roman" w:cs="Times New Roman"/>
            <w:color w:val="222222"/>
            <w:spacing w:val="2"/>
            <w:sz w:val="24"/>
            <w:szCs w:val="24"/>
            <w:rPrChange w:id="170" w:author="Author" w:date="2026-10-25T22:57:00Z">
              <w:rPr>
                <w:color w:val="222222"/>
                <w:spacing w:val="2"/>
                <w:sz w:val="20"/>
                <w:szCs w:val="20"/>
              </w:rPr>
            </w:rPrChange>
          </w:rPr>
          <w:t xml:space="preserve">In the present work, </w:t>
        </w:r>
        <w:del w:id="171" w:author="Author" w:date="2026-10-26T01:11:00Z" w16du:dateUtc="2026-10-25T22:11:00Z">
          <w:r w:rsidR="001C6E22" w:rsidRPr="006215BC" w:rsidDel="008101D5">
            <w:rPr>
              <w:rFonts w:ascii="Times New Roman" w:hAnsi="Times New Roman" w:cs="Times New Roman"/>
              <w:color w:val="222222"/>
              <w:spacing w:val="2"/>
              <w:sz w:val="24"/>
              <w:szCs w:val="24"/>
              <w:rPrChange w:id="172" w:author="Author" w:date="2026-10-25T22:57:00Z">
                <w:rPr>
                  <w:color w:val="222222"/>
                  <w:spacing w:val="2"/>
                  <w:sz w:val="20"/>
                  <w:szCs w:val="20"/>
                </w:rPr>
              </w:rPrChange>
            </w:rPr>
            <w:delText xml:space="preserve"> </w:delText>
          </w:r>
        </w:del>
        <w:r w:rsidR="001C6E22" w:rsidRPr="006215BC">
          <w:rPr>
            <w:rFonts w:ascii="Times New Roman" w:hAnsi="Times New Roman" w:cs="Times New Roman"/>
            <w:color w:val="222222"/>
            <w:spacing w:val="2"/>
            <w:sz w:val="24"/>
            <w:szCs w:val="24"/>
            <w:rPrChange w:id="173" w:author="Author" w:date="2026-10-25T22:57:00Z">
              <w:rPr>
                <w:color w:val="222222"/>
                <w:spacing w:val="2"/>
                <w:sz w:val="20"/>
                <w:szCs w:val="20"/>
              </w:rPr>
            </w:rPrChange>
          </w:rPr>
          <w:t xml:space="preserve">this method is tested on simulated sequences in a broad range of parameters, for different scenarios of epistatic networks, and different initial states. </w:t>
        </w:r>
        <w:del w:id="174" w:author="Author" w:date="2026-10-26T01:39:00Z" w16du:dateUtc="2026-10-25T22:39:00Z">
          <w:r w:rsidR="001C6E22" w:rsidRPr="006215BC" w:rsidDel="003E4E11">
            <w:rPr>
              <w:rFonts w:ascii="Times New Roman" w:hAnsi="Times New Roman" w:cs="Times New Roman"/>
              <w:color w:val="222222"/>
              <w:spacing w:val="2"/>
              <w:sz w:val="24"/>
              <w:szCs w:val="24"/>
              <w:lang w:val="en-US"/>
              <w:rPrChange w:id="175" w:author="Author" w:date="2026-10-25T22:57:00Z">
                <w:rPr>
                  <w:color w:val="222222"/>
                  <w:spacing w:val="2"/>
                  <w:sz w:val="20"/>
                  <w:szCs w:val="20"/>
                  <w:lang w:val="en-US"/>
                </w:rPr>
              </w:rPrChange>
            </w:rPr>
            <w:delText xml:space="preserve">After that, </w:delText>
          </w:r>
        </w:del>
        <w:del w:id="176" w:author="Author" w:date="2026-10-26T01:38:00Z" w16du:dateUtc="2026-10-25T22:38:00Z">
          <w:r w:rsidR="001C6E22" w:rsidRPr="006215BC" w:rsidDel="003E4E11">
            <w:rPr>
              <w:rFonts w:ascii="Times New Roman" w:hAnsi="Times New Roman" w:cs="Times New Roman"/>
              <w:color w:val="222222"/>
              <w:spacing w:val="2"/>
              <w:sz w:val="24"/>
              <w:szCs w:val="24"/>
              <w:lang w:val="en-US"/>
              <w:rPrChange w:id="177" w:author="Author" w:date="2026-10-25T22:57:00Z">
                <w:rPr>
                  <w:color w:val="222222"/>
                  <w:spacing w:val="2"/>
                  <w:sz w:val="20"/>
                  <w:szCs w:val="20"/>
                  <w:lang w:val="en-US"/>
                </w:rPr>
              </w:rPrChange>
            </w:rPr>
            <w:delText>the hypothesis of</w:delText>
          </w:r>
        </w:del>
        <w:del w:id="178" w:author="Author" w:date="2026-10-26T01:39:00Z" w16du:dateUtc="2026-10-25T22:39:00Z">
          <w:r w:rsidR="001C6E22" w:rsidRPr="006215BC" w:rsidDel="003E4E11">
            <w:rPr>
              <w:rFonts w:ascii="Times New Roman" w:hAnsi="Times New Roman" w:cs="Times New Roman"/>
              <w:color w:val="222222"/>
              <w:spacing w:val="2"/>
              <w:sz w:val="24"/>
              <w:szCs w:val="24"/>
              <w:lang w:val="en-US"/>
              <w:rPrChange w:id="179" w:author="Author" w:date="2026-10-25T22:57:00Z">
                <w:rPr>
                  <w:color w:val="222222"/>
                  <w:spacing w:val="2"/>
                  <w:sz w:val="20"/>
                  <w:szCs w:val="20"/>
                  <w:lang w:val="en-US"/>
                </w:rPr>
              </w:rPrChange>
            </w:rPr>
            <w:delText xml:space="preserve"> VOC emerge</w:delText>
          </w:r>
        </w:del>
        <w:del w:id="180" w:author="Author" w:date="2026-10-26T01:38:00Z" w16du:dateUtc="2026-10-25T22:38:00Z">
          <w:r w:rsidR="001C6E22" w:rsidRPr="006215BC" w:rsidDel="003E4E11">
            <w:rPr>
              <w:rFonts w:ascii="Times New Roman" w:hAnsi="Times New Roman" w:cs="Times New Roman"/>
              <w:color w:val="222222"/>
              <w:spacing w:val="2"/>
              <w:sz w:val="24"/>
              <w:szCs w:val="24"/>
              <w:lang w:val="en-US"/>
              <w:rPrChange w:id="181" w:author="Author" w:date="2026-10-25T22:57:00Z">
                <w:rPr>
                  <w:color w:val="222222"/>
                  <w:spacing w:val="2"/>
                  <w:sz w:val="20"/>
                  <w:szCs w:val="20"/>
                  <w:lang w:val="en-US"/>
                </w:rPr>
              </w:rPrChange>
            </w:rPr>
            <w:delText>nce</w:delText>
          </w:r>
        </w:del>
        <w:del w:id="182" w:author="Author" w:date="2026-10-26T01:39:00Z" w16du:dateUtc="2026-10-25T22:39:00Z">
          <w:r w:rsidR="001C6E22" w:rsidRPr="006215BC" w:rsidDel="003E4E11">
            <w:rPr>
              <w:rFonts w:ascii="Times New Roman" w:hAnsi="Times New Roman" w:cs="Times New Roman"/>
              <w:color w:val="222222"/>
              <w:spacing w:val="2"/>
              <w:sz w:val="24"/>
              <w:szCs w:val="24"/>
              <w:lang w:val="en-US"/>
              <w:rPrChange w:id="183" w:author="Author" w:date="2026-10-25T22:57:00Z">
                <w:rPr>
                  <w:color w:val="222222"/>
                  <w:spacing w:val="2"/>
                  <w:sz w:val="20"/>
                  <w:szCs w:val="20"/>
                  <w:lang w:val="en-US"/>
                </w:rPr>
              </w:rPrChange>
            </w:rPr>
            <w:delText xml:space="preserve"> due to the spontaneous crossing of а fitness valley</w:delText>
          </w:r>
        </w:del>
        <w:del w:id="184" w:author="Author" w:date="2026-10-26T01:12:00Z" w16du:dateUtc="2026-10-25T22:12:00Z">
          <w:r w:rsidR="001C6E22" w:rsidRPr="006215BC" w:rsidDel="003D572A">
            <w:rPr>
              <w:rFonts w:ascii="Times New Roman" w:hAnsi="Times New Roman" w:cs="Times New Roman"/>
              <w:color w:val="222222"/>
              <w:spacing w:val="2"/>
              <w:sz w:val="24"/>
              <w:szCs w:val="24"/>
              <w:lang w:val="en-US"/>
              <w:rPrChange w:id="185" w:author="Author" w:date="2026-10-25T22:57:00Z">
                <w:rPr>
                  <w:color w:val="222222"/>
                  <w:spacing w:val="2"/>
                  <w:sz w:val="20"/>
                  <w:szCs w:val="20"/>
                  <w:lang w:val="en-US"/>
                </w:rPr>
              </w:rPrChange>
            </w:rPr>
            <w:delText xml:space="preserve"> is backed by a computer simulation</w:delText>
          </w:r>
        </w:del>
        <w:del w:id="186" w:author="Author" w:date="2026-10-26T01:39:00Z" w16du:dateUtc="2026-10-25T22:39:00Z">
          <w:r w:rsidR="001C6E22" w:rsidRPr="006215BC" w:rsidDel="003E4E11">
            <w:rPr>
              <w:rFonts w:ascii="Times New Roman" w:hAnsi="Times New Roman" w:cs="Times New Roman"/>
              <w:color w:val="222222"/>
              <w:spacing w:val="2"/>
              <w:sz w:val="24"/>
              <w:szCs w:val="24"/>
              <w:lang w:val="en-US"/>
              <w:rPrChange w:id="187" w:author="Author" w:date="2026-10-25T22:57:00Z">
                <w:rPr>
                  <w:color w:val="222222"/>
                  <w:spacing w:val="2"/>
                  <w:sz w:val="20"/>
                  <w:szCs w:val="20"/>
                  <w:lang w:val="en-US"/>
                </w:rPr>
              </w:rPrChange>
            </w:rPr>
            <w:delText xml:space="preserve">. Although the simulation does not constitute decisive proof, it offers positive evidence in favor of the hypothesis.  </w:delText>
          </w:r>
        </w:del>
      </w:ins>
      <w:moveToRangeStart w:id="188" w:author="Author" w:date="2026-10-26T00:39:00Z" w:name="move243867570"/>
      <w:moveTo w:id="189" w:author="Author" w:date="2026-10-26T00:39:00Z" w16du:dateUtc="2026-10-25T21:39:00Z">
        <w:del w:id="190" w:author="Author" w:date="2026-10-26T01:39:00Z" w16du:dateUtc="2026-10-25T22:39:00Z">
          <w:r w:rsidRPr="00680160" w:rsidDel="003E4E11">
            <w:rPr>
              <w:rFonts w:ascii="Times New Roman" w:eastAsia="Times New Roman" w:hAnsi="Times New Roman" w:cs="Times New Roman"/>
              <w:sz w:val="24"/>
              <w:szCs w:val="24"/>
            </w:rPr>
            <w:delText>The</w:delText>
          </w:r>
        </w:del>
      </w:moveTo>
      <w:ins w:id="191" w:author="Author" w:date="2026-10-26T01:39:00Z" w16du:dateUtc="2026-10-25T22:39:00Z">
        <w:r w:rsidR="003E4E11">
          <w:rPr>
            <w:rFonts w:ascii="Times New Roman" w:eastAsia="Times New Roman" w:hAnsi="Times New Roman" w:cs="Times New Roman"/>
            <w:sz w:val="24"/>
            <w:szCs w:val="24"/>
          </w:rPr>
          <w:t>Another</w:t>
        </w:r>
      </w:ins>
      <w:moveTo w:id="192" w:author="Author" w:date="2026-10-26T00:39:00Z" w16du:dateUtc="2026-10-25T21:39:00Z">
        <w:r w:rsidRPr="00680160">
          <w:rPr>
            <w:rFonts w:ascii="Times New Roman" w:eastAsia="Times New Roman" w:hAnsi="Times New Roman" w:cs="Times New Roman"/>
            <w:sz w:val="24"/>
            <w:szCs w:val="24"/>
          </w:rPr>
          <w:t xml:space="preserve"> question addressed in this work is how did strain B.1.1.7 evolve, with so many mutations at once? What are the evolutionary factors that brought it to existence? </w:t>
        </w:r>
      </w:moveTo>
      <w:ins w:id="193" w:author="Author" w:date="2026-10-26T01:39:00Z" w16du:dateUtc="2026-10-25T22:39:00Z">
        <w:r w:rsidR="003E4E11">
          <w:rPr>
            <w:rFonts w:ascii="Times New Roman" w:hAnsi="Times New Roman" w:cs="Times New Roman"/>
            <w:color w:val="222222"/>
            <w:spacing w:val="2"/>
            <w:sz w:val="24"/>
            <w:szCs w:val="24"/>
            <w:lang w:val="en-US"/>
          </w:rPr>
          <w:t>A</w:t>
        </w:r>
        <w:r w:rsidR="003E4E11" w:rsidRPr="00680160">
          <w:rPr>
            <w:rFonts w:ascii="Times New Roman" w:hAnsi="Times New Roman" w:cs="Times New Roman"/>
            <w:color w:val="222222"/>
            <w:spacing w:val="2"/>
            <w:sz w:val="24"/>
            <w:szCs w:val="24"/>
            <w:lang w:val="en-US"/>
          </w:rPr>
          <w:t xml:space="preserve"> computer simulation</w:t>
        </w:r>
        <w:r w:rsidR="003E4E11" w:rsidRPr="003D572A">
          <w:rPr>
            <w:rFonts w:ascii="Times New Roman" w:hAnsi="Times New Roman" w:cs="Times New Roman"/>
            <w:color w:val="222222"/>
            <w:spacing w:val="2"/>
            <w:sz w:val="24"/>
            <w:szCs w:val="24"/>
            <w:lang w:val="en-US"/>
          </w:rPr>
          <w:t xml:space="preserve"> </w:t>
        </w:r>
        <w:r w:rsidR="003E4E11">
          <w:rPr>
            <w:rFonts w:ascii="Times New Roman" w:hAnsi="Times New Roman" w:cs="Times New Roman"/>
            <w:color w:val="222222"/>
            <w:spacing w:val="2"/>
            <w:sz w:val="24"/>
            <w:szCs w:val="24"/>
            <w:lang w:val="en-US"/>
          </w:rPr>
          <w:t>is used to demonstrate that</w:t>
        </w:r>
        <w:r w:rsidR="003E4E11" w:rsidRPr="00680160">
          <w:rPr>
            <w:rFonts w:ascii="Times New Roman" w:hAnsi="Times New Roman" w:cs="Times New Roman"/>
            <w:color w:val="222222"/>
            <w:spacing w:val="2"/>
            <w:sz w:val="24"/>
            <w:szCs w:val="24"/>
            <w:lang w:val="en-US"/>
          </w:rPr>
          <w:t xml:space="preserve"> VOC </w:t>
        </w:r>
        <w:r w:rsidR="003E4E11">
          <w:rPr>
            <w:rFonts w:ascii="Times New Roman" w:hAnsi="Times New Roman" w:cs="Times New Roman"/>
            <w:color w:val="222222"/>
            <w:spacing w:val="2"/>
            <w:sz w:val="24"/>
            <w:szCs w:val="24"/>
            <w:lang w:val="en-US"/>
          </w:rPr>
          <w:t xml:space="preserve">could </w:t>
        </w:r>
        <w:r w:rsidR="003E4E11" w:rsidRPr="00680160">
          <w:rPr>
            <w:rFonts w:ascii="Times New Roman" w:hAnsi="Times New Roman" w:cs="Times New Roman"/>
            <w:color w:val="222222"/>
            <w:spacing w:val="2"/>
            <w:sz w:val="24"/>
            <w:szCs w:val="24"/>
            <w:lang w:val="en-US"/>
          </w:rPr>
          <w:t xml:space="preserve">emerge due to the spontaneous crossing of а fitness valley. Although the simulation does not constitute decisive proof, it offers evidence in favor of the hypothesis.  </w:t>
        </w:r>
      </w:ins>
      <w:moveTo w:id="194" w:author="Author" w:date="2026-10-26T00:39:00Z" w16du:dateUtc="2026-10-25T21:39:00Z">
        <w:del w:id="195" w:author="Author" w:date="2026-10-26T00:52:00Z" w16du:dateUtc="2026-10-25T21:52:00Z">
          <w:r w:rsidRPr="007E00C6" w:rsidDel="008B53CC">
            <w:rPr>
              <w:rFonts w:ascii="Times New Roman" w:eastAsia="Times New Roman" w:hAnsi="Times New Roman" w:cs="Times New Roman"/>
              <w:sz w:val="24"/>
              <w:szCs w:val="24"/>
            </w:rPr>
            <w:tab/>
          </w:r>
        </w:del>
      </w:moveTo>
      <w:moveToRangeEnd w:id="188"/>
    </w:p>
    <w:p w14:paraId="5AF531A8" w14:textId="77777777" w:rsidR="001C6E22" w:rsidRPr="008101D5" w:rsidDel="00776D51" w:rsidRDefault="001C6E22">
      <w:pPr>
        <w:spacing w:after="0" w:line="360" w:lineRule="auto"/>
        <w:jc w:val="both"/>
        <w:rPr>
          <w:del w:id="196" w:author="Author" w:date="2026-10-25T23:27:00Z"/>
          <w:rFonts w:ascii="Times New Roman" w:eastAsia="Times New Roman" w:hAnsi="Times New Roman" w:cs="Times New Roman"/>
          <w:sz w:val="24"/>
          <w:szCs w:val="24"/>
          <w:lang w:val="en-US"/>
          <w:rPrChange w:id="197" w:author="Author" w:date="2026-10-26T01:00:00Z" w16du:dateUtc="2026-10-25T22:00:00Z">
            <w:rPr>
              <w:del w:id="198" w:author="Author" w:date="2026-10-25T23:27:00Z"/>
              <w:rFonts w:ascii="Times New Roman" w:eastAsia="Times New Roman" w:hAnsi="Times New Roman" w:cs="Times New Roman"/>
              <w:sz w:val="24"/>
              <w:szCs w:val="24"/>
            </w:rPr>
          </w:rPrChange>
        </w:rPr>
      </w:pPr>
    </w:p>
    <w:p w14:paraId="04919CC4" w14:textId="77777777" w:rsidR="00E7349F" w:rsidRPr="00CE1A58" w:rsidRDefault="0076272C">
      <w:pPr>
        <w:spacing w:after="0" w:line="360" w:lineRule="auto"/>
        <w:jc w:val="both"/>
        <w:rPr>
          <w:ins w:id="199" w:author="Author" w:date="2026-10-25T23:25:00Z"/>
          <w:color w:val="222222"/>
          <w:spacing w:val="2"/>
          <w:sz w:val="20"/>
          <w:szCs w:val="20"/>
          <w:lang w:val="en-US"/>
        </w:rPr>
        <w:pPrChange w:id="200" w:author="Author" w:date="2026-10-26T00:48:00Z" w16du:dateUtc="2026-10-25T21:48:00Z">
          <w:pPr>
            <w:pStyle w:val="u-mb-24"/>
            <w:spacing w:after="0"/>
            <w:jc w:val="both"/>
          </w:pPr>
        </w:pPrChange>
      </w:pPr>
      <w:del w:id="201" w:author="Author" w:date="2026-10-25T23:27:00Z">
        <w:r w:rsidRPr="004A20DB" w:rsidDel="00776D51">
          <w:tab/>
        </w:r>
      </w:del>
    </w:p>
    <w:p w14:paraId="723E52DC" w14:textId="1CC7A072" w:rsidR="006C1D0D" w:rsidRPr="008101D5" w:rsidRDefault="008B53CC">
      <w:pPr>
        <w:pStyle w:val="u-mb-24"/>
        <w:spacing w:before="0" w:beforeAutospacing="0" w:after="0" w:afterAutospacing="0" w:line="360" w:lineRule="auto"/>
        <w:jc w:val="both"/>
        <w:rPr>
          <w:ins w:id="202" w:author="Author" w:date="2026-10-26T00:38:00Z" w16du:dateUtc="2026-10-25T21:38:00Z"/>
          <w:color w:val="222222"/>
          <w:spacing w:val="2"/>
          <w:lang w:val="en-US"/>
          <w:rPrChange w:id="203" w:author="Author" w:date="2026-10-26T01:00:00Z" w16du:dateUtc="2026-10-25T22:00:00Z">
            <w:rPr>
              <w:ins w:id="204" w:author="Author" w:date="2026-10-26T00:38:00Z" w16du:dateUtc="2026-10-25T21:38:00Z"/>
              <w:color w:val="222222"/>
              <w:spacing w:val="2"/>
              <w:lang w:val="ru-RU"/>
            </w:rPr>
          </w:rPrChange>
        </w:rPr>
        <w:pPrChange w:id="205" w:author="Author" w:date="2026-10-26T00:48:00Z" w16du:dateUtc="2026-10-25T21:48:00Z">
          <w:pPr>
            <w:pStyle w:val="u-mb-24"/>
            <w:spacing w:after="0"/>
            <w:jc w:val="both"/>
          </w:pPr>
        </w:pPrChange>
      </w:pPr>
      <w:ins w:id="206" w:author="Author" w:date="2026-10-26T00:47:00Z" w16du:dateUtc="2026-10-25T21:47:00Z">
        <w:r w:rsidRPr="008101D5">
          <w:rPr>
            <w:color w:val="222222"/>
            <w:spacing w:val="2"/>
            <w:lang w:val="en-US"/>
            <w:rPrChange w:id="207" w:author="Author" w:date="2026-10-26T01:00:00Z" w16du:dateUtc="2026-10-25T22:00:00Z">
              <w:rPr>
                <w:color w:val="222222"/>
                <w:spacing w:val="2"/>
                <w:lang w:val="ru-RU"/>
              </w:rPr>
            </w:rPrChange>
          </w:rPr>
          <w:tab/>
        </w:r>
      </w:ins>
      <w:ins w:id="208" w:author="Author" w:date="2026-10-25T23:25:00Z">
        <w:del w:id="209" w:author="Author" w:date="2026-10-26T00:49:00Z" w16du:dateUtc="2026-10-25T21:49:00Z">
          <w:r w:rsidR="00E7349F" w:rsidRPr="006215BC" w:rsidDel="008B53CC">
            <w:rPr>
              <w:color w:val="222222"/>
              <w:spacing w:val="2"/>
              <w:lang w:val="en-US"/>
              <w:rPrChange w:id="210" w:author="Author" w:date="2026-10-25T23:26:00Z">
                <w:rPr>
                  <w:rFonts w:ascii="Calibri" w:eastAsiaTheme="minorEastAsia" w:hAnsi="Calibri" w:cs="Calibri"/>
                  <w:color w:val="222222"/>
                  <w:spacing w:val="2"/>
                  <w:sz w:val="20"/>
                  <w:szCs w:val="20"/>
                  <w:lang w:val="en-US" w:eastAsia="ja-JP"/>
                </w:rPr>
              </w:rPrChange>
            </w:rPr>
            <w:delText>In the present work, we test the</w:delText>
          </w:r>
        </w:del>
      </w:ins>
      <w:ins w:id="211" w:author="Author" w:date="2026-10-26T00:52:00Z" w16du:dateUtc="2026-10-25T21:52:00Z">
        <w:r>
          <w:rPr>
            <w:color w:val="222222"/>
            <w:spacing w:val="2"/>
            <w:lang w:val="en-US"/>
          </w:rPr>
          <w:t>The</w:t>
        </w:r>
      </w:ins>
      <w:ins w:id="212" w:author="Author" w:date="2026-10-25T23:25:00Z">
        <w:r w:rsidR="00E7349F" w:rsidRPr="006215BC">
          <w:rPr>
            <w:color w:val="222222"/>
            <w:spacing w:val="2"/>
            <w:lang w:val="en-US"/>
            <w:rPrChange w:id="213" w:author="Author" w:date="2026-10-25T23:26:00Z">
              <w:rPr>
                <w:rFonts w:ascii="Calibri" w:eastAsiaTheme="minorEastAsia" w:hAnsi="Calibri" w:cs="Calibri"/>
                <w:color w:val="222222"/>
                <w:spacing w:val="2"/>
                <w:sz w:val="20"/>
                <w:szCs w:val="20"/>
                <w:lang w:val="en-US" w:eastAsia="ja-JP"/>
              </w:rPr>
            </w:rPrChange>
          </w:rPr>
          <w:t xml:space="preserve"> accuracy of </w:t>
        </w:r>
        <w:del w:id="214" w:author="Author" w:date="2026-10-26T01:13:00Z" w16du:dateUtc="2026-10-25T22:13:00Z">
          <w:r w:rsidR="00E7349F" w:rsidRPr="006215BC" w:rsidDel="003D572A">
            <w:rPr>
              <w:color w:val="222222"/>
              <w:spacing w:val="2"/>
              <w:lang w:val="en-US"/>
              <w:rPrChange w:id="215" w:author="Author" w:date="2026-10-25T23:26:00Z">
                <w:rPr>
                  <w:rFonts w:ascii="Calibri" w:eastAsiaTheme="minorEastAsia" w:hAnsi="Calibri" w:cs="Calibri"/>
                  <w:color w:val="222222"/>
                  <w:spacing w:val="2"/>
                  <w:sz w:val="20"/>
                  <w:szCs w:val="20"/>
                  <w:lang w:val="en-US" w:eastAsia="ja-JP"/>
                </w:rPr>
              </w:rPrChange>
            </w:rPr>
            <w:delText xml:space="preserve">the method of </w:delText>
          </w:r>
        </w:del>
        <w:r w:rsidR="00E7349F" w:rsidRPr="006215BC">
          <w:rPr>
            <w:color w:val="222222"/>
            <w:spacing w:val="2"/>
            <w:lang w:val="en-US"/>
            <w:rPrChange w:id="216" w:author="Author" w:date="2026-10-25T23:26:00Z">
              <w:rPr>
                <w:rFonts w:ascii="Calibri" w:eastAsiaTheme="minorEastAsia" w:hAnsi="Calibri" w:cs="Calibri"/>
                <w:color w:val="222222"/>
                <w:spacing w:val="2"/>
                <w:sz w:val="20"/>
                <w:szCs w:val="20"/>
                <w:lang w:val="en-US" w:eastAsia="ja-JP"/>
              </w:rPr>
            </w:rPrChange>
          </w:rPr>
          <w:t xml:space="preserve">epistasis detection </w:t>
        </w:r>
      </w:ins>
      <w:ins w:id="217" w:author="Author" w:date="2026-10-26T01:05:00Z" w16du:dateUtc="2026-10-25T22:05:00Z">
        <w:del w:id="218" w:author="Author" w:date="2026-10-26T01:13:00Z" w16du:dateUtc="2026-10-25T22:13:00Z">
          <w:r w:rsidR="00DC4CC5" w:rsidDel="003D572A">
            <w:rPr>
              <w:bCs/>
              <w:lang w:val="en-US"/>
            </w:rPr>
            <w:fldChar w:fldCharType="begin"/>
          </w:r>
          <w:r w:rsidR="00DC4CC5" w:rsidDel="003D572A">
            <w:rPr>
              <w:bCs/>
              <w:lang w:val="en-US"/>
            </w:rPr>
            <w:del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delInstrText>
          </w:r>
          <w:r w:rsidR="00DC4CC5" w:rsidDel="003D572A">
            <w:rPr>
              <w:bCs/>
              <w:lang w:val="en-US"/>
            </w:rPr>
            <w:fldChar w:fldCharType="separate"/>
          </w:r>
          <w:r w:rsidR="00DC4CC5" w:rsidDel="003D572A">
            <w:rPr>
              <w:bCs/>
              <w:noProof/>
              <w:lang w:val="en-US"/>
            </w:rPr>
            <w:delText>[39]</w:delText>
          </w:r>
          <w:r w:rsidR="00DC4CC5" w:rsidDel="003D572A">
            <w:rPr>
              <w:bCs/>
              <w:lang w:val="en-US"/>
            </w:rPr>
            <w:fldChar w:fldCharType="end"/>
          </w:r>
        </w:del>
      </w:ins>
      <w:ins w:id="219" w:author="Author" w:date="2026-10-25T23:26:00Z">
        <w:del w:id="220" w:author="Author" w:date="2026-10-26T01:05:00Z" w16du:dateUtc="2026-10-25T22:05:00Z">
          <w:r w:rsidR="00E7349F" w:rsidDel="00DC4CC5">
            <w:rPr>
              <w:color w:val="222222"/>
              <w:spacing w:val="2"/>
              <w:lang w:val="en-US"/>
            </w:rPr>
            <w:delText>[39]</w:delText>
          </w:r>
        </w:del>
        <w:r w:rsidR="00E7349F">
          <w:rPr>
            <w:color w:val="222222"/>
            <w:spacing w:val="2"/>
            <w:lang w:val="en-US"/>
          </w:rPr>
          <w:t xml:space="preserve"> </w:t>
        </w:r>
      </w:ins>
      <w:ins w:id="221" w:author="Author" w:date="2026-10-25T23:25:00Z">
        <w:r w:rsidR="00E7349F" w:rsidRPr="006215BC">
          <w:rPr>
            <w:color w:val="222222"/>
            <w:spacing w:val="2"/>
            <w:lang w:val="en-US"/>
            <w:rPrChange w:id="222" w:author="Author" w:date="2026-10-25T23:26:00Z">
              <w:rPr>
                <w:rFonts w:ascii="Calibri" w:eastAsiaTheme="minorEastAsia" w:hAnsi="Calibri" w:cs="Calibri"/>
                <w:color w:val="222222"/>
                <w:spacing w:val="2"/>
                <w:sz w:val="20"/>
                <w:szCs w:val="20"/>
                <w:lang w:val="en-US" w:eastAsia="ja-JP"/>
              </w:rPr>
            </w:rPrChange>
          </w:rPr>
          <w:t xml:space="preserve">against the background of </w:t>
        </w:r>
        <w:del w:id="223" w:author="Author" w:date="2026-10-26T00:52:00Z" w16du:dateUtc="2026-10-25T21:52:00Z">
          <w:r w:rsidR="00E7349F" w:rsidRPr="006215BC" w:rsidDel="008B53CC">
            <w:rPr>
              <w:color w:val="222222"/>
              <w:spacing w:val="2"/>
              <w:lang w:val="en-US"/>
              <w:rPrChange w:id="224" w:author="Author" w:date="2026-10-25T23:26:00Z">
                <w:rPr>
                  <w:rFonts w:ascii="Calibri" w:eastAsiaTheme="minorEastAsia" w:hAnsi="Calibri" w:cs="Calibri"/>
                  <w:color w:val="222222"/>
                  <w:spacing w:val="2"/>
                  <w:sz w:val="20"/>
                  <w:szCs w:val="20"/>
                  <w:lang w:val="en-US" w:eastAsia="ja-JP"/>
                </w:rPr>
              </w:rPrChange>
            </w:rPr>
            <w:delText xml:space="preserve">random noise caused by </w:delText>
          </w:r>
        </w:del>
        <w:r w:rsidR="00E7349F" w:rsidRPr="006215BC">
          <w:rPr>
            <w:color w:val="222222"/>
            <w:spacing w:val="2"/>
            <w:lang w:val="en-US"/>
            <w:rPrChange w:id="225" w:author="Author" w:date="2026-10-25T23:26:00Z">
              <w:rPr>
                <w:rFonts w:ascii="Calibri" w:eastAsiaTheme="minorEastAsia" w:hAnsi="Calibri" w:cs="Calibri"/>
                <w:color w:val="222222"/>
                <w:spacing w:val="2"/>
                <w:sz w:val="20"/>
                <w:szCs w:val="20"/>
                <w:lang w:val="en-US" w:eastAsia="ja-JP"/>
              </w:rPr>
            </w:rPrChange>
          </w:rPr>
          <w:t>genetic linkage (clonal) effects</w:t>
        </w:r>
        <w:del w:id="226" w:author="Author" w:date="2026-10-26T00:50:00Z" w16du:dateUtc="2026-10-25T21:50:00Z">
          <w:r w:rsidR="00E7349F" w:rsidRPr="006215BC" w:rsidDel="008B53CC">
            <w:rPr>
              <w:color w:val="222222"/>
              <w:spacing w:val="2"/>
              <w:lang w:val="en-US"/>
              <w:rPrChange w:id="227" w:author="Author" w:date="2026-10-25T23:26:00Z">
                <w:rPr>
                  <w:rFonts w:ascii="Calibri" w:eastAsiaTheme="minorEastAsia" w:hAnsi="Calibri" w:cs="Calibri"/>
                  <w:color w:val="222222"/>
                  <w:spacing w:val="2"/>
                  <w:sz w:val="20"/>
                  <w:szCs w:val="20"/>
                  <w:lang w:val="en-US" w:eastAsia="ja-JP"/>
                </w:rPr>
              </w:rPrChange>
            </w:rPr>
            <w:delText>,</w:delText>
          </w:r>
        </w:del>
      </w:ins>
      <w:ins w:id="228" w:author="Author" w:date="2026-10-26T00:50:00Z" w16du:dateUtc="2026-10-25T21:50:00Z">
        <w:r>
          <w:rPr>
            <w:color w:val="222222"/>
            <w:spacing w:val="2"/>
            <w:lang w:val="en-US"/>
          </w:rPr>
          <w:t xml:space="preserve"> is </w:t>
        </w:r>
      </w:ins>
      <w:ins w:id="229" w:author="Author" w:date="2026-10-26T00:56:00Z" w16du:dateUtc="2026-10-25T21:56:00Z">
        <w:r w:rsidR="007F52D2">
          <w:rPr>
            <w:color w:val="222222"/>
            <w:spacing w:val="2"/>
            <w:lang w:val="en-US"/>
          </w:rPr>
          <w:t>tested on</w:t>
        </w:r>
      </w:ins>
      <w:ins w:id="230" w:author="Author" w:date="2026-10-25T23:25:00Z">
        <w:del w:id="231" w:author="Author" w:date="2026-10-26T00:56:00Z" w16du:dateUtc="2026-10-25T21:56:00Z">
          <w:r w:rsidR="00E7349F" w:rsidRPr="006215BC" w:rsidDel="007F52D2">
            <w:rPr>
              <w:color w:val="222222"/>
              <w:spacing w:val="2"/>
              <w:lang w:val="en-US"/>
              <w:rPrChange w:id="232" w:author="Author" w:date="2026-10-25T23:26:00Z">
                <w:rPr>
                  <w:rFonts w:ascii="Calibri" w:eastAsiaTheme="minorEastAsia" w:hAnsi="Calibri" w:cs="Calibri"/>
                  <w:color w:val="222222"/>
                  <w:spacing w:val="2"/>
                  <w:sz w:val="20"/>
                  <w:szCs w:val="20"/>
                  <w:lang w:val="en-US" w:eastAsia="ja-JP"/>
                </w:rPr>
              </w:rPrChange>
            </w:rPr>
            <w:delText xml:space="preserve"> </w:delText>
          </w:r>
        </w:del>
        <w:del w:id="233" w:author="Author" w:date="2026-10-26T00:51:00Z" w16du:dateUtc="2026-10-25T21:51:00Z">
          <w:r w:rsidR="00E7349F" w:rsidRPr="006215BC" w:rsidDel="008B53CC">
            <w:rPr>
              <w:color w:val="222222"/>
              <w:spacing w:val="2"/>
              <w:lang w:val="en-US"/>
              <w:rPrChange w:id="234" w:author="Author" w:date="2026-10-25T23:26:00Z">
                <w:rPr>
                  <w:rFonts w:ascii="Calibri" w:eastAsiaTheme="minorEastAsia" w:hAnsi="Calibri" w:cs="Calibri"/>
                  <w:color w:val="222222"/>
                  <w:spacing w:val="2"/>
                  <w:sz w:val="20"/>
                  <w:szCs w:val="20"/>
                  <w:lang w:val="en-US" w:eastAsia="ja-JP"/>
                </w:rPr>
              </w:rPrChange>
            </w:rPr>
            <w:delText xml:space="preserve">in a broad range of parameters. The test is performed </w:delText>
          </w:r>
        </w:del>
        <w:del w:id="235" w:author="Author" w:date="2026-10-26T00:56:00Z" w16du:dateUtc="2026-10-25T21:56:00Z">
          <w:r w:rsidR="00E7349F" w:rsidRPr="006215BC" w:rsidDel="007F52D2">
            <w:rPr>
              <w:color w:val="222222"/>
              <w:spacing w:val="2"/>
              <w:lang w:val="en-US"/>
              <w:rPrChange w:id="236" w:author="Author" w:date="2026-10-25T23:26:00Z">
                <w:rPr>
                  <w:rFonts w:ascii="Calibri" w:eastAsiaTheme="minorEastAsia" w:hAnsi="Calibri" w:cs="Calibri"/>
                  <w:color w:val="222222"/>
                  <w:spacing w:val="2"/>
                  <w:sz w:val="20"/>
                  <w:szCs w:val="20"/>
                  <w:lang w:val="en-US" w:eastAsia="ja-JP"/>
                </w:rPr>
              </w:rPrChange>
            </w:rPr>
            <w:delText xml:space="preserve">by </w:delText>
          </w:r>
        </w:del>
        <w:del w:id="237" w:author="Author" w:date="2026-10-26T00:55:00Z" w16du:dateUtc="2026-10-25T21:55:00Z">
          <w:r w:rsidR="00E7349F" w:rsidRPr="006215BC" w:rsidDel="007F52D2">
            <w:rPr>
              <w:color w:val="222222"/>
              <w:spacing w:val="2"/>
              <w:lang w:val="en-US"/>
              <w:rPrChange w:id="238" w:author="Author" w:date="2026-10-25T23:26:00Z">
                <w:rPr>
                  <w:rFonts w:ascii="Calibri" w:eastAsiaTheme="minorEastAsia" w:hAnsi="Calibri" w:cs="Calibri"/>
                  <w:color w:val="222222"/>
                  <w:spacing w:val="2"/>
                  <w:sz w:val="20"/>
                  <w:szCs w:val="20"/>
                  <w:lang w:val="en-US" w:eastAsia="ja-JP"/>
                </w:rPr>
              </w:rPrChange>
            </w:rPr>
            <w:delText>using</w:delText>
          </w:r>
        </w:del>
        <w:r w:rsidR="00E7349F" w:rsidRPr="006215BC">
          <w:rPr>
            <w:color w:val="222222"/>
            <w:spacing w:val="2"/>
            <w:lang w:val="en-US"/>
            <w:rPrChange w:id="239" w:author="Author" w:date="2026-10-25T23:26:00Z">
              <w:rPr>
                <w:rFonts w:ascii="Calibri" w:eastAsiaTheme="minorEastAsia" w:hAnsi="Calibri" w:cs="Calibri"/>
                <w:color w:val="222222"/>
                <w:spacing w:val="2"/>
                <w:sz w:val="20"/>
                <w:szCs w:val="20"/>
                <w:lang w:val="en-US" w:eastAsia="ja-JP"/>
              </w:rPr>
            </w:rPrChange>
          </w:rPr>
          <w:t xml:space="preserve"> sets of simulated sequences with </w:t>
        </w:r>
        <w:del w:id="240" w:author="Author" w:date="2026-10-26T00:55:00Z" w16du:dateUtc="2026-10-25T21:55:00Z">
          <w:r w:rsidR="00E7349F" w:rsidRPr="006215BC" w:rsidDel="007F52D2">
            <w:rPr>
              <w:color w:val="222222"/>
              <w:spacing w:val="2"/>
              <w:lang w:val="en-US"/>
              <w:rPrChange w:id="241" w:author="Author" w:date="2026-10-25T23:26:00Z">
                <w:rPr>
                  <w:rFonts w:ascii="Calibri" w:eastAsiaTheme="minorEastAsia" w:hAnsi="Calibri" w:cs="Calibri"/>
                  <w:color w:val="222222"/>
                  <w:spacing w:val="2"/>
                  <w:sz w:val="20"/>
                  <w:szCs w:val="20"/>
                  <w:lang w:val="en-US" w:eastAsia="ja-JP"/>
                </w:rPr>
              </w:rPrChange>
            </w:rPr>
            <w:delText>known</w:delText>
          </w:r>
        </w:del>
      </w:ins>
      <w:ins w:id="242" w:author="Author" w:date="2026-10-26T00:55:00Z" w16du:dateUtc="2026-10-25T21:55:00Z">
        <w:r w:rsidR="007F52D2">
          <w:rPr>
            <w:color w:val="222222"/>
            <w:spacing w:val="2"/>
            <w:lang w:val="en-US"/>
          </w:rPr>
          <w:t>known</w:t>
        </w:r>
      </w:ins>
      <w:ins w:id="243" w:author="Author" w:date="2026-10-25T23:25:00Z">
        <w:r w:rsidR="00E7349F" w:rsidRPr="006215BC">
          <w:rPr>
            <w:color w:val="222222"/>
            <w:spacing w:val="2"/>
            <w:lang w:val="en-US"/>
            <w:rPrChange w:id="244" w:author="Author" w:date="2026-10-25T23:26:00Z">
              <w:rPr>
                <w:rFonts w:ascii="Calibri" w:eastAsiaTheme="minorEastAsia" w:hAnsi="Calibri" w:cs="Calibri"/>
                <w:color w:val="222222"/>
                <w:spacing w:val="2"/>
                <w:sz w:val="20"/>
                <w:szCs w:val="20"/>
                <w:lang w:val="en-US" w:eastAsia="ja-JP"/>
              </w:rPr>
            </w:rPrChange>
          </w:rPr>
          <w:t xml:space="preserve"> epistasis</w:t>
        </w:r>
      </w:ins>
      <w:ins w:id="245" w:author="Author" w:date="2026-10-26T01:13:00Z" w16du:dateUtc="2026-10-25T22:13:00Z">
        <w:r w:rsidR="003D572A">
          <w:rPr>
            <w:color w:val="222222"/>
            <w:spacing w:val="2"/>
            <w:lang w:val="en-US"/>
          </w:rPr>
          <w:t xml:space="preserve"> </w:t>
        </w:r>
        <w:r w:rsidR="003D572A">
          <w:rPr>
            <w:bCs/>
            <w:lang w:val="en-US"/>
          </w:rPr>
          <w:fldChar w:fldCharType="begin"/>
        </w:r>
        <w:r w:rsidR="003D572A">
          <w:rPr>
            <w:bCs/>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3D572A">
          <w:rPr>
            <w:bCs/>
            <w:lang w:val="en-US"/>
          </w:rPr>
          <w:fldChar w:fldCharType="separate"/>
        </w:r>
        <w:r w:rsidR="003D572A">
          <w:rPr>
            <w:bCs/>
            <w:noProof/>
            <w:lang w:val="en-US"/>
          </w:rPr>
          <w:t>[39]</w:t>
        </w:r>
        <w:r w:rsidR="003D572A">
          <w:rPr>
            <w:bCs/>
            <w:lang w:val="en-US"/>
          </w:rPr>
          <w:fldChar w:fldCharType="end"/>
        </w:r>
      </w:ins>
      <w:ins w:id="246" w:author="Author" w:date="2026-10-25T23:25:00Z">
        <w:del w:id="247" w:author="Author" w:date="2026-10-26T00:55:00Z" w16du:dateUtc="2026-10-25T21:55:00Z">
          <w:r w:rsidR="00E7349F" w:rsidRPr="006215BC" w:rsidDel="007F52D2">
            <w:rPr>
              <w:color w:val="222222"/>
              <w:spacing w:val="2"/>
              <w:lang w:val="en-US"/>
              <w:rPrChange w:id="248" w:author="Author" w:date="2026-10-25T23:26:00Z">
                <w:rPr>
                  <w:rFonts w:ascii="Calibri" w:eastAsiaTheme="minorEastAsia" w:hAnsi="Calibri" w:cs="Calibri"/>
                  <w:color w:val="222222"/>
                  <w:spacing w:val="2"/>
                  <w:sz w:val="20"/>
                  <w:szCs w:val="20"/>
                  <w:lang w:val="en-US" w:eastAsia="ja-JP"/>
                </w:rPr>
              </w:rPrChange>
            </w:rPr>
            <w:delText xml:space="preserve"> magnitude and network</w:delText>
          </w:r>
        </w:del>
        <w:r w:rsidR="00E7349F" w:rsidRPr="006215BC">
          <w:rPr>
            <w:color w:val="222222"/>
            <w:spacing w:val="2"/>
            <w:lang w:val="en-US"/>
            <w:rPrChange w:id="249" w:author="Author" w:date="2026-10-25T23:26:00Z">
              <w:rPr>
                <w:rFonts w:ascii="Calibri" w:eastAsiaTheme="minorEastAsia" w:hAnsi="Calibri" w:cs="Calibri"/>
                <w:color w:val="222222"/>
                <w:spacing w:val="2"/>
                <w:sz w:val="20"/>
                <w:szCs w:val="20"/>
                <w:lang w:val="en-US" w:eastAsia="ja-JP"/>
              </w:rPr>
            </w:rPrChange>
          </w:rPr>
          <w:t xml:space="preserve">. </w:t>
        </w:r>
      </w:ins>
      <w:ins w:id="250" w:author="Author" w:date="2026-10-25T23:29:00Z">
        <w:r w:rsidR="00776D51" w:rsidRPr="006215BC">
          <w:rPr>
            <w:color w:val="222222"/>
            <w:spacing w:val="2"/>
            <w:lang w:val="en-US"/>
            <w:rPrChange w:id="251" w:author="Author" w:date="2026-10-25T23:29:00Z">
              <w:rPr>
                <w:rFonts w:ascii="Calibri" w:eastAsiaTheme="minorEastAsia" w:hAnsi="Calibri" w:cs="Calibri"/>
                <w:color w:val="222222"/>
                <w:spacing w:val="2"/>
                <w:sz w:val="20"/>
                <w:szCs w:val="20"/>
                <w:lang w:val="en-US" w:eastAsia="ja-JP"/>
              </w:rPr>
            </w:rPrChange>
          </w:rPr>
          <w:t>T</w:t>
        </w:r>
        <w:del w:id="252" w:author="Author" w:date="2026-10-26T00:53:00Z" w16du:dateUtc="2026-10-25T21:53:00Z">
          <w:r w:rsidR="00776D51" w:rsidRPr="006215BC" w:rsidDel="008B53CC">
            <w:rPr>
              <w:color w:val="222222"/>
              <w:spacing w:val="2"/>
              <w:lang w:val="en-US"/>
              <w:rPrChange w:id="253" w:author="Author" w:date="2026-10-25T23:29:00Z">
                <w:rPr>
                  <w:rFonts w:ascii="Calibri" w:eastAsiaTheme="minorEastAsia" w:hAnsi="Calibri" w:cs="Calibri"/>
                  <w:color w:val="222222"/>
                  <w:spacing w:val="2"/>
                  <w:sz w:val="20"/>
                  <w:szCs w:val="20"/>
                  <w:lang w:val="en-US" w:eastAsia="ja-JP"/>
                </w:rPr>
              </w:rPrChange>
            </w:rPr>
            <w:delText>esting</w:delText>
          </w:r>
        </w:del>
      </w:ins>
      <w:ins w:id="254" w:author="Author" w:date="2026-10-26T00:53:00Z" w16du:dateUtc="2026-10-25T21:53:00Z">
        <w:r>
          <w:rPr>
            <w:color w:val="222222"/>
            <w:spacing w:val="2"/>
            <w:lang w:val="en-US"/>
          </w:rPr>
          <w:t>he</w:t>
        </w:r>
      </w:ins>
      <w:ins w:id="255" w:author="Author" w:date="2026-10-25T23:29:00Z">
        <w:r w:rsidR="00776D51" w:rsidRPr="006215BC">
          <w:rPr>
            <w:color w:val="222222"/>
            <w:spacing w:val="2"/>
            <w:lang w:val="en-US"/>
            <w:rPrChange w:id="256" w:author="Author" w:date="2026-10-25T23:29:00Z">
              <w:rPr>
                <w:rFonts w:ascii="Calibri" w:eastAsiaTheme="minorEastAsia" w:hAnsi="Calibri" w:cs="Calibri"/>
                <w:color w:val="222222"/>
                <w:spacing w:val="2"/>
                <w:sz w:val="20"/>
                <w:szCs w:val="20"/>
                <w:lang w:val="en-US" w:eastAsia="ja-JP"/>
              </w:rPr>
            </w:rPrChange>
          </w:rPr>
          <w:t xml:space="preserve"> sequences are </w:t>
        </w:r>
        <w:del w:id="257" w:author="Author" w:date="2026-10-26T00:56:00Z" w16du:dateUtc="2026-10-25T21:56:00Z">
          <w:r w:rsidR="00776D51" w:rsidRPr="006215BC" w:rsidDel="007F52D2">
            <w:rPr>
              <w:color w:val="222222"/>
              <w:spacing w:val="2"/>
              <w:lang w:val="en-US"/>
              <w:rPrChange w:id="258" w:author="Author" w:date="2026-10-25T23:29:00Z">
                <w:rPr>
                  <w:rFonts w:ascii="Calibri" w:eastAsiaTheme="minorEastAsia" w:hAnsi="Calibri" w:cs="Calibri"/>
                  <w:color w:val="222222"/>
                  <w:spacing w:val="2"/>
                  <w:sz w:val="20"/>
                  <w:szCs w:val="20"/>
                  <w:lang w:val="en-US" w:eastAsia="ja-JP"/>
                </w:rPr>
              </w:rPrChange>
            </w:rPr>
            <w:delText xml:space="preserve">obtained in </w:delText>
          </w:r>
        </w:del>
      </w:ins>
      <w:ins w:id="259" w:author="Author" w:date="2026-10-26T00:56:00Z" w16du:dateUtc="2026-10-25T21:56:00Z">
        <w:r w:rsidR="007F52D2">
          <w:rPr>
            <w:color w:val="222222"/>
            <w:spacing w:val="2"/>
            <w:lang w:val="en-US"/>
          </w:rPr>
          <w:t xml:space="preserve">generated by </w:t>
        </w:r>
      </w:ins>
      <w:ins w:id="260" w:author="Author" w:date="2026-10-25T23:29:00Z">
        <w:r w:rsidR="00776D51" w:rsidRPr="006215BC">
          <w:rPr>
            <w:color w:val="222222"/>
            <w:spacing w:val="2"/>
            <w:lang w:val="en-US"/>
            <w:rPrChange w:id="261" w:author="Author" w:date="2026-10-25T23:29:00Z">
              <w:rPr>
                <w:rFonts w:ascii="Calibri" w:eastAsiaTheme="minorEastAsia" w:hAnsi="Calibri" w:cs="Calibri"/>
                <w:color w:val="222222"/>
                <w:spacing w:val="2"/>
                <w:sz w:val="20"/>
                <w:szCs w:val="20"/>
                <w:lang w:val="en-US" w:eastAsia="ja-JP"/>
              </w:rPr>
            </w:rPrChange>
          </w:rPr>
          <w:t xml:space="preserve">Monte Carlo simulation </w:t>
        </w:r>
      </w:ins>
      <w:ins w:id="262" w:author="Author" w:date="2026-10-26T00:54:00Z" w16du:dateUtc="2026-10-25T21:54:00Z">
        <w:r w:rsidR="007F52D2" w:rsidRPr="00680160">
          <w:rPr>
            <w:color w:val="222222"/>
            <w:spacing w:val="2"/>
            <w:lang w:val="en-US"/>
          </w:rPr>
          <w:t>including mutation, natural selection, and recombination</w:t>
        </w:r>
      </w:ins>
      <w:ins w:id="263" w:author="Author" w:date="2026-10-26T00:56:00Z" w16du:dateUtc="2026-10-25T21:56:00Z">
        <w:r w:rsidR="007F52D2">
          <w:rPr>
            <w:color w:val="222222"/>
            <w:spacing w:val="2"/>
            <w:lang w:val="en-US"/>
          </w:rPr>
          <w:t>. Simulation</w:t>
        </w:r>
      </w:ins>
      <w:ins w:id="264" w:author="Author" w:date="2026-10-26T00:54:00Z" w16du:dateUtc="2026-10-25T21:54:00Z">
        <w:r w:rsidR="007F52D2">
          <w:rPr>
            <w:color w:val="222222"/>
            <w:spacing w:val="2"/>
            <w:lang w:val="en-US"/>
          </w:rPr>
          <w:t xml:space="preserve"> </w:t>
        </w:r>
      </w:ins>
      <w:ins w:id="265" w:author="Author" w:date="2026-10-26T00:53:00Z" w16du:dateUtc="2026-10-25T21:53:00Z">
        <w:r w:rsidR="007F52D2">
          <w:rPr>
            <w:color w:val="222222"/>
            <w:spacing w:val="2"/>
            <w:lang w:val="en-US"/>
          </w:rPr>
          <w:t>i</w:t>
        </w:r>
      </w:ins>
      <w:ins w:id="266" w:author="Author" w:date="2026-10-25T23:29:00Z">
        <w:del w:id="267" w:author="Author" w:date="2026-10-26T00:53:00Z" w16du:dateUtc="2026-10-25T21:53:00Z">
          <w:r w:rsidR="00776D51" w:rsidRPr="006215BC" w:rsidDel="007F52D2">
            <w:rPr>
              <w:color w:val="222222"/>
              <w:spacing w:val="2"/>
              <w:lang w:val="en-US"/>
              <w:rPrChange w:id="268" w:author="Author" w:date="2026-10-25T23:29:00Z">
                <w:rPr>
                  <w:rFonts w:ascii="Calibri" w:eastAsiaTheme="minorEastAsia" w:hAnsi="Calibri" w:cs="Calibri"/>
                  <w:color w:val="222222"/>
                  <w:spacing w:val="2"/>
                  <w:sz w:val="20"/>
                  <w:szCs w:val="20"/>
                  <w:lang w:val="en-US" w:eastAsia="ja-JP"/>
                </w:rPr>
              </w:rPrChange>
            </w:rPr>
            <w:delText>using Wright Fisher process. It i</w:delText>
          </w:r>
        </w:del>
        <w:r w:rsidR="00776D51" w:rsidRPr="006215BC">
          <w:rPr>
            <w:color w:val="222222"/>
            <w:spacing w:val="2"/>
            <w:lang w:val="en-US"/>
            <w:rPrChange w:id="269" w:author="Author" w:date="2026-10-25T23:29:00Z">
              <w:rPr>
                <w:rFonts w:ascii="Calibri" w:eastAsiaTheme="minorEastAsia" w:hAnsi="Calibri" w:cs="Calibri"/>
                <w:color w:val="222222"/>
                <w:spacing w:val="2"/>
                <w:sz w:val="20"/>
                <w:szCs w:val="20"/>
                <w:lang w:val="en-US" w:eastAsia="ja-JP"/>
              </w:rPr>
            </w:rPrChange>
          </w:rPr>
          <w:t>mplement</w:t>
        </w:r>
        <w:del w:id="270" w:author="Author" w:date="2026-10-26T00:53:00Z" w16du:dateUtc="2026-10-25T21:53:00Z">
          <w:r w:rsidR="00776D51" w:rsidRPr="006215BC" w:rsidDel="007F52D2">
            <w:rPr>
              <w:color w:val="222222"/>
              <w:spacing w:val="2"/>
              <w:lang w:val="en-US"/>
              <w:rPrChange w:id="271" w:author="Author" w:date="2026-10-25T23:29:00Z">
                <w:rPr>
                  <w:rFonts w:ascii="Calibri" w:eastAsiaTheme="minorEastAsia" w:hAnsi="Calibri" w:cs="Calibri"/>
                  <w:color w:val="222222"/>
                  <w:spacing w:val="2"/>
                  <w:sz w:val="20"/>
                  <w:szCs w:val="20"/>
                  <w:lang w:val="en-US" w:eastAsia="ja-JP"/>
                </w:rPr>
              </w:rPrChange>
            </w:rPr>
            <w:delText>s</w:delText>
          </w:r>
        </w:del>
      </w:ins>
      <w:ins w:id="272" w:author="Author" w:date="2026-10-26T00:57:00Z" w16du:dateUtc="2026-10-25T21:57:00Z">
        <w:r w:rsidR="007F52D2">
          <w:rPr>
            <w:color w:val="222222"/>
            <w:spacing w:val="2"/>
            <w:lang w:val="en-US"/>
          </w:rPr>
          <w:t>s</w:t>
        </w:r>
      </w:ins>
      <w:ins w:id="273" w:author="Author" w:date="2026-10-25T23:29:00Z">
        <w:r w:rsidR="00776D51" w:rsidRPr="006215BC">
          <w:rPr>
            <w:color w:val="222222"/>
            <w:spacing w:val="2"/>
            <w:lang w:val="en-US"/>
            <w:rPrChange w:id="274" w:author="Author" w:date="2026-10-25T23:29:00Z">
              <w:rPr>
                <w:rFonts w:ascii="Calibri" w:eastAsiaTheme="minorEastAsia" w:hAnsi="Calibri" w:cs="Calibri"/>
                <w:color w:val="222222"/>
                <w:spacing w:val="2"/>
                <w:sz w:val="20"/>
                <w:szCs w:val="20"/>
                <w:lang w:val="en-US" w:eastAsia="ja-JP"/>
              </w:rPr>
            </w:rPrChange>
          </w:rPr>
          <w:t xml:space="preserve"> </w:t>
        </w:r>
        <w:del w:id="275" w:author="Author" w:date="2026-10-26T00:53:00Z" w16du:dateUtc="2026-10-25T21:53:00Z">
          <w:r w:rsidR="00776D51" w:rsidRPr="006215BC" w:rsidDel="007F52D2">
            <w:rPr>
              <w:color w:val="222222"/>
              <w:spacing w:val="2"/>
              <w:lang w:val="en-US"/>
              <w:rPrChange w:id="276" w:author="Author" w:date="2026-10-25T23:29:00Z">
                <w:rPr>
                  <w:rFonts w:ascii="Calibri" w:eastAsiaTheme="minorEastAsia" w:hAnsi="Calibri" w:cs="Calibri"/>
                  <w:color w:val="222222"/>
                  <w:spacing w:val="2"/>
                  <w:sz w:val="20"/>
                  <w:szCs w:val="20"/>
                  <w:lang w:val="en-US" w:eastAsia="ja-JP"/>
                </w:rPr>
              </w:rPrChange>
            </w:rPr>
            <w:delText>different</w:delText>
          </w:r>
        </w:del>
      </w:ins>
      <w:ins w:id="277" w:author="Author" w:date="2026-10-26T00:53:00Z" w16du:dateUtc="2026-10-25T21:53:00Z">
        <w:r w:rsidR="007F52D2">
          <w:rPr>
            <w:color w:val="222222"/>
            <w:spacing w:val="2"/>
            <w:lang w:val="en-US"/>
          </w:rPr>
          <w:t>several</w:t>
        </w:r>
      </w:ins>
      <w:ins w:id="278" w:author="Author" w:date="2026-10-25T23:29:00Z">
        <w:r w:rsidR="00776D51" w:rsidRPr="006215BC">
          <w:rPr>
            <w:color w:val="222222"/>
            <w:spacing w:val="2"/>
            <w:lang w:val="en-US"/>
            <w:rPrChange w:id="279" w:author="Author" w:date="2026-10-25T23:29:00Z">
              <w:rPr>
                <w:rFonts w:ascii="Calibri" w:eastAsiaTheme="minorEastAsia" w:hAnsi="Calibri" w:cs="Calibri"/>
                <w:color w:val="222222"/>
                <w:spacing w:val="2"/>
                <w:sz w:val="20"/>
                <w:szCs w:val="20"/>
                <w:lang w:val="en-US" w:eastAsia="ja-JP"/>
              </w:rPr>
            </w:rPrChange>
          </w:rPr>
          <w:t xml:space="preserve"> evolutionary scenarios regarding the initial state of population and </w:t>
        </w:r>
      </w:ins>
      <w:ins w:id="280" w:author="Author" w:date="2026-10-26T00:54:00Z" w16du:dateUtc="2026-10-25T21:54:00Z">
        <w:del w:id="281" w:author="Author" w:date="2026-10-26T00:57:00Z" w16du:dateUtc="2026-10-25T21:57:00Z">
          <w:r w:rsidR="007F52D2" w:rsidRPr="00680160" w:rsidDel="00DB2DF4">
            <w:rPr>
              <w:color w:val="222222"/>
              <w:spacing w:val="2"/>
              <w:lang w:val="en-US"/>
            </w:rPr>
            <w:delText xml:space="preserve">different types of </w:delText>
          </w:r>
        </w:del>
        <w:r w:rsidR="007F52D2" w:rsidRPr="00680160">
          <w:rPr>
            <w:color w:val="222222"/>
            <w:spacing w:val="2"/>
            <w:lang w:val="en-US"/>
          </w:rPr>
          <w:t>epistatic networ</w:t>
        </w:r>
      </w:ins>
      <w:ins w:id="282" w:author="Author" w:date="2026-10-26T00:55:00Z" w16du:dateUtc="2026-10-25T21:55:00Z">
        <w:r w:rsidR="007F52D2">
          <w:rPr>
            <w:color w:val="222222"/>
            <w:spacing w:val="2"/>
            <w:lang w:val="en-US"/>
          </w:rPr>
          <w:t>k</w:t>
        </w:r>
      </w:ins>
      <w:ins w:id="283" w:author="Author" w:date="2026-10-25T23:29:00Z">
        <w:del w:id="284" w:author="Author" w:date="2026-10-26T00:54:00Z" w16du:dateUtc="2026-10-25T21:54:00Z">
          <w:r w:rsidR="00776D51" w:rsidRPr="006215BC" w:rsidDel="007F52D2">
            <w:rPr>
              <w:color w:val="222222"/>
              <w:spacing w:val="2"/>
              <w:lang w:val="en-US"/>
              <w:rPrChange w:id="285" w:author="Author" w:date="2026-10-25T23:29:00Z">
                <w:rPr>
                  <w:rFonts w:ascii="Calibri" w:eastAsiaTheme="minorEastAsia" w:hAnsi="Calibri" w:cs="Calibri"/>
                  <w:color w:val="222222"/>
                  <w:spacing w:val="2"/>
                  <w:sz w:val="20"/>
                  <w:szCs w:val="20"/>
                  <w:lang w:val="en-US" w:eastAsia="ja-JP"/>
                </w:rPr>
              </w:rPrChange>
            </w:rPr>
            <w:delText>various evolutionary factors, including mutation, natural selection, different types of epistatic network, and recombination</w:delText>
          </w:r>
        </w:del>
        <w:r w:rsidR="00776D51" w:rsidRPr="006215BC">
          <w:rPr>
            <w:color w:val="222222"/>
            <w:spacing w:val="2"/>
            <w:lang w:val="en-US"/>
            <w:rPrChange w:id="286" w:author="Author" w:date="2026-10-25T23:29:00Z">
              <w:rPr>
                <w:rFonts w:ascii="Calibri" w:eastAsiaTheme="minorEastAsia" w:hAnsi="Calibri" w:cs="Calibri"/>
                <w:color w:val="222222"/>
                <w:spacing w:val="2"/>
                <w:sz w:val="20"/>
                <w:szCs w:val="20"/>
                <w:lang w:val="en-US" w:eastAsia="ja-JP"/>
              </w:rPr>
            </w:rPrChange>
          </w:rPr>
          <w:t xml:space="preserve">. </w:t>
        </w:r>
        <w:del w:id="287" w:author="Author" w:date="2026-10-26T01:03:00Z" w16du:dateUtc="2026-10-25T22:03:00Z">
          <w:r w:rsidR="00776D51" w:rsidRPr="006215BC" w:rsidDel="00DC4CC5">
            <w:rPr>
              <w:color w:val="222222"/>
              <w:spacing w:val="2"/>
              <w:lang w:val="en-US"/>
              <w:rPrChange w:id="288" w:author="Author" w:date="2026-10-25T23:29:00Z">
                <w:rPr>
                  <w:rFonts w:ascii="Calibri" w:eastAsiaTheme="minorEastAsia" w:hAnsi="Calibri" w:cs="Calibri"/>
                  <w:color w:val="222222"/>
                  <w:spacing w:val="2"/>
                  <w:sz w:val="20"/>
                  <w:szCs w:val="20"/>
                  <w:lang w:val="en-US" w:eastAsia="ja-JP"/>
                </w:rPr>
              </w:rPrChange>
            </w:rPr>
            <w:delText xml:space="preserve">The method of detection </w:delText>
          </w:r>
        </w:del>
      </w:ins>
      <w:ins w:id="289" w:author="Author" w:date="2026-10-25T23:31:00Z">
        <w:del w:id="290" w:author="Author" w:date="2026-10-26T01:03:00Z" w16du:dateUtc="2026-10-25T22:03:00Z">
          <w:r w:rsidR="00776D51" w:rsidDel="00DC4CC5">
            <w:rPr>
              <w:color w:val="222222"/>
              <w:spacing w:val="2"/>
              <w:lang w:val="en-US"/>
            </w:rPr>
            <w:delText xml:space="preserve">[39] </w:delText>
          </w:r>
        </w:del>
      </w:ins>
      <w:ins w:id="291" w:author="Author" w:date="2026-10-25T23:29:00Z">
        <w:del w:id="292" w:author="Author" w:date="2026-10-26T01:03:00Z" w16du:dateUtc="2026-10-25T22:03:00Z">
          <w:r w:rsidR="00776D51" w:rsidRPr="006215BC" w:rsidDel="00DC4CC5">
            <w:rPr>
              <w:color w:val="222222"/>
              <w:spacing w:val="2"/>
              <w:lang w:val="en-US"/>
              <w:rPrChange w:id="293" w:author="Author" w:date="2026-10-25T23:29:00Z">
                <w:rPr>
                  <w:rFonts w:ascii="Calibri" w:eastAsiaTheme="minorEastAsia" w:hAnsi="Calibri" w:cs="Calibri"/>
                  <w:color w:val="222222"/>
                  <w:spacing w:val="2"/>
                  <w:sz w:val="20"/>
                  <w:szCs w:val="20"/>
                  <w:lang w:val="en-US" w:eastAsia="ja-JP"/>
                </w:rPr>
              </w:rPrChange>
            </w:rPr>
            <w:delText xml:space="preserve">is based on a specific measure of allelic correlations (UFE) designed to separate epistatic magnitude from other model parameters </w:delText>
          </w:r>
        </w:del>
      </w:ins>
      <w:ins w:id="294" w:author="Author" w:date="2026-10-25T23:31:00Z">
        <w:del w:id="295" w:author="Author" w:date="2026-10-26T01:03:00Z" w16du:dateUtc="2026-10-25T22:03:00Z">
          <w:r w:rsidR="00776D51" w:rsidDel="00DC4CC5">
            <w:rPr>
              <w:color w:val="222222"/>
              <w:spacing w:val="2"/>
              <w:lang w:val="en-US"/>
            </w:rPr>
            <w:delText>[36]</w:delText>
          </w:r>
        </w:del>
      </w:ins>
      <w:ins w:id="296" w:author="Author" w:date="2026-10-25T23:29:00Z">
        <w:del w:id="297" w:author="Author" w:date="2026-10-26T01:03:00Z" w16du:dateUtc="2026-10-25T22:03:00Z">
          <w:r w:rsidR="00776D51" w:rsidRPr="006215BC" w:rsidDel="00DC4CC5">
            <w:rPr>
              <w:color w:val="222222"/>
              <w:spacing w:val="2"/>
              <w:lang w:val="en-US"/>
              <w:rPrChange w:id="298" w:author="Author" w:date="2026-10-25T23:29:00Z">
                <w:rPr>
                  <w:rFonts w:ascii="Calibri" w:eastAsiaTheme="minorEastAsia" w:hAnsi="Calibri" w:cs="Calibri"/>
                  <w:color w:val="222222"/>
                  <w:spacing w:val="2"/>
                  <w:sz w:val="20"/>
                  <w:szCs w:val="20"/>
                  <w:lang w:val="en-US" w:eastAsia="ja-JP"/>
                </w:rPr>
              </w:rPrChange>
            </w:rPr>
            <w:delText xml:space="preserve">, and </w:delText>
          </w:r>
        </w:del>
      </w:ins>
      <w:ins w:id="299" w:author="Author" w:date="2026-10-26T00:58:00Z" w16du:dateUtc="2026-10-25T21:58:00Z">
        <w:del w:id="300" w:author="Author" w:date="2026-10-26T01:03:00Z" w16du:dateUtc="2026-10-25T22:03:00Z">
          <w:r w:rsidR="00DB2DF4" w:rsidDel="00DC4CC5">
            <w:rPr>
              <w:color w:val="222222"/>
              <w:spacing w:val="2"/>
              <w:lang w:val="en-US"/>
            </w:rPr>
            <w:delText xml:space="preserve">isolate </w:delText>
          </w:r>
        </w:del>
      </w:ins>
      <w:ins w:id="301" w:author="Author" w:date="2026-10-25T23:29:00Z">
        <w:del w:id="302" w:author="Author" w:date="2026-10-26T01:03:00Z" w16du:dateUtc="2026-10-25T22:03:00Z">
          <w:r w:rsidR="00776D51" w:rsidRPr="006215BC" w:rsidDel="00DC4CC5">
            <w:rPr>
              <w:color w:val="222222"/>
              <w:spacing w:val="2"/>
              <w:lang w:val="en-US"/>
              <w:rPrChange w:id="303" w:author="Author" w:date="2026-10-25T23:29:00Z">
                <w:rPr>
                  <w:rFonts w:ascii="Calibri" w:eastAsiaTheme="minorEastAsia" w:hAnsi="Calibri" w:cs="Calibri"/>
                  <w:color w:val="222222"/>
                  <w:spacing w:val="2"/>
                  <w:sz w:val="20"/>
                  <w:szCs w:val="20"/>
                  <w:lang w:val="en-US" w:eastAsia="ja-JP"/>
                </w:rPr>
              </w:rPrChange>
            </w:rPr>
            <w:delText>helps</w:delText>
          </w:r>
        </w:del>
      </w:ins>
      <w:ins w:id="304" w:author="Author" w:date="2026-10-26T00:58:00Z" w16du:dateUtc="2026-10-25T21:58:00Z">
        <w:del w:id="305" w:author="Author" w:date="2026-10-26T01:03:00Z" w16du:dateUtc="2026-10-25T22:03:00Z">
          <w:r w:rsidR="00DB2DF4" w:rsidDel="00DC4CC5">
            <w:rPr>
              <w:color w:val="222222"/>
              <w:spacing w:val="2"/>
              <w:lang w:val="en-US"/>
            </w:rPr>
            <w:delText>epistatic signature from</w:delText>
          </w:r>
        </w:del>
      </w:ins>
      <w:ins w:id="306" w:author="Author" w:date="2026-10-25T23:29:00Z">
        <w:del w:id="307" w:author="Author" w:date="2026-10-26T01:03:00Z" w16du:dateUtc="2026-10-25T22:03:00Z">
          <w:r w:rsidR="00776D51" w:rsidRPr="006215BC" w:rsidDel="00DC4CC5">
            <w:rPr>
              <w:color w:val="222222"/>
              <w:spacing w:val="2"/>
              <w:lang w:val="en-US"/>
              <w:rPrChange w:id="308" w:author="Author" w:date="2026-10-25T23:29:00Z">
                <w:rPr>
                  <w:rFonts w:ascii="Calibri" w:eastAsiaTheme="minorEastAsia" w:hAnsi="Calibri" w:cs="Calibri"/>
                  <w:color w:val="222222"/>
                  <w:spacing w:val="2"/>
                  <w:sz w:val="20"/>
                  <w:szCs w:val="20"/>
                  <w:lang w:val="en-US" w:eastAsia="ja-JP"/>
                </w:rPr>
              </w:rPrChange>
            </w:rPr>
            <w:delText xml:space="preserve"> to suppress clonal effects. </w:delText>
          </w:r>
        </w:del>
        <w:del w:id="309" w:author="Author" w:date="2026-10-26T01:01:00Z" w16du:dateUtc="2026-10-25T22:01:00Z">
          <w:r w:rsidR="00776D51" w:rsidRPr="006215BC" w:rsidDel="00DC4CC5">
            <w:rPr>
              <w:color w:val="222222"/>
              <w:spacing w:val="2"/>
              <w:lang w:val="en-US"/>
              <w:rPrChange w:id="310" w:author="Author" w:date="2026-10-25T23:29:00Z">
                <w:rPr>
                  <w:rFonts w:ascii="Calibri" w:eastAsiaTheme="minorEastAsia" w:hAnsi="Calibri" w:cs="Calibri"/>
                  <w:color w:val="222222"/>
                  <w:spacing w:val="2"/>
                  <w:sz w:val="20"/>
                  <w:szCs w:val="20"/>
                  <w:lang w:val="en-US" w:eastAsia="ja-JP"/>
                </w:rPr>
              </w:rPrChange>
            </w:rPr>
            <w:delText>The method also carries out</w:delText>
          </w:r>
        </w:del>
        <w:del w:id="311" w:author="Author" w:date="2026-10-26T01:03:00Z" w16du:dateUtc="2026-10-25T22:03:00Z">
          <w:r w:rsidR="00776D51" w:rsidRPr="006215BC" w:rsidDel="00DC4CC5">
            <w:rPr>
              <w:color w:val="222222"/>
              <w:spacing w:val="2"/>
              <w:lang w:val="en-US"/>
              <w:rPrChange w:id="312" w:author="Author" w:date="2026-10-25T23:29:00Z">
                <w:rPr>
                  <w:rFonts w:ascii="Calibri" w:eastAsiaTheme="minorEastAsia" w:hAnsi="Calibri" w:cs="Calibri"/>
                  <w:color w:val="222222"/>
                  <w:spacing w:val="2"/>
                  <w:sz w:val="20"/>
                  <w:szCs w:val="20"/>
                  <w:lang w:val="en-US" w:eastAsia="ja-JP"/>
                </w:rPr>
              </w:rPrChange>
            </w:rPr>
            <w:delText xml:space="preserve"> the balanced averaging of haplotype frequencies over independent populations</w:delText>
          </w:r>
          <w:r w:rsidR="00776D51" w:rsidRPr="00CE1A58" w:rsidDel="00DC4CC5">
            <w:rPr>
              <w:color w:val="222222"/>
              <w:spacing w:val="2"/>
              <w:sz w:val="20"/>
              <w:szCs w:val="20"/>
              <w:lang w:val="en-US"/>
            </w:rPr>
            <w:delText>.</w:delText>
          </w:r>
          <w:r w:rsidR="00776D51" w:rsidDel="00DC4CC5">
            <w:rPr>
              <w:color w:val="222222"/>
              <w:spacing w:val="2"/>
              <w:sz w:val="20"/>
              <w:szCs w:val="20"/>
              <w:lang w:val="en-US"/>
            </w:rPr>
            <w:delText xml:space="preserve"> </w:delText>
          </w:r>
        </w:del>
      </w:ins>
      <w:ins w:id="313" w:author="Author" w:date="2026-10-25T23:25:00Z">
        <w:del w:id="314" w:author="Author" w:date="2026-10-26T01:02:00Z" w16du:dateUtc="2026-10-25T22:02:00Z">
          <w:r w:rsidR="00E7349F" w:rsidRPr="006215BC" w:rsidDel="00DC4CC5">
            <w:rPr>
              <w:color w:val="222222"/>
              <w:spacing w:val="2"/>
              <w:lang w:val="en-US"/>
              <w:rPrChange w:id="315" w:author="Author" w:date="2026-10-25T23:26:00Z">
                <w:rPr>
                  <w:rFonts w:ascii="Calibri" w:eastAsiaTheme="minorEastAsia" w:hAnsi="Calibri" w:cs="Calibri"/>
                  <w:color w:val="222222"/>
                  <w:spacing w:val="2"/>
                  <w:sz w:val="20"/>
                  <w:szCs w:val="20"/>
                  <w:lang w:val="en-US" w:eastAsia="ja-JP"/>
                </w:rPr>
              </w:rPrChange>
            </w:rPr>
            <w:delText>The</w:delText>
          </w:r>
        </w:del>
        <w:del w:id="316" w:author="Author" w:date="2026-10-26T01:03:00Z" w16du:dateUtc="2026-10-25T22:03:00Z">
          <w:r w:rsidR="00E7349F" w:rsidRPr="006215BC" w:rsidDel="00DC4CC5">
            <w:rPr>
              <w:color w:val="222222"/>
              <w:spacing w:val="2"/>
              <w:lang w:val="en-US"/>
              <w:rPrChange w:id="317" w:author="Author" w:date="2026-10-25T23:26:00Z">
                <w:rPr>
                  <w:rFonts w:ascii="Calibri" w:eastAsiaTheme="minorEastAsia" w:hAnsi="Calibri" w:cs="Calibri"/>
                  <w:color w:val="222222"/>
                  <w:spacing w:val="2"/>
                  <w:sz w:val="20"/>
                  <w:szCs w:val="20"/>
                  <w:lang w:val="en-US" w:eastAsia="ja-JP"/>
                </w:rPr>
              </w:rPrChange>
            </w:rPr>
            <w:delText xml:space="preserve"> detection error is averaged over Monte Carlo runs, which represents the statistical test necessary and sufficient in this context.</w:delText>
          </w:r>
        </w:del>
      </w:ins>
    </w:p>
    <w:p w14:paraId="45874FB1" w14:textId="0D34BE79" w:rsidR="001A35A3" w:rsidRPr="006215BC" w:rsidRDefault="008B53CC">
      <w:pPr>
        <w:pStyle w:val="u-mb-24"/>
        <w:spacing w:before="0" w:beforeAutospacing="0" w:after="0" w:afterAutospacing="0" w:line="360" w:lineRule="auto"/>
        <w:jc w:val="both"/>
        <w:rPr>
          <w:color w:val="222222"/>
          <w:spacing w:val="2"/>
          <w:sz w:val="20"/>
          <w:szCs w:val="20"/>
          <w:lang w:val="en-US"/>
          <w:rPrChange w:id="318" w:author="Author" w:date="2026-10-25T23:29:00Z">
            <w:rPr>
              <w:rFonts w:ascii="Times New Roman" w:eastAsia="Times New Roman" w:hAnsi="Times New Roman" w:cs="Times New Roman"/>
              <w:bCs/>
              <w:sz w:val="24"/>
              <w:szCs w:val="24"/>
              <w:lang w:val="en-US"/>
            </w:rPr>
          </w:rPrChange>
        </w:rPr>
        <w:pPrChange w:id="319" w:author="Author" w:date="2026-10-26T00:48:00Z" w16du:dateUtc="2026-10-25T21:48:00Z">
          <w:pPr>
            <w:spacing w:after="0" w:line="360" w:lineRule="auto"/>
            <w:jc w:val="both"/>
          </w:pPr>
        </w:pPrChange>
      </w:pPr>
      <w:ins w:id="320" w:author="Author" w:date="2026-10-26T00:48:00Z" w16du:dateUtc="2026-10-25T21:48:00Z">
        <w:r w:rsidRPr="008101D5">
          <w:rPr>
            <w:lang w:val="en-US"/>
            <w:rPrChange w:id="321" w:author="Author" w:date="2026-10-26T01:00:00Z" w16du:dateUtc="2026-10-25T22:00:00Z">
              <w:rPr>
                <w:lang w:val="ru-RU"/>
              </w:rPr>
            </w:rPrChange>
          </w:rPr>
          <w:tab/>
        </w:r>
      </w:ins>
      <w:del w:id="322" w:author="Author" w:date="2026-10-25T22:58:00Z">
        <w:r w:rsidR="0076272C" w:rsidRPr="004A20DB" w:rsidDel="001C6E22">
          <w:delText>In the present work, w</w:delText>
        </w:r>
      </w:del>
      <w:del w:id="323" w:author="Author" w:date="2026-10-25T23:25:00Z">
        <w:r w:rsidR="0076272C" w:rsidRPr="004A20DB" w:rsidDel="00E7349F">
          <w:delText xml:space="preserve">e test </w:delText>
        </w:r>
        <w:r w:rsidR="00447911" w:rsidRPr="004A20DB" w:rsidDel="00E7349F">
          <w:delText xml:space="preserve">the </w:delText>
        </w:r>
        <w:r w:rsidR="0076272C" w:rsidRPr="004A20DB" w:rsidDel="00E7349F">
          <w:delText xml:space="preserve">fidelity of this detection technique using Monte-Carlo simulation in a broad range of parameters.  </w:delText>
        </w:r>
      </w:del>
      <w:r w:rsidR="0076272C" w:rsidRPr="004A20DB">
        <w:t xml:space="preserve">Then, </w:t>
      </w:r>
      <w:del w:id="324" w:author="Author" w:date="2026-10-26T01:13:00Z" w16du:dateUtc="2026-10-25T22:13:00Z">
        <w:r w:rsidR="0076272C" w:rsidRPr="004A20DB" w:rsidDel="003D572A">
          <w:delText xml:space="preserve">we apply </w:delText>
        </w:r>
      </w:del>
      <w:r w:rsidR="0076272C" w:rsidRPr="004A20DB">
        <w:t>the method</w:t>
      </w:r>
      <w:ins w:id="325" w:author="Author" w:date="2026-10-26T01:13:00Z" w16du:dateUtc="2026-10-25T22:13:00Z">
        <w:r w:rsidR="003D572A">
          <w:t xml:space="preserve"> is applied</w:t>
        </w:r>
      </w:ins>
      <w:r w:rsidR="0076272C" w:rsidRPr="004A20DB">
        <w:t xml:space="preserve"> to real virus sequences from the adapting world population of SARS–CoV-2 </w:t>
      </w:r>
      <w:del w:id="326" w:author="Author" w:date="2026-10-26T01:13:00Z" w16du:dateUtc="2026-10-25T22:13:00Z">
        <w:r w:rsidR="0076272C" w:rsidRPr="004A20DB" w:rsidDel="003D572A">
          <w:delText>sampled in t</w:delText>
        </w:r>
        <w:r w:rsidR="00413FAB" w:rsidRPr="004A20DB" w:rsidDel="003D572A">
          <w:delText>wo</w:delText>
        </w:r>
        <w:r w:rsidR="0076272C" w:rsidRPr="004A20DB" w:rsidDel="003D572A">
          <w:delText xml:space="preserve"> different ways </w:delText>
        </w:r>
      </w:del>
      <w:r w:rsidR="0076272C" w:rsidRPr="004A20DB">
        <w:t xml:space="preserve">to predict the strongest epistatic links. </w:t>
      </w:r>
      <w:r w:rsidR="002C66A8" w:rsidRPr="004A20DB">
        <w:t>This</w:t>
      </w:r>
      <w:r w:rsidR="00101F13" w:rsidRPr="004A20DB">
        <w:rPr>
          <w:lang w:val="en-US"/>
        </w:rPr>
        <w:t xml:space="preserve"> approach differs from the </w:t>
      </w:r>
      <w:r w:rsidR="002C66A8" w:rsidRPr="004A20DB">
        <w:rPr>
          <w:lang w:val="en-US"/>
        </w:rPr>
        <w:t>alternative methods</w:t>
      </w:r>
      <w:r w:rsidR="00101F13" w:rsidRPr="004A20DB">
        <w:rPr>
          <w:lang w:val="en-US"/>
        </w:rPr>
        <w:t xml:space="preserve"> in the following respects.</w:t>
      </w:r>
      <w:r w:rsidR="001A35A3" w:rsidRPr="004A20DB">
        <w:rPr>
          <w:lang w:val="en-US"/>
        </w:rPr>
        <w:t xml:space="preserve"> Firstly, it does not make unrealistic assumptions regarding the evolutionary factors at play</w:t>
      </w:r>
      <w:ins w:id="327" w:author="Author" w:date="2026-10-26T01:03:00Z" w16du:dateUtc="2026-10-25T22:03:00Z">
        <w:r w:rsidR="00DC4CC5">
          <w:rPr>
            <w:lang w:val="en-US"/>
          </w:rPr>
          <w:t xml:space="preserve"> (</w:t>
        </w:r>
        <w:del w:id="328" w:author="Author" w:date="2026-10-26T01:40:00Z" w16du:dateUtc="2026-10-25T22:40:00Z">
          <w:r w:rsidR="00DC4CC5" w:rsidDel="003E4E11">
            <w:rPr>
              <w:lang w:val="en-US"/>
            </w:rPr>
            <w:delText xml:space="preserve">for example, </w:delText>
          </w:r>
        </w:del>
        <w:r w:rsidR="00DC4CC5">
          <w:rPr>
            <w:lang w:val="en-US"/>
          </w:rPr>
          <w:t>does not neglect linkage)</w:t>
        </w:r>
      </w:ins>
      <w:r w:rsidR="001A35A3" w:rsidRPr="004A20DB">
        <w:rPr>
          <w:lang w:val="en-US"/>
        </w:rPr>
        <w:t>. Secondly, its accuracy is validated in a broad range of model parameters</w:t>
      </w:r>
      <w:r w:rsidR="00136421" w:rsidRPr="004A20DB">
        <w:rPr>
          <w:lang w:val="en-US"/>
        </w:rPr>
        <w:t xml:space="preserve"> on simulated sequences</w:t>
      </w:r>
      <w:r w:rsidR="001A35A3" w:rsidRPr="004A20DB">
        <w:rPr>
          <w:lang w:val="en-US"/>
        </w:rPr>
        <w:t xml:space="preserve">, </w:t>
      </w:r>
      <w:bookmarkStart w:id="329" w:name="_Hlk243863955"/>
      <w:r w:rsidR="001A35A3" w:rsidRPr="004A20DB">
        <w:rPr>
          <w:lang w:val="en-US"/>
        </w:rPr>
        <w:t>using a generic model of population genetics of the Wright Fisher type</w:t>
      </w:r>
      <w:r w:rsidR="00362BBF">
        <w:rPr>
          <w:lang w:val="en-US"/>
        </w:rPr>
        <w:t xml:space="preserve"> for </w:t>
      </w:r>
      <w:bookmarkEnd w:id="329"/>
      <w:ins w:id="330" w:author="Author" w:date="2026-10-25T23:38:00Z">
        <w:r w:rsidR="006A1716" w:rsidRPr="006215BC">
          <w:rPr>
            <w:color w:val="222222"/>
            <w:spacing w:val="2"/>
            <w:lang w:val="en-US"/>
            <w:rPrChange w:id="331" w:author="Author" w:date="2026-10-26T00:25:00Z">
              <w:rPr>
                <w:color w:val="222222"/>
                <w:spacing w:val="2"/>
                <w:sz w:val="20"/>
                <w:szCs w:val="20"/>
                <w:lang w:val="en-US"/>
              </w:rPr>
            </w:rPrChange>
          </w:rPr>
          <w:t xml:space="preserve">different evolutionary scenarios: initial allele frequency </w:t>
        </w:r>
      </w:ins>
      <m:oMath>
        <m:sSub>
          <m:sSubPr>
            <m:ctrlPr>
              <w:ins w:id="332" w:author="Author" w:date="2026-10-25T23:38:00Z">
                <w:rPr>
                  <w:rFonts w:ascii="Cambria Math" w:hAnsi="Cambria Math"/>
                  <w:i/>
                  <w:color w:val="222222"/>
                  <w:spacing w:val="2"/>
                  <w:lang w:val="en-US"/>
                </w:rPr>
              </w:ins>
            </m:ctrlPr>
          </m:sSubPr>
          <m:e>
            <m:r>
              <w:ins w:id="333" w:author="Author" w:date="2026-10-25T23:38:00Z">
                <w:rPr>
                  <w:rFonts w:ascii="Cambria Math" w:hAnsi="Cambria Math"/>
                  <w:color w:val="222222"/>
                  <w:spacing w:val="2"/>
                  <w:lang w:val="en-US"/>
                </w:rPr>
                <m:t>f</m:t>
              </w:ins>
            </m:r>
          </m:e>
          <m:sub>
            <m:r>
              <w:ins w:id="334" w:author="Author" w:date="2026-10-25T23:38:00Z">
                <w:rPr>
                  <w:rFonts w:ascii="Cambria Math" w:hAnsi="Cambria Math"/>
                  <w:color w:val="222222"/>
                  <w:spacing w:val="2"/>
                  <w:lang w:val="en-US"/>
                </w:rPr>
                <m:t>0</m:t>
              </w:ins>
            </m:r>
          </m:sub>
        </m:sSub>
        <m:r>
          <w:ins w:id="335" w:author="Author" w:date="2026-10-25T23:38:00Z">
            <w:rPr>
              <w:rFonts w:ascii="Cambria Math" w:hAnsi="Cambria Math"/>
              <w:color w:val="222222"/>
              <w:spacing w:val="2"/>
              <w:lang w:val="en-US"/>
            </w:rPr>
            <m:t>=0.45</m:t>
          </w:ins>
        </m:r>
      </m:oMath>
      <w:ins w:id="336" w:author="Author" w:date="2026-10-25T23:38:00Z">
        <w:r w:rsidR="006A1716" w:rsidRPr="006215BC">
          <w:rPr>
            <w:color w:val="222222"/>
            <w:spacing w:val="2"/>
            <w:lang w:val="en-US"/>
            <w:rPrChange w:id="337" w:author="Author" w:date="2026-10-26T00:25:00Z">
              <w:rPr>
                <w:color w:val="222222"/>
                <w:spacing w:val="2"/>
                <w:sz w:val="20"/>
                <w:szCs w:val="20"/>
                <w:lang w:val="en-US"/>
              </w:rPr>
            </w:rPrChange>
          </w:rPr>
          <w:t xml:space="preserve"> and 0, in the presence of recombination and without, with periodic and star-like epistatic network</w:t>
        </w:r>
        <w:r w:rsidR="006A1716" w:rsidRPr="00CE1A58">
          <w:rPr>
            <w:color w:val="222222"/>
            <w:spacing w:val="2"/>
            <w:sz w:val="20"/>
            <w:szCs w:val="20"/>
            <w:lang w:val="en-US"/>
          </w:rPr>
          <w:t>.</w:t>
        </w:r>
      </w:ins>
      <w:del w:id="338" w:author="Author" w:date="2026-10-25T23:38:00Z">
        <w:r w:rsidR="00362BBF" w:rsidDel="006A1716">
          <w:rPr>
            <w:lang w:val="en-US"/>
          </w:rPr>
          <w:delText>two scenarios of evolution</w:delText>
        </w:r>
      </w:del>
      <w:del w:id="339" w:author="Author" w:date="2026-10-26T01:03:00Z" w16du:dateUtc="2026-10-25T22:03:00Z">
        <w:r w:rsidR="001A35A3" w:rsidRPr="004A20DB" w:rsidDel="00DC4CC5">
          <w:rPr>
            <w:lang w:val="en-US"/>
          </w:rPr>
          <w:delText>.</w:delText>
        </w:r>
      </w:del>
      <w:r w:rsidR="001A35A3" w:rsidRPr="004A20DB">
        <w:rPr>
          <w:lang w:val="en-US"/>
        </w:rPr>
        <w:t xml:space="preserve"> </w:t>
      </w:r>
      <w:r w:rsidR="00A72989" w:rsidRPr="00740D74">
        <w:rPr>
          <w:lang w:val="en-US"/>
        </w:rPr>
        <w:t xml:space="preserve">We </w:t>
      </w:r>
      <w:r w:rsidR="00A72989" w:rsidRPr="00740D74">
        <w:rPr>
          <w:lang w:val="en-US"/>
        </w:rPr>
        <w:lastRenderedPageBreak/>
        <w:t xml:space="preserve">demonstrate the accuracy on simulated sequences under conditions resembling the evolution of SARS CoV-2 including the emergence of variants of concern. </w:t>
      </w:r>
      <w:r w:rsidR="001A35A3" w:rsidRPr="004A20DB">
        <w:rPr>
          <w:lang w:val="en-US"/>
        </w:rPr>
        <w:t xml:space="preserve">Thirdly, the application to data is focused on well-balanced sampling between sequences related to major variants. </w:t>
      </w:r>
      <w:r w:rsidR="001A35A3" w:rsidRPr="004A20DB">
        <w:rPr>
          <w:bCs/>
          <w:lang w:val="en-US"/>
        </w:rPr>
        <w:t xml:space="preserve">The fourth </w:t>
      </w:r>
      <w:r w:rsidR="0019511E" w:rsidRPr="004A20DB">
        <w:rPr>
          <w:bCs/>
          <w:lang w:val="en-US"/>
        </w:rPr>
        <w:t>feature</w:t>
      </w:r>
      <w:r w:rsidR="001A35A3" w:rsidRPr="004A20DB">
        <w:rPr>
          <w:bCs/>
          <w:lang w:val="en-US"/>
        </w:rPr>
        <w:t xml:space="preserve"> is the use of </w:t>
      </w:r>
      <w:r w:rsidR="00BF15E8" w:rsidRPr="004A20DB">
        <w:rPr>
          <w:bCs/>
          <w:lang w:val="en-US"/>
        </w:rPr>
        <w:t>the</w:t>
      </w:r>
      <w:r w:rsidR="001A35A3" w:rsidRPr="004A20DB">
        <w:rPr>
          <w:bCs/>
          <w:lang w:val="en-US"/>
        </w:rPr>
        <w:t xml:space="preserve"> conditional correlator.</w:t>
      </w:r>
      <w:r w:rsidR="0066708E" w:rsidRPr="004A20DB">
        <w:rPr>
          <w:bCs/>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4D0BF2E5" w14:textId="77777777" w:rsidR="00DC4CC5" w:rsidRDefault="003A5E2B">
      <w:pPr>
        <w:spacing w:after="0" w:line="360" w:lineRule="auto"/>
        <w:ind w:firstLine="708"/>
        <w:jc w:val="both"/>
        <w:rPr>
          <w:ins w:id="340" w:author="Author" w:date="2026-10-26T01:03:00Z" w16du:dateUtc="2026-10-25T22:03:00Z"/>
          <w:rFonts w:ascii="Times New Roman" w:eastAsia="Times New Roman" w:hAnsi="Times New Roman" w:cs="Times New Roman"/>
          <w:bCs/>
          <w:sz w:val="24"/>
          <w:szCs w:val="24"/>
        </w:rPr>
      </w:pPr>
      <w:r w:rsidRPr="004A20DB">
        <w:rPr>
          <w:rFonts w:ascii="Times New Roman" w:eastAsia="Times New Roman" w:hAnsi="Times New Roman" w:cs="Times New Roman"/>
          <w:b/>
          <w:sz w:val="24"/>
          <w:szCs w:val="24"/>
        </w:rPr>
        <w:t>Detection method</w:t>
      </w:r>
      <w:del w:id="341" w:author="Author" w:date="2026-10-26T01:04:00Z" w16du:dateUtc="2026-10-25T22:04:00Z">
        <w:r w:rsidRPr="004A20DB" w:rsidDel="00DC4CC5">
          <w:rPr>
            <w:rFonts w:ascii="Times New Roman" w:eastAsia="Times New Roman" w:hAnsi="Times New Roman" w:cs="Times New Roman"/>
            <w:b/>
            <w:sz w:val="24"/>
            <w:szCs w:val="24"/>
          </w:rPr>
          <w:delText>.</w:delText>
        </w:r>
        <w:r w:rsidRPr="004A20DB" w:rsidDel="00DC4CC5">
          <w:rPr>
            <w:rFonts w:ascii="Times New Roman" w:eastAsia="Times New Roman" w:hAnsi="Times New Roman" w:cs="Times New Roman"/>
            <w:bCs/>
            <w:sz w:val="24"/>
            <w:szCs w:val="24"/>
          </w:rPr>
          <w:delText xml:space="preserve">  </w:delText>
        </w:r>
      </w:del>
    </w:p>
    <w:p w14:paraId="55D74CE5" w14:textId="6B672094" w:rsidR="003A5E2B" w:rsidRPr="008101D5" w:rsidRDefault="00DC4CC5">
      <w:pPr>
        <w:spacing w:after="0" w:line="360" w:lineRule="auto"/>
        <w:ind w:firstLine="708"/>
        <w:jc w:val="both"/>
        <w:rPr>
          <w:rFonts w:ascii="Times New Roman" w:eastAsia="Times New Roman" w:hAnsi="Times New Roman" w:cs="Times New Roman"/>
          <w:color w:val="222222"/>
          <w:spacing w:val="2"/>
          <w:sz w:val="24"/>
          <w:szCs w:val="24"/>
          <w:lang w:val="en-US" w:eastAsia="en-GB"/>
          <w:rPrChange w:id="342" w:author="Author" w:date="2026-10-26T01:05:00Z" w16du:dateUtc="2026-10-25T22:05:00Z">
            <w:rPr>
              <w:rFonts w:ascii="Times New Roman" w:eastAsia="Times New Roman" w:hAnsi="Times New Roman" w:cs="Times New Roman"/>
              <w:b/>
              <w:sz w:val="24"/>
              <w:szCs w:val="24"/>
              <w:lang w:val="en-US"/>
            </w:rPr>
          </w:rPrChange>
        </w:rPr>
      </w:pPr>
      <w:ins w:id="343" w:author="Author" w:date="2026-10-26T01:03:00Z" w16du:dateUtc="2026-10-25T22:03:00Z">
        <w:r w:rsidRPr="00680160">
          <w:rPr>
            <w:rFonts w:ascii="Times New Roman" w:eastAsia="Times New Roman" w:hAnsi="Times New Roman" w:cs="Times New Roman"/>
            <w:color w:val="222222"/>
            <w:spacing w:val="2"/>
            <w:sz w:val="24"/>
            <w:szCs w:val="24"/>
            <w:lang w:val="en-US" w:eastAsia="en-GB"/>
          </w:rPr>
          <w:t xml:space="preserve">The method of </w:t>
        </w:r>
      </w:ins>
      <w:ins w:id="344" w:author="Author" w:date="2026-10-26T01:14:00Z" w16du:dateUtc="2026-10-25T22:14:00Z">
        <w:r w:rsidR="003D572A">
          <w:rPr>
            <w:rFonts w:ascii="Times New Roman" w:eastAsia="Times New Roman" w:hAnsi="Times New Roman" w:cs="Times New Roman"/>
            <w:color w:val="222222"/>
            <w:spacing w:val="2"/>
            <w:sz w:val="24"/>
            <w:szCs w:val="24"/>
            <w:lang w:val="en-US" w:eastAsia="en-GB"/>
          </w:rPr>
          <w:t xml:space="preserve">epistasis </w:t>
        </w:r>
      </w:ins>
      <w:ins w:id="345" w:author="Author" w:date="2026-10-26T01:03:00Z" w16du:dateUtc="2026-10-25T22:03:00Z">
        <w:r w:rsidRPr="00680160">
          <w:rPr>
            <w:rFonts w:ascii="Times New Roman" w:eastAsia="Times New Roman" w:hAnsi="Times New Roman" w:cs="Times New Roman"/>
            <w:color w:val="222222"/>
            <w:spacing w:val="2"/>
            <w:sz w:val="24"/>
            <w:szCs w:val="24"/>
            <w:lang w:val="en-US" w:eastAsia="en-GB"/>
          </w:rPr>
          <w:t xml:space="preserve">detection </w:t>
        </w:r>
      </w:ins>
      <w:ins w:id="346" w:author="Author" w:date="2026-10-26T01:06:00Z" w16du:dateUtc="2026-10-25T22:06:00Z">
        <w:r>
          <w:rPr>
            <w:rFonts w:ascii="Times New Roman" w:hAnsi="Times New Roman" w:cs="Times New Roman"/>
            <w:bCs/>
            <w:sz w:val="24"/>
            <w:szCs w:val="24"/>
            <w:lang w:val="en-US"/>
          </w:rPr>
          <w:fldChar w:fldCharType="begin"/>
        </w:r>
        <w:r>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Pr>
            <w:rFonts w:ascii="Times New Roman" w:hAnsi="Times New Roman" w:cs="Times New Roman"/>
            <w:bCs/>
            <w:sz w:val="24"/>
            <w:szCs w:val="24"/>
            <w:lang w:val="en-US"/>
          </w:rPr>
          <w:fldChar w:fldCharType="separate"/>
        </w:r>
        <w:r>
          <w:rPr>
            <w:rFonts w:ascii="Times New Roman" w:hAnsi="Times New Roman" w:cs="Times New Roman"/>
            <w:bCs/>
            <w:noProof/>
            <w:sz w:val="24"/>
            <w:szCs w:val="24"/>
            <w:lang w:val="en-US"/>
          </w:rPr>
          <w:t>[39]</w:t>
        </w:r>
        <w:r>
          <w:rPr>
            <w:rFonts w:ascii="Times New Roman" w:hAnsi="Times New Roman" w:cs="Times New Roman"/>
            <w:bCs/>
            <w:sz w:val="24"/>
            <w:szCs w:val="24"/>
            <w:lang w:val="en-US"/>
          </w:rPr>
          <w:fldChar w:fldCharType="end"/>
        </w:r>
      </w:ins>
      <w:ins w:id="347" w:author="Author" w:date="2026-10-26T01:03:00Z" w16du:dateUtc="2026-10-25T22:03:00Z">
        <w:r w:rsidRPr="008101D5">
          <w:rPr>
            <w:rFonts w:ascii="Times New Roman" w:eastAsia="Times New Roman" w:hAnsi="Times New Roman" w:cs="Times New Roman"/>
            <w:color w:val="222222"/>
            <w:spacing w:val="2"/>
            <w:sz w:val="24"/>
            <w:szCs w:val="24"/>
            <w:lang w:val="en-US" w:eastAsia="en-GB"/>
            <w:rPrChange w:id="348" w:author="Author" w:date="2026-10-26T01:04:00Z" w16du:dateUtc="2026-10-25T22:04:00Z">
              <w:rPr>
                <w:color w:val="222222"/>
                <w:spacing w:val="2"/>
                <w:lang w:val="en-US"/>
              </w:rPr>
            </w:rPrChange>
          </w:rPr>
          <w:t xml:space="preserve"> </w:t>
        </w:r>
        <w:r w:rsidRPr="00680160">
          <w:rPr>
            <w:rFonts w:ascii="Times New Roman" w:eastAsia="Times New Roman" w:hAnsi="Times New Roman" w:cs="Times New Roman"/>
            <w:color w:val="222222"/>
            <w:spacing w:val="2"/>
            <w:sz w:val="24"/>
            <w:szCs w:val="24"/>
            <w:lang w:val="en-US" w:eastAsia="en-GB"/>
          </w:rPr>
          <w:t xml:space="preserve">is based on a specific measure of allelic correlations (UFE) designed to separate epistatic magnitude from other model parameters, and </w:t>
        </w:r>
        <w:r w:rsidRPr="008101D5">
          <w:rPr>
            <w:rFonts w:ascii="Times New Roman" w:eastAsia="Times New Roman" w:hAnsi="Times New Roman" w:cs="Times New Roman"/>
            <w:color w:val="222222"/>
            <w:spacing w:val="2"/>
            <w:sz w:val="24"/>
            <w:szCs w:val="24"/>
            <w:lang w:val="en-US" w:eastAsia="en-GB"/>
            <w:rPrChange w:id="349" w:author="Author" w:date="2026-10-26T01:04:00Z" w16du:dateUtc="2026-10-25T22:04:00Z">
              <w:rPr>
                <w:color w:val="222222"/>
                <w:spacing w:val="2"/>
                <w:lang w:val="en-US"/>
              </w:rPr>
            </w:rPrChange>
          </w:rPr>
          <w:t>isolate epistatic signature from</w:t>
        </w:r>
        <w:r w:rsidRPr="00680160">
          <w:rPr>
            <w:rFonts w:ascii="Times New Roman" w:eastAsia="Times New Roman" w:hAnsi="Times New Roman" w:cs="Times New Roman"/>
            <w:color w:val="222222"/>
            <w:spacing w:val="2"/>
            <w:sz w:val="24"/>
            <w:szCs w:val="24"/>
            <w:lang w:val="en-US" w:eastAsia="en-GB"/>
          </w:rPr>
          <w:t xml:space="preserve"> clonal effects</w:t>
        </w:r>
      </w:ins>
      <w:ins w:id="350" w:author="Author" w:date="2026-10-26T01:04:00Z" w16du:dateUtc="2026-10-25T22:04:00Z">
        <w:r>
          <w:rPr>
            <w:rFonts w:ascii="Times New Roman" w:eastAsia="Times New Roman" w:hAnsi="Times New Roman" w:cs="Times New Roman"/>
            <w:color w:val="222222"/>
            <w:spacing w:val="2"/>
            <w:sz w:val="24"/>
            <w:szCs w:val="24"/>
            <w:lang w:val="en-US" w:eastAsia="en-GB"/>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Pr>
            <w:rFonts w:ascii="Times New Roman" w:eastAsia="Times New Roman" w:hAnsi="Times New Roman" w:cs="Times New Roman"/>
            <w:bCs/>
            <w:sz w:val="24"/>
            <w:szCs w:val="24"/>
          </w:rPr>
          <w:fldChar w:fldCharType="separate"/>
        </w:r>
        <w:r>
          <w:rPr>
            <w:rFonts w:ascii="Times New Roman" w:eastAsia="Times New Roman" w:hAnsi="Times New Roman" w:cs="Times New Roman"/>
            <w:bCs/>
            <w:noProof/>
            <w:sz w:val="24"/>
            <w:szCs w:val="24"/>
          </w:rPr>
          <w:t>[36]</w:t>
        </w:r>
        <w:r>
          <w:rPr>
            <w:rFonts w:ascii="Times New Roman" w:eastAsia="Times New Roman" w:hAnsi="Times New Roman" w:cs="Times New Roman"/>
            <w:bCs/>
            <w:sz w:val="24"/>
            <w:szCs w:val="24"/>
          </w:rPr>
          <w:fldChar w:fldCharType="end"/>
        </w:r>
      </w:ins>
      <w:ins w:id="351" w:author="Author" w:date="2026-10-26T01:03:00Z" w16du:dateUtc="2026-10-25T22:03:00Z">
        <w:r w:rsidRPr="00680160">
          <w:rPr>
            <w:rFonts w:ascii="Times New Roman" w:eastAsia="Times New Roman" w:hAnsi="Times New Roman" w:cs="Times New Roman"/>
            <w:color w:val="222222"/>
            <w:spacing w:val="2"/>
            <w:sz w:val="24"/>
            <w:szCs w:val="24"/>
            <w:lang w:val="en-US" w:eastAsia="en-GB"/>
          </w:rPr>
          <w:t xml:space="preserve">. </w:t>
        </w:r>
        <w:r w:rsidRPr="008101D5">
          <w:rPr>
            <w:rFonts w:ascii="Times New Roman" w:eastAsia="Times New Roman" w:hAnsi="Times New Roman" w:cs="Times New Roman"/>
            <w:color w:val="222222"/>
            <w:spacing w:val="2"/>
            <w:sz w:val="24"/>
            <w:szCs w:val="24"/>
            <w:lang w:val="en-US" w:eastAsia="en-GB"/>
            <w:rPrChange w:id="352" w:author="Author" w:date="2026-10-26T01:04:00Z" w16du:dateUtc="2026-10-25T22:04:00Z">
              <w:rPr>
                <w:color w:val="222222"/>
                <w:spacing w:val="2"/>
                <w:lang w:val="en-US"/>
              </w:rPr>
            </w:rPrChange>
          </w:rPr>
          <w:t>To average out random linkage effects,</w:t>
        </w:r>
        <w:r w:rsidRPr="00680160">
          <w:rPr>
            <w:rFonts w:ascii="Times New Roman" w:eastAsia="Times New Roman" w:hAnsi="Times New Roman" w:cs="Times New Roman"/>
            <w:color w:val="222222"/>
            <w:spacing w:val="2"/>
            <w:sz w:val="24"/>
            <w:szCs w:val="24"/>
            <w:lang w:val="en-US" w:eastAsia="en-GB"/>
          </w:rPr>
          <w:t xml:space="preserve"> the balanced averaging of haplotype frequencies over independent populations</w:t>
        </w:r>
        <w:r w:rsidRPr="008101D5">
          <w:rPr>
            <w:rFonts w:ascii="Times New Roman" w:eastAsia="Times New Roman" w:hAnsi="Times New Roman" w:cs="Times New Roman"/>
            <w:color w:val="222222"/>
            <w:spacing w:val="2"/>
            <w:sz w:val="24"/>
            <w:szCs w:val="24"/>
            <w:lang w:val="en-US" w:eastAsia="en-GB"/>
            <w:rPrChange w:id="353" w:author="Author" w:date="2026-10-26T01:04:00Z" w16du:dateUtc="2026-10-25T22:04:00Z">
              <w:rPr>
                <w:color w:val="222222"/>
                <w:spacing w:val="2"/>
                <w:lang w:val="en-US"/>
              </w:rPr>
            </w:rPrChange>
          </w:rPr>
          <w:t xml:space="preserve"> is performed</w:t>
        </w:r>
        <w:r w:rsidRPr="008101D5">
          <w:rPr>
            <w:rFonts w:ascii="Times New Roman" w:eastAsia="Times New Roman" w:hAnsi="Times New Roman" w:cs="Times New Roman"/>
            <w:color w:val="222222"/>
            <w:spacing w:val="2"/>
            <w:sz w:val="24"/>
            <w:szCs w:val="24"/>
            <w:lang w:val="en-US" w:eastAsia="en-GB"/>
            <w:rPrChange w:id="354" w:author="Author" w:date="2026-10-26T01:04:00Z" w16du:dateUtc="2026-10-25T22:04:00Z">
              <w:rPr>
                <w:color w:val="222222"/>
                <w:spacing w:val="2"/>
                <w:sz w:val="20"/>
                <w:szCs w:val="20"/>
                <w:lang w:val="en-US"/>
              </w:rPr>
            </w:rPrChange>
          </w:rPr>
          <w:t xml:space="preserve">. </w:t>
        </w:r>
        <w:r w:rsidRPr="008101D5">
          <w:rPr>
            <w:rFonts w:ascii="Times New Roman" w:eastAsia="Times New Roman" w:hAnsi="Times New Roman" w:cs="Times New Roman"/>
            <w:color w:val="222222"/>
            <w:spacing w:val="2"/>
            <w:sz w:val="24"/>
            <w:szCs w:val="24"/>
            <w:lang w:val="en-US" w:eastAsia="en-GB"/>
            <w:rPrChange w:id="355" w:author="Author" w:date="2026-10-26T01:04:00Z" w16du:dateUtc="2026-10-25T22:04:00Z">
              <w:rPr>
                <w:color w:val="222222"/>
                <w:spacing w:val="2"/>
                <w:lang w:val="en-US"/>
              </w:rPr>
            </w:rPrChange>
          </w:rPr>
          <w:t>In simulation, the</w:t>
        </w:r>
        <w:r w:rsidRPr="00680160">
          <w:rPr>
            <w:rFonts w:ascii="Times New Roman" w:eastAsia="Times New Roman" w:hAnsi="Times New Roman" w:cs="Times New Roman"/>
            <w:color w:val="222222"/>
            <w:spacing w:val="2"/>
            <w:sz w:val="24"/>
            <w:szCs w:val="24"/>
            <w:lang w:val="en-US" w:eastAsia="en-GB"/>
          </w:rPr>
          <w:t xml:space="preserve"> detection error is averaged over Monte Carlo runs, which represents the statistical test necessary and sufficient in this context</w:t>
        </w:r>
      </w:ins>
      <w:ins w:id="356" w:author="Author" w:date="2026-10-26T01:05:00Z" w16du:dateUtc="2026-10-25T22:05:00Z">
        <w:r>
          <w:rPr>
            <w:rFonts w:ascii="Times New Roman" w:eastAsia="Times New Roman" w:hAnsi="Times New Roman" w:cs="Times New Roman"/>
            <w:color w:val="222222"/>
            <w:spacing w:val="2"/>
            <w:sz w:val="24"/>
            <w:szCs w:val="24"/>
            <w:lang w:val="en-US" w:eastAsia="en-GB"/>
          </w:rPr>
          <w:t xml:space="preserve">. </w:t>
        </w:r>
      </w:ins>
      <w:del w:id="357" w:author="Author" w:date="2026-10-26T01:04:00Z" w16du:dateUtc="2026-10-25T22:04:00Z">
        <w:r w:rsidR="00BA65D7" w:rsidRPr="004A20DB" w:rsidDel="00DC4CC5">
          <w:rPr>
            <w:rFonts w:ascii="Times New Roman" w:eastAsia="Times New Roman" w:hAnsi="Times New Roman" w:cs="Times New Roman"/>
            <w:bCs/>
            <w:sz w:val="24"/>
            <w:szCs w:val="24"/>
          </w:rPr>
          <w:delText>The method is based on the calculation of U</w:delText>
        </w:r>
        <w:r w:rsidR="00575CB2" w:rsidRPr="004A20DB" w:rsidDel="00DC4CC5">
          <w:rPr>
            <w:rFonts w:ascii="Times New Roman" w:eastAsia="Times New Roman" w:hAnsi="Times New Roman" w:cs="Times New Roman"/>
            <w:bCs/>
            <w:sz w:val="24"/>
            <w:szCs w:val="24"/>
          </w:rPr>
          <w:delText>niversal Footprint</w:delText>
        </w:r>
        <w:r w:rsidR="00BA65D7" w:rsidRPr="004A20DB" w:rsidDel="00DC4CC5">
          <w:rPr>
            <w:rFonts w:ascii="Times New Roman" w:eastAsia="Times New Roman" w:hAnsi="Times New Roman" w:cs="Times New Roman"/>
            <w:bCs/>
            <w:sz w:val="24"/>
            <w:szCs w:val="24"/>
          </w:rPr>
          <w:delText xml:space="preserve"> correlator between pairs of loci</w:delText>
        </w:r>
        <w:r w:rsidR="00575CB2" w:rsidRPr="004A20DB" w:rsidDel="00DC4CC5">
          <w:rPr>
            <w:rFonts w:ascii="Times New Roman" w:eastAsia="Times New Roman" w:hAnsi="Times New Roman" w:cs="Times New Roman"/>
            <w:bCs/>
            <w:sz w:val="24"/>
            <w:szCs w:val="24"/>
          </w:rPr>
          <w:delText xml:space="preserve"> </w:delText>
        </w:r>
        <w:r w:rsidR="00CD5292" w:rsidDel="00DC4CC5">
          <w:rPr>
            <w:rFonts w:ascii="Times New Roman" w:eastAsia="Times New Roman" w:hAnsi="Times New Roman" w:cs="Times New Roman"/>
            <w:bCs/>
            <w:sz w:val="24"/>
            <w:szCs w:val="24"/>
          </w:rPr>
          <w:fldChar w:fldCharType="begin"/>
        </w:r>
        <w:r w:rsidR="00CD5292" w:rsidDel="00DC4CC5">
          <w:rPr>
            <w:rFonts w:ascii="Times New Roman" w:eastAsia="Times New Roman" w:hAnsi="Times New Roman" w:cs="Times New Roman"/>
            <w:bCs/>
            <w:sz w:val="24"/>
            <w:szCs w:val="24"/>
          </w:rPr>
          <w:del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delInstrText>
        </w:r>
        <w:r w:rsidR="00CD5292" w:rsidDel="00DC4CC5">
          <w:rPr>
            <w:rFonts w:ascii="Times New Roman" w:eastAsia="Times New Roman" w:hAnsi="Times New Roman" w:cs="Times New Roman"/>
            <w:bCs/>
            <w:sz w:val="24"/>
            <w:szCs w:val="24"/>
          </w:rPr>
          <w:fldChar w:fldCharType="separate"/>
        </w:r>
        <w:r w:rsidR="00CD5292" w:rsidDel="00DC4CC5">
          <w:rPr>
            <w:rFonts w:ascii="Times New Roman" w:eastAsia="Times New Roman" w:hAnsi="Times New Roman" w:cs="Times New Roman"/>
            <w:bCs/>
            <w:noProof/>
            <w:sz w:val="24"/>
            <w:szCs w:val="24"/>
          </w:rPr>
          <w:delText>[36]</w:delText>
        </w:r>
        <w:r w:rsidR="00CD5292" w:rsidDel="00DC4CC5">
          <w:rPr>
            <w:rFonts w:ascii="Times New Roman" w:eastAsia="Times New Roman" w:hAnsi="Times New Roman" w:cs="Times New Roman"/>
            <w:bCs/>
            <w:sz w:val="24"/>
            <w:szCs w:val="24"/>
          </w:rPr>
          <w:fldChar w:fldCharType="end"/>
        </w:r>
        <w:r w:rsidR="00BA65D7" w:rsidRPr="004A20DB" w:rsidDel="00DC4CC5">
          <w:rPr>
            <w:rFonts w:ascii="Times New Roman" w:eastAsia="Times New Roman" w:hAnsi="Times New Roman" w:cs="Times New Roman"/>
            <w:bCs/>
            <w:sz w:val="24"/>
            <w:szCs w:val="24"/>
          </w:rPr>
          <w:delText>. This correlator</w:delText>
        </w:r>
        <w:r w:rsidR="0081136A" w:rsidRPr="004A20DB" w:rsidDel="00DC4CC5">
          <w:rPr>
            <w:rFonts w:ascii="Times New Roman" w:eastAsia="Times New Roman" w:hAnsi="Times New Roman" w:cs="Times New Roman"/>
            <w:bCs/>
            <w:sz w:val="24"/>
            <w:szCs w:val="24"/>
          </w:rPr>
          <w:delText>, expressed in terms of haplotype frequencies</w:delText>
        </w:r>
        <w:r w:rsidR="00BA65D7" w:rsidRPr="004A20DB" w:rsidDel="00DC4CC5">
          <w:rPr>
            <w:rFonts w:ascii="Times New Roman" w:eastAsia="Times New Roman" w:hAnsi="Times New Roman" w:cs="Times New Roman"/>
            <w:bCs/>
            <w:sz w:val="24"/>
            <w:szCs w:val="24"/>
          </w:rPr>
          <w:delText xml:space="preserve"> by applying the second law of thermodynamics to a multi-locus evolutionary model</w:delText>
        </w:r>
        <w:r w:rsidR="0081136A" w:rsidRPr="004A20DB" w:rsidDel="00DC4CC5">
          <w:rPr>
            <w:rFonts w:ascii="Times New Roman" w:eastAsia="Times New Roman" w:hAnsi="Times New Roman" w:cs="Times New Roman"/>
            <w:bCs/>
            <w:sz w:val="24"/>
            <w:szCs w:val="24"/>
          </w:rPr>
          <w:delText>, depends only on epistasis magnitude and its topology, but not on any other evolutionary parameters.</w:delText>
        </w:r>
        <w:r w:rsidR="00BA65D7" w:rsidRPr="004A20DB" w:rsidDel="00DC4CC5">
          <w:rPr>
            <w:rFonts w:ascii="Times New Roman" w:eastAsia="Times New Roman" w:hAnsi="Times New Roman" w:cs="Times New Roman"/>
            <w:bCs/>
            <w:sz w:val="24"/>
            <w:szCs w:val="24"/>
          </w:rPr>
          <w:delText xml:space="preserve"> </w:delText>
        </w:r>
      </w:del>
      <w:del w:id="358" w:author="Author" w:date="2026-10-26T01:05:00Z" w16du:dateUtc="2026-10-25T22:05:00Z">
        <w:r w:rsidR="00BA65D7" w:rsidRPr="004A20DB" w:rsidDel="00DC4CC5">
          <w:rPr>
            <w:rFonts w:ascii="Times New Roman" w:eastAsia="Times New Roman" w:hAnsi="Times New Roman" w:cs="Times New Roman"/>
            <w:bCs/>
            <w:sz w:val="24"/>
            <w:szCs w:val="24"/>
          </w:rPr>
          <w:delText>The method takes a set of b</w:delText>
        </w:r>
      </w:del>
      <w:ins w:id="359" w:author="Author" w:date="2026-10-26T01:05:00Z" w16du:dateUtc="2026-10-25T22:05:00Z">
        <w:r>
          <w:rPr>
            <w:rFonts w:ascii="Times New Roman" w:eastAsia="Times New Roman" w:hAnsi="Times New Roman" w:cs="Times New Roman"/>
            <w:bCs/>
            <w:sz w:val="24"/>
            <w:szCs w:val="24"/>
          </w:rPr>
          <w:t>B</w:t>
        </w:r>
      </w:ins>
      <w:r w:rsidR="00BA65D7" w:rsidRPr="004A20DB">
        <w:rPr>
          <w:rFonts w:ascii="Times New Roman" w:eastAsia="Times New Roman" w:hAnsi="Times New Roman" w:cs="Times New Roman"/>
          <w:bCs/>
          <w:sz w:val="24"/>
          <w:szCs w:val="24"/>
        </w:rPr>
        <w:t xml:space="preserve">inarized sequences </w:t>
      </w:r>
      <w:ins w:id="360" w:author="Author" w:date="2026-10-26T01:05:00Z" w16du:dateUtc="2026-10-25T22:05:00Z">
        <w:r>
          <w:rPr>
            <w:rFonts w:ascii="Times New Roman" w:eastAsia="Times New Roman" w:hAnsi="Times New Roman" w:cs="Times New Roman"/>
            <w:bCs/>
            <w:sz w:val="24"/>
            <w:szCs w:val="24"/>
          </w:rPr>
          <w:t>are used as the</w:t>
        </w:r>
      </w:ins>
      <w:del w:id="361" w:author="Author" w:date="2026-10-26T01:05:00Z" w16du:dateUtc="2026-10-25T22:05:00Z">
        <w:r w:rsidR="00BA65D7" w:rsidRPr="004A20DB" w:rsidDel="00DC4CC5">
          <w:rPr>
            <w:rFonts w:ascii="Times New Roman" w:eastAsia="Times New Roman" w:hAnsi="Times New Roman" w:cs="Times New Roman"/>
            <w:bCs/>
            <w:sz w:val="24"/>
            <w:szCs w:val="24"/>
          </w:rPr>
          <w:delText>as</w:delText>
        </w:r>
      </w:del>
      <w:r w:rsidR="00BA65D7" w:rsidRPr="004A20DB">
        <w:rPr>
          <w:rFonts w:ascii="Times New Roman" w:eastAsia="Times New Roman" w:hAnsi="Times New Roman" w:cs="Times New Roman"/>
          <w:bCs/>
          <w:sz w:val="24"/>
          <w:szCs w:val="24"/>
        </w:rPr>
        <w:t xml:space="preserve"> initial </w:t>
      </w:r>
      <w:ins w:id="362" w:author="Author" w:date="2026-10-26T01:13:00Z" w16du:dateUtc="2026-10-25T22:13:00Z">
        <w:r w:rsidR="003D572A">
          <w:rPr>
            <w:rFonts w:ascii="Times New Roman" w:eastAsia="Times New Roman" w:hAnsi="Times New Roman" w:cs="Times New Roman"/>
            <w:bCs/>
            <w:sz w:val="24"/>
            <w:szCs w:val="24"/>
          </w:rPr>
          <w:t xml:space="preserve">genomic </w:t>
        </w:r>
      </w:ins>
      <w:r w:rsidR="00BA65D7" w:rsidRPr="004A20DB">
        <w:rPr>
          <w:rFonts w:ascii="Times New Roman" w:eastAsia="Times New Roman" w:hAnsi="Times New Roman" w:cs="Times New Roman"/>
          <w:bCs/>
          <w:sz w:val="24"/>
          <w:szCs w:val="24"/>
        </w:rPr>
        <w:t>data</w:t>
      </w:r>
      <w:ins w:id="363" w:author="Author" w:date="2026-10-26T01:05:00Z" w16du:dateUtc="2026-10-25T22:05:00Z">
        <w:r>
          <w:rPr>
            <w:rFonts w:ascii="Times New Roman" w:eastAsia="Times New Roman" w:hAnsi="Times New Roman" w:cs="Times New Roman"/>
            <w:bCs/>
            <w:sz w:val="24"/>
            <w:szCs w:val="24"/>
          </w:rPr>
          <w:t xml:space="preserve"> for </w:t>
        </w:r>
      </w:ins>
      <w:ins w:id="364" w:author="Author" w:date="2026-10-26T01:14:00Z" w16du:dateUtc="2026-10-25T22:14:00Z">
        <w:r w:rsidR="003D572A">
          <w:rPr>
            <w:rFonts w:ascii="Times New Roman" w:eastAsia="Times New Roman" w:hAnsi="Times New Roman" w:cs="Times New Roman"/>
            <w:bCs/>
            <w:sz w:val="24"/>
            <w:szCs w:val="24"/>
          </w:rPr>
          <w:t xml:space="preserve">testing </w:t>
        </w:r>
      </w:ins>
      <w:ins w:id="365" w:author="Author" w:date="2026-10-26T01:05:00Z" w16du:dateUtc="2026-10-25T22:05:00Z">
        <w:r>
          <w:rPr>
            <w:rFonts w:ascii="Times New Roman" w:eastAsia="Times New Roman" w:hAnsi="Times New Roman" w:cs="Times New Roman"/>
            <w:bCs/>
            <w:sz w:val="24"/>
            <w:szCs w:val="24"/>
          </w:rPr>
          <w:t>the method</w:t>
        </w:r>
      </w:ins>
      <w:r w:rsidR="0081136A" w:rsidRPr="004A20DB">
        <w:rPr>
          <w:rFonts w:ascii="Times New Roman" w:eastAsia="Times New Roman" w:hAnsi="Times New Roman" w:cs="Times New Roman"/>
          <w:bCs/>
          <w:sz w:val="24"/>
          <w:szCs w:val="24"/>
        </w:rPr>
        <w:t xml:space="preserve">. </w:t>
      </w:r>
      <w:del w:id="366" w:author="Author" w:date="2026-10-26T01:14:00Z" w16du:dateUtc="2026-10-25T22:14:00Z">
        <w:r w:rsidR="0081136A" w:rsidRPr="004A20DB" w:rsidDel="003D572A">
          <w:rPr>
            <w:rFonts w:ascii="Times New Roman" w:eastAsia="Times New Roman" w:hAnsi="Times New Roman" w:cs="Times New Roman"/>
            <w:bCs/>
            <w:sz w:val="24"/>
            <w:szCs w:val="24"/>
          </w:rPr>
          <w:delText xml:space="preserve">We employ </w:delText>
        </w:r>
        <w:r w:rsidR="00BA65D7" w:rsidRPr="004A20DB" w:rsidDel="003D572A">
          <w:rPr>
            <w:rFonts w:ascii="Times New Roman" w:eastAsia="Times New Roman" w:hAnsi="Times New Roman" w:cs="Times New Roman"/>
            <w:bCs/>
            <w:sz w:val="24"/>
            <w:szCs w:val="24"/>
          </w:rPr>
          <w:delText>p</w:delText>
        </w:r>
      </w:del>
      <w:ins w:id="367" w:author="Author" w:date="2026-10-26T01:14:00Z" w16du:dateUtc="2026-10-25T22:14:00Z">
        <w:r w:rsidR="003D572A">
          <w:rPr>
            <w:rFonts w:ascii="Times New Roman" w:eastAsia="Times New Roman" w:hAnsi="Times New Roman" w:cs="Times New Roman"/>
            <w:bCs/>
            <w:sz w:val="24"/>
            <w:szCs w:val="24"/>
          </w:rPr>
          <w:t>P</w:t>
        </w:r>
      </w:ins>
      <w:r w:rsidR="00BA65D7" w:rsidRPr="004A20DB">
        <w:rPr>
          <w:rFonts w:ascii="Times New Roman" w:eastAsia="Times New Roman" w:hAnsi="Times New Roman" w:cs="Times New Roman"/>
          <w:bCs/>
          <w:sz w:val="24"/>
          <w:szCs w:val="24"/>
        </w:rPr>
        <w:t>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w:t>
      </w:r>
      <w:ins w:id="368" w:author="Author" w:date="2026-10-26T01:14:00Z" w16du:dateUtc="2026-10-25T22:14:00Z">
        <w:r w:rsidR="003D572A">
          <w:rPr>
            <w:rFonts w:ascii="Times New Roman" w:eastAsia="Times New Roman" w:hAnsi="Times New Roman" w:cs="Times New Roman"/>
            <w:bCs/>
            <w:sz w:val="24"/>
            <w:szCs w:val="24"/>
          </w:rPr>
          <w:t xml:space="preserve">is employed </w:t>
        </w:r>
      </w:ins>
      <w:r w:rsidR="00BA65D7" w:rsidRPr="004A20DB">
        <w:rPr>
          <w:rFonts w:ascii="Times New Roman" w:eastAsia="Times New Roman" w:hAnsi="Times New Roman" w:cs="Times New Roman"/>
          <w:bCs/>
          <w:sz w:val="24"/>
          <w:szCs w:val="24"/>
        </w:rPr>
        <w:t xml:space="preserve">to increase performance. To improve </w:t>
      </w:r>
      <w:ins w:id="369" w:author="Author" w:date="2026-10-26T01:14:00Z" w16du:dateUtc="2026-10-25T22:14:00Z">
        <w:r w:rsidR="003D572A">
          <w:rPr>
            <w:rFonts w:ascii="Times New Roman" w:eastAsia="Times New Roman" w:hAnsi="Times New Roman" w:cs="Times New Roman"/>
            <w:bCs/>
            <w:sz w:val="24"/>
            <w:szCs w:val="24"/>
          </w:rPr>
          <w:t xml:space="preserve">the </w:t>
        </w:r>
      </w:ins>
      <w:r w:rsidR="00BA65D7" w:rsidRPr="004A20DB">
        <w:rPr>
          <w:rFonts w:ascii="Times New Roman" w:eastAsia="Times New Roman" w:hAnsi="Times New Roman" w:cs="Times New Roman"/>
          <w:bCs/>
          <w:sz w:val="24"/>
          <w:szCs w:val="24"/>
        </w:rPr>
        <w:t>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w:t>
      </w:r>
      <w:del w:id="370" w:author="Author" w:date="2026-10-26T01:14:00Z" w16du:dateUtc="2026-10-25T22:14:00Z">
        <w:r w:rsidR="00BA65D7" w:rsidRPr="004A20DB" w:rsidDel="003D572A">
          <w:rPr>
            <w:rFonts w:ascii="Times New Roman" w:eastAsia="Times New Roman" w:hAnsi="Times New Roman" w:cs="Times New Roman"/>
            <w:bCs/>
            <w:sz w:val="24"/>
            <w:szCs w:val="24"/>
          </w:rPr>
          <w:delText xml:space="preserve">Based on the relationship between </w:delText>
        </w:r>
        <w:r w:rsidR="007600E9" w:rsidRPr="004A20DB" w:rsidDel="003D572A">
          <w:rPr>
            <w:rFonts w:ascii="Times New Roman" w:eastAsia="Times New Roman" w:hAnsi="Times New Roman" w:cs="Times New Roman"/>
            <w:bCs/>
            <w:sz w:val="24"/>
            <w:szCs w:val="24"/>
          </w:rPr>
          <w:delText>the two correlators, an</w:delText>
        </w:r>
        <w:r w:rsidR="00BA65D7" w:rsidRPr="004A20DB" w:rsidDel="003D572A">
          <w:rPr>
            <w:rFonts w:ascii="Times New Roman" w:eastAsia="Times New Roman" w:hAnsi="Times New Roman" w:cs="Times New Roman"/>
            <w:bCs/>
            <w:sz w:val="24"/>
            <w:szCs w:val="24"/>
          </w:rPr>
          <w:delText xml:space="preserve"> epistatic </w:delText>
        </w:r>
        <w:r w:rsidR="007600E9" w:rsidRPr="004A20DB" w:rsidDel="003D572A">
          <w:rPr>
            <w:rFonts w:ascii="Times New Roman" w:eastAsia="Times New Roman" w:hAnsi="Times New Roman" w:cs="Times New Roman"/>
            <w:bCs/>
            <w:sz w:val="24"/>
            <w:szCs w:val="24"/>
          </w:rPr>
          <w:delText>interaction</w:delText>
        </w:r>
        <w:r w:rsidR="00BA65D7" w:rsidRPr="004A20DB" w:rsidDel="003D572A">
          <w:rPr>
            <w:rFonts w:ascii="Times New Roman" w:eastAsia="Times New Roman" w:hAnsi="Times New Roman" w:cs="Times New Roman"/>
            <w:bCs/>
            <w:sz w:val="24"/>
            <w:szCs w:val="24"/>
          </w:rPr>
          <w:delText xml:space="preserve"> between the two loci is inferred.</w:delText>
        </w:r>
        <w:r w:rsidR="003A5E2B" w:rsidRPr="004A20DB" w:rsidDel="003D572A">
          <w:rPr>
            <w:rFonts w:ascii="Times New Roman" w:eastAsia="Times New Roman" w:hAnsi="Times New Roman" w:cs="Times New Roman"/>
            <w:b/>
            <w:sz w:val="24"/>
            <w:szCs w:val="24"/>
            <w:lang w:val="en-US"/>
          </w:rPr>
          <w:delText xml:space="preserve"> </w:delText>
        </w:r>
      </w:del>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79077492"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5457F">
        <w:rPr>
          <w:rFonts w:ascii="Times New Roman" w:eastAsia="Times New Roman" w:hAnsi="Times New Roman" w:cs="Times New Roman"/>
          <w:b/>
          <w:sz w:val="24"/>
          <w:szCs w:val="24"/>
          <w:lang w:val="en-US"/>
        </w:rPr>
        <w:t>.</w:t>
      </w:r>
      <w:r w:rsidR="002C744F" w:rsidRPr="004A20DB">
        <w:rPr>
          <w:rFonts w:ascii="Times New Roman" w:eastAsia="Times New Roman" w:hAnsi="Times New Roman" w:cs="Times New Roman"/>
          <w:b/>
          <w:sz w:val="24"/>
          <w:szCs w:val="24"/>
          <w:lang w:val="en-US"/>
        </w:rPr>
        <w:t xml:space="preserve"> </w:t>
      </w:r>
      <w:r w:rsidR="0025457F">
        <w:rPr>
          <w:rFonts w:ascii="Times New Roman" w:eastAsia="Times New Roman" w:hAnsi="Times New Roman" w:cs="Times New Roman"/>
          <w:b/>
          <w:sz w:val="24"/>
          <w:szCs w:val="24"/>
          <w:lang w:val="en-US"/>
        </w:rPr>
        <w:t>T</w:t>
      </w:r>
      <w:r w:rsidR="002C744F" w:rsidRPr="004A20DB">
        <w:rPr>
          <w:rFonts w:ascii="Times New Roman" w:eastAsia="Times New Roman" w:hAnsi="Times New Roman" w:cs="Times New Roman"/>
          <w:b/>
          <w:sz w:val="24"/>
          <w:szCs w:val="24"/>
          <w:lang w:val="en-US"/>
        </w:rPr>
        <w:t xml:space="preserve">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118DEB63" w:rsidR="0087149A" w:rsidRPr="006215BC" w:rsidRDefault="0076272C">
      <w:pPr>
        <w:pStyle w:val="u-mb-24"/>
        <w:spacing w:before="0" w:beforeAutospacing="0" w:after="0" w:afterAutospacing="0"/>
        <w:jc w:val="both"/>
        <w:rPr>
          <w:rFonts w:ascii="Merriweather Sans" w:hAnsi="Merriweather Sans"/>
          <w:color w:val="222222"/>
          <w:spacing w:val="2"/>
          <w:sz w:val="20"/>
          <w:szCs w:val="20"/>
          <w:rPrChange w:id="371" w:author="Author" w:date="2026-10-25T23:40:00Z">
            <w:rPr>
              <w:rFonts w:ascii="Times New Roman" w:eastAsia="Times New Roman" w:hAnsi="Times New Roman" w:cs="Times New Roman"/>
              <w:color w:val="000000"/>
              <w:sz w:val="20"/>
              <w:szCs w:val="20"/>
            </w:rPr>
          </w:rPrChange>
        </w:rPr>
        <w:pPrChange w:id="372" w:author="Author" w:date="2026-10-25T23:40:00Z">
          <w:pPr>
            <w:pBdr>
              <w:top w:val="nil"/>
              <w:left w:val="nil"/>
              <w:bottom w:val="nil"/>
              <w:right w:val="nil"/>
              <w:between w:val="nil"/>
            </w:pBdr>
            <w:spacing w:line="240" w:lineRule="auto"/>
            <w:jc w:val="both"/>
          </w:pPr>
        </w:pPrChange>
      </w:pPr>
      <w:r w:rsidRPr="004A20DB">
        <w:rPr>
          <w:b/>
          <w:color w:val="000000"/>
          <w:sz w:val="20"/>
          <w:szCs w:val="20"/>
        </w:rPr>
        <w:t>Figure 1. The error of detection of epistatic interactions</w:t>
      </w:r>
      <w:r w:rsidR="005F40F7" w:rsidRPr="004A20DB">
        <w:rPr>
          <w:b/>
          <w:color w:val="000000"/>
          <w:sz w:val="20"/>
          <w:szCs w:val="20"/>
        </w:rPr>
        <w:t xml:space="preserve"> for the case of standing variation (Test1)</w:t>
      </w:r>
      <w:r w:rsidRPr="004A20DB">
        <w:rPr>
          <w:b/>
          <w:color w:val="000000"/>
          <w:sz w:val="20"/>
          <w:szCs w:val="20"/>
        </w:rPr>
        <w:t>.</w:t>
      </w:r>
      <w:r w:rsidRPr="004A20DB">
        <w:rPr>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sz w:val="20"/>
          <w:szCs w:val="20"/>
          <w:lang w:val="en-US"/>
        </w:rPr>
        <w:fldChar w:fldCharType="begin"/>
      </w:r>
      <w:r w:rsidR="00CD5292">
        <w:rPr>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sz w:val="20"/>
          <w:szCs w:val="20"/>
          <w:lang w:val="en-US"/>
        </w:rPr>
        <w:fldChar w:fldCharType="separate"/>
      </w:r>
      <w:r w:rsidR="00CD5292">
        <w:rPr>
          <w:noProof/>
          <w:sz w:val="20"/>
          <w:szCs w:val="20"/>
          <w:lang w:val="en-US"/>
        </w:rPr>
        <w:t>[36]</w:t>
      </w:r>
      <w:r w:rsidR="00CD5292">
        <w:rPr>
          <w:sz w:val="20"/>
          <w:szCs w:val="20"/>
          <w:lang w:val="en-US"/>
        </w:rPr>
        <w:fldChar w:fldCharType="end"/>
      </w:r>
      <w:r w:rsidR="002502EA" w:rsidRPr="004A20DB" w:rsidDel="002502EA">
        <w:rPr>
          <w:sz w:val="20"/>
          <w:szCs w:val="20"/>
          <w:lang w:val="en-US"/>
        </w:rPr>
        <w:t xml:space="preserve"> </w:t>
      </w:r>
      <w:r w:rsidRPr="004A20DB">
        <w:rPr>
          <w:color w:val="000000"/>
          <w:sz w:val="20"/>
          <w:szCs w:val="20"/>
        </w:rPr>
        <w:t xml:space="preserve">and three-site haplotype method </w:t>
      </w:r>
      <w:r w:rsidR="00CD5292">
        <w:rPr>
          <w:color w:val="000000"/>
          <w:sz w:val="20"/>
          <w:szCs w:val="20"/>
        </w:rPr>
        <w:fldChar w:fldCharType="begin"/>
      </w:r>
      <w:r w:rsidR="00CD5292">
        <w:rPr>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color w:val="000000"/>
          <w:sz w:val="20"/>
          <w:szCs w:val="20"/>
        </w:rPr>
        <w:fldChar w:fldCharType="separate"/>
      </w:r>
      <w:r w:rsidR="00CD5292">
        <w:rPr>
          <w:noProof/>
          <w:color w:val="000000"/>
          <w:sz w:val="20"/>
          <w:szCs w:val="20"/>
        </w:rPr>
        <w:t>[39]</w:t>
      </w:r>
      <w:r w:rsidR="00CD5292">
        <w:rPr>
          <w:color w:val="000000"/>
          <w:sz w:val="20"/>
          <w:szCs w:val="20"/>
        </w:rPr>
        <w:fldChar w:fldCharType="end"/>
      </w:r>
      <w:r w:rsidR="002502EA" w:rsidRPr="004A20DB" w:rsidDel="002502EA">
        <w:rPr>
          <w:color w:val="000000"/>
          <w:sz w:val="20"/>
          <w:szCs w:val="20"/>
        </w:rPr>
        <w:t xml:space="preserve"> </w:t>
      </w:r>
      <w:r w:rsidRPr="004A20DB">
        <w:rPr>
          <w:color w:val="000000"/>
          <w:sz w:val="20"/>
          <w:szCs w:val="20"/>
        </w:rPr>
        <w:t>(</w:t>
      </w:r>
      <w:r w:rsidRPr="004A20DB">
        <w:rPr>
          <w:i/>
          <w:color w:val="000000"/>
          <w:sz w:val="20"/>
          <w:szCs w:val="20"/>
        </w:rPr>
        <w:t>Methods</w:t>
      </w:r>
      <w:r w:rsidRPr="004A20DB">
        <w:rPr>
          <w:color w:val="000000"/>
          <w:sz w:val="20"/>
          <w:szCs w:val="20"/>
        </w:rPr>
        <w:t>). All values greater than 1 are set to have the same red color as values equal to 1.</w:t>
      </w:r>
      <w:r w:rsidRPr="004A20DB">
        <w:rPr>
          <w:color w:val="000000"/>
        </w:rPr>
        <w:t xml:space="preserve"> </w:t>
      </w:r>
      <w:r w:rsidRPr="004A20DB">
        <w:rPr>
          <w:color w:val="000000"/>
          <w:sz w:val="20"/>
          <w:szCs w:val="20"/>
        </w:rPr>
        <w:t>Testing of the method was conducted on the sequences generated by Monte Carlo simulation (</w:t>
      </w:r>
      <w:r w:rsidRPr="004A20DB">
        <w:rPr>
          <w:i/>
          <w:color w:val="000000"/>
          <w:sz w:val="20"/>
          <w:szCs w:val="20"/>
        </w:rPr>
        <w:t>Methods</w:t>
      </w:r>
      <w:r w:rsidRPr="004A20DB">
        <w:rPr>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color w:val="000000"/>
          <w:sz w:val="20"/>
          <w:szCs w:val="20"/>
        </w:rPr>
        <w:t xml:space="preserve">. The topology of the epistatic </w:t>
      </w:r>
      <w:r w:rsidR="004D4EEA" w:rsidRPr="004A20DB">
        <w:rPr>
          <w:color w:val="000000"/>
          <w:sz w:val="20"/>
          <w:szCs w:val="20"/>
        </w:rPr>
        <w:t xml:space="preserve">links </w:t>
      </w:r>
      <w:r w:rsidR="00750649" w:rsidRPr="004A20DB">
        <w:rPr>
          <w:color w:val="000000"/>
          <w:sz w:val="20"/>
          <w:szCs w:val="20"/>
        </w:rPr>
        <w:t xml:space="preserve">(interactions) </w:t>
      </w:r>
      <w:r w:rsidRPr="004A20DB">
        <w:rPr>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color w:val="000000"/>
          <w:sz w:val="20"/>
          <w:szCs w:val="20"/>
        </w:rPr>
        <w:t xml:space="preserve"> is the threshold value of full compensation </w:t>
      </w:r>
      <w:r w:rsidR="00CD5292">
        <w:rPr>
          <w:sz w:val="20"/>
          <w:szCs w:val="20"/>
          <w:lang w:val="en-US"/>
        </w:rPr>
        <w:fldChar w:fldCharType="begin"/>
      </w:r>
      <w:r w:rsidR="00CD5292">
        <w:rPr>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sz w:val="20"/>
          <w:szCs w:val="20"/>
          <w:lang w:val="en-US"/>
        </w:rPr>
        <w:fldChar w:fldCharType="separate"/>
      </w:r>
      <w:r w:rsidR="00CD5292">
        <w:rPr>
          <w:noProof/>
          <w:sz w:val="20"/>
          <w:szCs w:val="20"/>
          <w:lang w:val="en-US"/>
        </w:rPr>
        <w:t>[36]</w:t>
      </w:r>
      <w:r w:rsidR="00CD5292">
        <w:rPr>
          <w:sz w:val="20"/>
          <w:szCs w:val="20"/>
          <w:lang w:val="en-US"/>
        </w:rPr>
        <w:fldChar w:fldCharType="end"/>
      </w:r>
      <w:r w:rsidRPr="004A20DB">
        <w:rPr>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color w:val="000000"/>
          <w:sz w:val="20"/>
          <w:szCs w:val="20"/>
        </w:rPr>
        <w:t>.</w:t>
      </w:r>
      <w:ins w:id="373" w:author="Author" w:date="2026-10-26T01:27:00Z" w16du:dateUtc="2026-10-25T22:27:00Z">
        <w:r w:rsidR="0067118B">
          <w:rPr>
            <w:color w:val="222222"/>
            <w:spacing w:val="2"/>
            <w:sz w:val="20"/>
            <w:szCs w:val="20"/>
          </w:rPr>
          <w:t xml:space="preserve"> </w:t>
        </w:r>
      </w:ins>
      <w:ins w:id="374" w:author="Author" w:date="2026-10-25T23:40:00Z">
        <w:del w:id="375" w:author="Author" w:date="2026-10-26T01:27:00Z" w16du:dateUtc="2026-10-25T22:27:00Z">
          <w:r w:rsidR="006A1716" w:rsidRPr="006A1716" w:rsidDel="0067118B">
            <w:rPr>
              <w:color w:val="222222"/>
              <w:spacing w:val="2"/>
              <w:sz w:val="20"/>
              <w:szCs w:val="20"/>
            </w:rPr>
            <w:delText xml:space="preserve"> </w:delText>
          </w:r>
        </w:del>
        <w:del w:id="376" w:author="Author" w:date="2026-10-26T01:26:00Z" w16du:dateUtc="2026-10-25T22:26:00Z">
          <w:r w:rsidR="006A1716" w:rsidRPr="00CE1A58" w:rsidDel="0067118B">
            <w:rPr>
              <w:color w:val="222222"/>
              <w:spacing w:val="2"/>
              <w:sz w:val="20"/>
              <w:szCs w:val="20"/>
            </w:rPr>
            <w:delText xml:space="preserve">This </w:delText>
          </w:r>
          <w:r w:rsidR="006A1716" w:rsidDel="0067118B">
            <w:rPr>
              <w:color w:val="222222"/>
              <w:spacing w:val="2"/>
              <w:sz w:val="20"/>
              <w:szCs w:val="20"/>
            </w:rPr>
            <w:delText xml:space="preserve">specific </w:delText>
          </w:r>
          <w:r w:rsidR="006A1716" w:rsidRPr="00CE1A58" w:rsidDel="0067118B">
            <w:rPr>
              <w:color w:val="222222"/>
              <w:spacing w:val="2"/>
              <w:sz w:val="20"/>
              <w:szCs w:val="20"/>
            </w:rPr>
            <w:delText xml:space="preserve">choice of parameters </w:delText>
          </w:r>
          <w:r w:rsidR="006A1716" w:rsidDel="0067118B">
            <w:rPr>
              <w:color w:val="222222"/>
              <w:spacing w:val="2"/>
              <w:sz w:val="20"/>
              <w:szCs w:val="20"/>
            </w:rPr>
            <w:delText xml:space="preserve">is </w:delText>
          </w:r>
          <w:r w:rsidR="006A1716" w:rsidRPr="00CE1A58" w:rsidDel="0067118B">
            <w:rPr>
              <w:color w:val="222222"/>
              <w:spacing w:val="2"/>
              <w:sz w:val="20"/>
              <w:szCs w:val="20"/>
            </w:rPr>
            <w:delText>a representative example</w:delText>
          </w:r>
          <w:r w:rsidR="006A1716" w:rsidDel="0067118B">
            <w:rPr>
              <w:color w:val="222222"/>
              <w:spacing w:val="2"/>
              <w:sz w:val="20"/>
              <w:szCs w:val="20"/>
            </w:rPr>
            <w:delText>,</w:delText>
          </w:r>
          <w:r w:rsidR="006A1716" w:rsidRPr="00CE1A58" w:rsidDel="0067118B">
            <w:rPr>
              <w:color w:val="222222"/>
              <w:spacing w:val="2"/>
              <w:sz w:val="20"/>
              <w:szCs w:val="20"/>
            </w:rPr>
            <w:delText xml:space="preserve"> in which spontaneous crossing </w:delText>
          </w:r>
          <w:r w:rsidR="006A1716" w:rsidDel="0067118B">
            <w:rPr>
              <w:color w:val="222222"/>
              <w:spacing w:val="2"/>
              <w:sz w:val="20"/>
              <w:szCs w:val="20"/>
            </w:rPr>
            <w:delText>of the fitness valley could</w:delText>
          </w:r>
          <w:r w:rsidR="006A1716" w:rsidRPr="00CE1A58" w:rsidDel="0067118B">
            <w:rPr>
              <w:color w:val="222222"/>
              <w:spacing w:val="2"/>
              <w:sz w:val="20"/>
              <w:szCs w:val="20"/>
            </w:rPr>
            <w:delText xml:space="preserve"> occur</w:delText>
          </w:r>
          <w:r w:rsidR="006A1716" w:rsidDel="0067118B">
            <w:rPr>
              <w:color w:val="222222"/>
              <w:spacing w:val="2"/>
              <w:sz w:val="20"/>
              <w:szCs w:val="20"/>
            </w:rPr>
            <w:delText xml:space="preserve"> to resemble emergence of VOC</w:delText>
          </w:r>
          <w:r w:rsidR="006A1716" w:rsidRPr="00CE1A58" w:rsidDel="0067118B">
            <w:rPr>
              <w:color w:val="222222"/>
              <w:spacing w:val="2"/>
              <w:sz w:val="20"/>
              <w:szCs w:val="20"/>
            </w:rPr>
            <w:delText xml:space="preserve">. </w:delText>
          </w:r>
        </w:del>
        <w:del w:id="377" w:author="Author" w:date="2026-10-26T01:27:00Z" w16du:dateUtc="2026-10-25T22:27:00Z">
          <w:r w:rsidR="006A1716" w:rsidRPr="00CE1A58" w:rsidDel="0067118B">
            <w:rPr>
              <w:color w:val="222222"/>
              <w:spacing w:val="2"/>
              <w:sz w:val="20"/>
              <w:szCs w:val="20"/>
            </w:rPr>
            <w:delText xml:space="preserve">Variation of </w:delText>
          </w:r>
          <w:r w:rsidR="006A1716" w:rsidDel="0067118B">
            <w:rPr>
              <w:color w:val="222222"/>
              <w:spacing w:val="2"/>
              <w:sz w:val="20"/>
              <w:szCs w:val="20"/>
            </w:rPr>
            <w:delText>the</w:delText>
          </w:r>
          <w:r w:rsidR="006A1716" w:rsidRPr="00CE1A58" w:rsidDel="0067118B">
            <w:rPr>
              <w:color w:val="222222"/>
              <w:spacing w:val="2"/>
              <w:sz w:val="20"/>
              <w:szCs w:val="20"/>
            </w:rPr>
            <w:delText xml:space="preserve"> initial allelic frequency has a small effect on the dynamics. </w:delText>
          </w:r>
        </w:del>
        <w:del w:id="378" w:author="Author" w:date="2026-10-26T01:26:00Z" w16du:dateUtc="2026-10-25T22:26:00Z">
          <w:r w:rsidR="006A1716" w:rsidRPr="00CE1A58" w:rsidDel="0067118B">
            <w:rPr>
              <w:color w:val="222222"/>
              <w:spacing w:val="2"/>
              <w:sz w:val="20"/>
              <w:szCs w:val="20"/>
            </w:rPr>
            <w:delText>The value of selection cofficient is chosen to fit the timing of variant B.1.1.7.</w:delText>
          </w:r>
          <w:r w:rsidR="006A1716" w:rsidDel="0067118B">
            <w:rPr>
              <w:color w:val="222222"/>
              <w:spacing w:val="2"/>
              <w:sz w:val="20"/>
              <w:szCs w:val="20"/>
              <w:lang w:val="en-US"/>
            </w:rPr>
            <w:delText xml:space="preserve"> </w:delText>
          </w:r>
        </w:del>
      </w:ins>
      <w:del w:id="379" w:author="Author" w:date="2026-10-26T01:26:00Z" w16du:dateUtc="2026-10-25T22:26:00Z">
        <w:r w:rsidRPr="004A20DB" w:rsidDel="0067118B">
          <w:rPr>
            <w:color w:val="000000"/>
            <w:sz w:val="20"/>
            <w:szCs w:val="20"/>
          </w:rPr>
          <w:delText xml:space="preserve"> </w:delText>
        </w:r>
      </w:del>
      <w:r w:rsidRPr="004A20DB">
        <w:rPr>
          <w:color w:val="000000"/>
          <w:sz w:val="20"/>
          <w:szCs w:val="20"/>
        </w:rPr>
        <w:t xml:space="preserve">Results for </w:t>
      </w:r>
      <m:oMath>
        <m:r>
          <w:rPr>
            <w:rFonts w:ascii="Cambria Math" w:eastAsia="Cambria Math" w:hAnsi="Cambria Math" w:cs="Cambria Math"/>
            <w:color w:val="000000"/>
            <w:sz w:val="20"/>
            <w:szCs w:val="20"/>
          </w:rPr>
          <m:t>M=1</m:t>
        </m:r>
      </m:oMath>
      <w:r w:rsidRPr="004A20DB">
        <w:rPr>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13ABEB7A"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w:t>
      </w:r>
      <w:del w:id="380" w:author="Author" w:date="2026-10-26T01:25:00Z" w16du:dateUtc="2026-10-25T22:25:00Z">
        <w:r w:rsidRPr="004A20DB" w:rsidDel="0067118B">
          <w:rPr>
            <w:rFonts w:ascii="Times New Roman" w:eastAsia="Times New Roman" w:hAnsi="Times New Roman" w:cs="Times New Roman"/>
            <w:sz w:val="24"/>
            <w:szCs w:val="24"/>
          </w:rPr>
          <w:delText xml:space="preserve">increases </w:delText>
        </w:r>
      </w:del>
      <w:ins w:id="381" w:author="Author" w:date="2026-10-26T01:25:00Z" w16du:dateUtc="2026-10-25T22:25:00Z">
        <w:r w:rsidR="0067118B">
          <w:rPr>
            <w:rFonts w:ascii="Times New Roman" w:eastAsia="Times New Roman" w:hAnsi="Times New Roman" w:cs="Times New Roman"/>
            <w:sz w:val="24"/>
            <w:szCs w:val="24"/>
          </w:rPr>
          <w:t>becomes higher</w:t>
        </w:r>
        <w:r w:rsidR="0067118B" w:rsidRPr="004A20DB">
          <w:rPr>
            <w:rFonts w:ascii="Times New Roman" w:eastAsia="Times New Roman" w:hAnsi="Times New Roman" w:cs="Times New Roman"/>
            <w:sz w:val="24"/>
            <w:szCs w:val="24"/>
          </w:rPr>
          <w:t xml:space="preserve"> </w:t>
        </w:r>
      </w:ins>
      <w:del w:id="382" w:author="Author" w:date="2026-10-26T01:40:00Z" w16du:dateUtc="2026-10-25T22:40:00Z">
        <w:r w:rsidRPr="004A20DB" w:rsidDel="00C4568E">
          <w:rPr>
            <w:rFonts w:ascii="Times New Roman" w:eastAsia="Times New Roman" w:hAnsi="Times New Roman" w:cs="Times New Roman"/>
            <w:sz w:val="24"/>
            <w:szCs w:val="24"/>
          </w:rPr>
          <w:delText xml:space="preserve">with </w:delText>
        </w:r>
      </w:del>
      <w:ins w:id="383" w:author="Author" w:date="2026-10-26T01:40:00Z" w16du:dateUtc="2026-10-25T22:40:00Z">
        <w:r w:rsidR="00C4568E" w:rsidRPr="004A20DB">
          <w:rPr>
            <w:rFonts w:ascii="Times New Roman" w:eastAsia="Times New Roman" w:hAnsi="Times New Roman" w:cs="Times New Roman"/>
            <w:sz w:val="24"/>
            <w:szCs w:val="24"/>
          </w:rPr>
          <w:t>w</w:t>
        </w:r>
        <w:r w:rsidR="00C4568E">
          <w:rPr>
            <w:rFonts w:ascii="Times New Roman" w:eastAsia="Times New Roman" w:hAnsi="Times New Roman" w:cs="Times New Roman"/>
            <w:sz w:val="24"/>
            <w:szCs w:val="24"/>
          </w:rPr>
          <w:t>hen</w:t>
        </w:r>
        <w:r w:rsidR="00C4568E"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the number of independent populations used for averaging and the magnitude of epistasis</w:t>
      </w:r>
      <w:ins w:id="384" w:author="Author" w:date="2026-10-26T01:41:00Z" w16du:dateUtc="2026-10-25T22:41:00Z">
        <w:r w:rsidR="00C4568E">
          <w:rPr>
            <w:rFonts w:ascii="Times New Roman" w:eastAsia="Times New Roman" w:hAnsi="Times New Roman" w:cs="Times New Roman"/>
            <w:sz w:val="24"/>
            <w:szCs w:val="24"/>
          </w:rPr>
          <w:t xml:space="preserve"> increase. The accuracy</w:t>
        </w:r>
      </w:ins>
      <w:del w:id="385" w:author="Author" w:date="2026-10-26T01:41:00Z" w16du:dateUtc="2026-10-25T22:41:00Z">
        <w:r w:rsidRPr="004A20DB" w:rsidDel="00C4568E">
          <w:rPr>
            <w:rFonts w:ascii="Times New Roman" w:eastAsia="Times New Roman" w:hAnsi="Times New Roman" w:cs="Times New Roman"/>
            <w:sz w:val="24"/>
            <w:szCs w:val="24"/>
          </w:rPr>
          <w:delText>,</w:delText>
        </w:r>
      </w:del>
      <w:r w:rsidRPr="004A20DB">
        <w:rPr>
          <w:rFonts w:ascii="Times New Roman" w:eastAsia="Times New Roman" w:hAnsi="Times New Roman" w:cs="Times New Roman"/>
          <w:sz w:val="24"/>
          <w:szCs w:val="24"/>
        </w:rPr>
        <w:t xml:space="preserve"> </w:t>
      </w:r>
      <w:del w:id="386" w:author="Author" w:date="2026-10-26T01:41:00Z" w16du:dateUtc="2026-10-25T22:41:00Z">
        <w:r w:rsidRPr="004A20DB" w:rsidDel="00C4568E">
          <w:rPr>
            <w:rFonts w:ascii="Times New Roman" w:eastAsia="Times New Roman" w:hAnsi="Times New Roman" w:cs="Times New Roman"/>
            <w:sz w:val="24"/>
            <w:szCs w:val="24"/>
          </w:rPr>
          <w:delText xml:space="preserve">and </w:delText>
        </w:r>
      </w:del>
      <w:r w:rsidRPr="004A20DB">
        <w:rPr>
          <w:rFonts w:ascii="Times New Roman" w:eastAsia="Times New Roman" w:hAnsi="Times New Roman" w:cs="Times New Roman"/>
          <w:sz w:val="24"/>
          <w:szCs w:val="24"/>
        </w:rPr>
        <w:t>decreases with the genome length</w:t>
      </w:r>
      <w:del w:id="387" w:author="Author" w:date="2026-10-26T01:25:00Z" w16du:dateUtc="2026-10-25T22:25:00Z">
        <w:r w:rsidRPr="004A20DB" w:rsidDel="0067118B">
          <w:rPr>
            <w:rFonts w:ascii="Times New Roman" w:eastAsia="Times New Roman" w:hAnsi="Times New Roman" w:cs="Times New Roman"/>
            <w:sz w:val="24"/>
            <w:szCs w:val="24"/>
          </w:rPr>
          <w:delText>, as long as recombination is infrequent or absent</w:delText>
        </w:r>
      </w:del>
      <w:r w:rsidRPr="004A20DB">
        <w:rPr>
          <w:rFonts w:ascii="Times New Roman" w:eastAsia="Times New Roman" w:hAnsi="Times New Roman" w:cs="Times New Roman"/>
          <w:sz w:val="24"/>
          <w:szCs w:val="24"/>
        </w:rPr>
        <w:t xml:space="preserve">. While modest recombination significantly improves the accuracy of detection by compensating linkage effects eclipsing epistasis, very frequent recombination </w:t>
      </w:r>
      <w:r w:rsidRPr="004A20DB">
        <w:rPr>
          <w:rFonts w:ascii="Times New Roman" w:eastAsia="Times New Roman" w:hAnsi="Times New Roman" w:cs="Times New Roman"/>
          <w:sz w:val="24"/>
          <w:szCs w:val="24"/>
        </w:rPr>
        <w:lastRenderedPageBreak/>
        <w:t xml:space="preserve">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01E9B31E" w14:textId="4050FCB2" w:rsidR="0067118B"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ins w:id="388" w:author="Author" w:date="2026-10-26T01:24:00Z" w16du:dateUtc="2026-10-25T22:24:00Z">
        <w:r w:rsidR="0067118B">
          <w:rPr>
            <w:rFonts w:ascii="Times New Roman" w:eastAsia="Times New Roman" w:hAnsi="Times New Roman" w:cs="Times New Roman"/>
            <w:b/>
            <w:sz w:val="24"/>
            <w:szCs w:val="24"/>
          </w:rPr>
          <w:t>:</w:t>
        </w:r>
      </w:ins>
      <w:del w:id="389" w:author="Author" w:date="2026-10-26T01:24:00Z" w16du:dateUtc="2026-10-25T22:24:00Z">
        <w:r w:rsidR="0025457F" w:rsidDel="0067118B">
          <w:rPr>
            <w:rFonts w:ascii="Times New Roman" w:eastAsia="Times New Roman" w:hAnsi="Times New Roman" w:cs="Times New Roman"/>
            <w:b/>
            <w:sz w:val="24"/>
            <w:szCs w:val="24"/>
          </w:rPr>
          <w:delText>.</w:delText>
        </w:r>
      </w:del>
      <w:r w:rsidRPr="004A20DB">
        <w:rPr>
          <w:rFonts w:ascii="Times New Roman" w:eastAsia="Times New Roman" w:hAnsi="Times New Roman" w:cs="Times New Roman"/>
          <w:b/>
          <w:sz w:val="24"/>
          <w:szCs w:val="24"/>
        </w:rPr>
        <w:t xml:space="preserve"> </w:t>
      </w:r>
      <w:ins w:id="390" w:author="Author" w:date="2026-10-26T01:24:00Z" w16du:dateUtc="2026-10-25T22:24:00Z">
        <w:r w:rsidR="0067118B">
          <w:rPr>
            <w:rFonts w:ascii="Times New Roman" w:eastAsia="Times New Roman" w:hAnsi="Times New Roman" w:cs="Times New Roman"/>
            <w:b/>
            <w:sz w:val="24"/>
            <w:szCs w:val="24"/>
          </w:rPr>
          <w:t>i</w:t>
        </w:r>
      </w:ins>
      <w:del w:id="391" w:author="Author" w:date="2026-10-26T01:24:00Z" w16du:dateUtc="2026-10-25T22:24:00Z">
        <w:r w:rsidR="0025457F" w:rsidDel="0067118B">
          <w:rPr>
            <w:rFonts w:ascii="Times New Roman" w:eastAsia="Times New Roman" w:hAnsi="Times New Roman" w:cs="Times New Roman"/>
            <w:b/>
            <w:sz w:val="24"/>
            <w:szCs w:val="24"/>
          </w:rPr>
          <w:delText>I</w:delText>
        </w:r>
      </w:del>
      <w:r w:rsidR="002C744F" w:rsidRPr="004A20DB">
        <w:rPr>
          <w:rFonts w:ascii="Times New Roman" w:eastAsia="Times New Roman" w:hAnsi="Times New Roman" w:cs="Times New Roman"/>
          <w:b/>
          <w:sz w:val="24"/>
          <w:szCs w:val="24"/>
        </w:rPr>
        <w:t>nitial</w:t>
      </w:r>
      <w:r w:rsidR="005F40F7" w:rsidRPr="004A20DB">
        <w:rPr>
          <w:rFonts w:ascii="Times New Roman" w:eastAsia="Times New Roman" w:hAnsi="Times New Roman" w:cs="Times New Roman"/>
          <w:b/>
          <w:sz w:val="24"/>
          <w:szCs w:val="24"/>
        </w:rPr>
        <w:t>ly</w:t>
      </w:r>
      <w:r w:rsidR="007C4658">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monomorphous population</w:t>
      </w:r>
      <w:ins w:id="392" w:author="Author" w:date="2026-10-26T01:25:00Z" w16du:dateUtc="2026-10-25T22:25:00Z">
        <w:r w:rsidR="0067118B">
          <w:rPr>
            <w:rFonts w:ascii="Times New Roman" w:eastAsia="Times New Roman" w:hAnsi="Times New Roman" w:cs="Times New Roman"/>
            <w:b/>
            <w:sz w:val="24"/>
            <w:szCs w:val="24"/>
          </w:rPr>
          <w:t>s</w:t>
        </w:r>
      </w:ins>
      <w:del w:id="393" w:author="Author" w:date="2026-10-26T01:24:00Z" w16du:dateUtc="2026-10-25T22:24:00Z">
        <w:r w:rsidR="00CF587D" w:rsidDel="0067118B">
          <w:rPr>
            <w:rFonts w:ascii="Times New Roman" w:eastAsia="Times New Roman" w:hAnsi="Times New Roman" w:cs="Times New Roman"/>
            <w:b/>
            <w:sz w:val="24"/>
            <w:szCs w:val="24"/>
          </w:rPr>
          <w:delText>s</w:delText>
        </w:r>
      </w:del>
      <w:r w:rsidR="002C744F" w:rsidRPr="004A20DB">
        <w:rPr>
          <w:rFonts w:ascii="Times New Roman" w:eastAsia="Times New Roman" w:hAnsi="Times New Roman" w:cs="Times New Roman"/>
          <w:b/>
          <w:sz w:val="24"/>
          <w:szCs w:val="24"/>
        </w:rPr>
        <w:t xml:space="preserve"> with</w:t>
      </w:r>
      <w:r w:rsidR="007C4658">
        <w:rPr>
          <w:rFonts w:ascii="Times New Roman" w:eastAsia="Times New Roman" w:hAnsi="Times New Roman" w:cs="Times New Roman"/>
          <w:b/>
          <w:sz w:val="24"/>
          <w:szCs w:val="24"/>
        </w:rPr>
        <w:t xml:space="preserve"> a</w:t>
      </w:r>
      <w:r w:rsidR="002C744F" w:rsidRPr="004A20DB">
        <w:rPr>
          <w:rFonts w:ascii="Times New Roman" w:eastAsia="Times New Roman" w:hAnsi="Times New Roman" w:cs="Times New Roman"/>
          <w:b/>
          <w:sz w:val="24"/>
          <w:szCs w:val="24"/>
        </w:rPr>
        <w:t xml:space="preserve"> fitness valley</w:t>
      </w:r>
      <w:r w:rsidR="002C4707" w:rsidRPr="004A20DB">
        <w:rPr>
          <w:rFonts w:ascii="Times New Roman" w:eastAsia="Times New Roman" w:hAnsi="Times New Roman" w:cs="Times New Roman"/>
          <w:b/>
          <w:sz w:val="24"/>
          <w:szCs w:val="24"/>
        </w:rPr>
        <w:t xml:space="preserve">. </w:t>
      </w:r>
      <w:del w:id="394" w:author="Author" w:date="2026-10-26T01:22:00Z" w16du:dateUtc="2026-10-25T22:22:00Z">
        <w:r w:rsidR="005F40F7" w:rsidRPr="004A20DB" w:rsidDel="0067118B">
          <w:rPr>
            <w:rFonts w:ascii="Times New Roman" w:eastAsia="Times New Roman" w:hAnsi="Times New Roman" w:cs="Times New Roman"/>
            <w:sz w:val="24"/>
            <w:szCs w:val="24"/>
          </w:rPr>
          <w:delText>I</w:delText>
        </w:r>
        <w:r w:rsidR="002C4707" w:rsidRPr="004A20DB" w:rsidDel="0067118B">
          <w:rPr>
            <w:rFonts w:ascii="Times New Roman" w:eastAsia="Times New Roman" w:hAnsi="Times New Roman" w:cs="Times New Roman"/>
            <w:sz w:val="24"/>
            <w:szCs w:val="24"/>
          </w:rPr>
          <w:delText>n real world</w:delText>
        </w:r>
        <w:r w:rsidR="005F40F7" w:rsidRPr="004A20DB" w:rsidDel="0067118B">
          <w:rPr>
            <w:rFonts w:ascii="Times New Roman" w:eastAsia="Times New Roman" w:hAnsi="Times New Roman" w:cs="Times New Roman"/>
            <w:sz w:val="24"/>
            <w:szCs w:val="24"/>
          </w:rPr>
          <w:delText>,</w:delText>
        </w:r>
        <w:r w:rsidR="002C4707" w:rsidRPr="004A20DB" w:rsidDel="0067118B">
          <w:rPr>
            <w:rFonts w:ascii="Times New Roman" w:eastAsia="Times New Roman" w:hAnsi="Times New Roman" w:cs="Times New Roman"/>
            <w:sz w:val="24"/>
            <w:szCs w:val="24"/>
          </w:rPr>
          <w:delText xml:space="preserve"> not all populations </w:delText>
        </w:r>
        <w:r w:rsidR="000237D1" w:rsidRPr="004A20DB" w:rsidDel="0067118B">
          <w:rPr>
            <w:rFonts w:ascii="Times New Roman" w:eastAsia="Times New Roman" w:hAnsi="Times New Roman" w:cs="Times New Roman"/>
            <w:sz w:val="24"/>
            <w:szCs w:val="24"/>
          </w:rPr>
          <w:delText>are</w:delText>
        </w:r>
        <w:r w:rsidR="002C4707" w:rsidRPr="004A20DB" w:rsidDel="0067118B">
          <w:rPr>
            <w:rFonts w:ascii="Times New Roman" w:eastAsia="Times New Roman" w:hAnsi="Times New Roman" w:cs="Times New Roman"/>
            <w:sz w:val="24"/>
            <w:szCs w:val="24"/>
          </w:rPr>
          <w:delText xml:space="preserve"> polymorphous</w:delText>
        </w:r>
        <w:r w:rsidR="000237D1" w:rsidRPr="004A20DB" w:rsidDel="0067118B">
          <w:rPr>
            <w:rFonts w:ascii="Times New Roman" w:eastAsia="Times New Roman" w:hAnsi="Times New Roman" w:cs="Times New Roman"/>
            <w:sz w:val="24"/>
            <w:szCs w:val="24"/>
          </w:rPr>
          <w:delText xml:space="preserve"> in the beginning of evolution.</w:delText>
        </w:r>
      </w:del>
      <w:ins w:id="395" w:author="Author" w:date="2026-10-26T01:22:00Z" w16du:dateUtc="2026-10-25T22:22:00Z">
        <w:r w:rsidR="0067118B">
          <w:rPr>
            <w:rFonts w:ascii="Times New Roman" w:eastAsia="Times New Roman" w:hAnsi="Times New Roman" w:cs="Times New Roman"/>
            <w:sz w:val="24"/>
            <w:szCs w:val="24"/>
          </w:rPr>
          <w:t>P</w:t>
        </w:r>
      </w:ins>
      <w:ins w:id="396" w:author="Author" w:date="2026-10-26T01:25:00Z" w16du:dateUtc="2026-10-25T22:25:00Z">
        <w:r w:rsidR="0067118B">
          <w:rPr>
            <w:rFonts w:ascii="Times New Roman" w:eastAsia="Times New Roman" w:hAnsi="Times New Roman" w:cs="Times New Roman"/>
            <w:sz w:val="24"/>
            <w:szCs w:val="24"/>
          </w:rPr>
          <w:t>andemics</w:t>
        </w:r>
      </w:ins>
      <w:ins w:id="397" w:author="Author" w:date="2026-10-26T01:22:00Z" w16du:dateUtc="2026-10-25T22:22:00Z">
        <w:r w:rsidR="0067118B">
          <w:rPr>
            <w:rFonts w:ascii="Times New Roman" w:eastAsia="Times New Roman" w:hAnsi="Times New Roman" w:cs="Times New Roman"/>
            <w:sz w:val="24"/>
            <w:szCs w:val="24"/>
          </w:rPr>
          <w:t xml:space="preserve"> of SARS-CoV-2 started from a single Wuhan strain.</w:t>
        </w:r>
      </w:ins>
      <w:r w:rsidR="000237D1" w:rsidRPr="004A20DB">
        <w:rPr>
          <w:rFonts w:ascii="Times New Roman" w:eastAsia="Times New Roman" w:hAnsi="Times New Roman" w:cs="Times New Roman"/>
          <w:sz w:val="24"/>
          <w:szCs w:val="24"/>
        </w:rPr>
        <w:t xml:space="preserve"> </w:t>
      </w:r>
      <w:del w:id="398" w:author="Author" w:date="2026-10-26T01:22:00Z" w16du:dateUtc="2026-10-25T22:22:00Z">
        <w:r w:rsidR="000237D1" w:rsidRPr="004A20DB" w:rsidDel="0067118B">
          <w:rPr>
            <w:rFonts w:ascii="Times New Roman" w:eastAsia="Times New Roman" w:hAnsi="Times New Roman" w:cs="Times New Roman"/>
            <w:sz w:val="24"/>
            <w:szCs w:val="24"/>
          </w:rPr>
          <w:delText>Therefore</w:delText>
        </w:r>
      </w:del>
      <w:ins w:id="399" w:author="Author" w:date="2026-10-26T01:22:00Z" w16du:dateUtc="2026-10-25T22:22:00Z">
        <w:r w:rsidR="0067118B" w:rsidRPr="004A20DB">
          <w:rPr>
            <w:rFonts w:ascii="Times New Roman" w:eastAsia="Times New Roman" w:hAnsi="Times New Roman" w:cs="Times New Roman"/>
            <w:sz w:val="24"/>
            <w:szCs w:val="24"/>
          </w:rPr>
          <w:t>T</w:t>
        </w:r>
        <w:r w:rsidR="0067118B">
          <w:rPr>
            <w:rFonts w:ascii="Times New Roman" w:eastAsia="Times New Roman" w:hAnsi="Times New Roman" w:cs="Times New Roman"/>
            <w:sz w:val="24"/>
            <w:szCs w:val="24"/>
          </w:rPr>
          <w:t>o describe this scenario</w:t>
        </w:r>
      </w:ins>
      <w:r w:rsidR="000237D1"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ins w:id="400" w:author="Author" w:date="2026-10-26T01:41:00Z" w16du:dateUtc="2026-10-25T22:41:00Z">
        <w:r w:rsidR="00C4568E">
          <w:rPr>
            <w:rFonts w:ascii="Times New Roman" w:eastAsia="Times New Roman" w:hAnsi="Times New Roman" w:cs="Times New Roman"/>
            <w:sz w:val="24"/>
            <w:szCs w:val="24"/>
          </w:rPr>
          <w:t xml:space="preserve">an </w:t>
        </w:r>
      </w:ins>
      <w:del w:id="401" w:author="Author" w:date="2026-10-26T01:22:00Z" w16du:dateUtc="2026-10-25T22:22:00Z">
        <w:r w:rsidR="002C4707" w:rsidRPr="004A20DB" w:rsidDel="0067118B">
          <w:rPr>
            <w:rFonts w:ascii="Times New Roman" w:eastAsia="Times New Roman" w:hAnsi="Times New Roman" w:cs="Times New Roman"/>
            <w:sz w:val="24"/>
            <w:szCs w:val="24"/>
          </w:rPr>
          <w:delText>initial allel</w:delText>
        </w:r>
        <w:r w:rsidR="000237D1" w:rsidRPr="004A20DB" w:rsidDel="0067118B">
          <w:rPr>
            <w:rFonts w:ascii="Times New Roman" w:eastAsia="Times New Roman" w:hAnsi="Times New Roman" w:cs="Times New Roman"/>
            <w:sz w:val="24"/>
            <w:szCs w:val="24"/>
          </w:rPr>
          <w:delText>ic</w:delText>
        </w:r>
        <w:r w:rsidR="002C4707" w:rsidRPr="004A20DB" w:rsidDel="0067118B">
          <w:rPr>
            <w:rFonts w:ascii="Times New Roman" w:eastAsia="Times New Roman" w:hAnsi="Times New Roman" w:cs="Times New Roman"/>
            <w:sz w:val="24"/>
            <w:szCs w:val="24"/>
          </w:rPr>
          <w:delText xml:space="preserve"> frequency</w:delText>
        </w:r>
        <w:r w:rsidR="000237D1" w:rsidRPr="004A20DB" w:rsidDel="0067118B">
          <w:rPr>
            <w:rFonts w:ascii="Times New Roman" w:eastAsia="Times New Roman" w:hAnsi="Times New Roman" w:cs="Times New Roman"/>
            <w:sz w:val="24"/>
            <w:szCs w:val="24"/>
          </w:rPr>
          <w:delText xml:space="preserve"> at each locus</w:delText>
        </w:r>
      </w:del>
      <w:ins w:id="402" w:author="Author" w:date="2026-10-26T01:22:00Z" w16du:dateUtc="2026-10-25T22:22:00Z">
        <w:r w:rsidR="0067118B">
          <w:rPr>
            <w:rFonts w:ascii="Times New Roman" w:eastAsia="Times New Roman" w:hAnsi="Times New Roman" w:cs="Times New Roman"/>
            <w:sz w:val="24"/>
            <w:szCs w:val="24"/>
          </w:rPr>
          <w:t>initial</w:t>
        </w:r>
      </w:ins>
      <w:ins w:id="403" w:author="Author" w:date="2026-10-26T01:23:00Z" w16du:dateUtc="2026-10-25T22:23:00Z">
        <w:r w:rsidR="0067118B">
          <w:rPr>
            <w:rFonts w:ascii="Times New Roman" w:eastAsia="Times New Roman" w:hAnsi="Times New Roman" w:cs="Times New Roman"/>
            <w:sz w:val="24"/>
            <w:szCs w:val="24"/>
          </w:rPr>
          <w:t>ly-</w:t>
        </w:r>
      </w:ins>
      <w:ins w:id="404" w:author="Author" w:date="2026-10-26T01:22:00Z" w16du:dateUtc="2026-10-25T22:22:00Z">
        <w:r w:rsidR="0067118B">
          <w:rPr>
            <w:rFonts w:ascii="Times New Roman" w:eastAsia="Times New Roman" w:hAnsi="Times New Roman" w:cs="Times New Roman"/>
            <w:sz w:val="24"/>
            <w:szCs w:val="24"/>
          </w:rPr>
          <w:t>monomorphou</w:t>
        </w:r>
      </w:ins>
      <w:ins w:id="405" w:author="Author" w:date="2026-10-26T01:23:00Z" w16du:dateUtc="2026-10-25T22:23:00Z">
        <w:r w:rsidR="0067118B">
          <w:rPr>
            <w:rFonts w:ascii="Times New Roman" w:eastAsia="Times New Roman" w:hAnsi="Times New Roman" w:cs="Times New Roman"/>
            <w:sz w:val="24"/>
            <w:szCs w:val="24"/>
          </w:rPr>
          <w:t>s</w:t>
        </w:r>
      </w:ins>
      <w:ins w:id="406" w:author="Author" w:date="2026-10-26T01:22:00Z" w16du:dateUtc="2026-10-25T22:22:00Z">
        <w:r w:rsidR="0067118B">
          <w:rPr>
            <w:rFonts w:ascii="Times New Roman" w:eastAsia="Times New Roman" w:hAnsi="Times New Roman" w:cs="Times New Roman"/>
            <w:sz w:val="24"/>
            <w:szCs w:val="24"/>
          </w:rPr>
          <w:t xml:space="preserve"> virus,</w:t>
        </w:r>
      </w:ins>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w:t>
      </w:r>
      <w:del w:id="407" w:author="Author" w:date="2026-10-26T01:23:00Z" w16du:dateUtc="2026-10-25T22:23:00Z">
        <w:r w:rsidR="002C4707" w:rsidRPr="004A20DB" w:rsidDel="0067118B">
          <w:rPr>
            <w:rFonts w:ascii="Times New Roman" w:eastAsia="Times New Roman" w:hAnsi="Times New Roman" w:cs="Times New Roman"/>
            <w:sz w:val="24"/>
            <w:szCs w:val="24"/>
          </w:rPr>
          <w:delText xml:space="preserve">from </w:delText>
        </w:r>
        <w:r w:rsidR="000237D1" w:rsidRPr="004A20DB" w:rsidDel="0067118B">
          <w:rPr>
            <w:rFonts w:ascii="Times New Roman" w:eastAsia="Times New Roman" w:hAnsi="Times New Roman" w:cs="Times New Roman"/>
            <w:sz w:val="24"/>
            <w:szCs w:val="24"/>
          </w:rPr>
          <w:delText xml:space="preserve">the </w:delText>
        </w:r>
        <w:r w:rsidR="002C4707" w:rsidRPr="004A20DB" w:rsidDel="0067118B">
          <w:rPr>
            <w:rFonts w:ascii="Times New Roman" w:eastAsia="Times New Roman" w:hAnsi="Times New Roman" w:cs="Times New Roman"/>
            <w:sz w:val="24"/>
            <w:szCs w:val="24"/>
          </w:rPr>
          <w:delText xml:space="preserve">isolated double arcs </w:delText>
        </w:r>
      </w:del>
      <w:r w:rsidR="002C4707" w:rsidRPr="004A20DB">
        <w:rPr>
          <w:rFonts w:ascii="Times New Roman" w:eastAsia="Times New Roman" w:hAnsi="Times New Roman" w:cs="Times New Roman"/>
          <w:sz w:val="24"/>
          <w:szCs w:val="24"/>
        </w:rPr>
        <w:t xml:space="preserve">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comprising one deleterious allele and</w:t>
      </w:r>
      <w:del w:id="408" w:author="Author" w:date="2026-10-26T01:21:00Z" w16du:dateUtc="2026-10-25T22:21:00Z">
        <w:r w:rsidR="00114B32" w:rsidRPr="004A20DB" w:rsidDel="0067118B">
          <w:rPr>
            <w:rFonts w:ascii="Times New Roman" w:eastAsia="Times New Roman" w:hAnsi="Times New Roman" w:cs="Times New Roman"/>
            <w:sz w:val="24"/>
            <w:szCs w:val="24"/>
          </w:rPr>
          <w:delText xml:space="preserve"> </w:delText>
        </w:r>
      </w:del>
      <w:r w:rsidR="00114B32" w:rsidRPr="004A20DB">
        <w:rPr>
          <w:rFonts w:ascii="Times New Roman" w:eastAsia="Times New Roman" w:hAnsi="Times New Roman" w:cs="Times New Roman"/>
          <w:sz w:val="24"/>
          <w:szCs w:val="24"/>
        </w:rPr>
        <w:t xml:space="preserve">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moveToRangeStart w:id="409" w:author="Author" w:date="2026-10-26T01:28:00Z" w:name="move243870505"/>
      <w:moveTo w:id="410" w:author="Author" w:date="2026-10-26T01:28:00Z" w16du:dateUtc="2026-10-25T22:28:00Z">
        <w:del w:id="411" w:author="Author" w:date="2026-10-26T01:28:00Z" w16du:dateUtc="2026-10-25T22:28:00Z">
          <w:r w:rsidR="0067118B" w:rsidRPr="004A20DB" w:rsidDel="0067118B">
            <w:rPr>
              <w:rFonts w:ascii="Times New Roman" w:hAnsi="Times New Roman" w:cs="Times New Roman"/>
              <w:sz w:val="24"/>
              <w:szCs w:val="24"/>
              <w:lang w:val="en-US"/>
            </w:rPr>
            <w:delText xml:space="preserve">Among deleterious alleles, one is set to be the primary mutation of fitness valley and 10 are set to be compensatory mutations with the degrees of compensation ranging from 80 to 800%. </w:delText>
          </w:r>
        </w:del>
        <w:r w:rsidR="0067118B" w:rsidRPr="004A20DB">
          <w:rPr>
            <w:rFonts w:ascii="Times New Roman" w:hAnsi="Times New Roman" w:cs="Times New Roman"/>
            <w:sz w:val="24"/>
            <w:szCs w:val="24"/>
            <w:lang w:val="en-US"/>
          </w:rPr>
          <w:t xml:space="preserve">These mutations are deleterious separately, but the combination of the primary allele with the compensatory alleles is  advantageous. </w:t>
        </w:r>
      </w:moveTo>
      <w:moveToRangeEnd w:id="409"/>
      <w:ins w:id="412" w:author="Author" w:date="2026-10-26T01:28:00Z" w16du:dateUtc="2026-10-25T22:28:00Z">
        <w:r w:rsidR="0067118B" w:rsidRPr="004A20DB">
          <w:rPr>
            <w:rFonts w:ascii="Times New Roman" w:hAnsi="Times New Roman" w:cs="Times New Roman"/>
            <w:sz w:val="24"/>
            <w:szCs w:val="24"/>
            <w:lang w:val="en-US"/>
          </w:rPr>
          <w:t xml:space="preserve">Among deleterious alleles, one is set to be the primary mutation of fitness valley and 10 are set to be compensatory mutations with the degrees of compensation ranging from 80 to 800%. </w:t>
        </w:r>
      </w:ins>
      <w:moveFromRangeStart w:id="413" w:author="Author" w:date="2026-10-26T01:21:00Z" w:name="move243870097"/>
      <w:moveFrom w:id="414" w:author="Author" w:date="2026-10-26T01:21:00Z" w16du:dateUtc="2026-10-25T22:21:00Z">
        <w:r w:rsidR="000237D1" w:rsidRPr="004A20DB" w:rsidDel="0067118B">
          <w:rPr>
            <w:rFonts w:ascii="Times New Roman" w:eastAsia="Times New Roman" w:hAnsi="Times New Roman" w:cs="Times New Roman"/>
            <w:sz w:val="24"/>
            <w:szCs w:val="24"/>
          </w:rPr>
          <w:t>Recombination is absent.</w:t>
        </w:r>
        <w:r w:rsidR="002C4707" w:rsidRPr="004A20DB" w:rsidDel="0067118B">
          <w:rPr>
            <w:rFonts w:ascii="Times New Roman" w:eastAsia="Times New Roman" w:hAnsi="Times New Roman" w:cs="Times New Roman"/>
            <w:sz w:val="24"/>
            <w:szCs w:val="24"/>
          </w:rPr>
          <w:t xml:space="preserve"> </w:t>
        </w:r>
      </w:moveFrom>
      <w:moveFromRangeEnd w:id="413"/>
      <w:ins w:id="415" w:author="Author" w:date="2026-10-26T01:20:00Z">
        <w:r w:rsidR="0067118B" w:rsidRPr="0067118B">
          <w:rPr>
            <w:rFonts w:ascii="Times New Roman" w:eastAsia="Times New Roman" w:hAnsi="Times New Roman" w:cs="Times New Roman"/>
            <w:sz w:val="24"/>
            <w:szCs w:val="24"/>
          </w:rPr>
          <w:t>Th</w:t>
        </w:r>
      </w:ins>
      <w:ins w:id="416" w:author="Author" w:date="2026-10-26T01:20:00Z" w16du:dateUtc="2026-10-25T22:20:00Z">
        <w:r w:rsidR="0067118B">
          <w:rPr>
            <w:rFonts w:ascii="Times New Roman" w:eastAsia="Times New Roman" w:hAnsi="Times New Roman" w:cs="Times New Roman"/>
            <w:sz w:val="24"/>
            <w:szCs w:val="24"/>
          </w:rPr>
          <w:t>e</w:t>
        </w:r>
      </w:ins>
      <w:ins w:id="417" w:author="Author" w:date="2026-10-26T01:20:00Z">
        <w:r w:rsidR="0067118B" w:rsidRPr="0067118B">
          <w:rPr>
            <w:rFonts w:ascii="Times New Roman" w:eastAsia="Times New Roman" w:hAnsi="Times New Roman" w:cs="Times New Roman"/>
            <w:sz w:val="24"/>
            <w:szCs w:val="24"/>
          </w:rPr>
          <w:t xml:space="preserve"> specific choice of parameters is a representative example, in which spontaneous crossing of the fitness valley could occur to resemble emergence of VOC. </w:t>
        </w:r>
      </w:ins>
      <w:ins w:id="418" w:author="Author" w:date="2026-10-26T01:24:00Z" w16du:dateUtc="2026-10-25T22:24:00Z">
        <w:r w:rsidR="0067118B" w:rsidRPr="0067118B">
          <w:rPr>
            <w:rFonts w:ascii="Times New Roman" w:eastAsia="Times New Roman" w:hAnsi="Times New Roman" w:cs="Times New Roman"/>
            <w:sz w:val="24"/>
            <w:szCs w:val="24"/>
          </w:rPr>
          <w:t>The value of selection coefficient is chosen to fit the timing of variant B.1.1.7.</w:t>
        </w:r>
        <w:r w:rsidR="0067118B">
          <w:rPr>
            <w:rFonts w:ascii="Times New Roman" w:eastAsia="Times New Roman" w:hAnsi="Times New Roman" w:cs="Times New Roman"/>
            <w:sz w:val="24"/>
            <w:szCs w:val="24"/>
          </w:rPr>
          <w:t xml:space="preserve"> </w:t>
        </w:r>
      </w:ins>
      <w:moveToRangeStart w:id="419" w:author="Author" w:date="2026-10-26T01:21:00Z" w:name="move243870097"/>
      <w:moveTo w:id="420" w:author="Author" w:date="2026-10-26T01:21:00Z" w16du:dateUtc="2026-10-25T22:21:00Z">
        <w:del w:id="421" w:author="Author" w:date="2026-10-26T01:21:00Z" w16du:dateUtc="2026-10-25T22:21:00Z">
          <w:r w:rsidR="0067118B" w:rsidRPr="004A20DB" w:rsidDel="0067118B">
            <w:rPr>
              <w:rFonts w:ascii="Times New Roman" w:eastAsia="Times New Roman" w:hAnsi="Times New Roman" w:cs="Times New Roman"/>
              <w:sz w:val="24"/>
              <w:szCs w:val="24"/>
            </w:rPr>
            <w:delText>Recombination is absent.</w:delText>
          </w:r>
        </w:del>
      </w:moveTo>
      <w:moveToRangeEnd w:id="419"/>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CE1CAE2">
            <wp:extent cx="6123940" cy="271461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194799" cy="2746021"/>
                    </a:xfrm>
                    <a:prstGeom prst="rect">
                      <a:avLst/>
                    </a:prstGeom>
                    <a:noFill/>
                    <a:ln>
                      <a:noFill/>
                    </a:ln>
                  </pic:spPr>
                </pic:pic>
              </a:graphicData>
            </a:graphic>
          </wp:inline>
        </w:drawing>
      </w:r>
    </w:p>
    <w:p w14:paraId="546517E4" w14:textId="1F552ACD" w:rsidR="004144AC" w:rsidRPr="006215BC" w:rsidRDefault="004144AC">
      <w:pPr>
        <w:pStyle w:val="u-mb-24"/>
        <w:spacing w:before="0" w:beforeAutospacing="0" w:after="0" w:afterAutospacing="0"/>
        <w:jc w:val="both"/>
        <w:rPr>
          <w:rFonts w:ascii="Merriweather Sans" w:hAnsi="Merriweather Sans"/>
          <w:color w:val="222222"/>
          <w:spacing w:val="2"/>
          <w:sz w:val="20"/>
          <w:szCs w:val="20"/>
          <w:rPrChange w:id="422" w:author="Author" w:date="2026-10-25T23:41:00Z">
            <w:rPr>
              <w:rFonts w:ascii="Times New Roman" w:eastAsia="Times New Roman" w:hAnsi="Times New Roman" w:cs="Times New Roman"/>
              <w:sz w:val="20"/>
              <w:szCs w:val="20"/>
            </w:rPr>
          </w:rPrChange>
        </w:rPr>
        <w:pPrChange w:id="423" w:author="Author" w:date="2026-10-25T23:41:00Z">
          <w:pPr>
            <w:spacing w:after="0" w:line="240" w:lineRule="auto"/>
            <w:jc w:val="both"/>
          </w:pPr>
        </w:pPrChange>
      </w:pPr>
      <w:r w:rsidRPr="004A20DB">
        <w:rPr>
          <w:sz w:val="20"/>
          <w:szCs w:val="20"/>
        </w:rPr>
        <w:t xml:space="preserve">Figure </w:t>
      </w:r>
      <w:r w:rsidR="00A66571" w:rsidRPr="004A20DB">
        <w:rPr>
          <w:sz w:val="20"/>
          <w:szCs w:val="20"/>
        </w:rPr>
        <w:t>2</w:t>
      </w:r>
      <w:r w:rsidRPr="004A20DB">
        <w:rPr>
          <w:sz w:val="20"/>
          <w:szCs w:val="20"/>
        </w:rPr>
        <w:t xml:space="preserve">. </w:t>
      </w:r>
      <w:r w:rsidR="006219B0" w:rsidRPr="004A20DB">
        <w:rPr>
          <w:b/>
          <w:sz w:val="20"/>
          <w:szCs w:val="20"/>
        </w:rPr>
        <w:t>Monte Carlo simulation of the evolutionary dynamics of a population with a fitness valley.</w:t>
      </w:r>
      <w:r w:rsidR="006219B0" w:rsidRPr="004A20DB">
        <w:rPr>
          <w:sz w:val="20"/>
          <w:szCs w:val="20"/>
        </w:rPr>
        <w:t xml:space="preserve"> X-axis: Time in generations.</w:t>
      </w:r>
      <w:r w:rsidRPr="004A20DB">
        <w:rPr>
          <w:sz w:val="20"/>
          <w:szCs w:val="20"/>
        </w:rPr>
        <w:t xml:space="preserve"> </w:t>
      </w:r>
      <w:r w:rsidR="006219B0" w:rsidRPr="004A20DB">
        <w:rPr>
          <w:sz w:val="20"/>
          <w:szCs w:val="20"/>
        </w:rPr>
        <w:t xml:space="preserve">Y axis: Average numbers of the alleles of different classes (shown) per genome. </w:t>
      </w:r>
      <w:ins w:id="424" w:author="Author" w:date="2026-10-26T01:17:00Z" w16du:dateUtc="2026-10-25T22:17:00Z">
        <w:r w:rsidR="003D572A">
          <w:rPr>
            <w:sz w:val="20"/>
            <w:szCs w:val="20"/>
          </w:rPr>
          <w:t xml:space="preserve">Different curves correspond to alleles at different types of sites (shown). </w:t>
        </w:r>
      </w:ins>
      <w:ins w:id="425" w:author="Author" w:date="2026-10-26T01:18:00Z" w16du:dateUtc="2026-10-25T22:18:00Z">
        <w:r w:rsidR="003D572A">
          <w:rPr>
            <w:sz w:val="20"/>
            <w:szCs w:val="20"/>
          </w:rPr>
          <w:t xml:space="preserve">(A) The case of fitness valley created by a star-like epistatic network. </w:t>
        </w:r>
      </w:ins>
      <w:ins w:id="426" w:author="Author" w:date="2026-10-26T01:19:00Z" w16du:dateUtc="2026-10-25T22:19:00Z">
        <w:r w:rsidR="003D572A">
          <w:rPr>
            <w:sz w:val="20"/>
            <w:szCs w:val="20"/>
          </w:rPr>
          <w:t xml:space="preserve">Degree of compensation is shown by blue numbers. </w:t>
        </w:r>
        <w:r w:rsidR="0067118B">
          <w:rPr>
            <w:sz w:val="20"/>
            <w:szCs w:val="20"/>
          </w:rPr>
          <w:t xml:space="preserve">(B) Negative control experiment without epistasis. </w:t>
        </w:r>
      </w:ins>
      <w:r w:rsidR="006219B0" w:rsidRPr="004A20DB">
        <w:rPr>
          <w:sz w:val="20"/>
          <w:szCs w:val="20"/>
        </w:rPr>
        <w:t>P</w:t>
      </w:r>
      <w:r w:rsidRPr="004A20DB">
        <w:rPr>
          <w:sz w:val="20"/>
          <w:szCs w:val="20"/>
        </w:rPr>
        <w:t>arameters:</w:t>
      </w:r>
      <w:r w:rsidRPr="004A20DB">
        <w:rPr>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color w:val="000000"/>
          <w:sz w:val="20"/>
          <w:szCs w:val="20"/>
        </w:rPr>
        <w:t xml:space="preserve">,10% of the alleles are </w:t>
      </w:r>
      <w:r w:rsidR="00A27D66" w:rsidRPr="004A20DB">
        <w:rPr>
          <w:color w:val="000000"/>
          <w:sz w:val="20"/>
          <w:szCs w:val="20"/>
        </w:rPr>
        <w:t>beneficial</w:t>
      </w:r>
      <w:r w:rsidR="00E130A8" w:rsidRPr="004A20DB">
        <w:rPr>
          <w:color w:val="000000"/>
          <w:sz w:val="20"/>
          <w:szCs w:val="20"/>
        </w:rPr>
        <w:t>,</w:t>
      </w:r>
      <w:r w:rsidR="00B7138F" w:rsidRPr="004A20DB">
        <w:rPr>
          <w:color w:val="000000"/>
          <w:sz w:val="20"/>
          <w:szCs w:val="20"/>
        </w:rPr>
        <w:t xml:space="preserve"> 90% are deleterious</w:t>
      </w:r>
      <w:r w:rsidRPr="004A20DB">
        <w:rPr>
          <w:color w:val="000000"/>
          <w:sz w:val="20"/>
          <w:szCs w:val="20"/>
        </w:rPr>
        <w:t xml:space="preserve"> </w:t>
      </w:r>
      <w:r w:rsidR="00B7138F" w:rsidRPr="004A20DB">
        <w:rPr>
          <w:color w:val="000000"/>
          <w:sz w:val="20"/>
          <w:szCs w:val="20"/>
        </w:rPr>
        <w:t xml:space="preserve">with </w:t>
      </w:r>
      <w:r w:rsidRPr="004A20DB">
        <w:rPr>
          <w:color w:val="000000"/>
          <w:sz w:val="20"/>
          <w:szCs w:val="20"/>
        </w:rPr>
        <w:t xml:space="preserve">selection coefficient </w:t>
      </w:r>
      <m:oMath>
        <m:r>
          <w:rPr>
            <w:rFonts w:ascii="Cambria Math" w:eastAsia="Cambria Math" w:hAnsi="Cambria Math" w:cs="Cambria Math"/>
            <w:color w:val="000000"/>
            <w:sz w:val="20"/>
            <w:szCs w:val="20"/>
          </w:rPr>
          <m:t>s = 0.1</m:t>
        </m:r>
      </m:oMath>
      <w:del w:id="427" w:author="Author" w:date="2026-10-26T01:16:00Z" w16du:dateUtc="2026-10-25T22:16:00Z">
        <w:r w:rsidRPr="004A20DB" w:rsidDel="003D572A">
          <w:rPr>
            <w:color w:val="000000"/>
            <w:sz w:val="20"/>
            <w:szCs w:val="20"/>
          </w:rPr>
          <w:delText xml:space="preserve"> </w:delText>
        </w:r>
      </w:del>
      <w:r w:rsidRPr="004A20DB">
        <w:rPr>
          <w:sz w:val="20"/>
          <w:szCs w:val="20"/>
        </w:rPr>
        <w:t>.</w:t>
      </w:r>
      <w:ins w:id="428" w:author="Author" w:date="2026-10-25T23:09:00Z">
        <w:r w:rsidR="007E00C6" w:rsidRPr="007E00C6">
          <w:rPr>
            <w:color w:val="222222"/>
            <w:spacing w:val="2"/>
            <w:sz w:val="20"/>
            <w:szCs w:val="20"/>
          </w:rPr>
          <w:t xml:space="preserve"> </w:t>
        </w:r>
      </w:ins>
      <w:ins w:id="429" w:author="Author" w:date="2026-10-25T23:41:00Z">
        <w:del w:id="430" w:author="Author" w:date="2026-10-26T01:20:00Z" w16du:dateUtc="2026-10-25T22:20:00Z">
          <w:r w:rsidR="006A1716" w:rsidRPr="00CE1A58" w:rsidDel="0067118B">
            <w:rPr>
              <w:color w:val="222222"/>
              <w:spacing w:val="2"/>
              <w:sz w:val="20"/>
              <w:szCs w:val="20"/>
            </w:rPr>
            <w:delText xml:space="preserve">This </w:delText>
          </w:r>
          <w:r w:rsidR="006A1716" w:rsidDel="0067118B">
            <w:rPr>
              <w:color w:val="222222"/>
              <w:spacing w:val="2"/>
              <w:sz w:val="20"/>
              <w:szCs w:val="20"/>
            </w:rPr>
            <w:delText xml:space="preserve">specific </w:delText>
          </w:r>
          <w:r w:rsidR="006A1716" w:rsidRPr="00CE1A58" w:rsidDel="0067118B">
            <w:rPr>
              <w:color w:val="222222"/>
              <w:spacing w:val="2"/>
              <w:sz w:val="20"/>
              <w:szCs w:val="20"/>
            </w:rPr>
            <w:delText xml:space="preserve">choice of parameters </w:delText>
          </w:r>
          <w:r w:rsidR="006A1716" w:rsidDel="0067118B">
            <w:rPr>
              <w:color w:val="222222"/>
              <w:spacing w:val="2"/>
              <w:sz w:val="20"/>
              <w:szCs w:val="20"/>
            </w:rPr>
            <w:delText xml:space="preserve">is </w:delText>
          </w:r>
          <w:r w:rsidR="006A1716" w:rsidRPr="00CE1A58" w:rsidDel="0067118B">
            <w:rPr>
              <w:color w:val="222222"/>
              <w:spacing w:val="2"/>
              <w:sz w:val="20"/>
              <w:szCs w:val="20"/>
            </w:rPr>
            <w:delText>a representative example</w:delText>
          </w:r>
          <w:r w:rsidR="006A1716" w:rsidDel="0067118B">
            <w:rPr>
              <w:color w:val="222222"/>
              <w:spacing w:val="2"/>
              <w:sz w:val="20"/>
              <w:szCs w:val="20"/>
            </w:rPr>
            <w:delText>,</w:delText>
          </w:r>
          <w:r w:rsidR="006A1716" w:rsidRPr="00CE1A58" w:rsidDel="0067118B">
            <w:rPr>
              <w:color w:val="222222"/>
              <w:spacing w:val="2"/>
              <w:sz w:val="20"/>
              <w:szCs w:val="20"/>
            </w:rPr>
            <w:delText xml:space="preserve"> in which spontaneous crossing </w:delText>
          </w:r>
          <w:r w:rsidR="006A1716" w:rsidDel="0067118B">
            <w:rPr>
              <w:color w:val="222222"/>
              <w:spacing w:val="2"/>
              <w:sz w:val="20"/>
              <w:szCs w:val="20"/>
            </w:rPr>
            <w:delText>of the fitness valley could</w:delText>
          </w:r>
          <w:r w:rsidR="006A1716" w:rsidRPr="00CE1A58" w:rsidDel="0067118B">
            <w:rPr>
              <w:color w:val="222222"/>
              <w:spacing w:val="2"/>
              <w:sz w:val="20"/>
              <w:szCs w:val="20"/>
            </w:rPr>
            <w:delText xml:space="preserve"> occur</w:delText>
          </w:r>
          <w:r w:rsidR="006A1716" w:rsidDel="0067118B">
            <w:rPr>
              <w:color w:val="222222"/>
              <w:spacing w:val="2"/>
              <w:sz w:val="20"/>
              <w:szCs w:val="20"/>
            </w:rPr>
            <w:delText xml:space="preserve"> to resemble emergence of VOC</w:delText>
          </w:r>
          <w:r w:rsidR="006A1716" w:rsidRPr="00CE1A58" w:rsidDel="0067118B">
            <w:rPr>
              <w:color w:val="222222"/>
              <w:spacing w:val="2"/>
              <w:sz w:val="20"/>
              <w:szCs w:val="20"/>
            </w:rPr>
            <w:delText xml:space="preserve">. Variation of </w:delText>
          </w:r>
          <w:r w:rsidR="006A1716" w:rsidDel="0067118B">
            <w:rPr>
              <w:color w:val="222222"/>
              <w:spacing w:val="2"/>
              <w:sz w:val="20"/>
              <w:szCs w:val="20"/>
            </w:rPr>
            <w:delText>the</w:delText>
          </w:r>
          <w:r w:rsidR="006A1716" w:rsidRPr="00CE1A58" w:rsidDel="0067118B">
            <w:rPr>
              <w:color w:val="222222"/>
              <w:spacing w:val="2"/>
              <w:sz w:val="20"/>
              <w:szCs w:val="20"/>
            </w:rPr>
            <w:delText xml:space="preserve"> initial allelic frequency has a small effect on the dynamics. The value of selection cofficient is chosen to fit the timing of variant B.1.1.7.</w:delText>
          </w:r>
        </w:del>
      </w:ins>
      <w:del w:id="431" w:author="Author" w:date="2026-10-26T01:20:00Z" w16du:dateUtc="2026-10-25T22:20:00Z">
        <w:r w:rsidRPr="004A20DB" w:rsidDel="0067118B">
          <w:rPr>
            <w:sz w:val="20"/>
            <w:szCs w:val="20"/>
          </w:rPr>
          <w:delText xml:space="preserve"> Epistati</w:delText>
        </w:r>
        <w:r w:rsidR="006219B0" w:rsidRPr="004A20DB" w:rsidDel="0067118B">
          <w:rPr>
            <w:sz w:val="20"/>
            <w:szCs w:val="20"/>
          </w:rPr>
          <w:delText>c</w:delText>
        </w:r>
        <w:r w:rsidRPr="004A20DB" w:rsidDel="0067118B">
          <w:rPr>
            <w:sz w:val="20"/>
            <w:szCs w:val="20"/>
          </w:rPr>
          <w:delText xml:space="preserve"> network represents a</w:delText>
        </w:r>
        <w:r w:rsidR="00B7138F" w:rsidRPr="004A20DB" w:rsidDel="0067118B">
          <w:rPr>
            <w:sz w:val="20"/>
            <w:szCs w:val="20"/>
          </w:rPr>
          <w:delText xml:space="preserve"> </w:delText>
        </w:r>
        <w:r w:rsidRPr="004A20DB" w:rsidDel="0067118B">
          <w:rPr>
            <w:sz w:val="20"/>
            <w:szCs w:val="20"/>
          </w:rPr>
          <w:delText>sta</w:delText>
        </w:r>
        <w:r w:rsidR="00B7138F" w:rsidRPr="004A20DB" w:rsidDel="0067118B">
          <w:rPr>
            <w:sz w:val="20"/>
            <w:szCs w:val="20"/>
          </w:rPr>
          <w:delText xml:space="preserve">r with </w:delText>
        </w:r>
        <w:r w:rsidR="00A27D66" w:rsidRPr="004A20DB" w:rsidDel="0067118B">
          <w:rPr>
            <w:sz w:val="20"/>
            <w:szCs w:val="20"/>
          </w:rPr>
          <w:delText>the</w:delText>
        </w:r>
        <w:r w:rsidR="00B7138F" w:rsidRPr="004A20DB" w:rsidDel="0067118B">
          <w:rPr>
            <w:sz w:val="20"/>
            <w:szCs w:val="20"/>
          </w:rPr>
          <w:delText xml:space="preserve"> primary </w:delText>
        </w:r>
        <w:r w:rsidR="00A27D66" w:rsidRPr="004A20DB" w:rsidDel="0067118B">
          <w:rPr>
            <w:sz w:val="20"/>
            <w:szCs w:val="20"/>
          </w:rPr>
          <w:delText>allele</w:delText>
        </w:r>
        <w:r w:rsidR="00B7138F" w:rsidRPr="004A20DB" w:rsidDel="0067118B">
          <w:rPr>
            <w:sz w:val="20"/>
            <w:szCs w:val="20"/>
          </w:rPr>
          <w:delText xml:space="preserve"> </w:delText>
        </w:r>
        <w:r w:rsidR="00A27D66" w:rsidRPr="004A20DB" w:rsidDel="0067118B">
          <w:rPr>
            <w:sz w:val="20"/>
            <w:szCs w:val="20"/>
          </w:rPr>
          <w:delText>in the center</w:delText>
        </w:r>
        <w:r w:rsidR="00B313E7" w:rsidRPr="004A20DB" w:rsidDel="0067118B">
          <w:rPr>
            <w:sz w:val="20"/>
            <w:szCs w:val="20"/>
          </w:rPr>
          <w:delText xml:space="preserve"> and ten compensatory mutations as </w:delText>
        </w:r>
        <w:r w:rsidR="00A27D66" w:rsidRPr="004A20DB" w:rsidDel="0067118B">
          <w:rPr>
            <w:sz w:val="20"/>
            <w:szCs w:val="20"/>
          </w:rPr>
          <w:delText>the</w:delText>
        </w:r>
        <w:r w:rsidR="00B313E7" w:rsidRPr="004A20DB" w:rsidDel="0067118B">
          <w:rPr>
            <w:sz w:val="20"/>
            <w:szCs w:val="20"/>
          </w:rPr>
          <w:delText xml:space="preserve"> rays, all of </w:delText>
        </w:r>
        <w:r w:rsidR="00A27D66" w:rsidRPr="004A20DB" w:rsidDel="0067118B">
          <w:rPr>
            <w:sz w:val="20"/>
            <w:szCs w:val="20"/>
          </w:rPr>
          <w:delText xml:space="preserve">which are </w:delText>
        </w:r>
        <w:r w:rsidR="00B313E7" w:rsidRPr="004A20DB" w:rsidDel="0067118B">
          <w:rPr>
            <w:sz w:val="20"/>
            <w:szCs w:val="20"/>
          </w:rPr>
          <w:delText xml:space="preserve">deleterious </w:delText>
        </w:r>
        <w:r w:rsidR="00A27D66" w:rsidRPr="004A20DB" w:rsidDel="0067118B">
          <w:rPr>
            <w:sz w:val="20"/>
            <w:szCs w:val="20"/>
          </w:rPr>
          <w:delText xml:space="preserve"> as single alleles. </w:delText>
        </w:r>
        <w:r w:rsidR="004D7072" w:rsidRPr="004A20DB" w:rsidDel="0067118B">
          <w:rPr>
            <w:sz w:val="20"/>
            <w:szCs w:val="20"/>
          </w:rPr>
          <w:delText>Epistatic parameters</w:delText>
        </w:r>
        <w:r w:rsidR="005E05AF" w:rsidDel="0067118B">
          <w:rPr>
            <w:sz w:val="20"/>
            <w:szCs w:val="20"/>
          </w:rPr>
          <w:delText xml:space="preserve"> for panel A</w:delText>
        </w:r>
        <w:r w:rsidR="004D7072" w:rsidRPr="004A20DB" w:rsidDel="0067118B">
          <w:rPr>
            <w:sz w:val="20"/>
            <w:szCs w:val="20"/>
          </w:rPr>
          <w:delText xml:space="preserve"> are given in </w:delText>
        </w:r>
        <w:r w:rsidR="004D7072" w:rsidRPr="004A20DB" w:rsidDel="0067118B">
          <w:rPr>
            <w:i/>
            <w:iCs/>
            <w:sz w:val="20"/>
            <w:szCs w:val="20"/>
          </w:rPr>
          <w:delText>Methods</w:delText>
        </w:r>
        <w:r w:rsidR="005E05AF" w:rsidDel="0067118B">
          <w:rPr>
            <w:i/>
            <w:iCs/>
            <w:sz w:val="20"/>
            <w:szCs w:val="20"/>
          </w:rPr>
          <w:delText xml:space="preserve">, </w:delText>
        </w:r>
        <w:r w:rsidR="005E05AF" w:rsidDel="0067118B">
          <w:rPr>
            <w:iCs/>
            <w:sz w:val="20"/>
            <w:szCs w:val="20"/>
          </w:rPr>
          <w:delText>epistasis is absent on panel B.</w:delText>
        </w:r>
        <w:r w:rsidRPr="004A20DB" w:rsidDel="0067118B">
          <w:rPr>
            <w:sz w:val="20"/>
            <w:szCs w:val="20"/>
          </w:rPr>
          <w:delText xml:space="preserve"> Recombination is absent</w:delText>
        </w:r>
        <w:r w:rsidR="006219B0" w:rsidRPr="004A20DB" w:rsidDel="0067118B">
          <w:rPr>
            <w:sz w:val="20"/>
            <w:szCs w:val="20"/>
          </w:rPr>
          <w:delText>.</w:delText>
        </w:r>
        <w:r w:rsidRPr="004A20DB" w:rsidDel="0067118B">
          <w:rPr>
            <w:sz w:val="20"/>
            <w:szCs w:val="20"/>
          </w:rPr>
          <w:delText xml:space="preserve">  </w:delText>
        </w:r>
      </w:del>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093F6141" w:rsidR="007600E9" w:rsidRPr="004A20DB" w:rsidRDefault="0067118B" w:rsidP="00742F5B">
      <w:pPr>
        <w:spacing w:after="0" w:line="360" w:lineRule="auto"/>
        <w:jc w:val="both"/>
        <w:rPr>
          <w:rFonts w:ascii="Times New Roman" w:hAnsi="Times New Roman" w:cs="Times New Roman"/>
          <w:sz w:val="24"/>
          <w:szCs w:val="24"/>
          <w:lang w:val="en-US"/>
        </w:rPr>
      </w:pPr>
      <w:ins w:id="432" w:author="Author" w:date="2026-10-26T01:24:00Z" w16du:dateUtc="2026-10-25T22:24:00Z">
        <w:r>
          <w:rPr>
            <w:rFonts w:ascii="Times New Roman" w:hAnsi="Times New Roman" w:cs="Times New Roman"/>
            <w:sz w:val="24"/>
            <w:szCs w:val="24"/>
            <w:lang w:val="en-US"/>
          </w:rPr>
          <w:tab/>
        </w:r>
      </w:ins>
      <w:r w:rsidR="00E65540" w:rsidRPr="004A20DB">
        <w:rPr>
          <w:rFonts w:ascii="Times New Roman" w:hAnsi="Times New Roman" w:cs="Times New Roman"/>
          <w:sz w:val="24"/>
          <w:szCs w:val="24"/>
          <w:lang w:val="en-US"/>
        </w:rPr>
        <w:t xml:space="preserve">Initially, </w:t>
      </w:r>
      <w:r w:rsidR="00564679">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population is monomorphous. T</w:t>
      </w:r>
      <w:r w:rsidR="00E65540"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00E65540"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00E65540"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xml:space="preserve">, which are assumed to take </w:t>
      </w:r>
      <w:r w:rsidR="00A066CF">
        <w:rPr>
          <w:rFonts w:ascii="Times New Roman" w:hAnsi="Times New Roman" w:cs="Times New Roman"/>
          <w:sz w:val="24"/>
          <w:szCs w:val="24"/>
          <w:lang w:val="en-US"/>
        </w:rPr>
        <w:t xml:space="preserve">a </w:t>
      </w:r>
      <w:r w:rsidR="00A97F32" w:rsidRPr="004A20DB">
        <w:rPr>
          <w:rFonts w:ascii="Times New Roman" w:hAnsi="Times New Roman" w:cs="Times New Roman"/>
          <w:sz w:val="24"/>
          <w:szCs w:val="24"/>
          <w:lang w:val="en-US"/>
        </w:rPr>
        <w:t>10% of loci</w:t>
      </w:r>
      <w:ins w:id="433" w:author="Author" w:date="2026-10-26T01:27:00Z" w16du:dateUtc="2026-10-25T22:27:00Z">
        <w:r>
          <w:rPr>
            <w:rFonts w:ascii="Times New Roman" w:hAnsi="Times New Roman" w:cs="Times New Roman"/>
            <w:sz w:val="24"/>
            <w:szCs w:val="24"/>
            <w:lang w:val="en-US"/>
          </w:rPr>
          <w:t xml:space="preserve"> (Fig. 2)</w:t>
        </w:r>
      </w:ins>
      <w:r w:rsidR="00E65540"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00E65540"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00E65540"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00E65540"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00E65540"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00E65540" w:rsidRPr="004A20DB">
        <w:rPr>
          <w:rFonts w:ascii="Times New Roman" w:hAnsi="Times New Roman" w:cs="Times New Roman"/>
          <w:sz w:val="24"/>
          <w:szCs w:val="24"/>
          <w:lang w:val="en-US"/>
        </w:rPr>
        <w:t xml:space="preserve">. </w:t>
      </w:r>
      <w:moveFromRangeStart w:id="434" w:author="Author" w:date="2026-10-26T01:28:00Z" w:name="move243870505"/>
      <w:moveFrom w:id="435" w:author="Author" w:date="2026-10-26T01:28:00Z" w16du:dateUtc="2026-10-25T22:28:00Z">
        <w:r w:rsidR="00E65540" w:rsidRPr="004A20DB" w:rsidDel="0067118B">
          <w:rPr>
            <w:rFonts w:ascii="Times New Roman" w:hAnsi="Times New Roman" w:cs="Times New Roman"/>
            <w:sz w:val="24"/>
            <w:szCs w:val="24"/>
            <w:lang w:val="en-US"/>
          </w:rPr>
          <w:t xml:space="preserve">Among </w:t>
        </w:r>
        <w:r w:rsidR="00461F65" w:rsidRPr="004A20DB" w:rsidDel="0067118B">
          <w:rPr>
            <w:rFonts w:ascii="Times New Roman" w:hAnsi="Times New Roman" w:cs="Times New Roman"/>
            <w:sz w:val="24"/>
            <w:szCs w:val="24"/>
            <w:lang w:val="en-US"/>
          </w:rPr>
          <w:t>deleterious alleles</w:t>
        </w:r>
        <w:r w:rsidR="00E65540" w:rsidRPr="004A20DB" w:rsidDel="0067118B">
          <w:rPr>
            <w:rFonts w:ascii="Times New Roman" w:hAnsi="Times New Roman" w:cs="Times New Roman"/>
            <w:sz w:val="24"/>
            <w:szCs w:val="24"/>
            <w:lang w:val="en-US"/>
          </w:rPr>
          <w:t xml:space="preserve">, one </w:t>
        </w:r>
        <w:r w:rsidR="00461F65" w:rsidRPr="004A20DB" w:rsidDel="0067118B">
          <w:rPr>
            <w:rFonts w:ascii="Times New Roman" w:hAnsi="Times New Roman" w:cs="Times New Roman"/>
            <w:sz w:val="24"/>
            <w:szCs w:val="24"/>
            <w:lang w:val="en-US"/>
          </w:rPr>
          <w:t xml:space="preserve">is set to be the </w:t>
        </w:r>
        <w:r w:rsidR="00E65540" w:rsidRPr="004A20DB" w:rsidDel="0067118B">
          <w:rPr>
            <w:rFonts w:ascii="Times New Roman" w:hAnsi="Times New Roman" w:cs="Times New Roman"/>
            <w:sz w:val="24"/>
            <w:szCs w:val="24"/>
            <w:lang w:val="en-US"/>
          </w:rPr>
          <w:t>primary mutation</w:t>
        </w:r>
        <w:r w:rsidR="00461F65" w:rsidRPr="004A20DB" w:rsidDel="0067118B">
          <w:rPr>
            <w:rFonts w:ascii="Times New Roman" w:hAnsi="Times New Roman" w:cs="Times New Roman"/>
            <w:sz w:val="24"/>
            <w:szCs w:val="24"/>
            <w:lang w:val="en-US"/>
          </w:rPr>
          <w:t xml:space="preserve"> of fitness valley</w:t>
        </w:r>
        <w:r w:rsidR="00E65540" w:rsidRPr="004A20DB" w:rsidDel="0067118B">
          <w:rPr>
            <w:rFonts w:ascii="Times New Roman" w:hAnsi="Times New Roman" w:cs="Times New Roman"/>
            <w:sz w:val="24"/>
            <w:szCs w:val="24"/>
            <w:lang w:val="en-US"/>
          </w:rPr>
          <w:t xml:space="preserve"> and 10 </w:t>
        </w:r>
        <w:r w:rsidR="00461F65" w:rsidRPr="004A20DB" w:rsidDel="0067118B">
          <w:rPr>
            <w:rFonts w:ascii="Times New Roman" w:hAnsi="Times New Roman" w:cs="Times New Roman"/>
            <w:sz w:val="24"/>
            <w:szCs w:val="24"/>
            <w:lang w:val="en-US"/>
          </w:rPr>
          <w:t xml:space="preserve">are set to be compensatory </w:t>
        </w:r>
        <w:r w:rsidR="00E65540" w:rsidRPr="004A20DB" w:rsidDel="0067118B">
          <w:rPr>
            <w:rFonts w:ascii="Times New Roman" w:hAnsi="Times New Roman" w:cs="Times New Roman"/>
            <w:sz w:val="24"/>
            <w:szCs w:val="24"/>
            <w:lang w:val="en-US"/>
          </w:rPr>
          <w:t xml:space="preserve">mutations </w:t>
        </w:r>
        <w:r w:rsidR="00461F65" w:rsidRPr="004A20DB" w:rsidDel="0067118B">
          <w:rPr>
            <w:rFonts w:ascii="Times New Roman" w:hAnsi="Times New Roman" w:cs="Times New Roman"/>
            <w:sz w:val="24"/>
            <w:szCs w:val="24"/>
            <w:lang w:val="en-US"/>
          </w:rPr>
          <w:t xml:space="preserve">with the degrees of compensation ranging from </w:t>
        </w:r>
        <w:r w:rsidR="00A30012" w:rsidRPr="004A20DB" w:rsidDel="0067118B">
          <w:rPr>
            <w:rFonts w:ascii="Times New Roman" w:hAnsi="Times New Roman" w:cs="Times New Roman"/>
            <w:sz w:val="24"/>
            <w:szCs w:val="24"/>
            <w:lang w:val="en-US"/>
          </w:rPr>
          <w:t>8</w:t>
        </w:r>
        <w:r w:rsidR="00B7138F" w:rsidRPr="004A20DB" w:rsidDel="0067118B">
          <w:rPr>
            <w:rFonts w:ascii="Times New Roman" w:hAnsi="Times New Roman" w:cs="Times New Roman"/>
            <w:sz w:val="24"/>
            <w:szCs w:val="24"/>
            <w:lang w:val="en-US"/>
          </w:rPr>
          <w:t>0</w:t>
        </w:r>
        <w:r w:rsidR="00461F65" w:rsidRPr="004A20DB" w:rsidDel="0067118B">
          <w:rPr>
            <w:rFonts w:ascii="Times New Roman" w:hAnsi="Times New Roman" w:cs="Times New Roman"/>
            <w:sz w:val="24"/>
            <w:szCs w:val="24"/>
            <w:lang w:val="en-US"/>
          </w:rPr>
          <w:t xml:space="preserve"> to </w:t>
        </w:r>
        <w:r w:rsidR="00A30012" w:rsidRPr="004A20DB" w:rsidDel="0067118B">
          <w:rPr>
            <w:rFonts w:ascii="Times New Roman" w:hAnsi="Times New Roman" w:cs="Times New Roman"/>
            <w:sz w:val="24"/>
            <w:szCs w:val="24"/>
            <w:lang w:val="en-US"/>
          </w:rPr>
          <w:t>8</w:t>
        </w:r>
        <w:r w:rsidR="00B7138F" w:rsidRPr="004A20DB" w:rsidDel="0067118B">
          <w:rPr>
            <w:rFonts w:ascii="Times New Roman" w:hAnsi="Times New Roman" w:cs="Times New Roman"/>
            <w:sz w:val="24"/>
            <w:szCs w:val="24"/>
            <w:lang w:val="en-US"/>
          </w:rPr>
          <w:t>00</w:t>
        </w:r>
        <w:r w:rsidR="00461F65" w:rsidRPr="004A20DB" w:rsidDel="0067118B">
          <w:rPr>
            <w:rFonts w:ascii="Times New Roman" w:hAnsi="Times New Roman" w:cs="Times New Roman"/>
            <w:sz w:val="24"/>
            <w:szCs w:val="24"/>
            <w:lang w:val="en-US"/>
          </w:rPr>
          <w:t>%</w:t>
        </w:r>
        <w:r w:rsidR="00E65540" w:rsidRPr="004A20DB" w:rsidDel="0067118B">
          <w:rPr>
            <w:rFonts w:ascii="Times New Roman" w:hAnsi="Times New Roman" w:cs="Times New Roman"/>
            <w:sz w:val="24"/>
            <w:szCs w:val="24"/>
            <w:lang w:val="en-US"/>
          </w:rPr>
          <w:t xml:space="preserve">. </w:t>
        </w:r>
        <w:r w:rsidR="00A82F67" w:rsidRPr="004A20DB" w:rsidDel="0067118B">
          <w:rPr>
            <w:rFonts w:ascii="Times New Roman" w:hAnsi="Times New Roman" w:cs="Times New Roman"/>
            <w:sz w:val="24"/>
            <w:szCs w:val="24"/>
            <w:lang w:val="en-US"/>
          </w:rPr>
          <w:t>These</w:t>
        </w:r>
        <w:r w:rsidR="00461F65" w:rsidRPr="004A20DB" w:rsidDel="0067118B">
          <w:rPr>
            <w:rFonts w:ascii="Times New Roman" w:hAnsi="Times New Roman" w:cs="Times New Roman"/>
            <w:sz w:val="24"/>
            <w:szCs w:val="24"/>
            <w:lang w:val="en-US"/>
          </w:rPr>
          <w:t xml:space="preserve"> </w:t>
        </w:r>
        <w:r w:rsidR="00E65540" w:rsidRPr="004A20DB" w:rsidDel="0067118B">
          <w:rPr>
            <w:rFonts w:ascii="Times New Roman" w:hAnsi="Times New Roman" w:cs="Times New Roman"/>
            <w:sz w:val="24"/>
            <w:szCs w:val="24"/>
            <w:lang w:val="en-US"/>
          </w:rPr>
          <w:t xml:space="preserve">mutations are </w:t>
        </w:r>
        <w:r w:rsidR="00461F65" w:rsidRPr="004A20DB" w:rsidDel="0067118B">
          <w:rPr>
            <w:rFonts w:ascii="Times New Roman" w:hAnsi="Times New Roman" w:cs="Times New Roman"/>
            <w:sz w:val="24"/>
            <w:szCs w:val="24"/>
            <w:lang w:val="en-US"/>
          </w:rPr>
          <w:t>deleterious</w:t>
        </w:r>
        <w:r w:rsidR="00A82F67" w:rsidRPr="004A20DB" w:rsidDel="0067118B">
          <w:rPr>
            <w:rFonts w:ascii="Times New Roman" w:hAnsi="Times New Roman" w:cs="Times New Roman"/>
            <w:sz w:val="24"/>
            <w:szCs w:val="24"/>
            <w:lang w:val="en-US"/>
          </w:rPr>
          <w:t xml:space="preserve"> separately</w:t>
        </w:r>
        <w:r w:rsidR="00E65540" w:rsidRPr="004A20DB" w:rsidDel="0067118B">
          <w:rPr>
            <w:rFonts w:ascii="Times New Roman" w:hAnsi="Times New Roman" w:cs="Times New Roman"/>
            <w:sz w:val="24"/>
            <w:szCs w:val="24"/>
            <w:lang w:val="en-US"/>
          </w:rPr>
          <w:t xml:space="preserve">, but the combination of the primary </w:t>
        </w:r>
        <w:r w:rsidR="00A82F67" w:rsidRPr="004A20DB" w:rsidDel="0067118B">
          <w:rPr>
            <w:rFonts w:ascii="Times New Roman" w:hAnsi="Times New Roman" w:cs="Times New Roman"/>
            <w:sz w:val="24"/>
            <w:szCs w:val="24"/>
            <w:lang w:val="en-US"/>
          </w:rPr>
          <w:t>allele with the</w:t>
        </w:r>
        <w:r w:rsidR="00E65540" w:rsidRPr="004A20DB" w:rsidDel="0067118B">
          <w:rPr>
            <w:rFonts w:ascii="Times New Roman" w:hAnsi="Times New Roman" w:cs="Times New Roman"/>
            <w:sz w:val="24"/>
            <w:szCs w:val="24"/>
            <w:lang w:val="en-US"/>
          </w:rPr>
          <w:t xml:space="preserve"> </w:t>
        </w:r>
        <w:r w:rsidR="00461F65" w:rsidRPr="004A20DB" w:rsidDel="0067118B">
          <w:rPr>
            <w:rFonts w:ascii="Times New Roman" w:hAnsi="Times New Roman" w:cs="Times New Roman"/>
            <w:sz w:val="24"/>
            <w:szCs w:val="24"/>
            <w:lang w:val="en-US"/>
          </w:rPr>
          <w:t>compensatory</w:t>
        </w:r>
        <w:r w:rsidR="00A82F67" w:rsidRPr="004A20DB" w:rsidDel="0067118B">
          <w:rPr>
            <w:rFonts w:ascii="Times New Roman" w:hAnsi="Times New Roman" w:cs="Times New Roman"/>
            <w:sz w:val="24"/>
            <w:szCs w:val="24"/>
            <w:lang w:val="en-US"/>
          </w:rPr>
          <w:t xml:space="preserve"> </w:t>
        </w:r>
        <w:r w:rsidR="00B7138F" w:rsidRPr="004A20DB" w:rsidDel="0067118B">
          <w:rPr>
            <w:rFonts w:ascii="Times New Roman" w:hAnsi="Times New Roman" w:cs="Times New Roman"/>
            <w:sz w:val="24"/>
            <w:szCs w:val="24"/>
            <w:lang w:val="en-US"/>
          </w:rPr>
          <w:t>alleles</w:t>
        </w:r>
        <w:r w:rsidR="00E65540" w:rsidRPr="004A20DB" w:rsidDel="0067118B">
          <w:rPr>
            <w:rFonts w:ascii="Times New Roman" w:hAnsi="Times New Roman" w:cs="Times New Roman"/>
            <w:sz w:val="24"/>
            <w:szCs w:val="24"/>
            <w:lang w:val="en-US"/>
          </w:rPr>
          <w:t xml:space="preserve"> </w:t>
        </w:r>
        <w:r w:rsidR="00A82F67" w:rsidRPr="004A20DB" w:rsidDel="0067118B">
          <w:rPr>
            <w:rFonts w:ascii="Times New Roman" w:hAnsi="Times New Roman" w:cs="Times New Roman"/>
            <w:sz w:val="24"/>
            <w:szCs w:val="24"/>
            <w:lang w:val="en-US"/>
          </w:rPr>
          <w:t xml:space="preserve">is  </w:t>
        </w:r>
        <w:r w:rsidR="00E65540" w:rsidRPr="004A20DB" w:rsidDel="0067118B">
          <w:rPr>
            <w:rFonts w:ascii="Times New Roman" w:hAnsi="Times New Roman" w:cs="Times New Roman"/>
            <w:sz w:val="24"/>
            <w:szCs w:val="24"/>
            <w:lang w:val="en-US"/>
          </w:rPr>
          <w:t xml:space="preserve">advantageous. </w:t>
        </w:r>
      </w:moveFrom>
      <w:moveFromRangeEnd w:id="434"/>
      <w:r w:rsidR="00A82F67" w:rsidRPr="004A20DB">
        <w:rPr>
          <w:rFonts w:ascii="Times New Roman" w:hAnsi="Times New Roman" w:cs="Times New Roman"/>
          <w:sz w:val="24"/>
          <w:szCs w:val="24"/>
          <w:lang w:val="en-US"/>
        </w:rPr>
        <w:t xml:space="preserve">Sooner or later, </w:t>
      </w:r>
      <w:ins w:id="436" w:author="Author" w:date="2026-10-26T01:28:00Z" w16du:dateUtc="2026-10-25T22:28:00Z">
        <w:r>
          <w:rPr>
            <w:rFonts w:ascii="Times New Roman" w:hAnsi="Times New Roman" w:cs="Times New Roman"/>
            <w:sz w:val="24"/>
            <w:szCs w:val="24"/>
            <w:lang w:val="en-US"/>
          </w:rPr>
          <w:t xml:space="preserve">the </w:t>
        </w:r>
      </w:ins>
      <w:del w:id="437" w:author="Author" w:date="2026-10-26T01:28:00Z" w16du:dateUtc="2026-10-25T22:28:00Z">
        <w:r w:rsidR="007F5365" w:rsidRPr="004A20DB" w:rsidDel="0067118B">
          <w:rPr>
            <w:rFonts w:ascii="Times New Roman" w:hAnsi="Times New Roman" w:cs="Times New Roman"/>
            <w:sz w:val="24"/>
            <w:szCs w:val="24"/>
            <w:lang w:val="en-US"/>
          </w:rPr>
          <w:delText xml:space="preserve">deleterious </w:delText>
        </w:r>
      </w:del>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ins w:id="438" w:author="Author" w:date="2026-10-26T01:29:00Z" w16du:dateUtc="2026-10-25T22:29:00Z">
        <w:r>
          <w:rPr>
            <w:rFonts w:ascii="Times New Roman" w:hAnsi="Times New Roman" w:cs="Times New Roman"/>
            <w:sz w:val="24"/>
            <w:szCs w:val="24"/>
            <w:lang w:val="en-US"/>
          </w:rPr>
          <w:t xml:space="preserve">genetic </w:t>
        </w:r>
      </w:ins>
      <w:r w:rsidR="00A82F67" w:rsidRPr="004A20DB">
        <w:rPr>
          <w:rFonts w:ascii="Times New Roman" w:hAnsi="Times New Roman" w:cs="Times New Roman"/>
          <w:sz w:val="24"/>
          <w:szCs w:val="24"/>
          <w:lang w:val="en-US"/>
        </w:rPr>
        <w:t>hitchhiking effect</w:t>
      </w:r>
      <w:ins w:id="439" w:author="Author" w:date="2026-10-26T01:28:00Z" w16du:dateUtc="2026-10-25T22:28:00Z">
        <w:r>
          <w:rPr>
            <w:rFonts w:ascii="Times New Roman" w:hAnsi="Times New Roman" w:cs="Times New Roman"/>
            <w:sz w:val="24"/>
            <w:szCs w:val="24"/>
            <w:lang w:val="en-US"/>
          </w:rPr>
          <w:t xml:space="preserve">, i.e., due </w:t>
        </w:r>
      </w:ins>
      <w:ins w:id="440" w:author="Author" w:date="2026-10-26T01:29:00Z" w16du:dateUtc="2026-10-25T22:29:00Z">
        <w:r>
          <w:rPr>
            <w:rFonts w:ascii="Times New Roman" w:hAnsi="Times New Roman" w:cs="Times New Roman"/>
            <w:sz w:val="24"/>
            <w:szCs w:val="24"/>
            <w:lang w:val="en-US"/>
          </w:rPr>
          <w:t>to its linkage to advantageous alleles</w:t>
        </w:r>
      </w:ins>
      <w:r w:rsidR="00A82F67" w:rsidRPr="004A20DB">
        <w:rPr>
          <w:rFonts w:ascii="Times New Roman" w:hAnsi="Times New Roman" w:cs="Times New Roman"/>
          <w:sz w:val="24"/>
          <w:szCs w:val="24"/>
          <w:lang w:val="en-US"/>
        </w:rPr>
        <w:t xml:space="preserve">. </w:t>
      </w:r>
      <w:del w:id="441" w:author="Author" w:date="2026-10-26T01:29:00Z" w16du:dateUtc="2026-10-25T22:29:00Z">
        <w:r w:rsidR="00A82F67" w:rsidRPr="004A20DB" w:rsidDel="0067118B">
          <w:rPr>
            <w:rFonts w:ascii="Times New Roman" w:hAnsi="Times New Roman" w:cs="Times New Roman"/>
            <w:sz w:val="24"/>
            <w:szCs w:val="24"/>
            <w:lang w:val="en-US"/>
          </w:rPr>
          <w:delText xml:space="preserve">Then </w:delText>
        </w:r>
      </w:del>
      <w:ins w:id="442" w:author="Author" w:date="2026-10-26T01:29:00Z" w16du:dateUtc="2026-10-25T22:29:00Z">
        <w:r w:rsidRPr="004A20DB">
          <w:rPr>
            <w:rFonts w:ascii="Times New Roman" w:hAnsi="Times New Roman" w:cs="Times New Roman"/>
            <w:sz w:val="24"/>
            <w:szCs w:val="24"/>
            <w:lang w:val="en-US"/>
          </w:rPr>
          <w:t>Th</w:t>
        </w:r>
        <w:r>
          <w:rPr>
            <w:rFonts w:ascii="Times New Roman" w:hAnsi="Times New Roman" w:cs="Times New Roman"/>
            <w:sz w:val="24"/>
            <w:szCs w:val="24"/>
            <w:lang w:val="en-US"/>
          </w:rPr>
          <w:t>is change makes the</w:t>
        </w:r>
        <w:r w:rsidRPr="004A20DB">
          <w:rPr>
            <w:rFonts w:ascii="Times New Roman" w:hAnsi="Times New Roman" w:cs="Times New Roman"/>
            <w:sz w:val="24"/>
            <w:szCs w:val="24"/>
            <w:lang w:val="en-US"/>
          </w:rPr>
          <w:t xml:space="preserve"> </w:t>
        </w:r>
      </w:ins>
      <w:r w:rsidR="00A82F67" w:rsidRPr="004A20DB">
        <w:rPr>
          <w:rFonts w:ascii="Times New Roman" w:hAnsi="Times New Roman" w:cs="Times New Roman"/>
          <w:sz w:val="24"/>
          <w:szCs w:val="24"/>
          <w:lang w:val="en-US"/>
        </w:rPr>
        <w:t xml:space="preserve">compensatory alleles </w:t>
      </w:r>
      <w:del w:id="443" w:author="Author" w:date="2026-10-26T01:29:00Z" w16du:dateUtc="2026-10-25T22:29:00Z">
        <w:r w:rsidR="00A82F67" w:rsidRPr="004A20DB" w:rsidDel="0067118B">
          <w:rPr>
            <w:rFonts w:ascii="Times New Roman" w:hAnsi="Times New Roman" w:cs="Times New Roman"/>
            <w:sz w:val="24"/>
            <w:szCs w:val="24"/>
            <w:lang w:val="en-US"/>
          </w:rPr>
          <w:delText xml:space="preserve">become </w:delText>
        </w:r>
      </w:del>
      <w:r w:rsidR="00A82F67" w:rsidRPr="004A20DB">
        <w:rPr>
          <w:rFonts w:ascii="Times New Roman" w:hAnsi="Times New Roman" w:cs="Times New Roman"/>
          <w:sz w:val="24"/>
          <w:szCs w:val="24"/>
          <w:lang w:val="en-US"/>
        </w:rPr>
        <w:t xml:space="preserve">advantageous, and </w:t>
      </w:r>
      <w:ins w:id="444" w:author="Author" w:date="2026-10-26T01:29:00Z" w16du:dateUtc="2026-10-25T22:29:00Z">
        <w:r>
          <w:rPr>
            <w:rFonts w:ascii="Times New Roman" w:hAnsi="Times New Roman" w:cs="Times New Roman"/>
            <w:sz w:val="24"/>
            <w:szCs w:val="24"/>
            <w:lang w:val="en-US"/>
          </w:rPr>
          <w:t xml:space="preserve">they </w:t>
        </w:r>
      </w:ins>
      <w:r w:rsidR="00A82F67" w:rsidRPr="004A20DB">
        <w:rPr>
          <w:rFonts w:ascii="Times New Roman" w:hAnsi="Times New Roman" w:cs="Times New Roman"/>
          <w:sz w:val="24"/>
          <w:szCs w:val="24"/>
          <w:lang w:val="en-US"/>
        </w:rPr>
        <w:t xml:space="preserve">start </w:t>
      </w:r>
      <w:del w:id="445" w:author="Author" w:date="2026-10-26T01:29:00Z" w16du:dateUtc="2026-10-25T22:29:00Z">
        <w:r w:rsidR="00A82F67" w:rsidRPr="004A20DB" w:rsidDel="0067118B">
          <w:rPr>
            <w:rFonts w:ascii="Times New Roman" w:hAnsi="Times New Roman" w:cs="Times New Roman"/>
            <w:sz w:val="24"/>
            <w:szCs w:val="24"/>
            <w:lang w:val="en-US"/>
          </w:rPr>
          <w:delText xml:space="preserve">rapid </w:delText>
        </w:r>
      </w:del>
      <w:ins w:id="446" w:author="Author" w:date="2026-10-26T01:29:00Z" w16du:dateUtc="2026-10-25T22:29:00Z">
        <w:r>
          <w:rPr>
            <w:rFonts w:ascii="Times New Roman" w:hAnsi="Times New Roman" w:cs="Times New Roman"/>
            <w:sz w:val="24"/>
            <w:szCs w:val="24"/>
            <w:lang w:val="en-US"/>
          </w:rPr>
          <w:t>to</w:t>
        </w:r>
        <w:r w:rsidRPr="004A20DB">
          <w:rPr>
            <w:rFonts w:ascii="Times New Roman" w:hAnsi="Times New Roman" w:cs="Times New Roman"/>
            <w:sz w:val="24"/>
            <w:szCs w:val="24"/>
            <w:lang w:val="en-US"/>
          </w:rPr>
          <w:t xml:space="preserve"> </w:t>
        </w:r>
      </w:ins>
      <w:r w:rsidR="00A82F67" w:rsidRPr="004A20DB">
        <w:rPr>
          <w:rFonts w:ascii="Times New Roman" w:hAnsi="Times New Roman" w:cs="Times New Roman"/>
          <w:sz w:val="24"/>
          <w:szCs w:val="24"/>
          <w:lang w:val="en-US"/>
        </w:rPr>
        <w:t>accumul</w:t>
      </w:r>
      <w:del w:id="447" w:author="Author" w:date="2026-10-26T01:29:00Z" w16du:dateUtc="2026-10-25T22:29:00Z">
        <w:r w:rsidR="00A82F67" w:rsidRPr="004A20DB" w:rsidDel="0067118B">
          <w:rPr>
            <w:rFonts w:ascii="Times New Roman" w:hAnsi="Times New Roman" w:cs="Times New Roman"/>
            <w:sz w:val="24"/>
            <w:szCs w:val="24"/>
            <w:lang w:val="en-US"/>
          </w:rPr>
          <w:delText>ation</w:delText>
        </w:r>
      </w:del>
      <w:ins w:id="448" w:author="Author" w:date="2026-10-26T01:29:00Z" w16du:dateUtc="2026-10-25T22:29:00Z">
        <w:r>
          <w:rPr>
            <w:rFonts w:ascii="Times New Roman" w:hAnsi="Times New Roman" w:cs="Times New Roman"/>
            <w:sz w:val="24"/>
            <w:szCs w:val="24"/>
            <w:lang w:val="en-US"/>
          </w:rPr>
          <w:t>ate rap</w:t>
        </w:r>
      </w:ins>
      <w:ins w:id="449" w:author="Author" w:date="2026-10-26T01:30:00Z" w16du:dateUtc="2026-10-25T22:30:00Z">
        <w:r>
          <w:rPr>
            <w:rFonts w:ascii="Times New Roman" w:hAnsi="Times New Roman" w:cs="Times New Roman"/>
            <w:sz w:val="24"/>
            <w:szCs w:val="24"/>
            <w:lang w:val="en-US"/>
          </w:rPr>
          <w:t>idly</w:t>
        </w:r>
      </w:ins>
      <w:del w:id="450" w:author="Author" w:date="2026-10-26T01:29:00Z" w16du:dateUtc="2026-10-25T22:29:00Z">
        <w:r w:rsidR="00A82F67" w:rsidRPr="004A20DB" w:rsidDel="0067118B">
          <w:rPr>
            <w:rFonts w:ascii="Times New Roman" w:hAnsi="Times New Roman" w:cs="Times New Roman"/>
            <w:sz w:val="24"/>
            <w:szCs w:val="24"/>
            <w:lang w:val="en-US"/>
          </w:rPr>
          <w:delText xml:space="preserve">, </w:delText>
        </w:r>
        <w:r w:rsidR="00E65540" w:rsidRPr="004A20DB" w:rsidDel="0067118B">
          <w:rPr>
            <w:rFonts w:ascii="Times New Roman" w:hAnsi="Times New Roman" w:cs="Times New Roman"/>
            <w:sz w:val="24"/>
            <w:szCs w:val="24"/>
            <w:lang w:val="en-US"/>
          </w:rPr>
          <w:delText>lead</w:delText>
        </w:r>
        <w:r w:rsidR="007F5365" w:rsidRPr="004A20DB" w:rsidDel="0067118B">
          <w:rPr>
            <w:rFonts w:ascii="Times New Roman" w:hAnsi="Times New Roman" w:cs="Times New Roman"/>
            <w:sz w:val="24"/>
            <w:szCs w:val="24"/>
            <w:lang w:val="en-US"/>
          </w:rPr>
          <w:delText>ing</w:delText>
        </w:r>
        <w:r w:rsidR="00E65540" w:rsidRPr="004A20DB" w:rsidDel="0067118B">
          <w:rPr>
            <w:rFonts w:ascii="Times New Roman" w:hAnsi="Times New Roman" w:cs="Times New Roman"/>
            <w:sz w:val="24"/>
            <w:szCs w:val="24"/>
            <w:lang w:val="en-US"/>
          </w:rPr>
          <w:delText xml:space="preserve"> to a jump in the curve</w:delText>
        </w:r>
      </w:del>
      <w:r w:rsidR="00A82F67" w:rsidRPr="004A20DB">
        <w:rPr>
          <w:rFonts w:ascii="Times New Roman" w:hAnsi="Times New Roman" w:cs="Times New Roman"/>
          <w:sz w:val="24"/>
          <w:szCs w:val="24"/>
          <w:lang w:val="en-US"/>
        </w:rPr>
        <w:t xml:space="preserve"> (</w:t>
      </w:r>
      <w:r w:rsidR="00E65540"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00E65540"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lastRenderedPageBreak/>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w:t>
      </w:r>
      <w:ins w:id="451" w:author="Author" w:date="2026-10-26T01:30:00Z" w16du:dateUtc="2026-10-25T22:30:00Z">
        <w:r w:rsidR="003E4E11">
          <w:rPr>
            <w:rFonts w:ascii="Times New Roman" w:hAnsi="Times New Roman" w:cs="Times New Roman"/>
            <w:sz w:val="24"/>
            <w:szCs w:val="24"/>
            <w:lang w:val="en-US"/>
          </w:rPr>
          <w:t xml:space="preserve">events corresponds to </w:t>
        </w:r>
      </w:ins>
      <w:del w:id="452" w:author="Author" w:date="2026-10-26T01:30:00Z" w16du:dateUtc="2026-10-25T22:30:00Z">
        <w:r w:rsidR="006019E7" w:rsidRPr="004A20DB" w:rsidDel="003E4E11">
          <w:rPr>
            <w:rFonts w:ascii="Times New Roman" w:hAnsi="Times New Roman" w:cs="Times New Roman"/>
            <w:sz w:val="24"/>
            <w:szCs w:val="24"/>
            <w:lang w:val="en-US"/>
          </w:rPr>
          <w:delText xml:space="preserve">marks </w:delText>
        </w:r>
        <w:r w:rsidR="009A1A23" w:rsidRPr="004A20DB" w:rsidDel="003E4E11">
          <w:rPr>
            <w:rFonts w:ascii="Times New Roman" w:hAnsi="Times New Roman" w:cs="Times New Roman"/>
            <w:sz w:val="24"/>
            <w:szCs w:val="24"/>
            <w:lang w:val="en-US"/>
          </w:rPr>
          <w:delText>passing</w:delText>
        </w:r>
      </w:del>
      <w:ins w:id="453" w:author="Author" w:date="2026-10-26T01:30:00Z" w16du:dateUtc="2026-10-25T22:30:00Z">
        <w:r w:rsidR="003E4E11">
          <w:rPr>
            <w:rFonts w:ascii="Times New Roman" w:hAnsi="Times New Roman" w:cs="Times New Roman"/>
            <w:sz w:val="24"/>
            <w:szCs w:val="24"/>
            <w:lang w:val="en-US"/>
          </w:rPr>
          <w:t>crossing</w:t>
        </w:r>
      </w:ins>
      <w:r w:rsidR="009A1A23" w:rsidRPr="004A20DB">
        <w:rPr>
          <w:rFonts w:ascii="Times New Roman" w:hAnsi="Times New Roman" w:cs="Times New Roman"/>
          <w:sz w:val="24"/>
          <w:szCs w:val="24"/>
          <w:lang w:val="en-US"/>
        </w:rPr>
        <w:t xml:space="preserve">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w:t>
      </w:r>
      <w:del w:id="454" w:author="Author" w:date="2026-10-26T01:30:00Z" w16du:dateUtc="2026-10-25T22:30:00Z">
        <w:r w:rsidR="009A1A23" w:rsidRPr="004A20DB" w:rsidDel="003E4E11">
          <w:rPr>
            <w:rFonts w:ascii="Times New Roman" w:hAnsi="Times New Roman" w:cs="Times New Roman"/>
            <w:sz w:val="24"/>
            <w:szCs w:val="24"/>
            <w:lang w:val="en-US"/>
          </w:rPr>
          <w:delText xml:space="preserve">the end of fitness </w:delText>
        </w:r>
        <w:r w:rsidR="00B7138F" w:rsidRPr="004A20DB" w:rsidDel="003E4E11">
          <w:rPr>
            <w:rFonts w:ascii="Times New Roman" w:hAnsi="Times New Roman" w:cs="Times New Roman"/>
            <w:sz w:val="24"/>
            <w:szCs w:val="24"/>
            <w:lang w:val="en-US"/>
          </w:rPr>
          <w:delText>valley</w:delText>
        </w:r>
      </w:del>
      <w:ins w:id="455" w:author="Author" w:date="2026-10-26T01:30:00Z" w16du:dateUtc="2026-10-25T22:30:00Z">
        <w:r w:rsidR="003E4E11">
          <w:rPr>
            <w:rFonts w:ascii="Times New Roman" w:hAnsi="Times New Roman" w:cs="Times New Roman"/>
            <w:sz w:val="24"/>
            <w:szCs w:val="24"/>
            <w:lang w:val="en-US"/>
          </w:rPr>
          <w:t>its other side</w:t>
        </w:r>
      </w:ins>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B696042">
            <wp:extent cx="6132403" cy="253365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145407" cy="2539023"/>
                    </a:xfrm>
                    <a:prstGeom prst="rect">
                      <a:avLst/>
                    </a:prstGeom>
                    <a:noFill/>
                    <a:ln>
                      <a:noFill/>
                    </a:ln>
                  </pic:spPr>
                </pic:pic>
              </a:graphicData>
            </a:graphic>
          </wp:inline>
        </w:drawing>
      </w:r>
    </w:p>
    <w:p w14:paraId="4E5144E9" w14:textId="5BB5FFA5"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5E05AF">
        <w:rPr>
          <w:rFonts w:ascii="Times New Roman" w:eastAsia="Times New Roman" w:hAnsi="Times New Roman" w:cs="Times New Roman"/>
          <w:sz w:val="20"/>
          <w:szCs w:val="20"/>
        </w:rPr>
        <w:t xml:space="preserve"> </w:t>
      </w:r>
      <w:ins w:id="456" w:author="Author" w:date="2026-10-26T01:31:00Z" w16du:dateUtc="2026-10-25T22:31:00Z">
        <w:r w:rsidR="003E4E11">
          <w:rPr>
            <w:rFonts w:ascii="Times New Roman" w:eastAsia="Times New Roman" w:hAnsi="Times New Roman" w:cs="Times New Roman"/>
            <w:sz w:val="20"/>
            <w:szCs w:val="20"/>
          </w:rPr>
          <w:t xml:space="preserve">(A) Epistasis is present. (B) Epistasis is absent. </w:t>
        </w:r>
      </w:ins>
      <w:del w:id="457" w:author="Author" w:date="2026-10-26T01:32:00Z" w16du:dateUtc="2026-10-25T22:32:00Z">
        <w:r w:rsidR="005E05AF" w:rsidDel="003E4E11">
          <w:rPr>
            <w:rFonts w:ascii="Times New Roman" w:eastAsia="Times New Roman" w:hAnsi="Times New Roman" w:cs="Times New Roman"/>
            <w:sz w:val="20"/>
            <w:szCs w:val="20"/>
          </w:rPr>
          <w:delText>In panel A</w:delText>
        </w:r>
        <w:r w:rsidR="001F2438" w:rsidRPr="004A20DB" w:rsidDel="003E4E11">
          <w:rPr>
            <w:rFonts w:ascii="Times New Roman" w:eastAsia="Times New Roman" w:hAnsi="Times New Roman" w:cs="Times New Roman"/>
            <w:sz w:val="20"/>
            <w:szCs w:val="20"/>
          </w:rPr>
          <w:delText xml:space="preserve"> </w:delText>
        </w:r>
        <w:r w:rsidR="005E05AF" w:rsidDel="003E4E11">
          <w:rPr>
            <w:rFonts w:ascii="Times New Roman" w:eastAsia="Times New Roman" w:hAnsi="Times New Roman" w:cs="Times New Roman"/>
            <w:sz w:val="20"/>
            <w:szCs w:val="20"/>
          </w:rPr>
          <w:delText>g</w:delText>
        </w:r>
        <w:r w:rsidR="00260AD4" w:rsidRPr="004A20DB" w:rsidDel="003E4E11">
          <w:rPr>
            <w:rFonts w:ascii="Times New Roman" w:eastAsia="Times New Roman" w:hAnsi="Times New Roman" w:cs="Times New Roman"/>
            <w:sz w:val="20"/>
            <w:szCs w:val="20"/>
          </w:rPr>
          <w:delText>ray</w:delText>
        </w:r>
        <w:r w:rsidR="001F2438" w:rsidRPr="004A20DB" w:rsidDel="003E4E11">
          <w:rPr>
            <w:rFonts w:ascii="Times New Roman" w:eastAsia="Times New Roman" w:hAnsi="Times New Roman" w:cs="Times New Roman"/>
            <w:sz w:val="20"/>
            <w:szCs w:val="20"/>
          </w:rPr>
          <w:delText xml:space="preserve"> lines at ​​​​6 and 22 </w:delText>
        </w:r>
      </w:del>
      <w:del w:id="458" w:author="Author" w:date="2026-10-26T01:31:00Z" w16du:dateUtc="2026-10-25T22:31:00Z">
        <w:r w:rsidR="00B47637" w:rsidRPr="004A20DB" w:rsidDel="003E4E11">
          <w:rPr>
            <w:rFonts w:ascii="Times New Roman" w:eastAsia="Times New Roman" w:hAnsi="Times New Roman" w:cs="Times New Roman"/>
            <w:sz w:val="20"/>
            <w:szCs w:val="20"/>
          </w:rPr>
          <w:delText>replacements</w:delText>
        </w:r>
        <w:r w:rsidR="001F2438" w:rsidRPr="004A20DB" w:rsidDel="003E4E11">
          <w:rPr>
            <w:rFonts w:ascii="Times New Roman" w:eastAsia="Times New Roman" w:hAnsi="Times New Roman" w:cs="Times New Roman"/>
            <w:sz w:val="20"/>
            <w:szCs w:val="20"/>
          </w:rPr>
          <w:delText xml:space="preserve"> </w:delText>
        </w:r>
      </w:del>
      <w:del w:id="459" w:author="Author" w:date="2026-10-26T01:32:00Z" w16du:dateUtc="2026-10-25T22:32:00Z">
        <w:r w:rsidR="001F2438" w:rsidRPr="004A20DB" w:rsidDel="003E4E11">
          <w:rPr>
            <w:rFonts w:ascii="Times New Roman" w:eastAsia="Times New Roman" w:hAnsi="Times New Roman" w:cs="Times New Roman"/>
            <w:sz w:val="20"/>
            <w:szCs w:val="20"/>
          </w:rPr>
          <w:delText xml:space="preserve">divide the two groups of sequences </w:delText>
        </w:r>
      </w:del>
      <w:del w:id="460" w:author="Author" w:date="2026-10-26T01:31:00Z" w16du:dateUtc="2026-10-25T22:31:00Z">
        <w:r w:rsidR="001F2438" w:rsidRPr="004A20DB" w:rsidDel="003E4E11">
          <w:rPr>
            <w:rFonts w:ascii="Times New Roman" w:eastAsia="Times New Roman" w:hAnsi="Times New Roman" w:cs="Times New Roman"/>
            <w:sz w:val="20"/>
            <w:szCs w:val="20"/>
          </w:rPr>
          <w:delText>numbered by Roman numerals</w:delText>
        </w:r>
      </w:del>
      <w:del w:id="461" w:author="Author" w:date="2026-10-26T01:32:00Z" w16du:dateUtc="2026-10-25T22:32:00Z">
        <w:r w:rsidR="00B47637" w:rsidRPr="004A20DB" w:rsidDel="003E4E11">
          <w:rPr>
            <w:rFonts w:ascii="Times New Roman" w:eastAsia="Times New Roman" w:hAnsi="Times New Roman" w:cs="Times New Roman"/>
            <w:sz w:val="20"/>
            <w:szCs w:val="20"/>
          </w:rPr>
          <w:delText>.</w:delText>
        </w:r>
        <w:r w:rsidRPr="004A20DB" w:rsidDel="003E4E11">
          <w:rPr>
            <w:rFonts w:ascii="Times New Roman" w:eastAsia="Times New Roman" w:hAnsi="Times New Roman" w:cs="Times New Roman"/>
            <w:sz w:val="20"/>
            <w:szCs w:val="20"/>
          </w:rPr>
          <w:delText xml:space="preserve"> Simulation </w:delText>
        </w:r>
      </w:del>
      <w:ins w:id="462" w:author="Author" w:date="2026-10-26T01:32:00Z" w16du:dateUtc="2026-10-25T22:32:00Z">
        <w:r w:rsidR="003E4E11">
          <w:rPr>
            <w:rFonts w:ascii="Times New Roman" w:eastAsia="Times New Roman" w:hAnsi="Times New Roman" w:cs="Times New Roman"/>
            <w:sz w:val="20"/>
            <w:szCs w:val="20"/>
          </w:rPr>
          <w:t>P</w:t>
        </w:r>
      </w:ins>
      <w:del w:id="463" w:author="Author" w:date="2026-10-26T01:32:00Z" w16du:dateUtc="2026-10-25T22:32:00Z">
        <w:r w:rsidRPr="004A20DB" w:rsidDel="003E4E11">
          <w:rPr>
            <w:rFonts w:ascii="Times New Roman" w:eastAsia="Times New Roman" w:hAnsi="Times New Roman" w:cs="Times New Roman"/>
            <w:sz w:val="20"/>
            <w:szCs w:val="20"/>
          </w:rPr>
          <w:delText>p</w:delText>
        </w:r>
      </w:del>
      <w:r w:rsidRPr="004A20DB">
        <w:rPr>
          <w:rFonts w:ascii="Times New Roman" w:eastAsia="Times New Roman" w:hAnsi="Times New Roman" w:cs="Times New Roman"/>
          <w:sz w:val="20"/>
          <w:szCs w:val="20"/>
        </w:rPr>
        <w:t>arameters</w:t>
      </w:r>
      <w:r w:rsidR="004144AC" w:rsidRPr="004A20DB">
        <w:rPr>
          <w:rFonts w:ascii="Times New Roman" w:eastAsia="Times New Roman" w:hAnsi="Times New Roman" w:cs="Times New Roman"/>
          <w:color w:val="000000"/>
          <w:sz w:val="20"/>
          <w:szCs w:val="20"/>
        </w:rPr>
        <w:t xml:space="preserve"> </w:t>
      </w:r>
      <w:del w:id="464" w:author="Author" w:date="2026-10-26T01:32:00Z" w16du:dateUtc="2026-10-25T22:32:00Z">
        <w:r w:rsidR="005E05AF" w:rsidDel="003E4E11">
          <w:rPr>
            <w:rFonts w:ascii="Times New Roman" w:eastAsia="Times New Roman" w:hAnsi="Times New Roman" w:cs="Times New Roman"/>
            <w:color w:val="000000"/>
            <w:sz w:val="20"/>
            <w:szCs w:val="20"/>
          </w:rPr>
          <w:delText xml:space="preserve">for panel A </w:delText>
        </w:r>
        <w:r w:rsidR="004144AC" w:rsidRPr="004A20DB" w:rsidDel="003E4E11">
          <w:rPr>
            <w:rFonts w:ascii="Times New Roman" w:eastAsia="Times New Roman" w:hAnsi="Times New Roman" w:cs="Times New Roman"/>
            <w:color w:val="000000"/>
            <w:sz w:val="20"/>
            <w:szCs w:val="20"/>
          </w:rPr>
          <w:delText xml:space="preserve">are </w:delText>
        </w:r>
      </w:del>
      <w:r w:rsidR="004144AC" w:rsidRPr="004A20DB">
        <w:rPr>
          <w:rFonts w:ascii="Times New Roman" w:eastAsia="Times New Roman" w:hAnsi="Times New Roman" w:cs="Times New Roman"/>
          <w:color w:val="000000"/>
          <w:sz w:val="20"/>
          <w:szCs w:val="20"/>
        </w:rPr>
        <w:t xml:space="preserve">as in Figure </w:t>
      </w:r>
      <w:r w:rsidR="00A66571" w:rsidRPr="004A20DB">
        <w:rPr>
          <w:rFonts w:ascii="Times New Roman" w:eastAsia="Times New Roman" w:hAnsi="Times New Roman" w:cs="Times New Roman"/>
          <w:color w:val="000000"/>
          <w:sz w:val="20"/>
          <w:szCs w:val="20"/>
        </w:rPr>
        <w:t>2</w:t>
      </w:r>
      <w:del w:id="465" w:author="Author" w:date="2026-10-26T01:32:00Z" w16du:dateUtc="2026-10-25T22:32:00Z">
        <w:r w:rsidR="005E05AF" w:rsidDel="003E4E11">
          <w:rPr>
            <w:rFonts w:ascii="Times New Roman" w:eastAsia="Times New Roman" w:hAnsi="Times New Roman" w:cs="Times New Roman"/>
            <w:color w:val="000000"/>
            <w:sz w:val="20"/>
            <w:szCs w:val="20"/>
          </w:rPr>
          <w:delText>, panel B shares all parameters with panel A except the absence of epistatis</w:delText>
        </w:r>
      </w:del>
      <w:r w:rsidR="005E05AF">
        <w:rPr>
          <w:rFonts w:ascii="Times New Roman" w:eastAsia="Times New Roman" w:hAnsi="Times New Roman" w:cs="Times New Roman"/>
          <w:color w:val="000000"/>
          <w:sz w:val="20"/>
          <w:szCs w:val="20"/>
        </w:rPr>
        <w:t>.</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CD2E09" w:rsidRDefault="000237D1" w:rsidP="00742F5B">
      <w:pPr>
        <w:spacing w:after="0" w:line="360" w:lineRule="auto"/>
        <w:jc w:val="both"/>
        <w:rPr>
          <w:rFonts w:ascii="Times New Roman" w:eastAsia="Times New Roman" w:hAnsi="Times New Roman" w:cs="Times New Roman"/>
          <w:sz w:val="20"/>
          <w:szCs w:val="20"/>
          <w:lang w:val="en-US"/>
        </w:rPr>
      </w:pPr>
    </w:p>
    <w:p w14:paraId="04E6BB1E" w14:textId="24E9311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w:t>
      </w:r>
      <w:ins w:id="466" w:author="Author" w:date="2026-10-26T01:32:00Z" w16du:dateUtc="2026-10-25T22:32:00Z">
        <w:r w:rsidR="003E4E11">
          <w:rPr>
            <w:rFonts w:ascii="Times New Roman" w:eastAsia="Times New Roman" w:hAnsi="Times New Roman" w:cs="Times New Roman"/>
            <w:sz w:val="24"/>
            <w:szCs w:val="24"/>
          </w:rPr>
          <w:t xml:space="preserve">the </w:t>
        </w:r>
      </w:ins>
      <w:r w:rsidR="009A1A23" w:rsidRPr="004A20DB">
        <w:rPr>
          <w:rFonts w:ascii="Times New Roman" w:eastAsia="Times New Roman" w:hAnsi="Times New Roman" w:cs="Times New Roman"/>
          <w:sz w:val="24"/>
          <w:szCs w:val="24"/>
        </w:rPr>
        <w:t>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w:t>
      </w:r>
      <w:del w:id="467" w:author="Author" w:date="2026-10-26T01:32:00Z" w16du:dateUtc="2026-10-25T22:32:00Z">
        <w:r w:rsidRPr="004A20DB" w:rsidDel="003E4E11">
          <w:rPr>
            <w:rFonts w:ascii="Times New Roman" w:eastAsia="Times New Roman" w:hAnsi="Times New Roman" w:cs="Times New Roman"/>
            <w:sz w:val="24"/>
            <w:szCs w:val="24"/>
          </w:rPr>
          <w:delText xml:space="preserve">had </w:delText>
        </w:r>
      </w:del>
      <w:ins w:id="468" w:author="Author" w:date="2026-10-26T01:32:00Z" w16du:dateUtc="2026-10-25T22:32:00Z">
        <w:r w:rsidR="003E4E11" w:rsidRPr="004A20DB">
          <w:rPr>
            <w:rFonts w:ascii="Times New Roman" w:eastAsia="Times New Roman" w:hAnsi="Times New Roman" w:cs="Times New Roman"/>
            <w:sz w:val="24"/>
            <w:szCs w:val="24"/>
          </w:rPr>
          <w:t>ha</w:t>
        </w:r>
        <w:r w:rsidR="003E4E11">
          <w:rPr>
            <w:rFonts w:ascii="Times New Roman" w:eastAsia="Times New Roman" w:hAnsi="Times New Roman" w:cs="Times New Roman"/>
            <w:sz w:val="24"/>
            <w:szCs w:val="24"/>
          </w:rPr>
          <w:t>s</w:t>
        </w:r>
        <w:r w:rsidR="003E4E11"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t>
      </w:r>
      <w:del w:id="469" w:author="Author" w:date="2026-10-26T01:33:00Z" w16du:dateUtc="2026-10-25T22:33:00Z">
        <w:r w:rsidR="00C93F5D" w:rsidRPr="004A20DB" w:rsidDel="003E4E11">
          <w:rPr>
            <w:rFonts w:ascii="Times New Roman" w:eastAsia="Times New Roman" w:hAnsi="Times New Roman" w:cs="Times New Roman"/>
            <w:sz w:val="24"/>
            <w:szCs w:val="24"/>
          </w:rPr>
          <w:delText xml:space="preserve">were </w:delText>
        </w:r>
      </w:del>
      <w:ins w:id="470" w:author="Author" w:date="2026-10-26T01:33:00Z" w16du:dateUtc="2026-10-25T22:33:00Z">
        <w:r w:rsidR="003E4E11">
          <w:rPr>
            <w:rFonts w:ascii="Times New Roman" w:eastAsia="Times New Roman" w:hAnsi="Times New Roman" w:cs="Times New Roman"/>
            <w:sz w:val="24"/>
            <w:szCs w:val="24"/>
          </w:rPr>
          <w:t>are</w:t>
        </w:r>
        <w:r w:rsidR="003E4E11" w:rsidRPr="004A20DB">
          <w:rPr>
            <w:rFonts w:ascii="Times New Roman" w:eastAsia="Times New Roman" w:hAnsi="Times New Roman" w:cs="Times New Roman"/>
            <w:sz w:val="24"/>
            <w:szCs w:val="24"/>
          </w:rPr>
          <w:t xml:space="preserve"> </w:t>
        </w:r>
      </w:ins>
      <w:r w:rsidR="00C93F5D" w:rsidRPr="004A20DB">
        <w:rPr>
          <w:rFonts w:ascii="Times New Roman" w:eastAsia="Times New Roman" w:hAnsi="Times New Roman" w:cs="Times New Roman"/>
          <w:sz w:val="24"/>
          <w:szCs w:val="24"/>
        </w:rPr>
        <w:t>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 xml:space="preserve">Then </w:t>
      </w:r>
      <w:del w:id="471" w:author="Author" w:date="2026-10-26T01:33:00Z" w16du:dateUtc="2026-10-25T22:33:00Z">
        <w:r w:rsidR="003A5E2B" w:rsidRPr="004A20DB" w:rsidDel="003E4E11">
          <w:rPr>
            <w:rFonts w:ascii="Times New Roman" w:eastAsia="Times New Roman" w:hAnsi="Times New Roman" w:cs="Times New Roman"/>
            <w:sz w:val="24"/>
            <w:szCs w:val="24"/>
          </w:rPr>
          <w:delText xml:space="preserve">we conducted </w:delText>
        </w:r>
      </w:del>
      <w:ins w:id="472" w:author="Author" w:date="2026-10-26T01:33:00Z" w16du:dateUtc="2026-10-25T22:33:00Z">
        <w:r w:rsidR="003E4E11">
          <w:rPr>
            <w:rFonts w:ascii="Times New Roman" w:eastAsia="Times New Roman" w:hAnsi="Times New Roman" w:cs="Times New Roman"/>
            <w:sz w:val="24"/>
            <w:szCs w:val="24"/>
          </w:rPr>
          <w:t xml:space="preserve">a </w:t>
        </w:r>
      </w:ins>
      <w:r w:rsidR="003A5E2B" w:rsidRPr="004A20DB">
        <w:rPr>
          <w:rFonts w:ascii="Times New Roman" w:eastAsia="Times New Roman" w:hAnsi="Times New Roman" w:cs="Times New Roman"/>
          <w:sz w:val="24"/>
          <w:szCs w:val="24"/>
        </w:rPr>
        <w:t>bootstrapping procedure</w:t>
      </w:r>
      <w:ins w:id="473" w:author="Author" w:date="2026-10-26T01:33:00Z" w16du:dateUtc="2026-10-25T22:33:00Z">
        <w:r w:rsidR="003E4E11">
          <w:rPr>
            <w:rFonts w:ascii="Times New Roman" w:eastAsia="Times New Roman" w:hAnsi="Times New Roman" w:cs="Times New Roman"/>
            <w:sz w:val="24"/>
            <w:szCs w:val="24"/>
          </w:rPr>
          <w:t xml:space="preserve"> is conducted</w:t>
        </w:r>
      </w:ins>
      <w:r w:rsidR="003A5E2B" w:rsidRPr="004A20DB">
        <w:rPr>
          <w:rFonts w:ascii="Times New Roman" w:eastAsia="Times New Roman" w:hAnsi="Times New Roman" w:cs="Times New Roman"/>
          <w:sz w:val="24"/>
          <w:szCs w:val="24"/>
        </w:rPr>
        <w:t xml:space="preserve">, in which sequences from each peak </w:t>
      </w:r>
      <w:del w:id="474" w:author="Author" w:date="2026-10-26T01:33:00Z" w16du:dateUtc="2026-10-25T22:33:00Z">
        <w:r w:rsidR="003A5E2B" w:rsidRPr="004A20DB" w:rsidDel="003E4E11">
          <w:rPr>
            <w:rFonts w:ascii="Times New Roman" w:eastAsia="Times New Roman" w:hAnsi="Times New Roman" w:cs="Times New Roman"/>
            <w:sz w:val="24"/>
            <w:szCs w:val="24"/>
          </w:rPr>
          <w:delText xml:space="preserve">were </w:delText>
        </w:r>
      </w:del>
      <w:ins w:id="475" w:author="Author" w:date="2026-10-26T01:33:00Z" w16du:dateUtc="2026-10-25T22:33:00Z">
        <w:r w:rsidR="003E4E11">
          <w:rPr>
            <w:rFonts w:ascii="Times New Roman" w:eastAsia="Times New Roman" w:hAnsi="Times New Roman" w:cs="Times New Roman"/>
            <w:sz w:val="24"/>
            <w:szCs w:val="24"/>
          </w:rPr>
          <w:t>are</w:t>
        </w:r>
        <w:r w:rsidR="003E4E11" w:rsidRPr="004A20DB">
          <w:rPr>
            <w:rFonts w:ascii="Times New Roman" w:eastAsia="Times New Roman" w:hAnsi="Times New Roman" w:cs="Times New Roman"/>
            <w:sz w:val="24"/>
            <w:szCs w:val="24"/>
          </w:rPr>
          <w:t xml:space="preserve"> </w:t>
        </w:r>
      </w:ins>
      <w:r w:rsidR="003A5E2B" w:rsidRPr="004A20DB">
        <w:rPr>
          <w:rFonts w:ascii="Times New Roman" w:eastAsia="Times New Roman" w:hAnsi="Times New Roman" w:cs="Times New Roman"/>
          <w:sz w:val="24"/>
          <w:szCs w:val="24"/>
        </w:rPr>
        <w:t>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w:t>
      </w:r>
      <w:del w:id="476" w:author="Author" w:date="2026-10-26T01:33:00Z" w16du:dateUtc="2026-10-25T22:33:00Z">
        <w:r w:rsidR="009A1A23" w:rsidRPr="004A20DB" w:rsidDel="003E4E11">
          <w:rPr>
            <w:rFonts w:ascii="Times New Roman" w:eastAsia="Times New Roman" w:hAnsi="Times New Roman" w:cs="Times New Roman"/>
            <w:sz w:val="24"/>
            <w:szCs w:val="24"/>
          </w:rPr>
          <w:delText xml:space="preserve">samples </w:delText>
        </w:r>
      </w:del>
      <w:ins w:id="477" w:author="Author" w:date="2026-10-26T01:33:00Z" w16du:dateUtc="2026-10-25T22:33:00Z">
        <w:r w:rsidR="003E4E11">
          <w:rPr>
            <w:rFonts w:ascii="Times New Roman" w:eastAsia="Times New Roman" w:hAnsi="Times New Roman" w:cs="Times New Roman"/>
            <w:sz w:val="24"/>
            <w:szCs w:val="24"/>
          </w:rPr>
          <w:t>sequence sets</w:t>
        </w:r>
        <w:r w:rsidR="003E4E11" w:rsidRPr="004A20DB">
          <w:rPr>
            <w:rFonts w:ascii="Times New Roman" w:eastAsia="Times New Roman" w:hAnsi="Times New Roman" w:cs="Times New Roman"/>
            <w:sz w:val="24"/>
            <w:szCs w:val="24"/>
          </w:rPr>
          <w:t xml:space="preserve"> </w:t>
        </w:r>
      </w:ins>
      <w:del w:id="478" w:author="Author" w:date="2026-10-26T01:33:00Z" w16du:dateUtc="2026-10-25T22:33:00Z">
        <w:r w:rsidR="009A1A23" w:rsidRPr="004A20DB" w:rsidDel="003E4E11">
          <w:rPr>
            <w:rFonts w:ascii="Times New Roman" w:eastAsia="Times New Roman" w:hAnsi="Times New Roman" w:cs="Times New Roman"/>
            <w:sz w:val="24"/>
            <w:szCs w:val="24"/>
          </w:rPr>
          <w:delText xml:space="preserve">were </w:delText>
        </w:r>
      </w:del>
      <w:ins w:id="479" w:author="Author" w:date="2026-10-26T01:33:00Z" w16du:dateUtc="2026-10-25T22:33:00Z">
        <w:r w:rsidR="003E4E11">
          <w:rPr>
            <w:rFonts w:ascii="Times New Roman" w:eastAsia="Times New Roman" w:hAnsi="Times New Roman" w:cs="Times New Roman"/>
            <w:sz w:val="24"/>
            <w:szCs w:val="24"/>
          </w:rPr>
          <w:t>are</w:t>
        </w:r>
        <w:r w:rsidR="003E4E11" w:rsidRPr="004A20DB">
          <w:rPr>
            <w:rFonts w:ascii="Times New Roman" w:eastAsia="Times New Roman" w:hAnsi="Times New Roman" w:cs="Times New Roman"/>
            <w:sz w:val="24"/>
            <w:szCs w:val="24"/>
          </w:rPr>
          <w:t xml:space="preserve"> </w:t>
        </w:r>
      </w:ins>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del w:id="480" w:author="Author" w:date="2026-10-26T01:33:00Z" w16du:dateUtc="2026-10-25T22:33:00Z">
        <w:r w:rsidR="003A5E2B" w:rsidRPr="004A20DB" w:rsidDel="003E4E11">
          <w:rPr>
            <w:rFonts w:ascii="Times New Roman" w:eastAsia="Times New Roman" w:hAnsi="Times New Roman" w:cs="Times New Roman"/>
            <w:sz w:val="24"/>
            <w:szCs w:val="24"/>
          </w:rPr>
          <w:delText xml:space="preserve"> </w:delText>
        </w:r>
      </w:del>
      <w:r w:rsidR="003A5E2B" w:rsidRPr="004A20DB">
        <w:rPr>
          <w:rFonts w:ascii="Times New Roman" w:eastAsia="Times New Roman" w:hAnsi="Times New Roman" w:cs="Times New Roman"/>
          <w:sz w:val="24"/>
          <w:szCs w:val="24"/>
        </w:rPr>
        <w:t xml:space="preserve">detection </w:t>
      </w:r>
      <w:r w:rsidR="009A1A23" w:rsidRPr="004A20DB">
        <w:rPr>
          <w:rFonts w:ascii="Times New Roman" w:eastAsia="Times New Roman" w:hAnsi="Times New Roman" w:cs="Times New Roman"/>
          <w:sz w:val="24"/>
          <w:szCs w:val="24"/>
        </w:rPr>
        <w:t>method described above.</w:t>
      </w:r>
    </w:p>
    <w:p w14:paraId="2BABED1A" w14:textId="7D56D9DF"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w:t>
      </w:r>
      <w:del w:id="481" w:author="Author" w:date="2026-10-26T01:33:00Z" w16du:dateUtc="2026-10-25T22:33:00Z">
        <w:r w:rsidRPr="004A20DB" w:rsidDel="003E4E11">
          <w:rPr>
            <w:rFonts w:ascii="Times New Roman" w:eastAsia="Times New Roman" w:hAnsi="Times New Roman" w:cs="Times New Roman"/>
            <w:sz w:val="24"/>
            <w:szCs w:val="24"/>
          </w:rPr>
          <w:delText>resulting</w:delText>
        </w:r>
        <w:r w:rsidR="000018A6" w:rsidRPr="004A20DB" w:rsidDel="003E4E11">
          <w:rPr>
            <w:rFonts w:ascii="Times New Roman" w:eastAsia="Times New Roman" w:hAnsi="Times New Roman" w:cs="Times New Roman"/>
            <w:sz w:val="24"/>
            <w:szCs w:val="24"/>
          </w:rPr>
          <w:delText xml:space="preserve"> </w:delText>
        </w:r>
      </w:del>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1BB2E11"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number of false </w:t>
      </w:r>
      <w:r w:rsidR="00C93F5D" w:rsidRPr="004A20DB">
        <w:rPr>
          <w:rFonts w:ascii="Times New Roman" w:eastAsia="Times New Roman" w:hAnsi="Times New Roman" w:cs="Times New Roman"/>
          <w:sz w:val="24"/>
          <w:szCs w:val="24"/>
        </w:rPr>
        <w:t xml:space="preserve">positive interactions </w:t>
      </w:r>
      <w:del w:id="482" w:author="Author" w:date="2026-10-26T01:34:00Z" w16du:dateUtc="2026-10-25T22:34:00Z">
        <w:r w:rsidR="00C93F5D" w:rsidRPr="004A20DB" w:rsidDel="003E4E11">
          <w:rPr>
            <w:rFonts w:ascii="Times New Roman" w:eastAsia="Times New Roman" w:hAnsi="Times New Roman" w:cs="Times New Roman"/>
            <w:sz w:val="24"/>
            <w:szCs w:val="24"/>
          </w:rPr>
          <w:delText>remained</w:delText>
        </w:r>
        <w:r w:rsidRPr="004A20DB" w:rsidDel="003E4E11">
          <w:rPr>
            <w:rFonts w:ascii="Times New Roman" w:eastAsia="Times New Roman" w:hAnsi="Times New Roman" w:cs="Times New Roman"/>
            <w:sz w:val="24"/>
            <w:szCs w:val="24"/>
          </w:rPr>
          <w:delText xml:space="preserve"> </w:delText>
        </w:r>
      </w:del>
      <w:ins w:id="483" w:author="Author" w:date="2026-10-26T01:34:00Z" w16du:dateUtc="2026-10-25T22:34:00Z">
        <w:r w:rsidR="003E4E11" w:rsidRPr="004A20DB">
          <w:rPr>
            <w:rFonts w:ascii="Times New Roman" w:eastAsia="Times New Roman" w:hAnsi="Times New Roman" w:cs="Times New Roman"/>
            <w:sz w:val="24"/>
            <w:szCs w:val="24"/>
          </w:rPr>
          <w:t>remain</w:t>
        </w:r>
        <w:r w:rsidR="003E4E11">
          <w:rPr>
            <w:rFonts w:ascii="Times New Roman" w:eastAsia="Times New Roman" w:hAnsi="Times New Roman" w:cs="Times New Roman"/>
            <w:sz w:val="24"/>
            <w:szCs w:val="24"/>
          </w:rPr>
          <w:t>s</w:t>
        </w:r>
        <w:r w:rsidR="003E4E11"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del w:id="484" w:author="Author" w:date="2026-10-26T01:34:00Z" w16du:dateUtc="2026-10-25T22:34:00Z">
        <w:r w:rsidR="00C93F5D" w:rsidRPr="004A20DB" w:rsidDel="003E4E11">
          <w:rPr>
            <w:rFonts w:ascii="Times New Roman" w:eastAsia="Times New Roman" w:hAnsi="Times New Roman" w:cs="Times New Roman"/>
            <w:sz w:val="24"/>
            <w:szCs w:val="24"/>
          </w:rPr>
          <w:delText xml:space="preserve">was </w:delText>
        </w:r>
      </w:del>
      <w:ins w:id="485" w:author="Author" w:date="2026-10-26T01:34:00Z" w16du:dateUtc="2026-10-25T22:34:00Z">
        <w:r w:rsidR="003E4E11">
          <w:rPr>
            <w:rFonts w:ascii="Times New Roman" w:eastAsia="Times New Roman" w:hAnsi="Times New Roman" w:cs="Times New Roman"/>
            <w:sz w:val="24"/>
            <w:szCs w:val="24"/>
          </w:rPr>
          <w:t>is</w:t>
        </w:r>
        <w:r w:rsidR="003E4E11"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ins w:id="486" w:author="Author" w:date="2026-10-26T01:34:00Z" w16du:dateUtc="2026-10-25T22:34:00Z">
        <w:r w:rsidR="003E4E11">
          <w:rPr>
            <w:rFonts w:ascii="Times New Roman" w:eastAsia="Times New Roman" w:hAnsi="Times New Roman" w:cs="Times New Roman"/>
            <w:sz w:val="24"/>
            <w:szCs w:val="24"/>
          </w:rPr>
          <w:t xml:space="preserve"> interactions</w:t>
        </w:r>
      </w:ins>
      <w:del w:id="487" w:author="Author" w:date="2026-10-26T01:34:00Z" w16du:dateUtc="2026-10-25T22:34:00Z">
        <w:r w:rsidR="00C93F5D" w:rsidRPr="004A20DB" w:rsidDel="003E4E11">
          <w:rPr>
            <w:rFonts w:ascii="Times New Roman" w:eastAsia="Times New Roman" w:hAnsi="Times New Roman" w:cs="Times New Roman"/>
            <w:sz w:val="24"/>
            <w:szCs w:val="24"/>
          </w:rPr>
          <w:delText xml:space="preserve">s only </w:delText>
        </w:r>
      </w:del>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Therefore</w:t>
      </w:r>
      <w:ins w:id="488" w:author="Author" w:date="2026-10-26T01:34:00Z" w16du:dateUtc="2026-10-25T22:34:00Z">
        <w:r w:rsidR="003E4E11">
          <w:rPr>
            <w:rFonts w:ascii="Times New Roman" w:eastAsia="Times New Roman" w:hAnsi="Times New Roman" w:cs="Times New Roman"/>
            <w:sz w:val="24"/>
            <w:szCs w:val="24"/>
          </w:rPr>
          <w:t>,</w:t>
        </w:r>
      </w:ins>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lastRenderedPageBreak/>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48E992B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ins w:id="489" w:author="Author" w:date="2026-10-25T23:43:00Z">
        <w:r w:rsidR="006A1716">
          <w:rPr>
            <w:rFonts w:ascii="Times New Roman" w:eastAsia="Times New Roman" w:hAnsi="Times New Roman" w:cs="Times New Roman"/>
            <w:sz w:val="20"/>
            <w:szCs w:val="20"/>
          </w:rPr>
          <w:t xml:space="preserve"> </w:t>
        </w:r>
        <w:bookmarkStart w:id="490" w:name="_Hlk243864459"/>
        <w:r w:rsidR="006A1716">
          <w:rPr>
            <w:rFonts w:ascii="Times New Roman" w:eastAsia="Times New Roman" w:hAnsi="Times New Roman" w:cs="Times New Roman"/>
            <w:sz w:val="20"/>
            <w:szCs w:val="20"/>
          </w:rPr>
          <w:t>Minimum samp</w:t>
        </w:r>
      </w:ins>
      <w:ins w:id="491" w:author="Author" w:date="2026-10-25T23:44:00Z">
        <w:r w:rsidR="006A1716">
          <w:rPr>
            <w:rFonts w:ascii="Times New Roman" w:eastAsia="Times New Roman" w:hAnsi="Times New Roman" w:cs="Times New Roman"/>
            <w:sz w:val="20"/>
            <w:szCs w:val="20"/>
          </w:rPr>
          <w:t xml:space="preserve">le size is approximately 1000 </w:t>
        </w:r>
      </w:ins>
      <w:ins w:id="492" w:author="Author" w:date="2026-10-25T23:46:00Z">
        <w:r w:rsidR="006A1716">
          <w:rPr>
            <w:rFonts w:ascii="Times New Roman" w:eastAsia="Times New Roman" w:hAnsi="Times New Roman" w:cs="Times New Roman"/>
            <w:sz w:val="20"/>
            <w:szCs w:val="20"/>
          </w:rPr>
          <w:t xml:space="preserve">good </w:t>
        </w:r>
      </w:ins>
      <w:ins w:id="493" w:author="Author" w:date="2026-10-25T23:44:00Z">
        <w:r w:rsidR="006A1716">
          <w:rPr>
            <w:rFonts w:ascii="Times New Roman" w:eastAsia="Times New Roman" w:hAnsi="Times New Roman" w:cs="Times New Roman"/>
            <w:sz w:val="20"/>
            <w:szCs w:val="20"/>
          </w:rPr>
          <w:t xml:space="preserve">sequences </w:t>
        </w:r>
      </w:ins>
      <w:ins w:id="494" w:author="Author" w:date="2026-10-25T23:46:00Z">
        <w:r w:rsidR="006C3FA0">
          <w:rPr>
            <w:rFonts w:ascii="Times New Roman" w:eastAsia="Times New Roman" w:hAnsi="Times New Roman" w:cs="Times New Roman"/>
            <w:sz w:val="20"/>
            <w:szCs w:val="20"/>
          </w:rPr>
          <w:t>per one population, min</w:t>
        </w:r>
      </w:ins>
      <w:ins w:id="495" w:author="Author" w:date="2026-10-25T23:47:00Z">
        <w:r w:rsidR="006C3FA0">
          <w:rPr>
            <w:rFonts w:ascii="Times New Roman" w:eastAsia="Times New Roman" w:hAnsi="Times New Roman" w:cs="Times New Roman"/>
            <w:sz w:val="20"/>
            <w:szCs w:val="20"/>
          </w:rPr>
          <w:t>imal population number is six.</w:t>
        </w:r>
      </w:ins>
      <w:bookmarkEnd w:id="490"/>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5E8D5EB2"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0D541C">
        <w:rPr>
          <w:rFonts w:ascii="Times New Roman" w:eastAsia="Times New Roman" w:hAnsi="Times New Roman" w:cs="Times New Roman"/>
          <w:b/>
          <w:color w:val="000000"/>
          <w:sz w:val="20"/>
          <w:szCs w:val="20"/>
        </w:rPr>
        <w:t>5</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r w:rsidR="009F2839" w:rsidRPr="004A20DB">
        <w:rPr>
          <w:rFonts w:ascii="Times New Roman" w:eastAsia="Times New Roman" w:hAnsi="Times New Roman" w:cs="Times New Roman"/>
          <w:sz w:val="24"/>
          <w:szCs w:val="24"/>
        </w:rPr>
        <w:t xml:space="preserve">epistastic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Del="003E14ED" w:rsidRDefault="0076272C" w:rsidP="00041B5C">
      <w:pPr>
        <w:spacing w:after="0" w:line="360" w:lineRule="auto"/>
        <w:ind w:firstLine="709"/>
        <w:jc w:val="both"/>
        <w:rPr>
          <w:del w:id="496" w:author="Author" w:date="2026-10-26T01:46:00Z" w16du:dateUtc="2026-10-25T22:46:00Z"/>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419BECB2" w:rsidR="000B7AE2" w:rsidRPr="004A20DB" w:rsidDel="006C3FA0" w:rsidRDefault="008045FD" w:rsidP="00041B5C">
      <w:pPr>
        <w:spacing w:after="0" w:line="360" w:lineRule="auto"/>
        <w:ind w:firstLine="709"/>
        <w:jc w:val="both"/>
        <w:rPr>
          <w:moveFrom w:id="497" w:author="Author" w:date="2026-10-25T23:54:00Z"/>
          <w:rFonts w:ascii="Times New Roman" w:eastAsia="Times New Roman" w:hAnsi="Times New Roman" w:cs="Times New Roman"/>
          <w:b/>
          <w:sz w:val="24"/>
          <w:szCs w:val="24"/>
        </w:rPr>
      </w:pPr>
      <w:moveFromRangeStart w:id="498" w:author="Author" w:date="2026-10-25T23:54:00Z" w:name="move243864863"/>
      <w:moveFrom w:id="499" w:author="Author" w:date="2026-10-25T23:54:00Z">
        <w:r w:rsidRPr="004A20DB" w:rsidDel="006C3FA0">
          <w:rPr>
            <w:rFonts w:ascii="Times New Roman" w:eastAsia="Times New Roman" w:hAnsi="Times New Roman" w:cs="Times New Roman"/>
            <w:b/>
            <w:sz w:val="24"/>
            <w:szCs w:val="24"/>
          </w:rPr>
          <w:t xml:space="preserve">Biological </w:t>
        </w:r>
        <w:r w:rsidR="00894E42" w:rsidRPr="004A20DB" w:rsidDel="006C3FA0">
          <w:rPr>
            <w:rFonts w:ascii="Times New Roman" w:eastAsia="Times New Roman" w:hAnsi="Times New Roman" w:cs="Times New Roman"/>
            <w:b/>
            <w:sz w:val="24"/>
            <w:szCs w:val="24"/>
          </w:rPr>
          <w:t>function of the predicted</w:t>
        </w:r>
        <w:r w:rsidRPr="004A20DB" w:rsidDel="006C3FA0">
          <w:rPr>
            <w:rFonts w:ascii="Times New Roman" w:eastAsia="Times New Roman" w:hAnsi="Times New Roman" w:cs="Times New Roman"/>
            <w:b/>
            <w:sz w:val="24"/>
            <w:szCs w:val="24"/>
          </w:rPr>
          <w:t xml:space="preserve"> interacti</w:t>
        </w:r>
        <w:r w:rsidR="00894E42" w:rsidRPr="004A20DB" w:rsidDel="006C3FA0">
          <w:rPr>
            <w:rFonts w:ascii="Times New Roman" w:eastAsia="Times New Roman" w:hAnsi="Times New Roman" w:cs="Times New Roman"/>
            <w:b/>
            <w:sz w:val="24"/>
            <w:szCs w:val="24"/>
          </w:rPr>
          <w:t>ng sites</w:t>
        </w:r>
      </w:moveFrom>
    </w:p>
    <w:p w14:paraId="0C9E196A" w14:textId="71239601" w:rsidR="00F97495" w:rsidRPr="004A20DB" w:rsidDel="006C3FA0" w:rsidRDefault="001201A7" w:rsidP="00041B5C">
      <w:pPr>
        <w:spacing w:after="0" w:line="360" w:lineRule="auto"/>
        <w:ind w:firstLine="709"/>
        <w:jc w:val="both"/>
        <w:rPr>
          <w:moveFrom w:id="500" w:author="Author" w:date="2026-10-25T23:54:00Z"/>
          <w:rFonts w:ascii="Times New Roman" w:eastAsia="Times New Roman" w:hAnsi="Times New Roman" w:cs="Times New Roman"/>
          <w:sz w:val="24"/>
          <w:szCs w:val="24"/>
          <w:lang w:val="en-US"/>
        </w:rPr>
      </w:pPr>
      <w:moveFrom w:id="501" w:author="Author" w:date="2026-10-25T23:54:00Z">
        <w:r w:rsidRPr="004A20DB" w:rsidDel="006C3FA0">
          <w:rPr>
            <w:rFonts w:ascii="Times New Roman" w:eastAsia="Times New Roman" w:hAnsi="Times New Roman" w:cs="Times New Roman"/>
            <w:sz w:val="24"/>
            <w:szCs w:val="24"/>
            <w:lang w:val="en-US"/>
          </w:rPr>
          <w:t xml:space="preserve">Mutations E484K and N501Y are well-known mutations of the </w:t>
        </w:r>
        <w:r w:rsidR="00F97495" w:rsidRPr="004A20DB" w:rsidDel="006C3FA0">
          <w:rPr>
            <w:rFonts w:ascii="Times New Roman" w:eastAsia="Times New Roman" w:hAnsi="Times New Roman" w:cs="Times New Roman"/>
            <w:sz w:val="24"/>
            <w:szCs w:val="24"/>
            <w:lang w:val="en-US"/>
          </w:rPr>
          <w:t>receptor-binding domain</w:t>
        </w:r>
        <w:r w:rsidRPr="004A20DB" w:rsidDel="006C3FA0">
          <w:rPr>
            <w:rFonts w:ascii="Times New Roman" w:eastAsia="Times New Roman" w:hAnsi="Times New Roman" w:cs="Times New Roman"/>
            <w:sz w:val="24"/>
            <w:szCs w:val="24"/>
            <w:lang w:val="en-US"/>
          </w:rPr>
          <w:t xml:space="preserve"> of </w:t>
        </w:r>
        <w:r w:rsidR="005E3E8C" w:rsidRPr="004A20DB" w:rsidDel="006C3FA0">
          <w:rPr>
            <w:rFonts w:ascii="Times New Roman" w:eastAsia="Times New Roman" w:hAnsi="Times New Roman" w:cs="Times New Roman"/>
            <w:sz w:val="24"/>
            <w:szCs w:val="24"/>
            <w:lang w:val="en-US"/>
          </w:rPr>
          <w:t xml:space="preserve">the </w:t>
        </w:r>
        <w:r w:rsidRPr="004A20DB" w:rsidDel="006C3FA0">
          <w:rPr>
            <w:rFonts w:ascii="Times New Roman" w:eastAsia="Times New Roman" w:hAnsi="Times New Roman" w:cs="Times New Roman"/>
            <w:sz w:val="24"/>
            <w:szCs w:val="24"/>
            <w:lang w:val="en-US"/>
          </w:rPr>
          <w:t>coronavirus</w:t>
        </w:r>
        <w:r w:rsidR="005F15B1" w:rsidRPr="004A20DB" w:rsidDel="006C3FA0">
          <w:rPr>
            <w:rFonts w:ascii="Times New Roman" w:eastAsia="Times New Roman" w:hAnsi="Times New Roman" w:cs="Times New Roman"/>
            <w:sz w:val="24"/>
            <w:szCs w:val="24"/>
            <w:lang w:val="en-US"/>
          </w:rPr>
          <w:t xml:space="preserve"> in Spike</w:t>
        </w:r>
        <w:r w:rsidRPr="004A20DB" w:rsidDel="006C3FA0">
          <w:rPr>
            <w:rFonts w:ascii="Times New Roman" w:eastAsia="Times New Roman" w:hAnsi="Times New Roman" w:cs="Times New Roman"/>
            <w:sz w:val="24"/>
            <w:szCs w:val="24"/>
            <w:lang w:val="en-US"/>
          </w:rPr>
          <w:t xml:space="preserve">. The first is responsible for </w:t>
        </w:r>
        <w:r w:rsidR="00F97495" w:rsidRPr="004A20DB" w:rsidDel="006C3FA0">
          <w:rPr>
            <w:rFonts w:ascii="Times New Roman" w:eastAsia="Times New Roman" w:hAnsi="Times New Roman" w:cs="Times New Roman"/>
            <w:sz w:val="24"/>
            <w:szCs w:val="24"/>
            <w:lang w:val="en-US"/>
          </w:rPr>
          <w:t xml:space="preserve">the viral  </w:t>
        </w:r>
        <w:r w:rsidRPr="004A20DB" w:rsidDel="006C3FA0">
          <w:rPr>
            <w:rFonts w:ascii="Times New Roman" w:eastAsia="Times New Roman" w:hAnsi="Times New Roman" w:cs="Times New Roman"/>
            <w:sz w:val="24"/>
            <w:szCs w:val="24"/>
            <w:lang w:val="en-US"/>
          </w:rPr>
          <w:t>escape</w:t>
        </w:r>
        <w:r w:rsidR="00F97495" w:rsidRPr="004A20DB" w:rsidDel="006C3FA0">
          <w:rPr>
            <w:rFonts w:ascii="Times New Roman" w:eastAsia="Times New Roman" w:hAnsi="Times New Roman" w:cs="Times New Roman"/>
            <w:sz w:val="24"/>
            <w:szCs w:val="24"/>
            <w:lang w:val="en-US"/>
          </w:rPr>
          <w:t xml:space="preserve"> from the immune response </w:t>
        </w:r>
        <w:r w:rsidRPr="004A20DB" w:rsidDel="006C3FA0">
          <w:rPr>
            <w:rFonts w:ascii="Times New Roman" w:eastAsia="Times New Roman" w:hAnsi="Times New Roman" w:cs="Times New Roman"/>
            <w:sz w:val="24"/>
            <w:szCs w:val="24"/>
            <w:lang w:val="en-US"/>
          </w:rPr>
          <w:t xml:space="preserve"> and </w:t>
        </w:r>
        <w:r w:rsidR="005E3E8C" w:rsidRPr="004A20DB" w:rsidDel="006C3FA0">
          <w:rPr>
            <w:rFonts w:ascii="Times New Roman" w:eastAsia="Times New Roman" w:hAnsi="Times New Roman" w:cs="Times New Roman"/>
            <w:sz w:val="24"/>
            <w:szCs w:val="24"/>
            <w:lang w:val="en-US"/>
          </w:rPr>
          <w:t xml:space="preserve">is </w:t>
        </w:r>
        <w:r w:rsidRPr="004A20DB" w:rsidDel="006C3FA0">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sidDel="006C3FA0">
          <w:rPr>
            <w:rFonts w:ascii="Times New Roman" w:eastAsia="Times New Roman" w:hAnsi="Times New Roman" w:cs="Times New Roman"/>
            <w:sz w:val="24"/>
            <w:szCs w:val="24"/>
            <w:lang w:val="en-US"/>
          </w:rPr>
          <w:t xml:space="preserve">1-2 orders of magnitude </w:t>
        </w:r>
        <w:r w:rsidRPr="004A20DB" w:rsidDel="006C3FA0">
          <w:rPr>
            <w:rFonts w:ascii="Times New Roman" w:eastAsia="Times New Roman" w:hAnsi="Times New Roman" w:cs="Times New Roman"/>
            <w:sz w:val="24"/>
            <w:szCs w:val="24"/>
            <w:lang w:val="en-US"/>
          </w:rPr>
          <w:t>, while the second improves the binding of coronavirus to the human ACE2 receptor</w:t>
        </w:r>
        <w:r w:rsidR="00F97495" w:rsidRPr="004A20DB" w:rsidDel="006C3FA0">
          <w:rPr>
            <w:rFonts w:ascii="Times New Roman" w:eastAsia="Times New Roman" w:hAnsi="Times New Roman" w:cs="Times New Roman"/>
            <w:sz w:val="24"/>
            <w:szCs w:val="24"/>
            <w:lang w:val="en-US"/>
          </w:rPr>
          <w:t xml:space="preserve"> on cell surface</w:t>
        </w:r>
        <w:r w:rsidRPr="004A20DB" w:rsidDel="006C3FA0">
          <w:rPr>
            <w:rFonts w:ascii="Times New Roman" w:eastAsia="Times New Roman" w:hAnsi="Times New Roman" w:cs="Times New Roman"/>
            <w:sz w:val="24"/>
            <w:szCs w:val="24"/>
            <w:lang w:val="en-US"/>
          </w:rPr>
          <w:t xml:space="preserve"> and increases viral replication in upper respiratory tract cells. </w:t>
        </w:r>
        <w:r w:rsidR="00CD5292" w:rsidDel="006C3FA0">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sidDel="006C3FA0">
          <w:rPr>
            <w:rFonts w:ascii="Times New Roman" w:eastAsia="Times New Roman" w:hAnsi="Times New Roman" w:cs="Times New Roman"/>
            <w:sz w:val="24"/>
            <w:szCs w:val="24"/>
            <w:lang w:val="en-US"/>
          </w:rPr>
          <w:instrText xml:space="preserve"> ADDIN EN.CITE </w:instrText>
        </w:r>
        <w:r w:rsidR="00CD5292" w:rsidDel="006C3FA0">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sidDel="006C3FA0">
          <w:rPr>
            <w:rFonts w:ascii="Times New Roman" w:eastAsia="Times New Roman" w:hAnsi="Times New Roman" w:cs="Times New Roman"/>
            <w:sz w:val="24"/>
            <w:szCs w:val="24"/>
            <w:lang w:val="en-US"/>
          </w:rPr>
          <w:instrText xml:space="preserve"> ADDIN EN.CITE.DATA </w:instrText>
        </w:r>
      </w:moveFrom>
      <w:del w:id="502" w:author="Author" w:date="2026-10-25T23:54:00Z">
        <w:r w:rsidR="00CD5292" w:rsidDel="006C3FA0">
          <w:rPr>
            <w:rFonts w:ascii="Times New Roman" w:eastAsia="Times New Roman" w:hAnsi="Times New Roman" w:cs="Times New Roman"/>
            <w:sz w:val="24"/>
            <w:szCs w:val="24"/>
            <w:lang w:val="en-US"/>
          </w:rPr>
        </w:r>
      </w:del>
      <w:moveFrom w:id="503" w:author="Author" w:date="2026-10-25T23:54:00Z">
        <w:r w:rsidR="00CD5292" w:rsidDel="006C3FA0">
          <w:rPr>
            <w:rFonts w:ascii="Times New Roman" w:eastAsia="Times New Roman" w:hAnsi="Times New Roman" w:cs="Times New Roman"/>
            <w:sz w:val="24"/>
            <w:szCs w:val="24"/>
            <w:lang w:val="en-US"/>
          </w:rPr>
          <w:fldChar w:fldCharType="end"/>
        </w:r>
      </w:moveFrom>
      <w:del w:id="504" w:author="Author" w:date="2026-10-25T23:54:00Z">
        <w:r w:rsidR="00CD5292" w:rsidDel="006C3FA0">
          <w:rPr>
            <w:rFonts w:ascii="Times New Roman" w:eastAsia="Times New Roman" w:hAnsi="Times New Roman" w:cs="Times New Roman"/>
            <w:sz w:val="24"/>
            <w:szCs w:val="24"/>
            <w:lang w:val="en-US"/>
          </w:rPr>
        </w:r>
      </w:del>
      <w:moveFrom w:id="505" w:author="Author" w:date="2026-10-25T23:54:00Z">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[41]</w:t>
        </w:r>
        <w:r w:rsidR="00CD5292" w:rsidDel="006C3FA0">
          <w:rPr>
            <w:rFonts w:ascii="Times New Roman" w:eastAsia="Times New Roman" w:hAnsi="Times New Roman" w:cs="Times New Roman"/>
            <w:sz w:val="24"/>
            <w:szCs w:val="24"/>
            <w:lang w:val="en-US"/>
          </w:rPr>
          <w:fldChar w:fldCharType="end"/>
        </w:r>
      </w:moveFrom>
    </w:p>
    <w:p w14:paraId="39A6BF13" w14:textId="71309F93" w:rsidR="005F15B1" w:rsidRPr="004A20DB" w:rsidDel="006C3FA0" w:rsidRDefault="00F97495" w:rsidP="00041B5C">
      <w:pPr>
        <w:spacing w:after="0" w:line="360" w:lineRule="auto"/>
        <w:ind w:firstLine="720"/>
        <w:jc w:val="both"/>
        <w:rPr>
          <w:moveFrom w:id="506" w:author="Author" w:date="2026-10-25T23:54:00Z"/>
          <w:rFonts w:ascii="Times New Roman" w:eastAsia="Times New Roman" w:hAnsi="Times New Roman" w:cs="Times New Roman"/>
          <w:sz w:val="24"/>
          <w:szCs w:val="24"/>
          <w:lang w:val="en-US"/>
        </w:rPr>
      </w:pPr>
      <w:moveFrom w:id="507" w:author="Author" w:date="2026-10-25T23:54:00Z">
        <w:r w:rsidRPr="004A20DB" w:rsidDel="006C3FA0">
          <w:rPr>
            <w:rFonts w:ascii="Times New Roman" w:eastAsia="Times New Roman" w:hAnsi="Times New Roman" w:cs="Times New Roman"/>
            <w:sz w:val="24"/>
            <w:szCs w:val="24"/>
            <w:lang w:val="en-US"/>
          </w:rPr>
          <w:t xml:space="preserve">Mutations </w:t>
        </w:r>
        <w:r w:rsidR="001201A7" w:rsidRPr="004A20DB" w:rsidDel="006C3FA0">
          <w:rPr>
            <w:rFonts w:ascii="Times New Roman" w:eastAsia="Times New Roman" w:hAnsi="Times New Roman" w:cs="Times New Roman"/>
            <w:sz w:val="24"/>
            <w:szCs w:val="24"/>
            <w:lang w:val="en-US"/>
          </w:rPr>
          <w:t xml:space="preserve">P681H and P681R, most often found in </w:t>
        </w:r>
        <w:r w:rsidRPr="004A20DB" w:rsidDel="006C3FA0">
          <w:rPr>
            <w:rFonts w:ascii="Times New Roman" w:eastAsia="Times New Roman" w:hAnsi="Times New Roman" w:cs="Times New Roman"/>
            <w:sz w:val="24"/>
            <w:szCs w:val="24"/>
            <w:lang w:val="en-US"/>
          </w:rPr>
          <w:t>A</w:t>
        </w:r>
        <w:r w:rsidR="001201A7" w:rsidRPr="004A20DB" w:rsidDel="006C3FA0">
          <w:rPr>
            <w:rFonts w:ascii="Times New Roman" w:eastAsia="Times New Roman" w:hAnsi="Times New Roman" w:cs="Times New Roman"/>
            <w:sz w:val="24"/>
            <w:szCs w:val="24"/>
            <w:lang w:val="en-US"/>
          </w:rPr>
          <w:t xml:space="preserve">lpha </w:t>
        </w:r>
        <w:r w:rsidRPr="004A20DB" w:rsidDel="006C3FA0">
          <w:rPr>
            <w:rFonts w:ascii="Times New Roman" w:eastAsia="Times New Roman" w:hAnsi="Times New Roman" w:cs="Times New Roman"/>
            <w:sz w:val="24"/>
            <w:szCs w:val="24"/>
            <w:lang w:val="en-US"/>
          </w:rPr>
          <w:t xml:space="preserve">(B.1.1.7) </w:t>
        </w:r>
        <w:r w:rsidR="001201A7" w:rsidRPr="004A20DB" w:rsidDel="006C3FA0">
          <w:rPr>
            <w:rFonts w:ascii="Times New Roman" w:eastAsia="Times New Roman" w:hAnsi="Times New Roman" w:cs="Times New Roman"/>
            <w:sz w:val="24"/>
            <w:szCs w:val="24"/>
            <w:lang w:val="en-US"/>
          </w:rPr>
          <w:t xml:space="preserve">and </w:t>
        </w:r>
        <w:r w:rsidRPr="004A20DB" w:rsidDel="006C3FA0">
          <w:rPr>
            <w:rFonts w:ascii="Times New Roman" w:eastAsia="Times New Roman" w:hAnsi="Times New Roman" w:cs="Times New Roman"/>
            <w:sz w:val="24"/>
            <w:szCs w:val="24"/>
            <w:lang w:val="en-US"/>
          </w:rPr>
          <w:t>D</w:t>
        </w:r>
        <w:r w:rsidR="001201A7" w:rsidRPr="004A20DB" w:rsidDel="006C3FA0">
          <w:rPr>
            <w:rFonts w:ascii="Times New Roman" w:eastAsia="Times New Roman" w:hAnsi="Times New Roman" w:cs="Times New Roman"/>
            <w:sz w:val="24"/>
            <w:szCs w:val="24"/>
            <w:lang w:val="en-US"/>
          </w:rPr>
          <w:t>elta</w:t>
        </w:r>
        <w:r w:rsidRPr="004A20DB" w:rsidDel="006C3FA0">
          <w:rPr>
            <w:rFonts w:ascii="Times New Roman" w:eastAsia="Times New Roman" w:hAnsi="Times New Roman" w:cs="Times New Roman"/>
            <w:sz w:val="24"/>
            <w:szCs w:val="24"/>
            <w:lang w:val="en-US"/>
          </w:rPr>
          <w:t xml:space="preserve"> (</w:t>
        </w:r>
        <w:r w:rsidR="00FD577C" w:rsidRPr="004A20DB" w:rsidDel="006C3FA0">
          <w:rPr>
            <w:rFonts w:ascii="Times New Roman" w:eastAsia="Times New Roman" w:hAnsi="Times New Roman" w:cs="Times New Roman"/>
            <w:sz w:val="24"/>
            <w:szCs w:val="24"/>
            <w:lang w:val="en-US"/>
          </w:rPr>
          <w:t>B.1.617.2</w:t>
        </w:r>
        <w:r w:rsidRPr="004A20DB" w:rsidDel="006C3FA0">
          <w:rPr>
            <w:rFonts w:ascii="Times New Roman" w:eastAsia="Times New Roman" w:hAnsi="Times New Roman" w:cs="Times New Roman"/>
            <w:sz w:val="24"/>
            <w:szCs w:val="24"/>
            <w:lang w:val="en-US"/>
          </w:rPr>
          <w:t>)</w:t>
        </w:r>
        <w:r w:rsidR="001201A7" w:rsidRPr="004A20DB" w:rsidDel="006C3FA0">
          <w:rPr>
            <w:rFonts w:ascii="Times New Roman" w:eastAsia="Times New Roman" w:hAnsi="Times New Roman" w:cs="Times New Roman"/>
            <w:sz w:val="24"/>
            <w:szCs w:val="24"/>
            <w:lang w:val="en-US"/>
          </w:rPr>
          <w:t xml:space="preserve"> variants</w:t>
        </w:r>
        <w:r w:rsidRPr="004A20DB" w:rsidDel="006C3FA0">
          <w:rPr>
            <w:rFonts w:ascii="Times New Roman" w:eastAsia="Times New Roman" w:hAnsi="Times New Roman" w:cs="Times New Roman"/>
            <w:sz w:val="24"/>
            <w:szCs w:val="24"/>
            <w:lang w:val="en-US"/>
          </w:rPr>
          <w:t xml:space="preserve"> of the virus</w:t>
        </w:r>
        <w:r w:rsidR="001201A7" w:rsidRPr="004A20DB" w:rsidDel="006C3FA0">
          <w:rPr>
            <w:rFonts w:ascii="Times New Roman" w:eastAsia="Times New Roman" w:hAnsi="Times New Roman" w:cs="Times New Roman"/>
            <w:sz w:val="24"/>
            <w:szCs w:val="24"/>
            <w:lang w:val="en-US"/>
          </w:rPr>
          <w:t>, respectively, are located in the furin cleavage region</w:t>
        </w:r>
        <w:r w:rsidR="005F15B1" w:rsidRPr="004A20DB" w:rsidDel="006C3FA0">
          <w:rPr>
            <w:rFonts w:ascii="Times New Roman" w:eastAsia="Times New Roman" w:hAnsi="Times New Roman" w:cs="Times New Roman"/>
            <w:sz w:val="24"/>
            <w:szCs w:val="24"/>
            <w:lang w:val="en-US"/>
          </w:rPr>
          <w:t xml:space="preserve"> of Spike</w:t>
        </w:r>
        <w:r w:rsidR="007014E0" w:rsidRPr="004A20DB" w:rsidDel="006C3FA0">
          <w:rPr>
            <w:rFonts w:ascii="Times New Roman" w:eastAsia="Times New Roman" w:hAnsi="Times New Roman" w:cs="Times New Roman"/>
            <w:sz w:val="24"/>
            <w:szCs w:val="24"/>
            <w:lang w:val="en-US"/>
          </w:rPr>
          <w:t>.</w:t>
        </w:r>
        <w:r w:rsidR="001201A7" w:rsidRPr="004A20DB" w:rsidDel="006C3FA0">
          <w:rPr>
            <w:rFonts w:ascii="Times New Roman" w:eastAsia="Times New Roman" w:hAnsi="Times New Roman" w:cs="Times New Roman"/>
            <w:sz w:val="24"/>
            <w:szCs w:val="24"/>
            <w:lang w:val="en-US"/>
          </w:rPr>
          <w:t xml:space="preserve"> </w:t>
        </w:r>
        <w:r w:rsidR="007014E0" w:rsidRPr="004A20DB" w:rsidDel="006C3FA0">
          <w:rPr>
            <w:rFonts w:ascii="Times New Roman" w:eastAsia="Times New Roman" w:hAnsi="Times New Roman" w:cs="Times New Roman"/>
            <w:sz w:val="24"/>
            <w:szCs w:val="24"/>
            <w:lang w:val="en-US"/>
          </w:rPr>
          <w:t>They both confer</w:t>
        </w:r>
        <w:r w:rsidR="001201A7" w:rsidRPr="004A20DB" w:rsidDel="006C3FA0">
          <w:rPr>
            <w:rFonts w:ascii="Times New Roman" w:eastAsia="Times New Roman" w:hAnsi="Times New Roman" w:cs="Times New Roman"/>
            <w:sz w:val="24"/>
            <w:szCs w:val="24"/>
            <w:lang w:val="en-US"/>
          </w:rPr>
          <w:t xml:space="preserve"> a change in the amino acids </w:t>
        </w:r>
        <w:r w:rsidR="007014E0" w:rsidRPr="004A20DB" w:rsidDel="006C3FA0">
          <w:rPr>
            <w:rFonts w:ascii="Times New Roman" w:eastAsia="Times New Roman" w:hAnsi="Times New Roman" w:cs="Times New Roman"/>
            <w:sz w:val="24"/>
            <w:szCs w:val="24"/>
            <w:lang w:val="en-US"/>
          </w:rPr>
          <w:t xml:space="preserve">from nonpolar hydrophobic </w:t>
        </w:r>
        <w:r w:rsidR="001201A7" w:rsidRPr="004A20DB" w:rsidDel="006C3FA0">
          <w:rPr>
            <w:rFonts w:ascii="Times New Roman" w:eastAsia="Times New Roman" w:hAnsi="Times New Roman" w:cs="Times New Roman"/>
            <w:sz w:val="24"/>
            <w:szCs w:val="24"/>
            <w:lang w:val="en-US"/>
          </w:rPr>
          <w:t>to</w:t>
        </w:r>
        <w:r w:rsidR="007014E0" w:rsidRPr="004A20DB" w:rsidDel="006C3FA0">
          <w:rPr>
            <w:rFonts w:ascii="Times New Roman" w:eastAsia="Times New Roman" w:hAnsi="Times New Roman" w:cs="Times New Roman"/>
            <w:sz w:val="24"/>
            <w:szCs w:val="24"/>
            <w:lang w:val="en-US"/>
          </w:rPr>
          <w:t xml:space="preserve"> </w:t>
        </w:r>
        <w:r w:rsidR="001201A7" w:rsidRPr="004A20DB" w:rsidDel="006C3FA0">
          <w:rPr>
            <w:rFonts w:ascii="Times New Roman" w:eastAsia="Times New Roman" w:hAnsi="Times New Roman" w:cs="Times New Roman"/>
            <w:sz w:val="24"/>
            <w:szCs w:val="24"/>
            <w:lang w:val="en-US"/>
          </w:rPr>
          <w:t>positive</w:t>
        </w:r>
        <w:r w:rsidR="007014E0" w:rsidRPr="004A20DB" w:rsidDel="006C3FA0">
          <w:rPr>
            <w:rFonts w:ascii="Times New Roman" w:eastAsia="Times New Roman" w:hAnsi="Times New Roman" w:cs="Times New Roman"/>
            <w:sz w:val="24"/>
            <w:szCs w:val="24"/>
            <w:lang w:val="en-US"/>
          </w:rPr>
          <w:t>ly charge. They</w:t>
        </w:r>
        <w:r w:rsidR="001201A7" w:rsidRPr="004A20DB" w:rsidDel="006C3FA0">
          <w:rPr>
            <w:rFonts w:ascii="Times New Roman" w:eastAsia="Times New Roman" w:hAnsi="Times New Roman" w:cs="Times New Roman"/>
            <w:sz w:val="24"/>
            <w:szCs w:val="24"/>
            <w:lang w:val="en-US"/>
          </w:rPr>
          <w:t xml:space="preserve"> affect tropism </w:t>
        </w:r>
        <w:r w:rsidR="007014E0" w:rsidRPr="004A20DB" w:rsidDel="006C3FA0">
          <w:rPr>
            <w:rFonts w:ascii="Times New Roman" w:eastAsia="Times New Roman" w:hAnsi="Times New Roman" w:cs="Times New Roman"/>
            <w:sz w:val="24"/>
            <w:szCs w:val="24"/>
            <w:lang w:val="en-US"/>
          </w:rPr>
          <w:t xml:space="preserve">(repertoire of infectable cells) </w:t>
        </w:r>
        <w:r w:rsidR="001201A7" w:rsidRPr="004A20DB" w:rsidDel="006C3FA0">
          <w:rPr>
            <w:rFonts w:ascii="Times New Roman" w:eastAsia="Times New Roman" w:hAnsi="Times New Roman" w:cs="Times New Roman"/>
            <w:sz w:val="24"/>
            <w:szCs w:val="24"/>
            <w:lang w:val="en-US"/>
          </w:rPr>
          <w:t xml:space="preserve">by increasing </w:t>
        </w:r>
        <w:r w:rsidR="007014E0" w:rsidRPr="004A20DB" w:rsidDel="006C3FA0">
          <w:rPr>
            <w:rFonts w:ascii="Times New Roman" w:eastAsia="Times New Roman" w:hAnsi="Times New Roman" w:cs="Times New Roman"/>
            <w:sz w:val="24"/>
            <w:szCs w:val="24"/>
            <w:lang w:val="en-US"/>
          </w:rPr>
          <w:t xml:space="preserve">the </w:t>
        </w:r>
        <w:r w:rsidR="001201A7" w:rsidRPr="004A20DB" w:rsidDel="006C3FA0">
          <w:rPr>
            <w:rFonts w:ascii="Times New Roman" w:eastAsia="Times New Roman" w:hAnsi="Times New Roman" w:cs="Times New Roman"/>
            <w:sz w:val="24"/>
            <w:szCs w:val="24"/>
            <w:lang w:val="en-US"/>
          </w:rPr>
          <w:t>cleavage</w:t>
        </w:r>
        <w:r w:rsidR="007014E0" w:rsidRPr="004A20DB" w:rsidDel="006C3FA0">
          <w:rPr>
            <w:rFonts w:ascii="Times New Roman" w:eastAsia="Times New Roman" w:hAnsi="Times New Roman" w:cs="Times New Roman"/>
            <w:sz w:val="24"/>
            <w:szCs w:val="24"/>
            <w:lang w:val="en-US"/>
          </w:rPr>
          <w:t xml:space="preserve"> of S1/S2 proteins</w:t>
        </w:r>
        <w:r w:rsidR="001201A7" w:rsidRPr="004A20DB" w:rsidDel="006C3FA0">
          <w:rPr>
            <w:rFonts w:ascii="Times New Roman" w:eastAsia="Times New Roman" w:hAnsi="Times New Roman" w:cs="Times New Roman"/>
            <w:sz w:val="24"/>
            <w:szCs w:val="24"/>
            <w:lang w:val="en-US"/>
          </w:rPr>
          <w:t xml:space="preserve"> in human airway epithelial cells </w:t>
        </w:r>
        <w:r w:rsidR="00CD5292" w:rsidDel="006C3FA0">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sidDel="006C3FA0">
          <w:rPr>
            <w:rFonts w:ascii="Times New Roman" w:eastAsia="Times New Roman" w:hAnsi="Times New Roman" w:cs="Times New Roman"/>
            <w:sz w:val="24"/>
            <w:szCs w:val="24"/>
            <w:lang w:val="en-US"/>
          </w:rPr>
          <w:instrText xml:space="preserve"> ADDIN EN.CITE </w:instrText>
        </w:r>
        <w:r w:rsidR="00CD5292" w:rsidDel="006C3FA0">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sidDel="006C3FA0">
          <w:rPr>
            <w:rFonts w:ascii="Times New Roman" w:eastAsia="Times New Roman" w:hAnsi="Times New Roman" w:cs="Times New Roman"/>
            <w:sz w:val="24"/>
            <w:szCs w:val="24"/>
            <w:lang w:val="en-US"/>
          </w:rPr>
          <w:instrText xml:space="preserve"> ADDIN EN.CITE.DATA </w:instrText>
        </w:r>
      </w:moveFrom>
      <w:del w:id="508" w:author="Author" w:date="2026-10-25T23:54:00Z">
        <w:r w:rsidR="00CD5292" w:rsidDel="006C3FA0">
          <w:rPr>
            <w:rFonts w:ascii="Times New Roman" w:eastAsia="Times New Roman" w:hAnsi="Times New Roman" w:cs="Times New Roman"/>
            <w:sz w:val="24"/>
            <w:szCs w:val="24"/>
            <w:lang w:val="en-US"/>
          </w:rPr>
        </w:r>
      </w:del>
      <w:moveFrom w:id="509" w:author="Author" w:date="2026-10-25T23:54:00Z">
        <w:r w:rsidR="00CD5292" w:rsidDel="006C3FA0">
          <w:rPr>
            <w:rFonts w:ascii="Times New Roman" w:eastAsia="Times New Roman" w:hAnsi="Times New Roman" w:cs="Times New Roman"/>
            <w:sz w:val="24"/>
            <w:szCs w:val="24"/>
            <w:lang w:val="en-US"/>
          </w:rPr>
          <w:fldChar w:fldCharType="end"/>
        </w:r>
      </w:moveFrom>
      <w:del w:id="510" w:author="Author" w:date="2026-10-25T23:54:00Z">
        <w:r w:rsidR="00CD5292" w:rsidDel="006C3FA0">
          <w:rPr>
            <w:rFonts w:ascii="Times New Roman" w:eastAsia="Times New Roman" w:hAnsi="Times New Roman" w:cs="Times New Roman"/>
            <w:sz w:val="24"/>
            <w:szCs w:val="24"/>
            <w:lang w:val="en-US"/>
          </w:rPr>
        </w:r>
      </w:del>
      <w:moveFrom w:id="511" w:author="Author" w:date="2026-10-25T23:54:00Z">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[42]</w:t>
        </w:r>
        <w:r w:rsidR="00CD5292" w:rsidDel="006C3FA0">
          <w:rPr>
            <w:rFonts w:ascii="Times New Roman" w:eastAsia="Times New Roman" w:hAnsi="Times New Roman" w:cs="Times New Roman"/>
            <w:sz w:val="24"/>
            <w:szCs w:val="24"/>
            <w:lang w:val="en-US"/>
          </w:rPr>
          <w:fldChar w:fldCharType="end"/>
        </w:r>
        <w:r w:rsidR="00B53DC3" w:rsidRPr="004A20DB" w:rsidDel="006C3FA0">
          <w:rPr>
            <w:rFonts w:ascii="Times New Roman" w:eastAsia="Times New Roman" w:hAnsi="Times New Roman" w:cs="Times New Roman"/>
            <w:sz w:val="24"/>
            <w:szCs w:val="24"/>
            <w:lang w:val="en-US"/>
          </w:rPr>
          <w:t>.</w:t>
        </w:r>
      </w:moveFrom>
    </w:p>
    <w:p w14:paraId="6456A489" w14:textId="294CF113" w:rsidR="00E54AC0" w:rsidRPr="004A20DB" w:rsidDel="006C3FA0" w:rsidRDefault="007014E0" w:rsidP="00041B5C">
      <w:pPr>
        <w:spacing w:after="0" w:line="360" w:lineRule="auto"/>
        <w:ind w:firstLine="720"/>
        <w:jc w:val="both"/>
        <w:rPr>
          <w:moveFrom w:id="512" w:author="Author" w:date="2026-10-25T23:54:00Z"/>
          <w:rFonts w:ascii="Times New Roman" w:eastAsia="Times New Roman" w:hAnsi="Times New Roman" w:cs="Times New Roman"/>
          <w:sz w:val="24"/>
          <w:szCs w:val="24"/>
          <w:lang w:val="en-US"/>
        </w:rPr>
      </w:pPr>
      <w:moveFrom w:id="513" w:author="Author" w:date="2026-10-25T23:54:00Z">
        <w:r w:rsidRPr="004A20DB" w:rsidDel="006C3FA0">
          <w:rPr>
            <w:rFonts w:ascii="Times New Roman" w:eastAsia="Times New Roman" w:hAnsi="Times New Roman" w:cs="Times New Roman"/>
            <w:sz w:val="24"/>
            <w:szCs w:val="24"/>
            <w:lang w:val="en-US"/>
          </w:rPr>
          <w:t xml:space="preserve">Mutation </w:t>
        </w:r>
        <w:r w:rsidR="001201A7" w:rsidRPr="004A20DB" w:rsidDel="006C3FA0">
          <w:rPr>
            <w:rFonts w:ascii="Times New Roman" w:eastAsia="Times New Roman" w:hAnsi="Times New Roman" w:cs="Times New Roman"/>
            <w:sz w:val="24"/>
            <w:szCs w:val="24"/>
            <w:lang w:val="en-US"/>
          </w:rPr>
          <w:t xml:space="preserve">D138Y </w:t>
        </w:r>
        <w:r w:rsidR="005F15B1" w:rsidRPr="004A20DB" w:rsidDel="006C3FA0">
          <w:rPr>
            <w:rFonts w:ascii="Times New Roman" w:eastAsia="Times New Roman" w:hAnsi="Times New Roman" w:cs="Times New Roman"/>
            <w:sz w:val="24"/>
            <w:szCs w:val="24"/>
            <w:lang w:val="en-US"/>
          </w:rPr>
          <w:t xml:space="preserve">in Spike </w:t>
        </w:r>
        <w:r w:rsidR="001201A7" w:rsidRPr="004A20DB" w:rsidDel="006C3FA0">
          <w:rPr>
            <w:rFonts w:ascii="Times New Roman" w:eastAsia="Times New Roman" w:hAnsi="Times New Roman" w:cs="Times New Roman"/>
            <w:sz w:val="24"/>
            <w:szCs w:val="24"/>
            <w:lang w:val="en-US"/>
          </w:rPr>
          <w:t xml:space="preserve"> is believed to affect the protein's secondary structure </w:t>
        </w:r>
        <w:r w:rsidR="005F15B1" w:rsidRPr="004A20DB" w:rsidDel="006C3FA0">
          <w:rPr>
            <w:rFonts w:ascii="Times New Roman" w:eastAsia="Times New Roman" w:hAnsi="Times New Roman" w:cs="Times New Roman"/>
            <w:sz w:val="24"/>
            <w:szCs w:val="24"/>
            <w:lang w:val="en-US"/>
          </w:rPr>
          <w:t>thus</w:t>
        </w:r>
        <w:r w:rsidR="001201A7" w:rsidRPr="004A20DB" w:rsidDel="006C3FA0">
          <w:rPr>
            <w:rFonts w:ascii="Times New Roman" w:eastAsia="Times New Roman" w:hAnsi="Times New Roman" w:cs="Times New Roman"/>
            <w:sz w:val="24"/>
            <w:szCs w:val="24"/>
            <w:lang w:val="en-US"/>
          </w:rPr>
          <w:t xml:space="preserve"> reduc</w:t>
        </w:r>
        <w:r w:rsidR="005F15B1" w:rsidRPr="004A20DB" w:rsidDel="006C3FA0">
          <w:rPr>
            <w:rFonts w:ascii="Times New Roman" w:eastAsia="Times New Roman" w:hAnsi="Times New Roman" w:cs="Times New Roman"/>
            <w:sz w:val="24"/>
            <w:szCs w:val="24"/>
            <w:lang w:val="en-US"/>
          </w:rPr>
          <w:t>ing</w:t>
        </w:r>
        <w:r w:rsidR="001201A7" w:rsidRPr="004A20DB" w:rsidDel="006C3FA0">
          <w:rPr>
            <w:rFonts w:ascii="Times New Roman" w:eastAsia="Times New Roman" w:hAnsi="Times New Roman" w:cs="Times New Roman"/>
            <w:sz w:val="24"/>
            <w:szCs w:val="24"/>
            <w:lang w:val="en-US"/>
          </w:rPr>
          <w:t xml:space="preserve"> antibody </w:t>
        </w:r>
        <w:r w:rsidR="005F15B1" w:rsidRPr="004A20DB" w:rsidDel="006C3FA0">
          <w:rPr>
            <w:rFonts w:ascii="Times New Roman" w:eastAsia="Times New Roman" w:hAnsi="Times New Roman" w:cs="Times New Roman"/>
            <w:sz w:val="24"/>
            <w:szCs w:val="24"/>
            <w:lang w:val="en-US"/>
          </w:rPr>
          <w:t>-</w:t>
        </w:r>
        <w:r w:rsidR="001201A7" w:rsidRPr="004A20DB" w:rsidDel="006C3FA0">
          <w:rPr>
            <w:rFonts w:ascii="Times New Roman" w:eastAsia="Times New Roman" w:hAnsi="Times New Roman" w:cs="Times New Roman"/>
            <w:sz w:val="24"/>
            <w:szCs w:val="24"/>
            <w:lang w:val="en-US"/>
          </w:rPr>
          <w:t xml:space="preserve">binding efficiency </w:t>
        </w:r>
        <w:r w:rsidR="00CD5292" w:rsidDel="006C3FA0">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sidDel="006C3FA0">
          <w:rPr>
            <w:rFonts w:ascii="Times New Roman" w:eastAsia="Times New Roman" w:hAnsi="Times New Roman" w:cs="Times New Roman"/>
            <w:sz w:val="24"/>
            <w:szCs w:val="24"/>
            <w:lang w:val="en-US"/>
          </w:rPr>
          <w:instrText xml:space="preserve"> ADDIN EN.CITE </w:instrText>
        </w:r>
        <w:r w:rsidR="00CD5292" w:rsidDel="006C3FA0">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sidDel="006C3FA0">
          <w:rPr>
            <w:rFonts w:ascii="Times New Roman" w:eastAsia="Times New Roman" w:hAnsi="Times New Roman" w:cs="Times New Roman"/>
            <w:sz w:val="24"/>
            <w:szCs w:val="24"/>
            <w:lang w:val="en-US"/>
          </w:rPr>
          <w:instrText xml:space="preserve"> ADDIN EN.CITE.DATA </w:instrText>
        </w:r>
      </w:moveFrom>
      <w:del w:id="514" w:author="Author" w:date="2026-10-25T23:54:00Z">
        <w:r w:rsidR="00CD5292" w:rsidDel="006C3FA0">
          <w:rPr>
            <w:rFonts w:ascii="Times New Roman" w:eastAsia="Times New Roman" w:hAnsi="Times New Roman" w:cs="Times New Roman"/>
            <w:sz w:val="24"/>
            <w:szCs w:val="24"/>
            <w:lang w:val="en-US"/>
          </w:rPr>
        </w:r>
      </w:del>
      <w:moveFrom w:id="515" w:author="Author" w:date="2026-10-25T23:54:00Z">
        <w:r w:rsidR="00CD5292" w:rsidDel="006C3FA0">
          <w:rPr>
            <w:rFonts w:ascii="Times New Roman" w:eastAsia="Times New Roman" w:hAnsi="Times New Roman" w:cs="Times New Roman"/>
            <w:sz w:val="24"/>
            <w:szCs w:val="24"/>
            <w:lang w:val="en-US"/>
          </w:rPr>
          <w:fldChar w:fldCharType="end"/>
        </w:r>
      </w:moveFrom>
      <w:del w:id="516" w:author="Author" w:date="2026-10-25T23:54:00Z">
        <w:r w:rsidR="00CD5292" w:rsidDel="006C3FA0">
          <w:rPr>
            <w:rFonts w:ascii="Times New Roman" w:eastAsia="Times New Roman" w:hAnsi="Times New Roman" w:cs="Times New Roman"/>
            <w:sz w:val="24"/>
            <w:szCs w:val="24"/>
            <w:lang w:val="en-US"/>
          </w:rPr>
        </w:r>
      </w:del>
      <w:moveFrom w:id="517" w:author="Author" w:date="2026-10-25T23:54:00Z">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[43]</w:t>
        </w:r>
        <w:r w:rsidR="00CD5292" w:rsidDel="006C3FA0">
          <w:rPr>
            <w:rFonts w:ascii="Times New Roman" w:eastAsia="Times New Roman" w:hAnsi="Times New Roman" w:cs="Times New Roman"/>
            <w:sz w:val="24"/>
            <w:szCs w:val="24"/>
            <w:lang w:val="en-US"/>
          </w:rPr>
          <w:fldChar w:fldCharType="end"/>
        </w:r>
        <w:r w:rsidR="00B53DC3" w:rsidRPr="004A20DB" w:rsidDel="006C3FA0">
          <w:rPr>
            <w:rFonts w:ascii="Times New Roman" w:eastAsia="Times New Roman" w:hAnsi="Times New Roman" w:cs="Times New Roman"/>
            <w:sz w:val="24"/>
            <w:szCs w:val="24"/>
            <w:lang w:val="en-US"/>
          </w:rPr>
          <w:t xml:space="preserve">. </w:t>
        </w:r>
        <w:r w:rsidR="001201A7" w:rsidRPr="004A20DB" w:rsidDel="006C3FA0">
          <w:rPr>
            <w:rFonts w:ascii="Times New Roman" w:eastAsia="Times New Roman" w:hAnsi="Times New Roman" w:cs="Times New Roman"/>
            <w:sz w:val="24"/>
            <w:szCs w:val="24"/>
            <w:lang w:val="en-US"/>
          </w:rPr>
          <w:t xml:space="preserve">The R203K mutation in the N protein </w:t>
        </w:r>
        <w:r w:rsidR="005F15B1" w:rsidRPr="004A20DB" w:rsidDel="006C3FA0">
          <w:rPr>
            <w:rFonts w:ascii="Times New Roman" w:eastAsia="Times New Roman" w:hAnsi="Times New Roman" w:cs="Times New Roman"/>
            <w:sz w:val="24"/>
            <w:szCs w:val="24"/>
            <w:lang w:val="en-US"/>
          </w:rPr>
          <w:t>was</w:t>
        </w:r>
        <w:r w:rsidR="001201A7" w:rsidRPr="004A20DB" w:rsidDel="006C3FA0">
          <w:rPr>
            <w:rFonts w:ascii="Times New Roman" w:eastAsia="Times New Roman" w:hAnsi="Times New Roman" w:cs="Times New Roman"/>
            <w:sz w:val="24"/>
            <w:szCs w:val="24"/>
            <w:lang w:val="en-US"/>
          </w:rPr>
          <w:t xml:space="preserve"> shown to increase transmission and virulence of SARS-COV-2 </w:t>
        </w:r>
        <w:r w:rsidR="00CD5292" w:rsidDel="006C3FA0">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sidDel="006C3FA0">
          <w:rPr>
            <w:rFonts w:ascii="Times New Roman" w:eastAsia="Times New Roman" w:hAnsi="Times New Roman" w:cs="Times New Roman"/>
            <w:sz w:val="24"/>
            <w:szCs w:val="24"/>
            <w:lang w:val="en-US"/>
          </w:rPr>
          <w:instrText xml:space="preserve"> ADDIN EN.CITE </w:instrText>
        </w:r>
        <w:r w:rsidR="00CD5292" w:rsidDel="006C3FA0">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sidDel="006C3FA0">
          <w:rPr>
            <w:rFonts w:ascii="Times New Roman" w:eastAsia="Times New Roman" w:hAnsi="Times New Roman" w:cs="Times New Roman"/>
            <w:sz w:val="24"/>
            <w:szCs w:val="24"/>
            <w:lang w:val="en-US"/>
          </w:rPr>
          <w:instrText xml:space="preserve"> ADDIN EN.CITE.DATA </w:instrText>
        </w:r>
      </w:moveFrom>
      <w:del w:id="518" w:author="Author" w:date="2026-10-25T23:54:00Z">
        <w:r w:rsidR="00CD5292" w:rsidDel="006C3FA0">
          <w:rPr>
            <w:rFonts w:ascii="Times New Roman" w:eastAsia="Times New Roman" w:hAnsi="Times New Roman" w:cs="Times New Roman"/>
            <w:sz w:val="24"/>
            <w:szCs w:val="24"/>
            <w:lang w:val="en-US"/>
          </w:rPr>
        </w:r>
      </w:del>
      <w:moveFrom w:id="519" w:author="Author" w:date="2026-10-25T23:54:00Z">
        <w:r w:rsidR="00CD5292" w:rsidDel="006C3FA0">
          <w:rPr>
            <w:rFonts w:ascii="Times New Roman" w:eastAsia="Times New Roman" w:hAnsi="Times New Roman" w:cs="Times New Roman"/>
            <w:sz w:val="24"/>
            <w:szCs w:val="24"/>
            <w:lang w:val="en-US"/>
          </w:rPr>
          <w:fldChar w:fldCharType="end"/>
        </w:r>
      </w:moveFrom>
      <w:del w:id="520" w:author="Author" w:date="2026-10-25T23:54:00Z">
        <w:r w:rsidR="00CD5292" w:rsidDel="006C3FA0">
          <w:rPr>
            <w:rFonts w:ascii="Times New Roman" w:eastAsia="Times New Roman" w:hAnsi="Times New Roman" w:cs="Times New Roman"/>
            <w:sz w:val="24"/>
            <w:szCs w:val="24"/>
            <w:lang w:val="en-US"/>
          </w:rPr>
        </w:r>
      </w:del>
      <w:moveFrom w:id="521" w:author="Author" w:date="2026-10-25T23:54:00Z">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[44]</w:t>
        </w:r>
        <w:r w:rsidR="00CD5292" w:rsidDel="006C3FA0">
          <w:rPr>
            <w:rFonts w:ascii="Times New Roman" w:eastAsia="Times New Roman" w:hAnsi="Times New Roman" w:cs="Times New Roman"/>
            <w:sz w:val="24"/>
            <w:szCs w:val="24"/>
            <w:lang w:val="en-US"/>
          </w:rPr>
          <w:fldChar w:fldCharType="end"/>
        </w:r>
        <w:r w:rsidR="001201A7" w:rsidRPr="004A20DB" w:rsidDel="006C3FA0">
          <w:rPr>
            <w:rFonts w:ascii="Times New Roman" w:eastAsia="Times New Roman" w:hAnsi="Times New Roman" w:cs="Times New Roman"/>
            <w:sz w:val="24"/>
            <w:szCs w:val="24"/>
            <w:lang w:val="en-US"/>
          </w:rPr>
          <w:t xml:space="preserve">, while the R203M mutation, which creates a </w:t>
        </w:r>
        <w:r w:rsidR="005F15B1" w:rsidRPr="004A20DB" w:rsidDel="006C3FA0">
          <w:rPr>
            <w:rFonts w:ascii="Times New Roman" w:eastAsia="Times New Roman" w:hAnsi="Times New Roman" w:cs="Times New Roman"/>
            <w:sz w:val="24"/>
            <w:szCs w:val="24"/>
            <w:lang w:val="en-US"/>
          </w:rPr>
          <w:t>start</w:t>
        </w:r>
        <w:r w:rsidR="00E54AC0" w:rsidRPr="004A20DB" w:rsidDel="006C3FA0">
          <w:rPr>
            <w:rFonts w:ascii="Times New Roman" w:eastAsia="Times New Roman" w:hAnsi="Times New Roman" w:cs="Times New Roman"/>
            <w:sz w:val="24"/>
            <w:szCs w:val="24"/>
            <w:lang w:val="en-US"/>
          </w:rPr>
          <w:t xml:space="preserve"> codon for a  </w:t>
        </w:r>
        <w:r w:rsidR="001201A7" w:rsidRPr="004A20DB" w:rsidDel="006C3FA0">
          <w:rPr>
            <w:rFonts w:ascii="Times New Roman" w:eastAsia="Times New Roman" w:hAnsi="Times New Roman" w:cs="Times New Roman"/>
            <w:sz w:val="24"/>
            <w:szCs w:val="24"/>
            <w:lang w:val="en-US"/>
          </w:rPr>
          <w:t xml:space="preserve">new </w:t>
        </w:r>
        <w:r w:rsidR="00E54AC0" w:rsidRPr="004A20DB" w:rsidDel="006C3FA0">
          <w:rPr>
            <w:rFonts w:ascii="Times New Roman" w:eastAsia="Times New Roman" w:hAnsi="Times New Roman" w:cs="Times New Roman"/>
            <w:sz w:val="24"/>
            <w:szCs w:val="24"/>
            <w:lang w:val="en-US"/>
          </w:rPr>
          <w:t xml:space="preserve">open </w:t>
        </w:r>
        <w:r w:rsidR="001201A7" w:rsidRPr="004A20DB" w:rsidDel="006C3FA0">
          <w:rPr>
            <w:rFonts w:ascii="Times New Roman" w:eastAsia="Times New Roman" w:hAnsi="Times New Roman" w:cs="Times New Roman"/>
            <w:sz w:val="24"/>
            <w:szCs w:val="24"/>
            <w:lang w:val="en-US"/>
          </w:rPr>
          <w:t xml:space="preserve">reading frame, </w:t>
        </w:r>
        <w:r w:rsidR="00E54AC0" w:rsidRPr="004A20DB" w:rsidDel="006C3FA0">
          <w:rPr>
            <w:rFonts w:ascii="Times New Roman" w:eastAsia="Times New Roman" w:hAnsi="Times New Roman" w:cs="Times New Roman"/>
            <w:sz w:val="24"/>
            <w:szCs w:val="24"/>
            <w:lang w:val="en-US"/>
          </w:rPr>
          <w:t>was</w:t>
        </w:r>
        <w:r w:rsidR="001201A7" w:rsidRPr="004A20DB" w:rsidDel="006C3FA0">
          <w:rPr>
            <w:rFonts w:ascii="Times New Roman" w:eastAsia="Times New Roman" w:hAnsi="Times New Roman" w:cs="Times New Roman"/>
            <w:sz w:val="24"/>
            <w:szCs w:val="24"/>
            <w:lang w:val="en-US"/>
          </w:rPr>
          <w:t xml:space="preserve"> reported to </w:t>
        </w:r>
        <w:r w:rsidR="00E54AC0" w:rsidRPr="004A20DB" w:rsidDel="006C3FA0">
          <w:rPr>
            <w:rFonts w:ascii="Times New Roman" w:eastAsia="Times New Roman" w:hAnsi="Times New Roman" w:cs="Times New Roman"/>
            <w:sz w:val="24"/>
            <w:szCs w:val="24"/>
            <w:lang w:val="en-US"/>
          </w:rPr>
          <w:t>suppress</w:t>
        </w:r>
        <w:r w:rsidR="001201A7" w:rsidRPr="004A20DB" w:rsidDel="006C3FA0">
          <w:rPr>
            <w:rFonts w:ascii="Times New Roman" w:eastAsia="Times New Roman" w:hAnsi="Times New Roman" w:cs="Times New Roman"/>
            <w:sz w:val="24"/>
            <w:szCs w:val="24"/>
            <w:lang w:val="en-US"/>
          </w:rPr>
          <w:t xml:space="preserve"> interferon induction, thereby increasing vir</w:t>
        </w:r>
        <w:r w:rsidR="00E54AC0" w:rsidRPr="004A20DB" w:rsidDel="006C3FA0">
          <w:rPr>
            <w:rFonts w:ascii="Times New Roman" w:eastAsia="Times New Roman" w:hAnsi="Times New Roman" w:cs="Times New Roman"/>
            <w:sz w:val="24"/>
            <w:szCs w:val="24"/>
            <w:lang w:val="en-US"/>
          </w:rPr>
          <w:t>al</w:t>
        </w:r>
        <w:r w:rsidR="001201A7" w:rsidRPr="004A20DB" w:rsidDel="006C3FA0">
          <w:rPr>
            <w:rFonts w:ascii="Times New Roman" w:eastAsia="Times New Roman" w:hAnsi="Times New Roman" w:cs="Times New Roman"/>
            <w:sz w:val="24"/>
            <w:szCs w:val="24"/>
            <w:lang w:val="en-US"/>
          </w:rPr>
          <w:t xml:space="preserve"> infectivity </w:t>
        </w:r>
        <w:r w:rsidR="00CD5292" w:rsidDel="006C3FA0">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sidDel="006C3FA0">
          <w:rPr>
            <w:rFonts w:ascii="Times New Roman" w:eastAsia="Times New Roman" w:hAnsi="Times New Roman" w:cs="Times New Roman"/>
            <w:sz w:val="24"/>
            <w:szCs w:val="24"/>
            <w:lang w:val="en-US"/>
          </w:rPr>
          <w:instrText xml:space="preserve"> ADDIN EN.CITE </w:instrText>
        </w:r>
        <w:r w:rsidR="00CD5292" w:rsidDel="006C3FA0">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sidDel="006C3FA0">
          <w:rPr>
            <w:rFonts w:ascii="Times New Roman" w:eastAsia="Times New Roman" w:hAnsi="Times New Roman" w:cs="Times New Roman"/>
            <w:sz w:val="24"/>
            <w:szCs w:val="24"/>
            <w:lang w:val="en-US"/>
          </w:rPr>
          <w:instrText xml:space="preserve"> ADDIN EN.CITE.DATA </w:instrText>
        </w:r>
      </w:moveFrom>
      <w:del w:id="522" w:author="Author" w:date="2026-10-25T23:54:00Z">
        <w:r w:rsidR="00CD5292" w:rsidDel="006C3FA0">
          <w:rPr>
            <w:rFonts w:ascii="Times New Roman" w:eastAsia="Times New Roman" w:hAnsi="Times New Roman" w:cs="Times New Roman"/>
            <w:sz w:val="24"/>
            <w:szCs w:val="24"/>
            <w:lang w:val="en-US"/>
          </w:rPr>
        </w:r>
      </w:del>
      <w:moveFrom w:id="523" w:author="Author" w:date="2026-10-25T23:54:00Z">
        <w:r w:rsidR="00CD5292" w:rsidDel="006C3FA0">
          <w:rPr>
            <w:rFonts w:ascii="Times New Roman" w:eastAsia="Times New Roman" w:hAnsi="Times New Roman" w:cs="Times New Roman"/>
            <w:sz w:val="24"/>
            <w:szCs w:val="24"/>
            <w:lang w:val="en-US"/>
          </w:rPr>
          <w:fldChar w:fldCharType="end"/>
        </w:r>
      </w:moveFrom>
      <w:del w:id="524" w:author="Author" w:date="2026-10-25T23:54:00Z">
        <w:r w:rsidR="00CD5292" w:rsidDel="006C3FA0">
          <w:rPr>
            <w:rFonts w:ascii="Times New Roman" w:eastAsia="Times New Roman" w:hAnsi="Times New Roman" w:cs="Times New Roman"/>
            <w:sz w:val="24"/>
            <w:szCs w:val="24"/>
            <w:lang w:val="en-US"/>
          </w:rPr>
        </w:r>
      </w:del>
      <w:moveFrom w:id="525" w:author="Author" w:date="2026-10-25T23:54:00Z">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[45]</w:t>
        </w:r>
        <w:r w:rsidR="00CD5292" w:rsidDel="006C3FA0">
          <w:rPr>
            <w:rFonts w:ascii="Times New Roman" w:eastAsia="Times New Roman" w:hAnsi="Times New Roman" w:cs="Times New Roman"/>
            <w:sz w:val="24"/>
            <w:szCs w:val="24"/>
            <w:lang w:val="en-US"/>
          </w:rPr>
          <w:fldChar w:fldCharType="end"/>
        </w:r>
        <w:r w:rsidR="001201A7" w:rsidRPr="004A20DB" w:rsidDel="006C3FA0">
          <w:rPr>
            <w:rFonts w:ascii="Times New Roman" w:eastAsia="Times New Roman" w:hAnsi="Times New Roman" w:cs="Times New Roman"/>
            <w:sz w:val="24"/>
            <w:szCs w:val="24"/>
            <w:lang w:val="en-US"/>
          </w:rPr>
          <w:t xml:space="preserve">. </w:t>
        </w:r>
      </w:moveFrom>
    </w:p>
    <w:p w14:paraId="13C8CA0D" w14:textId="513C312C" w:rsidR="001201A7" w:rsidRPr="004A20DB" w:rsidDel="006C3FA0" w:rsidRDefault="001201A7" w:rsidP="00041B5C">
      <w:pPr>
        <w:spacing w:after="0" w:line="360" w:lineRule="auto"/>
        <w:ind w:firstLine="720"/>
        <w:jc w:val="both"/>
        <w:rPr>
          <w:moveFrom w:id="526" w:author="Author" w:date="2026-10-25T23:54:00Z"/>
          <w:rFonts w:ascii="Times New Roman" w:eastAsia="Times New Roman" w:hAnsi="Times New Roman" w:cs="Times New Roman"/>
          <w:sz w:val="24"/>
          <w:szCs w:val="24"/>
          <w:lang w:val="en-US"/>
        </w:rPr>
      </w:pPr>
      <w:moveFrom w:id="527" w:author="Author" w:date="2026-10-25T23:54:00Z">
        <w:r w:rsidRPr="004A20DB" w:rsidDel="006C3FA0">
          <w:rPr>
            <w:rFonts w:ascii="Times New Roman" w:eastAsia="Times New Roman" w:hAnsi="Times New Roman" w:cs="Times New Roman"/>
            <w:sz w:val="24"/>
            <w:szCs w:val="24"/>
            <w:lang w:val="en-US"/>
          </w:rPr>
          <w:t xml:space="preserve">V82A and T120I </w:t>
        </w:r>
        <w:r w:rsidR="00407CCC" w:rsidRPr="004A20DB" w:rsidDel="006C3FA0">
          <w:rPr>
            <w:rFonts w:ascii="Times New Roman" w:eastAsia="Times New Roman" w:hAnsi="Times New Roman" w:cs="Times New Roman"/>
            <w:sz w:val="24"/>
            <w:szCs w:val="24"/>
            <w:lang w:val="en-US"/>
          </w:rPr>
          <w:t xml:space="preserve">in ORF7a </w:t>
        </w:r>
        <w:r w:rsidRPr="004A20DB" w:rsidDel="006C3FA0">
          <w:rPr>
            <w:rFonts w:ascii="Times New Roman" w:eastAsia="Times New Roman" w:hAnsi="Times New Roman" w:cs="Times New Roman"/>
            <w:sz w:val="24"/>
            <w:szCs w:val="24"/>
            <w:lang w:val="en-US"/>
          </w:rPr>
          <w:t>are most frequently found in variant</w:t>
        </w:r>
        <w:r w:rsidR="00E54AC0" w:rsidRPr="004A20DB" w:rsidDel="006C3FA0">
          <w:rPr>
            <w:rFonts w:ascii="Times New Roman" w:eastAsia="Times New Roman" w:hAnsi="Times New Roman" w:cs="Times New Roman"/>
            <w:sz w:val="24"/>
            <w:szCs w:val="24"/>
            <w:lang w:val="en-US"/>
          </w:rPr>
          <w:t xml:space="preserve"> Delta</w:t>
        </w:r>
        <w:r w:rsidRPr="004A20DB" w:rsidDel="006C3FA0">
          <w:rPr>
            <w:rFonts w:ascii="Times New Roman" w:eastAsia="Times New Roman" w:hAnsi="Times New Roman" w:cs="Times New Roman"/>
            <w:sz w:val="24"/>
            <w:szCs w:val="24"/>
            <w:lang w:val="en-US"/>
          </w:rPr>
          <w:t xml:space="preserve"> of the coronavirus</w:t>
        </w:r>
        <w:r w:rsidR="00FD577C" w:rsidRPr="004A20DB" w:rsidDel="006C3FA0">
          <w:rPr>
            <w:rFonts w:ascii="Times New Roman" w:eastAsia="Times New Roman" w:hAnsi="Times New Roman" w:cs="Times New Roman"/>
            <w:sz w:val="24"/>
            <w:szCs w:val="24"/>
            <w:lang w:val="en-US"/>
          </w:rPr>
          <w:t xml:space="preserve"> </w:t>
        </w:r>
        <w:r w:rsidR="00CD5292" w:rsidDel="006C3FA0">
          <w:rPr>
            <w:rFonts w:ascii="Times New Roman" w:eastAsia="Times New Roman" w:hAnsi="Times New Roman" w:cs="Times New Roman"/>
            <w:sz w:val="24"/>
            <w:szCs w:val="24"/>
            <w:lang w:val="en-US"/>
          </w:rPr>
          <w:fldChar w:fldCharType="begin"/>
        </w:r>
        <w:r w:rsidR="00CD5292" w:rsidDel="006C3FA0">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sidDel="006C3FA0">
          <w:rPr>
            <w:rFonts w:ascii="Times New Roman" w:eastAsia="Times New Roman" w:hAnsi="Times New Roman" w:cs="Times New Roman"/>
            <w:sz w:val="24"/>
            <w:szCs w:val="24"/>
            <w:lang w:val="en-US"/>
          </w:rPr>
          <w:fldChar w:fldCharType="separate"/>
        </w:r>
        <w:r w:rsidR="00CD5292" w:rsidDel="006C3FA0">
          <w:rPr>
            <w:rFonts w:ascii="Times New Roman" w:eastAsia="Times New Roman" w:hAnsi="Times New Roman" w:cs="Times New Roman"/>
            <w:noProof/>
            <w:sz w:val="24"/>
            <w:szCs w:val="24"/>
            <w:lang w:val="en-US"/>
          </w:rPr>
          <w:t>[46]</w:t>
        </w:r>
        <w:r w:rsidR="00CD5292" w:rsidDel="006C3FA0">
          <w:rPr>
            <w:rFonts w:ascii="Times New Roman" w:eastAsia="Times New Roman" w:hAnsi="Times New Roman" w:cs="Times New Roman"/>
            <w:sz w:val="24"/>
            <w:szCs w:val="24"/>
            <w:lang w:val="en-US"/>
          </w:rPr>
          <w:fldChar w:fldCharType="end"/>
        </w:r>
        <w:r w:rsidR="00E54AC0" w:rsidRPr="004A20DB" w:rsidDel="006C3FA0">
          <w:rPr>
            <w:rFonts w:ascii="Times New Roman" w:eastAsia="Times New Roman" w:hAnsi="Times New Roman" w:cs="Times New Roman"/>
            <w:sz w:val="24"/>
            <w:szCs w:val="24"/>
            <w:lang w:val="en-US"/>
          </w:rPr>
          <w:t>.  They</w:t>
        </w:r>
        <w:r w:rsidRPr="004A20DB" w:rsidDel="006C3FA0">
          <w:rPr>
            <w:rFonts w:ascii="Times New Roman" w:eastAsia="Times New Roman" w:hAnsi="Times New Roman" w:cs="Times New Roman"/>
            <w:sz w:val="24"/>
            <w:szCs w:val="24"/>
            <w:lang w:val="en-US"/>
          </w:rPr>
          <w:t xml:space="preserve"> are located within the di-lysine motif of ORF7a, which is important for </w:t>
        </w:r>
        <w:r w:rsidR="0067055A" w:rsidRPr="004A20DB" w:rsidDel="006C3FA0">
          <w:rPr>
            <w:rFonts w:ascii="Times New Roman" w:eastAsia="Times New Roman" w:hAnsi="Times New Roman" w:cs="Times New Roman"/>
            <w:sz w:val="24"/>
            <w:szCs w:val="24"/>
            <w:lang w:val="en-US"/>
          </w:rPr>
          <w:t xml:space="preserve">the </w:t>
        </w:r>
        <w:r w:rsidRPr="004A20DB" w:rsidDel="006C3FA0">
          <w:rPr>
            <w:rFonts w:ascii="Times New Roman" w:eastAsia="Times New Roman" w:hAnsi="Times New Roman" w:cs="Times New Roman"/>
            <w:sz w:val="24"/>
            <w:szCs w:val="24"/>
            <w:lang w:val="en-US"/>
          </w:rPr>
          <w:t xml:space="preserve">localization of </w:t>
        </w:r>
        <w:r w:rsidR="0067055A" w:rsidRPr="004A20DB" w:rsidDel="006C3FA0">
          <w:rPr>
            <w:rFonts w:ascii="Times New Roman" w:eastAsia="Times New Roman" w:hAnsi="Times New Roman" w:cs="Times New Roman"/>
            <w:sz w:val="24"/>
            <w:szCs w:val="24"/>
            <w:lang w:val="en-US"/>
          </w:rPr>
          <w:t xml:space="preserve">viral </w:t>
        </w:r>
        <w:r w:rsidRPr="004A20DB" w:rsidDel="006C3FA0">
          <w:rPr>
            <w:rFonts w:ascii="Times New Roman" w:eastAsia="Times New Roman" w:hAnsi="Times New Roman" w:cs="Times New Roman"/>
            <w:sz w:val="24"/>
            <w:szCs w:val="24"/>
            <w:lang w:val="en-US"/>
          </w:rPr>
          <w:t>proteins</w:t>
        </w:r>
        <w:r w:rsidR="00E54AC0" w:rsidRPr="004A20DB" w:rsidDel="006C3FA0">
          <w:rPr>
            <w:rFonts w:ascii="Times New Roman" w:eastAsia="Times New Roman" w:hAnsi="Times New Roman" w:cs="Times New Roman"/>
            <w:sz w:val="24"/>
            <w:szCs w:val="24"/>
            <w:lang w:val="en-US"/>
          </w:rPr>
          <w:t xml:space="preserve"> in endoplasmic reticulum</w:t>
        </w:r>
        <w:r w:rsidRPr="004A20DB" w:rsidDel="006C3FA0">
          <w:rPr>
            <w:rFonts w:ascii="Times New Roman" w:eastAsia="Times New Roman" w:hAnsi="Times New Roman" w:cs="Times New Roman"/>
            <w:sz w:val="24"/>
            <w:szCs w:val="24"/>
            <w:lang w:val="en-US"/>
          </w:rPr>
          <w:t xml:space="preserve">. </w:t>
        </w:r>
        <w:r w:rsidR="0067055A" w:rsidRPr="004A20DB" w:rsidDel="006C3FA0">
          <w:rPr>
            <w:rFonts w:ascii="Times New Roman" w:eastAsia="Times New Roman" w:hAnsi="Times New Roman" w:cs="Times New Roman"/>
            <w:sz w:val="24"/>
            <w:szCs w:val="24"/>
            <w:lang w:val="en-US"/>
          </w:rPr>
          <w:t>Existing d</w:t>
        </w:r>
        <w:r w:rsidRPr="004A20DB" w:rsidDel="006C3FA0">
          <w:rPr>
            <w:rFonts w:ascii="Times New Roman" w:eastAsia="Times New Roman" w:hAnsi="Times New Roman" w:cs="Times New Roman"/>
            <w:sz w:val="24"/>
            <w:szCs w:val="24"/>
            <w:lang w:val="en-US"/>
          </w:rPr>
          <w:t xml:space="preserve">ata on </w:t>
        </w:r>
        <w:r w:rsidR="0067055A" w:rsidRPr="004A20DB" w:rsidDel="006C3FA0">
          <w:rPr>
            <w:rFonts w:ascii="Times New Roman" w:eastAsia="Times New Roman" w:hAnsi="Times New Roman" w:cs="Times New Roman"/>
            <w:sz w:val="24"/>
            <w:szCs w:val="24"/>
            <w:lang w:val="en-US"/>
          </w:rPr>
          <w:t>mutation Q7036H in protein</w:t>
        </w:r>
        <w:r w:rsidRPr="004A20DB" w:rsidDel="006C3FA0">
          <w:rPr>
            <w:rFonts w:ascii="Times New Roman" w:eastAsia="Times New Roman" w:hAnsi="Times New Roman" w:cs="Times New Roman"/>
            <w:sz w:val="24"/>
            <w:szCs w:val="24"/>
            <w:lang w:val="en-US"/>
          </w:rPr>
          <w:t xml:space="preserve"> ORF1ab and </w:t>
        </w:r>
        <w:r w:rsidR="0067055A" w:rsidRPr="004A20DB" w:rsidDel="006C3FA0">
          <w:rPr>
            <w:rFonts w:ascii="Times New Roman" w:eastAsia="Times New Roman" w:hAnsi="Times New Roman" w:cs="Times New Roman"/>
            <w:sz w:val="24"/>
            <w:szCs w:val="24"/>
            <w:lang w:val="en-US"/>
          </w:rPr>
          <w:t xml:space="preserve">mutation V71I in </w:t>
        </w:r>
        <w:r w:rsidRPr="004A20DB" w:rsidDel="006C3FA0">
          <w:rPr>
            <w:rFonts w:ascii="Times New Roman" w:eastAsia="Times New Roman" w:hAnsi="Times New Roman" w:cs="Times New Roman"/>
            <w:sz w:val="24"/>
            <w:szCs w:val="24"/>
            <w:lang w:val="en-US"/>
          </w:rPr>
          <w:t xml:space="preserve">ORF7a </w:t>
        </w:r>
        <w:r w:rsidR="0067055A" w:rsidRPr="004A20DB" w:rsidDel="006C3FA0">
          <w:rPr>
            <w:rFonts w:ascii="Times New Roman" w:eastAsia="Times New Roman" w:hAnsi="Times New Roman" w:cs="Times New Roman"/>
            <w:sz w:val="24"/>
            <w:szCs w:val="24"/>
            <w:lang w:val="en-US"/>
          </w:rPr>
          <w:t xml:space="preserve">do not permit </w:t>
        </w:r>
        <w:r w:rsidRPr="004A20DB" w:rsidDel="006C3FA0">
          <w:rPr>
            <w:rFonts w:ascii="Times New Roman" w:eastAsia="Times New Roman" w:hAnsi="Times New Roman" w:cs="Times New Roman"/>
            <w:sz w:val="24"/>
            <w:szCs w:val="24"/>
            <w:lang w:val="en-US"/>
          </w:rPr>
          <w:t>to determine their functions</w:t>
        </w:r>
        <w:r w:rsidR="0067055A" w:rsidRPr="004A20DB" w:rsidDel="006C3FA0">
          <w:rPr>
            <w:rFonts w:ascii="Times New Roman" w:eastAsia="Times New Roman" w:hAnsi="Times New Roman" w:cs="Times New Roman"/>
            <w:sz w:val="24"/>
            <w:szCs w:val="24"/>
            <w:lang w:val="en-US"/>
          </w:rPr>
          <w:t xml:space="preserve"> definitively</w:t>
        </w:r>
        <w:r w:rsidRPr="004A20DB" w:rsidDel="006C3FA0">
          <w:rPr>
            <w:rFonts w:ascii="Times New Roman" w:eastAsia="Times New Roman" w:hAnsi="Times New Roman" w:cs="Times New Roman"/>
            <w:sz w:val="24"/>
            <w:szCs w:val="24"/>
            <w:lang w:val="en-US"/>
          </w:rPr>
          <w:t xml:space="preserve">; however, their location within </w:t>
        </w:r>
        <w:r w:rsidR="0067055A" w:rsidRPr="004A20DB" w:rsidDel="006C3FA0">
          <w:rPr>
            <w:rFonts w:ascii="Times New Roman" w:eastAsia="Times New Roman" w:hAnsi="Times New Roman" w:cs="Times New Roman"/>
            <w:sz w:val="24"/>
            <w:szCs w:val="24"/>
            <w:lang w:val="en-US"/>
          </w:rPr>
          <w:t xml:space="preserve">viral </w:t>
        </w:r>
        <w:r w:rsidRPr="004A20DB" w:rsidDel="006C3FA0">
          <w:rPr>
            <w:rFonts w:ascii="Times New Roman" w:eastAsia="Times New Roman" w:hAnsi="Times New Roman" w:cs="Times New Roman"/>
            <w:sz w:val="24"/>
            <w:szCs w:val="24"/>
            <w:lang w:val="en-US"/>
          </w:rPr>
          <w:t>non-structural proteins hint at their interaction with the immune system</w:t>
        </w:r>
        <w:r w:rsidR="0067055A" w:rsidRPr="004A20DB" w:rsidDel="006C3FA0">
          <w:rPr>
            <w:rFonts w:ascii="Times New Roman" w:eastAsia="Times New Roman" w:hAnsi="Times New Roman" w:cs="Times New Roman"/>
            <w:sz w:val="24"/>
            <w:szCs w:val="24"/>
            <w:lang w:val="en-US"/>
          </w:rPr>
          <w:t xml:space="preserve"> of the host.</w:t>
        </w:r>
      </w:moveFrom>
    </w:p>
    <w:p w14:paraId="215261D1" w14:textId="6EAD6450" w:rsidR="003141A2" w:rsidRPr="004A20DB" w:rsidDel="003E14ED" w:rsidRDefault="003141A2" w:rsidP="00041B5C">
      <w:pPr>
        <w:spacing w:after="0" w:line="360" w:lineRule="auto"/>
        <w:ind w:firstLine="709"/>
        <w:jc w:val="both"/>
        <w:rPr>
          <w:moveFrom w:id="528" w:author="Author" w:date="2026-10-26T01:46:00Z" w16du:dateUtc="2026-10-25T22:46:00Z"/>
          <w:rFonts w:ascii="Times New Roman" w:eastAsia="Times New Roman" w:hAnsi="Times New Roman" w:cs="Times New Roman"/>
          <w:sz w:val="24"/>
          <w:szCs w:val="24"/>
          <w:lang w:val="en-US"/>
        </w:rPr>
      </w:pPr>
      <w:moveFromRangeStart w:id="529" w:author="Author" w:date="2026-10-26T01:46:00Z" w:name="move243871629"/>
      <w:moveFromRangeEnd w:id="498"/>
    </w:p>
    <w:p w14:paraId="4BA7A3C2" w14:textId="2A38377D" w:rsidR="00AC30E2" w:rsidRPr="004A20DB" w:rsidDel="003E14ED" w:rsidRDefault="00AC30E2" w:rsidP="00041B5C">
      <w:pPr>
        <w:jc w:val="center"/>
        <w:rPr>
          <w:moveFrom w:id="530" w:author="Author" w:date="2026-10-26T01:46:00Z" w16du:dateUtc="2026-10-25T22:46:00Z"/>
          <w:rFonts w:ascii="Times New Roman" w:eastAsia="Times New Roman" w:hAnsi="Times New Roman" w:cs="Times New Roman"/>
          <w:sz w:val="24"/>
          <w:szCs w:val="24"/>
        </w:rPr>
      </w:pPr>
      <w:moveFrom w:id="531" w:author="Author" w:date="2026-10-26T01:46:00Z" w16du:dateUtc="2026-10-25T22:46:00Z">
        <w:r w:rsidRPr="004A20DB" w:rsidDel="003E14ED">
          <w:rPr>
            <w:rFonts w:ascii="Times New Roman" w:eastAsia="Times New Roman" w:hAnsi="Times New Roman" w:cs="Times New Roman"/>
            <w:sz w:val="24"/>
            <w:szCs w:val="24"/>
          </w:rPr>
          <w:t>DISCUSSION</w:t>
        </w:r>
      </w:moveFrom>
    </w:p>
    <w:moveFromRangeEnd w:id="529"/>
    <w:p w14:paraId="7942178C" w14:textId="46774E9F" w:rsidR="00AC30E2" w:rsidRDefault="00AC30E2" w:rsidP="00041B5C">
      <w:pPr>
        <w:spacing w:after="0" w:line="360" w:lineRule="auto"/>
        <w:ind w:firstLine="709"/>
        <w:jc w:val="both"/>
        <w:rPr>
          <w:ins w:id="532" w:author="Author" w:date="2026-10-25T23:54:00Z"/>
          <w:rFonts w:ascii="Times New Roman" w:eastAsia="Times New Roman" w:hAnsi="Times New Roman" w:cs="Times New Roman"/>
          <w:sz w:val="24"/>
          <w:szCs w:val="24"/>
        </w:rPr>
        <w:pPrChange w:id="533" w:author="Author" w:date="2026-10-26T01:46:00Z" w16du:dateUtc="2026-10-25T22:46:00Z">
          <w:pPr>
            <w:jc w:val="center"/>
          </w:pPr>
        </w:pPrChange>
      </w:pPr>
    </w:p>
    <w:p w14:paraId="17AE10A4" w14:textId="77777777" w:rsidR="006C3FA0" w:rsidRPr="004A20DB" w:rsidRDefault="006C3FA0" w:rsidP="006C3FA0">
      <w:pPr>
        <w:spacing w:after="0" w:line="360" w:lineRule="auto"/>
        <w:ind w:firstLine="709"/>
        <w:jc w:val="both"/>
        <w:rPr>
          <w:moveTo w:id="534" w:author="Author" w:date="2026-10-25T23:54:00Z"/>
          <w:rFonts w:ascii="Times New Roman" w:eastAsia="Times New Roman" w:hAnsi="Times New Roman" w:cs="Times New Roman"/>
          <w:b/>
          <w:sz w:val="24"/>
          <w:szCs w:val="24"/>
        </w:rPr>
      </w:pPr>
      <w:moveToRangeStart w:id="535" w:author="Author" w:date="2026-10-25T23:54:00Z" w:name="move243864863"/>
      <w:moveTo w:id="536" w:author="Author" w:date="2026-10-25T23:54:00Z">
        <w:r w:rsidRPr="004A20DB">
          <w:rPr>
            <w:rFonts w:ascii="Times New Roman" w:eastAsia="Times New Roman" w:hAnsi="Times New Roman" w:cs="Times New Roman"/>
            <w:b/>
            <w:sz w:val="24"/>
            <w:szCs w:val="24"/>
          </w:rPr>
          <w:t>Biological function of the predicted interacting sites</w:t>
        </w:r>
      </w:moveTo>
    </w:p>
    <w:p w14:paraId="0BC118C8" w14:textId="77777777" w:rsidR="006C3FA0" w:rsidRPr="004A20DB" w:rsidRDefault="006C3FA0" w:rsidP="006C3FA0">
      <w:pPr>
        <w:spacing w:after="0" w:line="360" w:lineRule="auto"/>
        <w:ind w:firstLine="709"/>
        <w:jc w:val="both"/>
        <w:rPr>
          <w:moveTo w:id="537" w:author="Author" w:date="2026-10-25T23:54:00Z"/>
          <w:rFonts w:ascii="Times New Roman" w:eastAsia="Times New Roman" w:hAnsi="Times New Roman" w:cs="Times New Roman"/>
          <w:sz w:val="24"/>
          <w:szCs w:val="24"/>
          <w:lang w:val="en-US"/>
        </w:rPr>
      </w:pPr>
      <w:moveTo w:id="538" w:author="Author" w:date="2026-10-25T23:54:00Z">
        <w:r w:rsidRPr="004A20DB">
          <w:rPr>
            <w:rFonts w:ascii="Times New Roman" w:eastAsia="Times New Roman" w:hAnsi="Times New Roman" w:cs="Times New Roman"/>
            <w:sz w:val="24"/>
            <w:szCs w:val="24"/>
            <w:lang w:val="en-US"/>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Pr>
            <w:rFonts w:ascii="Times New Roman" w:eastAsia="Times New Roman" w:hAnsi="Times New Roman" w:cs="Times New Roman"/>
            <w:sz w:val="24"/>
            <w:szCs w:val="24"/>
            <w:lang w:val="en-US"/>
          </w:rPr>
          <w:instrText xml:space="preserve"> ADDIN EN.CITE.DATA </w:instrText>
        </w:r>
      </w:moveTo>
      <w:ins w:id="539" w:author="Author" w:date="2026-10-25T23:54:00Z">
        <w:r>
          <w:rPr>
            <w:rFonts w:ascii="Times New Roman" w:eastAsia="Times New Roman" w:hAnsi="Times New Roman" w:cs="Times New Roman"/>
            <w:sz w:val="24"/>
            <w:szCs w:val="24"/>
            <w:lang w:val="en-US"/>
          </w:rPr>
        </w:r>
      </w:ins>
      <w:moveTo w:id="540" w:author="Author" w:date="2026-10-25T23:54:00Z">
        <w:r>
          <w:rPr>
            <w:rFonts w:ascii="Times New Roman" w:eastAsia="Times New Roman" w:hAnsi="Times New Roman" w:cs="Times New Roman"/>
            <w:sz w:val="24"/>
            <w:szCs w:val="24"/>
            <w:lang w:val="en-US"/>
          </w:rPr>
          <w:fldChar w:fldCharType="end"/>
        </w:r>
      </w:moveTo>
      <w:ins w:id="541" w:author="Author" w:date="2026-10-25T23:54:00Z">
        <w:r>
          <w:rPr>
            <w:rFonts w:ascii="Times New Roman" w:eastAsia="Times New Roman" w:hAnsi="Times New Roman" w:cs="Times New Roman"/>
            <w:sz w:val="24"/>
            <w:szCs w:val="24"/>
            <w:lang w:val="en-US"/>
          </w:rPr>
        </w:r>
      </w:ins>
      <w:moveTo w:id="542" w:author="Author" w:date="2026-10-25T23:54:00Z">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[41]</w:t>
        </w:r>
        <w:r>
          <w:rPr>
            <w:rFonts w:ascii="Times New Roman" w:eastAsia="Times New Roman" w:hAnsi="Times New Roman" w:cs="Times New Roman"/>
            <w:sz w:val="24"/>
            <w:szCs w:val="24"/>
            <w:lang w:val="en-US"/>
          </w:rPr>
          <w:fldChar w:fldCharType="end"/>
        </w:r>
      </w:moveTo>
    </w:p>
    <w:p w14:paraId="09E062C9" w14:textId="77777777" w:rsidR="006C3FA0" w:rsidRPr="004A20DB" w:rsidRDefault="006C3FA0" w:rsidP="006C3FA0">
      <w:pPr>
        <w:spacing w:after="0" w:line="360" w:lineRule="auto"/>
        <w:ind w:firstLine="720"/>
        <w:jc w:val="both"/>
        <w:rPr>
          <w:moveTo w:id="543" w:author="Author" w:date="2026-10-25T23:54:00Z"/>
          <w:rFonts w:ascii="Times New Roman" w:eastAsia="Times New Roman" w:hAnsi="Times New Roman" w:cs="Times New Roman"/>
          <w:sz w:val="24"/>
          <w:szCs w:val="24"/>
          <w:lang w:val="en-US"/>
        </w:rPr>
      </w:pPr>
      <w:moveTo w:id="544" w:author="Author" w:date="2026-10-25T23:54:00Z">
        <w:r w:rsidRPr="004A20DB">
          <w:rPr>
            <w:rFonts w:ascii="Times New Roman" w:eastAsia="Times New Roman" w:hAnsi="Times New Roman" w:cs="Times New Roman"/>
            <w:sz w:val="24"/>
            <w:szCs w:val="24"/>
            <w:lang w:val="en-US"/>
          </w:rPr>
          <w:t xml:space="preserve">Mutations P681H and P681R, most often found in Alpha (B.1.1.7) and Delta (B.1.617.2) variants of the virus, respectively, are located in the furin cleavage region of Spike. They both confer a change in the amino acids from nonpolar hydrophobic to positively charge. They affect tropism (repertoire of infectable cells) by increasing the cleavage of S1/S2 proteins in human airway epithelial cells </w:t>
        </w:r>
        <w:r>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Pr>
            <w:rFonts w:ascii="Times New Roman" w:eastAsia="Times New Roman" w:hAnsi="Times New Roman" w:cs="Times New Roman"/>
            <w:sz w:val="24"/>
            <w:szCs w:val="24"/>
            <w:lang w:val="en-US"/>
          </w:rPr>
          <w:instrText xml:space="preserve"> ADDIN EN.CITE.DATA </w:instrText>
        </w:r>
      </w:moveTo>
      <w:ins w:id="545" w:author="Author" w:date="2026-10-25T23:54:00Z">
        <w:r>
          <w:rPr>
            <w:rFonts w:ascii="Times New Roman" w:eastAsia="Times New Roman" w:hAnsi="Times New Roman" w:cs="Times New Roman"/>
            <w:sz w:val="24"/>
            <w:szCs w:val="24"/>
            <w:lang w:val="en-US"/>
          </w:rPr>
        </w:r>
      </w:ins>
      <w:moveTo w:id="546" w:author="Author" w:date="2026-10-25T23:54:00Z">
        <w:r>
          <w:rPr>
            <w:rFonts w:ascii="Times New Roman" w:eastAsia="Times New Roman" w:hAnsi="Times New Roman" w:cs="Times New Roman"/>
            <w:sz w:val="24"/>
            <w:szCs w:val="24"/>
            <w:lang w:val="en-US"/>
          </w:rPr>
          <w:fldChar w:fldCharType="end"/>
        </w:r>
      </w:moveTo>
      <w:ins w:id="547" w:author="Author" w:date="2026-10-25T23:54:00Z">
        <w:r>
          <w:rPr>
            <w:rFonts w:ascii="Times New Roman" w:eastAsia="Times New Roman" w:hAnsi="Times New Roman" w:cs="Times New Roman"/>
            <w:sz w:val="24"/>
            <w:szCs w:val="24"/>
            <w:lang w:val="en-US"/>
          </w:rPr>
        </w:r>
      </w:ins>
      <w:moveTo w:id="548" w:author="Author" w:date="2026-10-25T23:54:00Z">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[42]</w:t>
        </w:r>
        <w:r>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w:t>
        </w:r>
      </w:moveTo>
    </w:p>
    <w:p w14:paraId="003A805B" w14:textId="77777777" w:rsidR="006C3FA0" w:rsidRPr="004A20DB" w:rsidRDefault="006C3FA0" w:rsidP="006C3FA0">
      <w:pPr>
        <w:spacing w:after="0" w:line="360" w:lineRule="auto"/>
        <w:ind w:firstLine="720"/>
        <w:jc w:val="both"/>
        <w:rPr>
          <w:moveTo w:id="549" w:author="Author" w:date="2026-10-25T23:54:00Z"/>
          <w:rFonts w:ascii="Times New Roman" w:eastAsia="Times New Roman" w:hAnsi="Times New Roman" w:cs="Times New Roman"/>
          <w:sz w:val="24"/>
          <w:szCs w:val="24"/>
          <w:lang w:val="en-US"/>
        </w:rPr>
      </w:pPr>
      <w:moveTo w:id="550" w:author="Author" w:date="2026-10-25T23:54:00Z">
        <w:r w:rsidRPr="004A20DB">
          <w:rPr>
            <w:rFonts w:ascii="Times New Roman" w:eastAsia="Times New Roman" w:hAnsi="Times New Roman" w:cs="Times New Roman"/>
            <w:sz w:val="24"/>
            <w:szCs w:val="24"/>
            <w:lang w:val="en-US"/>
          </w:rPr>
          <w:t xml:space="preserve">Mutation D138Y in Spike  is believed to affect the protein's secondary structure thus reducing antibody -binding efficiency </w:t>
        </w:r>
        <w:r>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Pr>
            <w:rFonts w:ascii="Times New Roman" w:eastAsia="Times New Roman" w:hAnsi="Times New Roman" w:cs="Times New Roman"/>
            <w:sz w:val="24"/>
            <w:szCs w:val="24"/>
            <w:lang w:val="en-US"/>
          </w:rPr>
          <w:instrText xml:space="preserve"> ADDIN EN.CITE.DATA </w:instrText>
        </w:r>
      </w:moveTo>
      <w:ins w:id="551" w:author="Author" w:date="2026-10-25T23:54:00Z">
        <w:r>
          <w:rPr>
            <w:rFonts w:ascii="Times New Roman" w:eastAsia="Times New Roman" w:hAnsi="Times New Roman" w:cs="Times New Roman"/>
            <w:sz w:val="24"/>
            <w:szCs w:val="24"/>
            <w:lang w:val="en-US"/>
          </w:rPr>
        </w:r>
      </w:ins>
      <w:moveTo w:id="552" w:author="Author" w:date="2026-10-25T23:54:00Z">
        <w:r>
          <w:rPr>
            <w:rFonts w:ascii="Times New Roman" w:eastAsia="Times New Roman" w:hAnsi="Times New Roman" w:cs="Times New Roman"/>
            <w:sz w:val="24"/>
            <w:szCs w:val="24"/>
            <w:lang w:val="en-US"/>
          </w:rPr>
          <w:fldChar w:fldCharType="end"/>
        </w:r>
      </w:moveTo>
      <w:ins w:id="553" w:author="Author" w:date="2026-10-25T23:54:00Z">
        <w:r>
          <w:rPr>
            <w:rFonts w:ascii="Times New Roman" w:eastAsia="Times New Roman" w:hAnsi="Times New Roman" w:cs="Times New Roman"/>
            <w:sz w:val="24"/>
            <w:szCs w:val="24"/>
            <w:lang w:val="en-US"/>
          </w:rPr>
        </w:r>
      </w:ins>
      <w:moveTo w:id="554" w:author="Author" w:date="2026-10-25T23:54:00Z">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[43]</w:t>
        </w:r>
        <w:r>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R203K mutation in the N protein was shown to increase transmission and virulence of SARS-COV-2 </w:t>
        </w:r>
        <w:r>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Pr>
            <w:rFonts w:ascii="Times New Roman" w:eastAsia="Times New Roman" w:hAnsi="Times New Roman" w:cs="Times New Roman"/>
            <w:sz w:val="24"/>
            <w:szCs w:val="24"/>
            <w:lang w:val="en-US"/>
          </w:rPr>
          <w:instrText xml:space="preserve"> ADDIN EN.CITE.DATA </w:instrText>
        </w:r>
      </w:moveTo>
      <w:ins w:id="555" w:author="Author" w:date="2026-10-25T23:54:00Z">
        <w:r>
          <w:rPr>
            <w:rFonts w:ascii="Times New Roman" w:eastAsia="Times New Roman" w:hAnsi="Times New Roman" w:cs="Times New Roman"/>
            <w:sz w:val="24"/>
            <w:szCs w:val="24"/>
            <w:lang w:val="en-US"/>
          </w:rPr>
        </w:r>
      </w:ins>
      <w:moveTo w:id="556" w:author="Author" w:date="2026-10-25T23:54:00Z">
        <w:r>
          <w:rPr>
            <w:rFonts w:ascii="Times New Roman" w:eastAsia="Times New Roman" w:hAnsi="Times New Roman" w:cs="Times New Roman"/>
            <w:sz w:val="24"/>
            <w:szCs w:val="24"/>
            <w:lang w:val="en-US"/>
          </w:rPr>
          <w:fldChar w:fldCharType="end"/>
        </w:r>
      </w:moveTo>
      <w:ins w:id="557" w:author="Author" w:date="2026-10-25T23:54:00Z">
        <w:r>
          <w:rPr>
            <w:rFonts w:ascii="Times New Roman" w:eastAsia="Times New Roman" w:hAnsi="Times New Roman" w:cs="Times New Roman"/>
            <w:sz w:val="24"/>
            <w:szCs w:val="24"/>
            <w:lang w:val="en-US"/>
          </w:rPr>
        </w:r>
      </w:ins>
      <w:moveTo w:id="558" w:author="Author" w:date="2026-10-25T23:54:00Z">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[44]</w:t>
        </w:r>
        <w:r>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while the R203M mutation, which creates a start codon for a  new open reading frame, was reported to suppress interferon induction, thereby increasing viral infectivity </w:t>
        </w:r>
        <w:r>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Pr>
            <w:rFonts w:ascii="Times New Roman" w:eastAsia="Times New Roman" w:hAnsi="Times New Roman" w:cs="Times New Roman"/>
            <w:sz w:val="24"/>
            <w:szCs w:val="24"/>
            <w:lang w:val="en-US"/>
          </w:rPr>
          <w:instrText xml:space="preserve"> ADDIN EN.CITE </w:instrText>
        </w:r>
        <w:r>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Pr>
            <w:rFonts w:ascii="Times New Roman" w:eastAsia="Times New Roman" w:hAnsi="Times New Roman" w:cs="Times New Roman"/>
            <w:sz w:val="24"/>
            <w:szCs w:val="24"/>
            <w:lang w:val="en-US"/>
          </w:rPr>
          <w:instrText xml:space="preserve"> ADDIN EN.CITE.DATA </w:instrText>
        </w:r>
      </w:moveTo>
      <w:ins w:id="559" w:author="Author" w:date="2026-10-25T23:54:00Z">
        <w:r>
          <w:rPr>
            <w:rFonts w:ascii="Times New Roman" w:eastAsia="Times New Roman" w:hAnsi="Times New Roman" w:cs="Times New Roman"/>
            <w:sz w:val="24"/>
            <w:szCs w:val="24"/>
            <w:lang w:val="en-US"/>
          </w:rPr>
        </w:r>
      </w:ins>
      <w:moveTo w:id="560" w:author="Author" w:date="2026-10-25T23:54:00Z">
        <w:r>
          <w:rPr>
            <w:rFonts w:ascii="Times New Roman" w:eastAsia="Times New Roman" w:hAnsi="Times New Roman" w:cs="Times New Roman"/>
            <w:sz w:val="24"/>
            <w:szCs w:val="24"/>
            <w:lang w:val="en-US"/>
          </w:rPr>
          <w:fldChar w:fldCharType="end"/>
        </w:r>
      </w:moveTo>
      <w:ins w:id="561" w:author="Author" w:date="2026-10-25T23:54:00Z">
        <w:r>
          <w:rPr>
            <w:rFonts w:ascii="Times New Roman" w:eastAsia="Times New Roman" w:hAnsi="Times New Roman" w:cs="Times New Roman"/>
            <w:sz w:val="24"/>
            <w:szCs w:val="24"/>
            <w:lang w:val="en-US"/>
          </w:rPr>
        </w:r>
      </w:ins>
      <w:moveTo w:id="562" w:author="Author" w:date="2026-10-25T23:54:00Z">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[45]</w:t>
        </w:r>
        <w:r>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moveTo>
    </w:p>
    <w:p w14:paraId="5F5AD389" w14:textId="77777777" w:rsidR="006C3FA0" w:rsidRPr="004A20DB" w:rsidRDefault="006C3FA0" w:rsidP="006C3FA0">
      <w:pPr>
        <w:spacing w:after="0" w:line="360" w:lineRule="auto"/>
        <w:ind w:firstLine="720"/>
        <w:jc w:val="both"/>
        <w:rPr>
          <w:moveTo w:id="563" w:author="Author" w:date="2026-10-25T23:54:00Z"/>
          <w:rFonts w:ascii="Times New Roman" w:eastAsia="Times New Roman" w:hAnsi="Times New Roman" w:cs="Times New Roman"/>
          <w:sz w:val="24"/>
          <w:szCs w:val="24"/>
          <w:lang w:val="en-US"/>
        </w:rPr>
      </w:pPr>
      <w:moveTo w:id="564" w:author="Author" w:date="2026-10-25T23:54:00Z">
        <w:r w:rsidRPr="004A20DB">
          <w:rPr>
            <w:rFonts w:ascii="Times New Roman" w:eastAsia="Times New Roman" w:hAnsi="Times New Roman" w:cs="Times New Roman"/>
            <w:sz w:val="24"/>
            <w:szCs w:val="24"/>
            <w:lang w:val="en-US"/>
          </w:rPr>
          <w:t xml:space="preserve">V82A and T120I in ORF7a are most frequently found in variant Delta of the coronavirus </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Pr>
            <w:rFonts w:ascii="Times New Roman" w:eastAsia="Times New Roman" w:hAnsi="Times New Roman" w:cs="Times New Roman"/>
            <w:sz w:val="24"/>
            <w:szCs w:val="24"/>
            <w:lang w:val="en-US"/>
          </w:rPr>
          <w:fldChar w:fldCharType="separate"/>
        </w:r>
        <w:r>
          <w:rPr>
            <w:rFonts w:ascii="Times New Roman" w:eastAsia="Times New Roman" w:hAnsi="Times New Roman" w:cs="Times New Roman"/>
            <w:noProof/>
            <w:sz w:val="24"/>
            <w:szCs w:val="24"/>
            <w:lang w:val="en-US"/>
          </w:rPr>
          <w:t>[46]</w:t>
        </w:r>
        <w:r>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moveTo>
    </w:p>
    <w:p w14:paraId="6097E269" w14:textId="77777777" w:rsidR="003E14ED" w:rsidRPr="004A20DB" w:rsidRDefault="003E14ED" w:rsidP="003E14ED">
      <w:pPr>
        <w:spacing w:after="0" w:line="360" w:lineRule="auto"/>
        <w:ind w:firstLine="709"/>
        <w:jc w:val="both"/>
        <w:rPr>
          <w:moveTo w:id="565" w:author="Author" w:date="2026-10-26T01:46:00Z" w16du:dateUtc="2026-10-25T22:46:00Z"/>
          <w:rFonts w:ascii="Times New Roman" w:eastAsia="Times New Roman" w:hAnsi="Times New Roman" w:cs="Times New Roman"/>
          <w:sz w:val="24"/>
          <w:szCs w:val="24"/>
          <w:lang w:val="en-US"/>
        </w:rPr>
      </w:pPr>
      <w:moveToRangeStart w:id="566" w:author="Author" w:date="2026-10-26T01:46:00Z" w:name="move243871629"/>
      <w:moveToRangeEnd w:id="535"/>
    </w:p>
    <w:p w14:paraId="3DD5BF32" w14:textId="77777777" w:rsidR="003E14ED" w:rsidRPr="004A20DB" w:rsidRDefault="003E14ED" w:rsidP="003E14ED">
      <w:pPr>
        <w:jc w:val="center"/>
        <w:rPr>
          <w:moveTo w:id="567" w:author="Author" w:date="2026-10-26T01:46:00Z" w16du:dateUtc="2026-10-25T22:46:00Z"/>
          <w:rFonts w:ascii="Times New Roman" w:eastAsia="Times New Roman" w:hAnsi="Times New Roman" w:cs="Times New Roman"/>
          <w:sz w:val="24"/>
          <w:szCs w:val="24"/>
        </w:rPr>
      </w:pPr>
      <w:moveTo w:id="568" w:author="Author" w:date="2026-10-26T01:46:00Z" w16du:dateUtc="2026-10-25T22:46:00Z">
        <w:r w:rsidRPr="004A20DB">
          <w:rPr>
            <w:rFonts w:ascii="Times New Roman" w:eastAsia="Times New Roman" w:hAnsi="Times New Roman" w:cs="Times New Roman"/>
            <w:sz w:val="24"/>
            <w:szCs w:val="24"/>
          </w:rPr>
          <w:t>DISCUSSION</w:t>
        </w:r>
      </w:moveTo>
    </w:p>
    <w:moveToRangeEnd w:id="566"/>
    <w:p w14:paraId="38D02A8B" w14:textId="77777777" w:rsidR="003E14ED" w:rsidRPr="006215BC" w:rsidRDefault="003E14ED">
      <w:pPr>
        <w:rPr>
          <w:rFonts w:ascii="Times New Roman" w:eastAsia="Times New Roman" w:hAnsi="Times New Roman" w:cs="Times New Roman"/>
          <w:sz w:val="24"/>
          <w:szCs w:val="24"/>
          <w:lang w:val="en-US"/>
          <w:rPrChange w:id="569" w:author="Author" w:date="2026-10-25T23:54:00Z">
            <w:rPr>
              <w:rFonts w:ascii="Times New Roman" w:eastAsia="Times New Roman" w:hAnsi="Times New Roman" w:cs="Times New Roman"/>
              <w:sz w:val="24"/>
              <w:szCs w:val="24"/>
            </w:rPr>
          </w:rPrChange>
        </w:rPr>
        <w:pPrChange w:id="570" w:author="Author" w:date="2026-10-25T23:54:00Z">
          <w:pPr>
            <w:jc w:val="center"/>
          </w:pPr>
        </w:pPrChange>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68A2EC34">
            <wp:extent cx="6117348" cy="230505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146323" cy="2315968"/>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469B84E1" w14:textId="4B127018" w:rsidR="00694C6B" w:rsidRPr="00694C6B" w:rsidRDefault="00694C6B" w:rsidP="00694C6B">
      <w:pPr>
        <w:spacing w:after="0" w:line="360" w:lineRule="auto"/>
        <w:ind w:firstLine="720"/>
        <w:jc w:val="both"/>
        <w:rPr>
          <w:rFonts w:ascii="Times New Roman" w:eastAsia="Times New Roman" w:hAnsi="Times New Roman" w:cs="Times New Roman"/>
          <w:sz w:val="24"/>
          <w:szCs w:val="24"/>
        </w:rPr>
      </w:pPr>
      <w:r w:rsidRPr="00694C6B">
        <w:rPr>
          <w:rFonts w:ascii="Times New Roman" w:eastAsia="Times New Roman" w:hAnsi="Times New Roman" w:cs="Times New Roman"/>
          <w:sz w:val="24"/>
          <w:szCs w:val="24"/>
        </w:rPr>
        <w:t xml:space="preserve">To address the problem of false-negative bonds, another team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compared the sequences of SARS CoV-2 not between themselves, but with other coronaviruses. They used “direct coupling analysis”, which postulates a statistical distribution of sequences </w:t>
      </w:r>
      <w:r w:rsidRPr="00694C6B">
        <w:rPr>
          <w:rFonts w:ascii="Times New Roman" w:eastAsia="Times New Roman" w:hAnsi="Times New Roman" w:cs="Times New Roman"/>
          <w:sz w:val="24"/>
          <w:szCs w:val="24"/>
          <w:lang w:val="en-US"/>
        </w:rPr>
        <w:t xml:space="preserve">(usually, </w:t>
      </w:r>
      <w:r w:rsidRPr="00694C6B">
        <w:rPr>
          <w:rFonts w:ascii="Times New Roman" w:eastAsia="Times New Roman" w:hAnsi="Times New Roman" w:cs="Times New Roman"/>
          <w:sz w:val="24"/>
          <w:szCs w:val="24"/>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694C6B">
        <w:rPr>
          <w:rFonts w:ascii="Times New Roman" w:eastAsia="Times New Roman" w:hAnsi="Times New Roman" w:cs="Times New Roman"/>
          <w:sz w:val="24"/>
          <w:szCs w:val="24"/>
        </w:rPr>
        <w:fldChar w:fldCharType="begin"/>
      </w:r>
      <w:r w:rsidRPr="00694C6B">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[28, 30]</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xml:space="preserve">. Parameters of the Gaussian are fit to sequence data using various approximations </w: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 </w:instrText>
      </w:r>
      <w:r w:rsidRPr="00694C6B">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rPr>
        <w:instrText xml:space="preserve"> ADDIN EN.CITE.DATA </w:instrText>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r>
      <w:r w:rsidRPr="00694C6B">
        <w:rPr>
          <w:rFonts w:ascii="Times New Roman" w:eastAsia="Times New Roman" w:hAnsi="Times New Roman" w:cs="Times New Roman"/>
          <w:sz w:val="24"/>
          <w:szCs w:val="24"/>
        </w:rPr>
        <w:fldChar w:fldCharType="separate"/>
      </w:r>
      <w:r w:rsidRPr="00694C6B">
        <w:rPr>
          <w:rFonts w:ascii="Times New Roman" w:eastAsia="Times New Roman" w:hAnsi="Times New Roman" w:cs="Times New Roman"/>
          <w:sz w:val="24"/>
          <w:szCs w:val="24"/>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rPr>
        <w:t>. DCA also includes</w:t>
      </w:r>
      <w:r w:rsidRPr="00694C6B">
        <w:rPr>
          <w:rFonts w:ascii="Times New Roman" w:eastAsia="Times New Roman" w:hAnsi="Times New Roman" w:cs="Times New Roman"/>
          <w:bCs/>
          <w:sz w:val="24"/>
          <w:szCs w:val="24"/>
          <w:lang w:val="en-US"/>
        </w:rPr>
        <w:t xml:space="preserve"> down-weighing sequences with over 80% identity, which is a phenomenological trick to deal with the effects of random linkage</w:t>
      </w:r>
      <w:r w:rsidRPr="00694C6B">
        <w:rPr>
          <w:rFonts w:ascii="Times New Roman" w:eastAsia="Times New Roman" w:hAnsi="Times New Roman" w:cs="Times New Roman"/>
          <w:sz w:val="24"/>
          <w:szCs w:val="24"/>
          <w:lang w:val="en-US"/>
        </w:rPr>
        <w:t xml:space="preserve">. </w:t>
      </w:r>
      <w:r w:rsidRPr="00694C6B">
        <w:rPr>
          <w:rFonts w:ascii="Times New Roman" w:eastAsia="Times New Roman" w:hAnsi="Times New Roman" w:cs="Times New Roman"/>
          <w:sz w:val="24"/>
          <w:szCs w:val="24"/>
        </w:rPr>
        <w:t xml:space="preserve"> As result, the number of false-positive epistatic bonds due to genetic linkage is sharply decreased (Fig. </w:t>
      </w:r>
      <w:r w:rsidR="00DE1AC9">
        <w:rPr>
          <w:rFonts w:ascii="Times New Roman" w:eastAsia="Times New Roman" w:hAnsi="Times New Roman" w:cs="Times New Roman"/>
          <w:sz w:val="24"/>
          <w:szCs w:val="24"/>
          <w:lang w:val="en-US"/>
        </w:rPr>
        <w:t>7B</w:t>
      </w:r>
      <w:r w:rsidRPr="00694C6B">
        <w:rPr>
          <w:rFonts w:ascii="Times New Roman" w:eastAsia="Times New Roman" w:hAnsi="Times New Roman" w:cs="Times New Roman"/>
          <w:sz w:val="24"/>
          <w:szCs w:val="24"/>
        </w:rPr>
        <w:t xml:space="preserve">). </w:t>
      </w:r>
      <w:bookmarkStart w:id="571" w:name="_Hlk229498790"/>
      <w:r w:rsidRPr="00694C6B">
        <w:rPr>
          <w:rFonts w:ascii="Times New Roman" w:eastAsia="Times New Roman" w:hAnsi="Times New Roman" w:cs="Times New Roman"/>
          <w:bCs/>
          <w:sz w:val="24"/>
          <w:szCs w:val="24"/>
          <w:lang w:val="en-US"/>
        </w:rPr>
        <w:t>The</w:t>
      </w:r>
      <w:r w:rsidRPr="00694C6B">
        <w:rPr>
          <w:rFonts w:ascii="Times New Roman" w:eastAsia="Times New Roman" w:hAnsi="Times New Roman" w:cs="Times New Roman"/>
          <w:sz w:val="24"/>
          <w:szCs w:val="24"/>
        </w:rPr>
        <w:t xml:space="preserve"> problem here is that the nature of such correction is not derived from a model of population genetics. QLE does not work in SARS CoV-2 evolution, because linkage effects, negligible in QLE limit, are quite strong. </w:t>
      </w:r>
      <w:bookmarkEnd w:id="571"/>
    </w:p>
    <w:p w14:paraId="76E45170" w14:textId="1145C2A1" w:rsidR="001E5EAD" w:rsidRDefault="001E5EAD" w:rsidP="003E14ED">
      <w:pPr>
        <w:spacing w:after="0" w:line="360" w:lineRule="auto"/>
        <w:ind w:firstLine="720"/>
        <w:jc w:val="both"/>
        <w:rPr>
          <w:ins w:id="572" w:author="Author" w:date="2026-10-25T23:04:00Z"/>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lastRenderedPageBreak/>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xml:space="preserve">. </w:t>
      </w:r>
    </w:p>
    <w:p w14:paraId="7B177C2A" w14:textId="5E4D70BF" w:rsidR="001C6E22" w:rsidRPr="006215BC" w:rsidDel="003E14ED" w:rsidRDefault="001C6E22" w:rsidP="00041B5C">
      <w:pPr>
        <w:pStyle w:val="p1"/>
        <w:spacing w:line="360" w:lineRule="auto"/>
        <w:ind w:firstLine="720"/>
        <w:jc w:val="both"/>
        <w:rPr>
          <w:ins w:id="573" w:author="Author" w:date="2026-10-25T23:04:00Z"/>
          <w:del w:id="574" w:author="Author" w:date="2026-10-26T01:44:00Z" w16du:dateUtc="2026-10-25T22:44:00Z"/>
          <w:rFonts w:ascii="Times New Roman" w:hAnsi="Times New Roman"/>
          <w:sz w:val="24"/>
          <w:szCs w:val="24"/>
          <w:rPrChange w:id="575" w:author="Author" w:date="2026-10-25T23:04:00Z">
            <w:rPr>
              <w:ins w:id="576" w:author="Author" w:date="2026-10-25T23:04:00Z"/>
              <w:del w:id="577" w:author="Author" w:date="2026-10-26T01:44:00Z" w16du:dateUtc="2026-10-25T22:44:00Z"/>
              <w:rFonts w:ascii="Times New Roman" w:hAnsi="Times New Roman"/>
              <w:sz w:val="20"/>
              <w:szCs w:val="20"/>
            </w:rPr>
          </w:rPrChange>
        </w:rPr>
        <w:pPrChange w:id="578" w:author="Author" w:date="2026-10-26T01:44:00Z" w16du:dateUtc="2026-10-25T22:44:00Z">
          <w:pPr>
            <w:pStyle w:val="p1"/>
            <w:jc w:val="both"/>
          </w:pPr>
        </w:pPrChange>
      </w:pPr>
      <w:ins w:id="579" w:author="Author" w:date="2026-10-25T23:04:00Z">
        <w:r w:rsidRPr="006215BC">
          <w:rPr>
            <w:rFonts w:ascii="Times New Roman" w:hAnsi="Times New Roman"/>
            <w:sz w:val="24"/>
            <w:szCs w:val="24"/>
            <w:rPrChange w:id="580" w:author="Author" w:date="2026-10-25T23:04:00Z">
              <w:rPr>
                <w:rFonts w:ascii="Times New Roman" w:hAnsi="Times New Roman"/>
                <w:sz w:val="20"/>
                <w:szCs w:val="20"/>
              </w:rPr>
            </w:rPrChange>
          </w:rPr>
          <w:t xml:space="preserve">It is worth noting that </w:t>
        </w:r>
      </w:ins>
      <w:ins w:id="581" w:author="Author" w:date="2026-10-25T23:05:00Z">
        <w:r>
          <w:rPr>
            <w:rFonts w:ascii="Times New Roman" w:hAnsi="Times New Roman"/>
            <w:sz w:val="24"/>
            <w:szCs w:val="24"/>
            <w:lang w:val="en-US"/>
          </w:rPr>
          <w:t>SARS-CoV-2</w:t>
        </w:r>
      </w:ins>
      <w:ins w:id="582" w:author="Author" w:date="2026-10-25T23:04:00Z">
        <w:r w:rsidRPr="006215BC">
          <w:rPr>
            <w:rFonts w:ascii="Times New Roman" w:hAnsi="Times New Roman"/>
            <w:sz w:val="24"/>
            <w:szCs w:val="24"/>
            <w:rPrChange w:id="583" w:author="Author" w:date="2026-10-25T23:04:00Z">
              <w:rPr>
                <w:rFonts w:ascii="Times New Roman" w:hAnsi="Times New Roman"/>
                <w:sz w:val="20"/>
                <w:szCs w:val="20"/>
              </w:rPr>
            </w:rPrChange>
          </w:rPr>
          <w:t xml:space="preserve"> sequences represent a meta-population with many connected islands, not a single well-mixed population, nor completely independent populations. The approximation used in our work here is that the average over different geographic locations allows to obtain, at least, a partial average over the ensemble of independent populations. It is unclear to which extent the lack of the full ensemble average affects the estimate, but at least, we are able to compensate the residual linkage errors within that partial ensemble, something that has not been done before. </w:t>
        </w:r>
      </w:ins>
    </w:p>
    <w:p w14:paraId="4F034E65" w14:textId="77777777" w:rsidR="001C6E22" w:rsidRPr="006215BC" w:rsidRDefault="001C6E22" w:rsidP="00041B5C">
      <w:pPr>
        <w:pStyle w:val="p1"/>
        <w:spacing w:line="360" w:lineRule="auto"/>
        <w:ind w:firstLine="720"/>
        <w:jc w:val="both"/>
        <w:rPr>
          <w:ins w:id="584" w:author="Author" w:date="2026-10-25T23:04:00Z"/>
          <w:rPrChange w:id="585" w:author="Author" w:date="2026-10-25T23:04:00Z">
            <w:rPr>
              <w:ins w:id="586" w:author="Author" w:date="2026-10-25T23:04:00Z"/>
              <w:rFonts w:ascii="Times New Roman" w:hAnsi="Times New Roman" w:cs="Times New Roman"/>
              <w:color w:val="222222"/>
              <w:spacing w:val="2"/>
              <w:sz w:val="20"/>
              <w:szCs w:val="20"/>
            </w:rPr>
          </w:rPrChange>
        </w:rPr>
        <w:pPrChange w:id="587" w:author="Author" w:date="2026-10-26T01:44:00Z" w16du:dateUtc="2026-10-25T22:44:00Z">
          <w:pPr>
            <w:jc w:val="both"/>
          </w:pPr>
        </w:pPrChange>
      </w:pPr>
    </w:p>
    <w:p w14:paraId="4CE34B56" w14:textId="0046FEB4" w:rsidR="001C6E22" w:rsidRPr="006215BC" w:rsidDel="003E14ED" w:rsidRDefault="003E14ED" w:rsidP="00041B5C">
      <w:pPr>
        <w:pStyle w:val="p1"/>
        <w:spacing w:line="360" w:lineRule="auto"/>
        <w:jc w:val="both"/>
        <w:rPr>
          <w:ins w:id="588" w:author="Author" w:date="2026-10-25T23:04:00Z"/>
          <w:del w:id="589" w:author="Author" w:date="2026-10-26T01:45:00Z" w16du:dateUtc="2026-10-25T22:45:00Z"/>
          <w:rFonts w:ascii="Times New Roman" w:hAnsi="Times New Roman"/>
          <w:sz w:val="24"/>
          <w:szCs w:val="24"/>
          <w:rPrChange w:id="590" w:author="Author" w:date="2026-10-25T23:04:00Z">
            <w:rPr>
              <w:ins w:id="591" w:author="Author" w:date="2026-10-25T23:04:00Z"/>
              <w:del w:id="592" w:author="Author" w:date="2026-10-26T01:45:00Z" w16du:dateUtc="2026-10-25T22:45:00Z"/>
              <w:rFonts w:ascii="Times New Roman" w:hAnsi="Times New Roman"/>
              <w:sz w:val="20"/>
              <w:szCs w:val="20"/>
            </w:rPr>
          </w:rPrChange>
        </w:rPr>
        <w:pPrChange w:id="593" w:author="Author" w:date="2026-10-26T01:45:00Z" w16du:dateUtc="2026-10-25T22:45:00Z">
          <w:pPr>
            <w:pStyle w:val="p1"/>
            <w:jc w:val="both"/>
          </w:pPr>
        </w:pPrChange>
      </w:pPr>
      <w:ins w:id="594" w:author="Author" w:date="2026-10-26T01:44:00Z" w16du:dateUtc="2026-10-25T22:44:00Z">
        <w:r>
          <w:rPr>
            <w:rFonts w:ascii="Times New Roman" w:hAnsi="Times New Roman"/>
            <w:sz w:val="24"/>
            <w:szCs w:val="24"/>
          </w:rPr>
          <w:tab/>
        </w:r>
      </w:ins>
      <w:ins w:id="595" w:author="Author" w:date="2026-10-25T23:04:00Z">
        <w:r w:rsidR="001C6E22" w:rsidRPr="006215BC">
          <w:rPr>
            <w:rFonts w:ascii="Times New Roman" w:hAnsi="Times New Roman"/>
            <w:sz w:val="24"/>
            <w:szCs w:val="24"/>
            <w:rPrChange w:id="596" w:author="Author" w:date="2026-10-25T23:04:00Z">
              <w:rPr>
                <w:rFonts w:ascii="Times New Roman" w:hAnsi="Times New Roman"/>
                <w:sz w:val="20"/>
                <w:szCs w:val="20"/>
              </w:rPr>
            </w:rPrChange>
          </w:rPr>
          <w:t xml:space="preserve">One might ask whether these inferred mutations in </w:t>
        </w:r>
        <w:r w:rsidR="001C6E22" w:rsidRPr="006215BC">
          <w:rPr>
            <w:rStyle w:val="s1"/>
            <w:rFonts w:ascii="Times New Roman" w:hAnsi="Times New Roman"/>
            <w:sz w:val="24"/>
            <w:szCs w:val="24"/>
            <w:rPrChange w:id="597" w:author="Author" w:date="2026-10-25T23:04:00Z">
              <w:rPr>
                <w:rStyle w:val="s1"/>
                <w:rFonts w:ascii="Times New Roman" w:hAnsi="Times New Roman"/>
                <w:sz w:val="20"/>
                <w:szCs w:val="20"/>
              </w:rPr>
            </w:rPrChange>
          </w:rPr>
          <w:t>Fig 2</w:t>
        </w:r>
      </w:ins>
      <w:ins w:id="598" w:author="Author" w:date="2026-10-25T23:05:00Z">
        <w:r w:rsidR="001C6E22">
          <w:rPr>
            <w:rStyle w:val="s1"/>
            <w:rFonts w:ascii="Times New Roman" w:hAnsi="Times New Roman"/>
            <w:sz w:val="24"/>
            <w:szCs w:val="24"/>
            <w:lang w:val="en-US"/>
          </w:rPr>
          <w:t>A</w:t>
        </w:r>
      </w:ins>
      <w:ins w:id="599" w:author="Author" w:date="2026-10-25T23:04:00Z">
        <w:r w:rsidR="001C6E22" w:rsidRPr="006215BC">
          <w:rPr>
            <w:rStyle w:val="s1"/>
            <w:rFonts w:ascii="Times New Roman" w:hAnsi="Times New Roman"/>
            <w:sz w:val="24"/>
            <w:szCs w:val="24"/>
            <w:rPrChange w:id="600" w:author="Author" w:date="2026-10-25T23:04:00Z">
              <w:rPr>
                <w:rStyle w:val="s1"/>
                <w:rFonts w:ascii="Times New Roman" w:hAnsi="Times New Roman"/>
                <w:sz w:val="20"/>
                <w:szCs w:val="20"/>
              </w:rPr>
            </w:rPrChange>
          </w:rPr>
          <w:t xml:space="preserve"> </w:t>
        </w:r>
        <w:r w:rsidR="001C6E22" w:rsidRPr="006215BC">
          <w:rPr>
            <w:rFonts w:ascii="Times New Roman" w:hAnsi="Times New Roman"/>
            <w:sz w:val="24"/>
            <w:szCs w:val="24"/>
            <w:rPrChange w:id="601" w:author="Author" w:date="2026-10-25T23:04:00Z">
              <w:rPr>
                <w:rFonts w:ascii="Times New Roman" w:hAnsi="Times New Roman"/>
                <w:sz w:val="20"/>
                <w:szCs w:val="20"/>
              </w:rPr>
            </w:rPrChange>
          </w:rPr>
          <w:t>are simply a driving mutation with hitchhiker mutations present in the invading strain due, for example, migration between diofferent continents. As easy to understand, in this case, our method would give zero signal instead of the network inferred (</w:t>
        </w:r>
        <w:r w:rsidR="001C6E22" w:rsidRPr="006215BC">
          <w:rPr>
            <w:rStyle w:val="s1"/>
            <w:rFonts w:ascii="Times New Roman" w:hAnsi="Times New Roman"/>
            <w:sz w:val="24"/>
            <w:szCs w:val="24"/>
            <w:rPrChange w:id="602" w:author="Author" w:date="2026-10-25T23:04:00Z">
              <w:rPr>
                <w:rStyle w:val="s1"/>
                <w:rFonts w:ascii="Times New Roman" w:hAnsi="Times New Roman"/>
                <w:sz w:val="20"/>
                <w:szCs w:val="20"/>
              </w:rPr>
            </w:rPrChange>
          </w:rPr>
          <w:t>Fig 2</w:t>
        </w:r>
      </w:ins>
      <w:ins w:id="603" w:author="Author" w:date="2026-10-25T23:05:00Z">
        <w:r w:rsidR="001C6E22">
          <w:rPr>
            <w:rStyle w:val="s1"/>
            <w:rFonts w:ascii="Times New Roman" w:hAnsi="Times New Roman"/>
            <w:sz w:val="24"/>
            <w:szCs w:val="24"/>
            <w:lang w:val="en-US"/>
          </w:rPr>
          <w:t>A</w:t>
        </w:r>
      </w:ins>
      <w:ins w:id="604" w:author="Author" w:date="2026-10-25T23:04:00Z">
        <w:r w:rsidR="001C6E22" w:rsidRPr="006215BC">
          <w:rPr>
            <w:rFonts w:ascii="Times New Roman" w:hAnsi="Times New Roman"/>
            <w:sz w:val="24"/>
            <w:szCs w:val="24"/>
            <w:rPrChange w:id="605" w:author="Author" w:date="2026-10-25T23:04:00Z">
              <w:rPr>
                <w:rFonts w:ascii="Times New Roman" w:hAnsi="Times New Roman"/>
                <w:sz w:val="20"/>
                <w:szCs w:val="20"/>
              </w:rPr>
            </w:rPrChange>
          </w:rPr>
          <w:t>). To make this fact</w:t>
        </w:r>
      </w:ins>
      <w:ins w:id="606" w:author="Author" w:date="2026-10-26T01:44:00Z" w16du:dateUtc="2026-10-25T22:44:00Z">
        <w:r>
          <w:rPr>
            <w:rFonts w:ascii="Times New Roman" w:hAnsi="Times New Roman"/>
            <w:sz w:val="24"/>
            <w:szCs w:val="24"/>
          </w:rPr>
          <w:t xml:space="preserve"> </w:t>
        </w:r>
      </w:ins>
      <w:ins w:id="607" w:author="Author" w:date="2026-10-25T23:04:00Z">
        <w:r w:rsidR="001C6E22" w:rsidRPr="006215BC">
          <w:rPr>
            <w:rFonts w:ascii="Times New Roman" w:hAnsi="Times New Roman"/>
            <w:sz w:val="24"/>
            <w:szCs w:val="24"/>
            <w:rPrChange w:id="608" w:author="Author" w:date="2026-10-25T23:04:00Z">
              <w:rPr>
                <w:rFonts w:ascii="Times New Roman" w:hAnsi="Times New Roman"/>
                <w:sz w:val="20"/>
                <w:szCs w:val="20"/>
              </w:rPr>
            </w:rPrChange>
          </w:rPr>
          <w:t xml:space="preserve">obvious, </w:t>
        </w:r>
        <w:del w:id="609" w:author="Author" w:date="2026-10-26T01:44:00Z" w16du:dateUtc="2026-10-25T22:44:00Z">
          <w:r w:rsidR="001C6E22" w:rsidRPr="006215BC" w:rsidDel="003E14ED">
            <w:rPr>
              <w:rFonts w:ascii="Times New Roman" w:hAnsi="Times New Roman"/>
              <w:sz w:val="24"/>
              <w:szCs w:val="24"/>
              <w:rPrChange w:id="610" w:author="Author" w:date="2026-10-25T23:04:00Z">
                <w:rPr>
                  <w:rFonts w:ascii="Times New Roman" w:hAnsi="Times New Roman"/>
                  <w:sz w:val="20"/>
                  <w:szCs w:val="20"/>
                </w:rPr>
              </w:rPrChange>
            </w:rPr>
            <w:delText xml:space="preserve">we </w:delText>
          </w:r>
        </w:del>
        <w:r w:rsidR="001C6E22" w:rsidRPr="006215BC">
          <w:rPr>
            <w:rFonts w:ascii="Times New Roman" w:hAnsi="Times New Roman"/>
            <w:sz w:val="24"/>
            <w:szCs w:val="24"/>
            <w:rPrChange w:id="611" w:author="Author" w:date="2026-10-25T23:04:00Z">
              <w:rPr>
                <w:rFonts w:ascii="Times New Roman" w:hAnsi="Times New Roman"/>
                <w:sz w:val="20"/>
                <w:szCs w:val="20"/>
              </w:rPr>
            </w:rPrChange>
          </w:rPr>
          <w:t>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001C6E22" w:rsidRPr="006215BC">
          <w:rPr>
            <w:rStyle w:val="s2"/>
            <w:rFonts w:ascii="Times New Roman" w:hAnsi="Times New Roman"/>
            <w:sz w:val="24"/>
            <w:szCs w:val="24"/>
            <w:rPrChange w:id="612" w:author="Author" w:date="2026-10-25T23:04:00Z">
              <w:rPr>
                <w:rStyle w:val="s2"/>
                <w:rFonts w:ascii="Times New Roman" w:hAnsi="Times New Roman"/>
                <w:sz w:val="20"/>
                <w:szCs w:val="20"/>
              </w:rPr>
            </w:rPrChange>
          </w:rPr>
          <w:t>ij</w:t>
        </w:r>
        <w:r w:rsidR="001C6E22" w:rsidRPr="006215BC">
          <w:rPr>
            <w:rFonts w:ascii="Times New Roman" w:hAnsi="Times New Roman"/>
            <w:sz w:val="24"/>
            <w:szCs w:val="24"/>
            <w:rPrChange w:id="613" w:author="Author" w:date="2026-10-25T23:04:00Z">
              <w:rPr>
                <w:rFonts w:ascii="Times New Roman" w:hAnsi="Times New Roman"/>
                <w:sz w:val="20"/>
                <w:szCs w:val="20"/>
              </w:rPr>
            </w:rPrChange>
          </w:rPr>
          <w:t xml:space="preserve"> out of the four are present. For example, for the first and second sites, we have haplotypes 10 and 01. Hence, when calculating correlation UFE</w:t>
        </w:r>
        <w:del w:id="614" w:author="Author" w:date="2026-10-26T01:45:00Z" w16du:dateUtc="2026-10-25T22:45:00Z">
          <w:r w:rsidR="001C6E22" w:rsidRPr="006215BC" w:rsidDel="003E14ED">
            <w:rPr>
              <w:rStyle w:val="s2"/>
              <w:rFonts w:ascii="Times New Roman" w:hAnsi="Times New Roman"/>
              <w:sz w:val="24"/>
              <w:szCs w:val="24"/>
              <w:rPrChange w:id="615" w:author="Author" w:date="2026-10-25T23:04:00Z">
                <w:rPr>
                  <w:rStyle w:val="s2"/>
                  <w:rFonts w:ascii="Times New Roman" w:hAnsi="Times New Roman"/>
                  <w:sz w:val="20"/>
                  <w:szCs w:val="20"/>
                </w:rPr>
              </w:rPrChange>
            </w:rPr>
            <w:delText xml:space="preserve">ij </w:delText>
          </w:r>
          <w:r w:rsidR="001C6E22" w:rsidRPr="006215BC" w:rsidDel="003E14ED">
            <w:rPr>
              <w:rFonts w:ascii="Times New Roman" w:hAnsi="Times New Roman"/>
              <w:sz w:val="24"/>
              <w:szCs w:val="24"/>
              <w:rPrChange w:id="616" w:author="Author" w:date="2026-10-25T23:04:00Z">
                <w:rPr>
                  <w:rFonts w:ascii="Times New Roman" w:hAnsi="Times New Roman"/>
                  <w:sz w:val="20"/>
                  <w:szCs w:val="20"/>
                </w:rPr>
              </w:rPrChange>
            </w:rPr>
            <w:delText>and UFE</w:delText>
          </w:r>
          <w:r w:rsidR="001C6E22" w:rsidRPr="006215BC" w:rsidDel="003E14ED">
            <w:rPr>
              <w:rStyle w:val="s2"/>
              <w:rFonts w:ascii="Times New Roman" w:hAnsi="Times New Roman"/>
              <w:sz w:val="24"/>
              <w:szCs w:val="24"/>
              <w:rPrChange w:id="617" w:author="Author" w:date="2026-10-25T23:04:00Z">
                <w:rPr>
                  <w:rStyle w:val="s2"/>
                  <w:rFonts w:ascii="Times New Roman" w:hAnsi="Times New Roman"/>
                  <w:sz w:val="20"/>
                  <w:szCs w:val="20"/>
                </w:rPr>
              </w:rPrChange>
            </w:rPr>
            <w:delText xml:space="preserve">ij0 </w:delText>
          </w:r>
          <w:r w:rsidR="001C6E22" w:rsidRPr="006215BC" w:rsidDel="003E14ED">
            <w:rPr>
              <w:rFonts w:ascii="Times New Roman" w:hAnsi="Times New Roman"/>
              <w:sz w:val="24"/>
              <w:szCs w:val="24"/>
              <w:rPrChange w:id="618" w:author="Author" w:date="2026-10-25T23:04:00Z">
                <w:rPr>
                  <w:rFonts w:ascii="Times New Roman" w:hAnsi="Times New Roman"/>
                  <w:sz w:val="20"/>
                  <w:szCs w:val="20"/>
                </w:rPr>
              </w:rPrChange>
            </w:rPr>
            <w:delText xml:space="preserve">in Eqs </w:delText>
          </w:r>
          <w:r w:rsidR="001C6E22" w:rsidRPr="006215BC" w:rsidDel="003E14ED">
            <w:rPr>
              <w:rStyle w:val="s1"/>
              <w:rFonts w:ascii="Times New Roman" w:hAnsi="Times New Roman"/>
              <w:sz w:val="24"/>
              <w:szCs w:val="24"/>
              <w:rPrChange w:id="619" w:author="Author" w:date="2026-10-25T23:04:00Z">
                <w:rPr>
                  <w:rStyle w:val="s1"/>
                  <w:rFonts w:ascii="Times New Roman" w:hAnsi="Times New Roman"/>
                  <w:sz w:val="20"/>
                  <w:szCs w:val="20"/>
                </w:rPr>
              </w:rPrChange>
            </w:rPr>
            <w:delText xml:space="preserve">1 </w:delText>
          </w:r>
          <w:r w:rsidR="001C6E22" w:rsidRPr="006215BC" w:rsidDel="003E14ED">
            <w:rPr>
              <w:rFonts w:ascii="Times New Roman" w:hAnsi="Times New Roman"/>
              <w:sz w:val="24"/>
              <w:szCs w:val="24"/>
              <w:rPrChange w:id="620" w:author="Author" w:date="2026-10-25T23:04:00Z">
                <w:rPr>
                  <w:rFonts w:ascii="Times New Roman" w:hAnsi="Times New Roman"/>
                  <w:sz w:val="20"/>
                  <w:szCs w:val="20"/>
                </w:rPr>
              </w:rPrChange>
            </w:rPr>
            <w:delText xml:space="preserve">and </w:delText>
          </w:r>
          <w:r w:rsidR="001C6E22" w:rsidRPr="006215BC" w:rsidDel="003E14ED">
            <w:rPr>
              <w:rStyle w:val="s1"/>
              <w:rFonts w:ascii="Times New Roman" w:hAnsi="Times New Roman"/>
              <w:sz w:val="24"/>
              <w:szCs w:val="24"/>
              <w:rPrChange w:id="621" w:author="Author" w:date="2026-10-25T23:04:00Z">
                <w:rPr>
                  <w:rStyle w:val="s1"/>
                  <w:rFonts w:ascii="Times New Roman" w:hAnsi="Times New Roman"/>
                  <w:sz w:val="20"/>
                  <w:szCs w:val="20"/>
                </w:rPr>
              </w:rPrChange>
            </w:rPr>
            <w:delText>2</w:delText>
          </w:r>
        </w:del>
        <w:r w:rsidR="001C6E22" w:rsidRPr="006215BC">
          <w:rPr>
            <w:rFonts w:ascii="Times New Roman" w:hAnsi="Times New Roman"/>
            <w:sz w:val="24"/>
            <w:szCs w:val="24"/>
            <w:rPrChange w:id="622" w:author="Author" w:date="2026-10-25T23:04:00Z">
              <w:rPr>
                <w:rFonts w:ascii="Times New Roman" w:hAnsi="Times New Roman"/>
                <w:sz w:val="20"/>
                <w:szCs w:val="20"/>
              </w:rPr>
            </w:rPrChange>
          </w:rPr>
          <w:t>, these pairs are excluded from analysis due to the cutoff condition</w:t>
        </w:r>
        <w:del w:id="623" w:author="Author" w:date="2026-10-26T01:45:00Z" w16du:dateUtc="2026-10-25T22:45:00Z">
          <w:r w:rsidR="001C6E22" w:rsidRPr="006215BC" w:rsidDel="003E14ED">
            <w:rPr>
              <w:rFonts w:ascii="Times New Roman" w:hAnsi="Times New Roman"/>
              <w:sz w:val="24"/>
              <w:szCs w:val="24"/>
              <w:rPrChange w:id="624" w:author="Author" w:date="2026-10-25T23:04:00Z">
                <w:rPr>
                  <w:rFonts w:ascii="Times New Roman" w:hAnsi="Times New Roman"/>
                  <w:sz w:val="20"/>
                  <w:szCs w:val="20"/>
                </w:rPr>
              </w:rPrChange>
            </w:rPr>
            <w:delText>, f</w:delText>
          </w:r>
          <w:r w:rsidR="001C6E22" w:rsidRPr="006215BC" w:rsidDel="003E14ED">
            <w:rPr>
              <w:rStyle w:val="s2"/>
              <w:rFonts w:ascii="Times New Roman" w:hAnsi="Times New Roman"/>
              <w:sz w:val="24"/>
              <w:szCs w:val="24"/>
              <w:rPrChange w:id="625" w:author="Author" w:date="2026-10-25T23:04:00Z">
                <w:rPr>
                  <w:rStyle w:val="s2"/>
                  <w:rFonts w:ascii="Times New Roman" w:hAnsi="Times New Roman"/>
                  <w:sz w:val="20"/>
                  <w:szCs w:val="20"/>
                </w:rPr>
              </w:rPrChange>
            </w:rPr>
            <w:delText xml:space="preserve">ij </w:delText>
          </w:r>
          <w:r w:rsidR="001C6E22" w:rsidRPr="006215BC" w:rsidDel="003E14ED">
            <w:rPr>
              <w:rFonts w:ascii="Times New Roman" w:hAnsi="Times New Roman"/>
              <w:sz w:val="24"/>
              <w:szCs w:val="24"/>
              <w:rPrChange w:id="626" w:author="Author" w:date="2026-10-25T23:04:00Z">
                <w:rPr>
                  <w:rFonts w:ascii="Times New Roman" w:hAnsi="Times New Roman"/>
                  <w:sz w:val="20"/>
                  <w:szCs w:val="20"/>
                </w:rPr>
              </w:rPrChange>
            </w:rPr>
            <w:delText>&gt;0.05</w:delText>
          </w:r>
        </w:del>
      </w:ins>
      <w:ins w:id="627" w:author="Author" w:date="2026-10-26T01:45:00Z" w16du:dateUtc="2026-10-25T22:45:00Z">
        <w:r>
          <w:rPr>
            <w:rFonts w:ascii="Times New Roman" w:hAnsi="Times New Roman"/>
            <w:sz w:val="24"/>
            <w:szCs w:val="24"/>
          </w:rPr>
          <w:t xml:space="preserve"> on the allelic frequency</w:t>
        </w:r>
      </w:ins>
      <w:ins w:id="628" w:author="Author" w:date="2026-10-25T23:04:00Z">
        <w:r w:rsidR="001C6E22" w:rsidRPr="006215BC">
          <w:rPr>
            <w:rFonts w:ascii="Times New Roman" w:hAnsi="Times New Roman"/>
            <w:sz w:val="24"/>
            <w:szCs w:val="24"/>
            <w:rPrChange w:id="629" w:author="Author" w:date="2026-10-25T23:04:00Z">
              <w:rPr>
                <w:rFonts w:ascii="Times New Roman" w:hAnsi="Times New Roman"/>
                <w:sz w:val="20"/>
                <w:szCs w:val="20"/>
              </w:rPr>
            </w:rPrChange>
          </w:rPr>
          <w:t>. Thus, by design, our method does not measure the difference between strains, but only a specific type of association between the fluctuations of alleles that is caused by epistasis.</w:t>
        </w:r>
      </w:ins>
    </w:p>
    <w:p w14:paraId="3C486831" w14:textId="77777777" w:rsidR="001C6E22" w:rsidRPr="006215BC" w:rsidRDefault="001C6E22" w:rsidP="00041B5C">
      <w:pPr>
        <w:pStyle w:val="p1"/>
        <w:spacing w:line="360" w:lineRule="auto"/>
        <w:jc w:val="both"/>
        <w:rPr>
          <w:rPrChange w:id="630" w:author="Author" w:date="2026-10-25T23:04:00Z">
            <w:rPr>
              <w:rFonts w:ascii="Times New Roman" w:eastAsia="Times New Roman" w:hAnsi="Times New Roman" w:cs="Times New Roman"/>
              <w:bCs/>
              <w:sz w:val="24"/>
              <w:szCs w:val="24"/>
              <w:lang w:val="en-US"/>
            </w:rPr>
          </w:rPrChange>
        </w:rPr>
        <w:pPrChange w:id="631" w:author="Author" w:date="2026-10-26T01:45:00Z" w16du:dateUtc="2026-10-25T22:45:00Z">
          <w:pPr>
            <w:spacing w:after="0" w:line="360" w:lineRule="auto"/>
            <w:ind w:firstLine="720"/>
            <w:jc w:val="both"/>
          </w:pPr>
        </w:pPrChange>
      </w:pP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w:t>
      </w:r>
      <w:r w:rsidRPr="004A20DB">
        <w:rPr>
          <w:rFonts w:ascii="Times New Roman" w:eastAsia="Times New Roman" w:hAnsi="Times New Roman" w:cs="Times New Roman"/>
          <w:color w:val="000000"/>
          <w:sz w:val="24"/>
          <w:szCs w:val="24"/>
        </w:rPr>
        <w:lastRenderedPageBreak/>
        <w:t xml:space="preserve">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3A3F553" w14:textId="38462FE5" w:rsidR="00041B5C" w:rsidRPr="00731A82" w:rsidRDefault="00060404" w:rsidP="00041B5C">
      <w:pPr>
        <w:pBdr>
          <w:top w:val="nil"/>
          <w:left w:val="nil"/>
          <w:bottom w:val="nil"/>
          <w:right w:val="nil"/>
          <w:between w:val="nil"/>
        </w:pBdr>
        <w:spacing w:after="0" w:line="360" w:lineRule="auto"/>
        <w:ind w:firstLine="709"/>
        <w:jc w:val="both"/>
        <w:rPr>
          <w:ins w:id="632" w:author="Author" w:date="2026-10-26T01:51:00Z" w16du:dateUtc="2026-10-25T22:51:00Z"/>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ins w:id="633" w:author="Author" w:date="2026-10-26T01:51:00Z" w16du:dateUtc="2026-10-25T22:51:00Z">
        <w:r w:rsidR="00041B5C">
          <w:rPr>
            <w:rFonts w:ascii="Times New Roman" w:eastAsia="Times New Roman" w:hAnsi="Times New Roman" w:cs="Times New Roman"/>
            <w:color w:val="000000"/>
            <w:sz w:val="24"/>
            <w:szCs w:val="24"/>
          </w:rPr>
          <w:t xml:space="preserve">. </w:t>
        </w:r>
        <w:r w:rsidR="00041B5C">
          <w:rPr>
            <w:rFonts w:ascii="Times New Roman" w:hAnsi="Times New Roman" w:cs="Times New Roman"/>
            <w:color w:val="222222"/>
            <w:spacing w:val="2"/>
            <w:sz w:val="24"/>
            <w:szCs w:val="24"/>
          </w:rPr>
          <w:t>Th</w:t>
        </w:r>
      </w:ins>
      <w:ins w:id="634" w:author="Author" w:date="2026-10-26T01:52:00Z" w16du:dateUtc="2026-10-25T22:52:00Z">
        <w:r w:rsidR="00041B5C">
          <w:rPr>
            <w:rFonts w:ascii="Times New Roman" w:hAnsi="Times New Roman" w:cs="Times New Roman"/>
            <w:color w:val="222222"/>
            <w:spacing w:val="2"/>
            <w:sz w:val="24"/>
            <w:szCs w:val="24"/>
          </w:rPr>
          <w:t>is</w:t>
        </w:r>
      </w:ins>
      <w:ins w:id="635" w:author="Author" w:date="2026-10-26T01:51:00Z" w16du:dateUtc="2026-10-25T22:51:00Z">
        <w:r w:rsidR="00041B5C">
          <w:rPr>
            <w:rFonts w:ascii="Times New Roman" w:hAnsi="Times New Roman" w:cs="Times New Roman"/>
            <w:color w:val="222222"/>
            <w:spacing w:val="2"/>
            <w:sz w:val="24"/>
            <w:szCs w:val="24"/>
          </w:rPr>
          <w:t xml:space="preserve"> </w:t>
        </w:r>
        <w:r w:rsidR="00041B5C" w:rsidRPr="00680160">
          <w:rPr>
            <w:rFonts w:ascii="Times New Roman" w:hAnsi="Times New Roman" w:cs="Times New Roman"/>
            <w:color w:val="222222"/>
            <w:spacing w:val="2"/>
            <w:sz w:val="24"/>
            <w:szCs w:val="24"/>
          </w:rPr>
          <w:t>choice of parameters</w:t>
        </w:r>
        <w:r w:rsidR="00041B5C">
          <w:rPr>
            <w:rFonts w:ascii="Times New Roman" w:hAnsi="Times New Roman" w:cs="Times New Roman"/>
            <w:color w:val="222222"/>
            <w:spacing w:val="2"/>
            <w:sz w:val="24"/>
            <w:szCs w:val="24"/>
          </w:rPr>
          <w:t xml:space="preserve"> </w:t>
        </w:r>
        <w:r w:rsidR="00041B5C" w:rsidRPr="00680160">
          <w:rPr>
            <w:rFonts w:ascii="Times New Roman" w:hAnsi="Times New Roman" w:cs="Times New Roman"/>
            <w:color w:val="222222"/>
            <w:spacing w:val="2"/>
            <w:sz w:val="24"/>
            <w:szCs w:val="24"/>
          </w:rPr>
          <w:t xml:space="preserve">is a representative example, in which </w:t>
        </w:r>
        <w:r w:rsidR="00041B5C">
          <w:rPr>
            <w:rFonts w:ascii="Times New Roman" w:hAnsi="Times New Roman" w:cs="Times New Roman"/>
            <w:color w:val="222222"/>
            <w:spacing w:val="2"/>
            <w:sz w:val="24"/>
            <w:szCs w:val="24"/>
          </w:rPr>
          <w:t xml:space="preserve">the </w:t>
        </w:r>
        <w:r w:rsidR="00041B5C" w:rsidRPr="00680160">
          <w:rPr>
            <w:rFonts w:ascii="Times New Roman" w:hAnsi="Times New Roman" w:cs="Times New Roman"/>
            <w:color w:val="222222"/>
            <w:spacing w:val="2"/>
            <w:sz w:val="24"/>
            <w:szCs w:val="24"/>
          </w:rPr>
          <w:t>spontaneous crossing of the fitness valley resemble</w:t>
        </w:r>
        <w:r w:rsidR="00041B5C">
          <w:rPr>
            <w:rFonts w:ascii="Times New Roman" w:hAnsi="Times New Roman" w:cs="Times New Roman"/>
            <w:color w:val="222222"/>
            <w:spacing w:val="2"/>
            <w:sz w:val="24"/>
            <w:szCs w:val="24"/>
          </w:rPr>
          <w:t>s the</w:t>
        </w:r>
        <w:r w:rsidR="00041B5C" w:rsidRPr="00680160">
          <w:rPr>
            <w:rFonts w:ascii="Times New Roman" w:hAnsi="Times New Roman" w:cs="Times New Roman"/>
            <w:color w:val="222222"/>
            <w:spacing w:val="2"/>
            <w:sz w:val="24"/>
            <w:szCs w:val="24"/>
          </w:rPr>
          <w:t xml:space="preserve"> emergence of VOC. Variation of the initial allelic frequency has a small effect on the dynamics. The value of selection co</w:t>
        </w:r>
        <w:r w:rsidR="00041B5C">
          <w:rPr>
            <w:rFonts w:ascii="Times New Roman" w:hAnsi="Times New Roman" w:cs="Times New Roman"/>
            <w:color w:val="222222"/>
            <w:spacing w:val="2"/>
            <w:sz w:val="24"/>
            <w:szCs w:val="24"/>
          </w:rPr>
          <w:t>e</w:t>
        </w:r>
        <w:r w:rsidR="00041B5C" w:rsidRPr="00680160">
          <w:rPr>
            <w:rFonts w:ascii="Times New Roman" w:hAnsi="Times New Roman" w:cs="Times New Roman"/>
            <w:color w:val="222222"/>
            <w:spacing w:val="2"/>
            <w:sz w:val="24"/>
            <w:szCs w:val="24"/>
          </w:rPr>
          <w:t>fficient is chosen to fit the timing of variant B.1.1.7</w:t>
        </w:r>
        <w:r w:rsidR="00041B5C">
          <w:rPr>
            <w:rFonts w:ascii="Times New Roman" w:hAnsi="Times New Roman" w:cs="Times New Roman"/>
            <w:color w:val="222222"/>
            <w:spacing w:val="2"/>
            <w:sz w:val="24"/>
            <w:szCs w:val="24"/>
          </w:rPr>
          <w:t xml:space="preserve"> </w:t>
        </w:r>
        <w:r w:rsidR="00041B5C" w:rsidRPr="00680160">
          <w:rPr>
            <w:rFonts w:ascii="Times New Roman" w:hAnsi="Times New Roman" w:cs="Times New Roman"/>
            <w:color w:val="222222"/>
            <w:spacing w:val="2"/>
            <w:sz w:val="24"/>
            <w:szCs w:val="24"/>
          </w:rPr>
          <w:t>[ https://doi.org/10.3390/genes14020407]</w:t>
        </w:r>
        <w:r w:rsidR="00041B5C">
          <w:rPr>
            <w:rFonts w:ascii="Times New Roman" w:hAnsi="Times New Roman" w:cs="Times New Roman"/>
            <w:color w:val="222222"/>
            <w:spacing w:val="2"/>
            <w:sz w:val="24"/>
            <w:szCs w:val="24"/>
          </w:rPr>
          <w:t>.</w:t>
        </w:r>
      </w:ins>
    </w:p>
    <w:p w14:paraId="64D22695" w14:textId="240755B5"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Del="003E14ED" w:rsidRDefault="00192CCC" w:rsidP="00041B5C">
      <w:pPr>
        <w:pBdr>
          <w:top w:val="nil"/>
          <w:left w:val="nil"/>
          <w:bottom w:val="nil"/>
          <w:right w:val="nil"/>
          <w:between w:val="nil"/>
        </w:pBdr>
        <w:spacing w:after="0" w:line="360" w:lineRule="auto"/>
        <w:ind w:firstLine="720"/>
        <w:jc w:val="both"/>
        <w:rPr>
          <w:del w:id="636" w:author="Author" w:date="2026-10-26T01:47:00Z" w16du:dateUtc="2026-10-25T22:47:00Z"/>
        </w:rPr>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5"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660782C0" w:rsidR="0071539E" w:rsidDel="003E14ED" w:rsidRDefault="0071539E" w:rsidP="00041B5C">
      <w:pPr>
        <w:pBdr>
          <w:top w:val="nil"/>
          <w:left w:val="nil"/>
          <w:bottom w:val="nil"/>
          <w:right w:val="nil"/>
          <w:between w:val="nil"/>
        </w:pBdr>
        <w:spacing w:after="0" w:line="360" w:lineRule="auto"/>
        <w:jc w:val="both"/>
        <w:rPr>
          <w:ins w:id="637" w:author="Author" w:date="2026-10-25T23:08:00Z"/>
          <w:del w:id="638" w:author="Author" w:date="2026-10-26T01:47:00Z" w16du:dateUtc="2026-10-25T22:47:00Z"/>
          <w:rFonts w:ascii="Times New Roman" w:eastAsia="Times New Roman" w:hAnsi="Times New Roman" w:cs="Times New Roman"/>
          <w:b/>
        </w:rPr>
      </w:pPr>
    </w:p>
    <w:p w14:paraId="492FE534" w14:textId="38896365" w:rsidR="007E00C6" w:rsidDel="003E14ED" w:rsidRDefault="007E00C6" w:rsidP="00041B5C">
      <w:pPr>
        <w:pBdr>
          <w:top w:val="nil"/>
          <w:left w:val="nil"/>
          <w:bottom w:val="nil"/>
          <w:right w:val="nil"/>
          <w:between w:val="nil"/>
        </w:pBdr>
        <w:spacing w:after="0" w:line="360" w:lineRule="auto"/>
        <w:jc w:val="both"/>
        <w:rPr>
          <w:ins w:id="639" w:author="Author" w:date="2026-10-25T23:08:00Z"/>
          <w:del w:id="640" w:author="Author" w:date="2026-10-26T01:47:00Z" w16du:dateUtc="2026-10-25T22:47:00Z"/>
          <w:rFonts w:ascii="Times New Roman" w:eastAsia="Times New Roman" w:hAnsi="Times New Roman" w:cs="Times New Roman"/>
          <w:b/>
        </w:rPr>
      </w:pPr>
    </w:p>
    <w:p w14:paraId="09B6F196" w14:textId="014DEFCE" w:rsidR="007E00C6" w:rsidRDefault="007E00C6" w:rsidP="00041B5C">
      <w:pPr>
        <w:pBdr>
          <w:top w:val="nil"/>
          <w:left w:val="nil"/>
          <w:bottom w:val="nil"/>
          <w:right w:val="nil"/>
          <w:between w:val="nil"/>
        </w:pBdr>
        <w:spacing w:after="0" w:line="360" w:lineRule="auto"/>
        <w:ind w:firstLine="720"/>
        <w:jc w:val="both"/>
        <w:rPr>
          <w:ins w:id="641" w:author="Author" w:date="2026-10-25T23:08:00Z"/>
          <w:rFonts w:ascii="Times New Roman" w:eastAsia="Times New Roman" w:hAnsi="Times New Roman" w:cs="Times New Roman"/>
          <w:b/>
        </w:rPr>
        <w:pPrChange w:id="642" w:author="Author" w:date="2026-10-26T01:47:00Z" w16du:dateUtc="2026-10-25T22:47:00Z">
          <w:pPr>
            <w:pBdr>
              <w:top w:val="nil"/>
              <w:left w:val="nil"/>
              <w:bottom w:val="nil"/>
              <w:right w:val="nil"/>
              <w:between w:val="nil"/>
            </w:pBdr>
            <w:spacing w:after="0" w:line="360" w:lineRule="auto"/>
            <w:jc w:val="both"/>
          </w:pPr>
        </w:pPrChange>
      </w:pPr>
    </w:p>
    <w:p w14:paraId="25F564A4" w14:textId="77777777" w:rsidR="007E00C6" w:rsidRPr="004A20DB" w:rsidRDefault="007E00C6">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3CAA99D6" w:rsidR="0087149A" w:rsidRDefault="0076272C">
      <w:pPr>
        <w:pStyle w:val="u-mb-24"/>
        <w:spacing w:before="0" w:beforeAutospacing="0" w:after="0" w:afterAutospacing="0"/>
        <w:jc w:val="both"/>
        <w:rPr>
          <w:ins w:id="643" w:author="Author" w:date="2026-10-26T01:47:00Z" w16du:dateUtc="2026-10-25T22:47:00Z"/>
          <w:sz w:val="20"/>
          <w:szCs w:val="20"/>
        </w:rPr>
      </w:pPr>
      <w:r w:rsidRPr="004A20DB">
        <w:rPr>
          <w:b/>
          <w:sz w:val="20"/>
          <w:szCs w:val="20"/>
        </w:rPr>
        <w:t xml:space="preserve">Table 1. </w:t>
      </w:r>
      <w:r w:rsidRPr="004A20DB">
        <w:rPr>
          <w:sz w:val="20"/>
          <w:szCs w:val="20"/>
        </w:rPr>
        <w:t>Parameters of the model and data processing</w:t>
      </w:r>
      <w:ins w:id="644" w:author="Author" w:date="2026-10-26T01:50:00Z" w16du:dateUtc="2026-10-25T22:50:00Z">
        <w:r w:rsidR="003E14ED">
          <w:rPr>
            <w:color w:val="222222"/>
            <w:spacing w:val="2"/>
            <w:sz w:val="20"/>
            <w:szCs w:val="20"/>
          </w:rPr>
          <w:t>.</w:t>
        </w:r>
      </w:ins>
      <w:ins w:id="645" w:author="Author" w:date="2026-10-25T23:42:00Z">
        <w:del w:id="646" w:author="Author" w:date="2026-10-26T01:50:00Z" w16du:dateUtc="2026-10-25T22:50:00Z">
          <w:r w:rsidR="006A1716" w:rsidRPr="006A1716" w:rsidDel="003E14ED">
            <w:rPr>
              <w:color w:val="222222"/>
              <w:spacing w:val="2"/>
              <w:sz w:val="20"/>
              <w:szCs w:val="20"/>
            </w:rPr>
            <w:delText xml:space="preserve"> </w:delText>
          </w:r>
        </w:del>
        <w:del w:id="647" w:author="Author" w:date="2026-10-26T01:49:00Z" w16du:dateUtc="2026-10-25T22:49:00Z">
          <w:r w:rsidR="006A1716" w:rsidRPr="00CE1A58" w:rsidDel="003E14ED">
            <w:rPr>
              <w:color w:val="222222"/>
              <w:spacing w:val="2"/>
              <w:sz w:val="20"/>
              <w:szCs w:val="20"/>
            </w:rPr>
            <w:delText xml:space="preserve">This </w:delText>
          </w:r>
          <w:r w:rsidR="006A1716" w:rsidDel="003E14ED">
            <w:rPr>
              <w:color w:val="222222"/>
              <w:spacing w:val="2"/>
              <w:sz w:val="20"/>
              <w:szCs w:val="20"/>
            </w:rPr>
            <w:delText xml:space="preserve">specific </w:delText>
          </w:r>
          <w:r w:rsidR="006A1716" w:rsidRPr="00CE1A58" w:rsidDel="003E14ED">
            <w:rPr>
              <w:color w:val="222222"/>
              <w:spacing w:val="2"/>
              <w:sz w:val="20"/>
              <w:szCs w:val="20"/>
            </w:rPr>
            <w:delText>choice of</w:delText>
          </w:r>
        </w:del>
        <w:del w:id="648" w:author="Author" w:date="2026-10-26T01:50:00Z" w16du:dateUtc="2026-10-25T22:50:00Z">
          <w:r w:rsidR="006A1716" w:rsidRPr="00CE1A58" w:rsidDel="003E14ED">
            <w:rPr>
              <w:color w:val="222222"/>
              <w:spacing w:val="2"/>
              <w:sz w:val="20"/>
              <w:szCs w:val="20"/>
            </w:rPr>
            <w:delText xml:space="preserve"> parameters </w:delText>
          </w:r>
          <w:r w:rsidR="006A1716" w:rsidDel="003E14ED">
            <w:rPr>
              <w:color w:val="222222"/>
              <w:spacing w:val="2"/>
              <w:sz w:val="20"/>
              <w:szCs w:val="20"/>
            </w:rPr>
            <w:delText xml:space="preserve">is </w:delText>
          </w:r>
          <w:r w:rsidR="006A1716" w:rsidRPr="00CE1A58" w:rsidDel="003E14ED">
            <w:rPr>
              <w:color w:val="222222"/>
              <w:spacing w:val="2"/>
              <w:sz w:val="20"/>
              <w:szCs w:val="20"/>
            </w:rPr>
            <w:delText>a representative example</w:delText>
          </w:r>
          <w:r w:rsidR="006A1716" w:rsidDel="003E14ED">
            <w:rPr>
              <w:color w:val="222222"/>
              <w:spacing w:val="2"/>
              <w:sz w:val="20"/>
              <w:szCs w:val="20"/>
            </w:rPr>
            <w:delText>,</w:delText>
          </w:r>
          <w:r w:rsidR="006A1716" w:rsidRPr="00CE1A58" w:rsidDel="003E14ED">
            <w:rPr>
              <w:color w:val="222222"/>
              <w:spacing w:val="2"/>
              <w:sz w:val="20"/>
              <w:szCs w:val="20"/>
            </w:rPr>
            <w:delText xml:space="preserve"> in which spontaneous crossing </w:delText>
          </w:r>
          <w:r w:rsidR="006A1716" w:rsidDel="003E14ED">
            <w:rPr>
              <w:color w:val="222222"/>
              <w:spacing w:val="2"/>
              <w:sz w:val="20"/>
              <w:szCs w:val="20"/>
            </w:rPr>
            <w:delText>of the fitness valley could</w:delText>
          </w:r>
          <w:r w:rsidR="006A1716" w:rsidRPr="00CE1A58" w:rsidDel="003E14ED">
            <w:rPr>
              <w:color w:val="222222"/>
              <w:spacing w:val="2"/>
              <w:sz w:val="20"/>
              <w:szCs w:val="20"/>
            </w:rPr>
            <w:delText xml:space="preserve"> occur</w:delText>
          </w:r>
          <w:r w:rsidR="006A1716" w:rsidDel="003E14ED">
            <w:rPr>
              <w:color w:val="222222"/>
              <w:spacing w:val="2"/>
              <w:sz w:val="20"/>
              <w:szCs w:val="20"/>
            </w:rPr>
            <w:delText xml:space="preserve"> to resemble emergence of VOC</w:delText>
          </w:r>
          <w:r w:rsidR="006A1716" w:rsidRPr="00CE1A58" w:rsidDel="003E14ED">
            <w:rPr>
              <w:color w:val="222222"/>
              <w:spacing w:val="2"/>
              <w:sz w:val="20"/>
              <w:szCs w:val="20"/>
            </w:rPr>
            <w:delText xml:space="preserve">. Variation of </w:delText>
          </w:r>
          <w:r w:rsidR="006A1716" w:rsidDel="003E14ED">
            <w:rPr>
              <w:color w:val="222222"/>
              <w:spacing w:val="2"/>
              <w:sz w:val="20"/>
              <w:szCs w:val="20"/>
            </w:rPr>
            <w:delText>the</w:delText>
          </w:r>
          <w:r w:rsidR="006A1716" w:rsidRPr="00CE1A58" w:rsidDel="003E14ED">
            <w:rPr>
              <w:color w:val="222222"/>
              <w:spacing w:val="2"/>
              <w:sz w:val="20"/>
              <w:szCs w:val="20"/>
            </w:rPr>
            <w:delText xml:space="preserve"> initial allelic frequency has a small effect on the dynamics. The value of selection cofficient is chosen to fit the timing of variant B.1.1.7.</w:delText>
          </w:r>
        </w:del>
      </w:ins>
      <w:del w:id="649" w:author="Author" w:date="2026-10-26T01:47:00Z" w16du:dateUtc="2026-10-25T22:47:00Z">
        <w:r w:rsidRPr="004A20DB" w:rsidDel="003E14ED">
          <w:rPr>
            <w:sz w:val="20"/>
            <w:szCs w:val="20"/>
          </w:rPr>
          <w:delText>.</w:delText>
        </w:r>
      </w:del>
    </w:p>
    <w:p w14:paraId="6270D687" w14:textId="77777777" w:rsidR="003E14ED" w:rsidRPr="006215BC" w:rsidRDefault="003E14ED">
      <w:pPr>
        <w:pStyle w:val="u-mb-24"/>
        <w:spacing w:before="0" w:beforeAutospacing="0" w:after="0" w:afterAutospacing="0"/>
        <w:jc w:val="both"/>
        <w:rPr>
          <w:rFonts w:ascii="Merriweather Sans" w:hAnsi="Merriweather Sans"/>
          <w:color w:val="222222"/>
          <w:spacing w:val="2"/>
          <w:sz w:val="20"/>
          <w:szCs w:val="20"/>
          <w:rPrChange w:id="650" w:author="Author" w:date="2026-10-25T23:42:00Z">
            <w:rPr>
              <w:rFonts w:ascii="Times New Roman" w:eastAsia="Times New Roman" w:hAnsi="Times New Roman" w:cs="Times New Roman"/>
              <w:b/>
              <w:sz w:val="20"/>
              <w:szCs w:val="20"/>
            </w:rPr>
          </w:rPrChange>
        </w:rPr>
        <w:pPrChange w:id="651" w:author="Author" w:date="2026-10-25T23:42:00Z">
          <w:pPr>
            <w:spacing w:line="360" w:lineRule="auto"/>
          </w:pPr>
        </w:pPrChange>
      </w:pP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tcW w:w="2263" w:type="dxa"/>
          </w:tcPr>
          <w:p w14:paraId="198FE66D" w14:textId="77777777" w:rsidR="0087149A" w:rsidRPr="004A20DB" w:rsidRDefault="00000000">
            <w:pPr>
              <w:jc w:val="center"/>
              <w:cnfStyle w:val="001000000000" w:firstRow="0" w:lastRow="0" w:firstColumn="1" w:lastColumn="0" w:oddVBand="0" w:evenVBand="0" w:oddHBand="0" w:evenHBand="0" w:firstRowFirstColumn="0" w:firstRowLastColumn="0" w:lastRowFirstColumn="0" w:lastRowLastColumn="0"/>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CE1FF3F" w:rsidR="0087149A" w:rsidRPr="006215BC" w:rsidRDefault="0076272C">
            <w:pPr>
              <w:jc w:val="both"/>
              <w:rPr>
                <w:rFonts w:ascii="Times New Roman" w:hAnsi="Times New Roman" w:cs="Times New Roman"/>
                <w:color w:val="222222"/>
                <w:spacing w:val="2"/>
                <w:sz w:val="20"/>
                <w:szCs w:val="20"/>
                <w:rPrChange w:id="652" w:author="Author" w:date="2026-10-25T23:08:00Z">
                  <w:rPr>
                    <w:rFonts w:ascii="Times New Roman" w:eastAsia="Times New Roman" w:hAnsi="Times New Roman" w:cs="Times New Roman"/>
                    <w:color w:val="000000"/>
                    <w:sz w:val="20"/>
                    <w:szCs w:val="20"/>
                  </w:rPr>
                </w:rPrChange>
              </w:rPr>
              <w:pPrChange w:id="653" w:author="Author" w:date="2026-10-25T23:08:00Z">
                <w:pPr>
                  <w:pBdr>
                    <w:top w:val="nil"/>
                    <w:left w:val="nil"/>
                    <w:bottom w:val="nil"/>
                    <w:right w:val="nil"/>
                    <w:between w:val="nil"/>
                  </w:pBdr>
                  <w:spacing w:after="160"/>
                  <w:jc w:val="both"/>
                </w:pPr>
              </w:pPrChange>
            </w:pPr>
            <w:r w:rsidRPr="004A20DB">
              <w:rPr>
                <w:rFonts w:ascii="Times New Roman" w:eastAsia="Times New Roman" w:hAnsi="Times New Roman" w:cs="Times New Roman"/>
                <w:color w:val="000000"/>
                <w:sz w:val="20"/>
                <w:szCs w:val="20"/>
              </w:rPr>
              <w:t>Selection coefficient (the same for all sites)</w:t>
            </w:r>
            <w:ins w:id="654" w:author="Author" w:date="2026-10-25T23:07:00Z">
              <w:r w:rsidR="007E00C6" w:rsidRPr="00EE7946">
                <w:rPr>
                  <w:rFonts w:ascii="Times New Roman" w:hAnsi="Times New Roman" w:cs="Times New Roman"/>
                  <w:color w:val="222222"/>
                  <w:spacing w:val="2"/>
                  <w:sz w:val="20"/>
                  <w:szCs w:val="20"/>
                </w:rPr>
                <w:t xml:space="preserve"> </w:t>
              </w:r>
              <w:del w:id="655" w:author="Author" w:date="2026-10-26T01:48:00Z" w16du:dateUtc="2026-10-25T22:48:00Z">
                <w:r w:rsidR="007E00C6" w:rsidRPr="00EE7946" w:rsidDel="003E14ED">
                  <w:rPr>
                    <w:rFonts w:ascii="Times New Roman" w:hAnsi="Times New Roman" w:cs="Times New Roman"/>
                    <w:color w:val="222222"/>
                    <w:spacing w:val="2"/>
                    <w:sz w:val="20"/>
                    <w:szCs w:val="20"/>
                  </w:rPr>
                  <w:delText xml:space="preserve">The value </w:delText>
                </w:r>
              </w:del>
              <w:del w:id="656" w:author="Author" w:date="2026-10-26T01:47:00Z" w16du:dateUtc="2026-10-25T22:47:00Z">
                <w:r w:rsidR="007E00C6" w:rsidRPr="00EE7946" w:rsidDel="003E14ED">
                  <w:rPr>
                    <w:rFonts w:ascii="Times New Roman" w:hAnsi="Times New Roman" w:cs="Times New Roman"/>
                    <w:color w:val="222222"/>
                    <w:spacing w:val="2"/>
                    <w:sz w:val="20"/>
                    <w:szCs w:val="20"/>
                  </w:rPr>
                  <w:delText xml:space="preserve">of selection coefficient </w:delText>
                </w:r>
                <w:r w:rsidR="007E00C6" w:rsidRPr="002E11EE" w:rsidDel="003E14ED">
                  <w:rPr>
                    <w:rFonts w:ascii="Times New Roman" w:hAnsi="Times New Roman" w:cs="Times New Roman"/>
                    <w:color w:val="222222"/>
                    <w:spacing w:val="2"/>
                    <w:sz w:val="20"/>
                    <w:szCs w:val="20"/>
                  </w:rPr>
                  <w:delText xml:space="preserve">s </w:delText>
                </w:r>
                <w:r w:rsidR="007E00C6" w:rsidDel="003E14ED">
                  <w:rPr>
                    <w:rFonts w:ascii="Times New Roman" w:hAnsi="Times New Roman" w:cs="Times New Roman"/>
                    <w:color w:val="222222"/>
                    <w:spacing w:val="2"/>
                    <w:sz w:val="20"/>
                    <w:szCs w:val="20"/>
                  </w:rPr>
                  <w:delText>=</w:delText>
                </w:r>
                <w:r w:rsidR="007E00C6" w:rsidRPr="002E11EE" w:rsidDel="003E14ED">
                  <w:rPr>
                    <w:rFonts w:ascii="Times New Roman" w:hAnsi="Times New Roman" w:cs="Times New Roman"/>
                    <w:color w:val="222222"/>
                    <w:spacing w:val="2"/>
                    <w:sz w:val="20"/>
                    <w:szCs w:val="20"/>
                  </w:rPr>
                  <w:delText xml:space="preserve"> 0.1</w:delText>
                </w:r>
                <w:r w:rsidR="007E00C6" w:rsidDel="003E14ED">
                  <w:rPr>
                    <w:rFonts w:ascii="Times New Roman" w:hAnsi="Times New Roman" w:cs="Times New Roman"/>
                    <w:color w:val="222222"/>
                    <w:spacing w:val="2"/>
                    <w:sz w:val="20"/>
                    <w:szCs w:val="20"/>
                  </w:rPr>
                  <w:delText xml:space="preserve"> </w:delText>
                </w:r>
              </w:del>
              <w:del w:id="657" w:author="Author" w:date="2026-10-26T01:48:00Z" w16du:dateUtc="2026-10-25T22:48:00Z">
                <w:r w:rsidR="007E00C6" w:rsidRPr="00EE7946" w:rsidDel="003E14ED">
                  <w:rPr>
                    <w:rFonts w:ascii="Times New Roman" w:hAnsi="Times New Roman" w:cs="Times New Roman"/>
                    <w:color w:val="222222"/>
                    <w:spacing w:val="2"/>
                    <w:sz w:val="20"/>
                    <w:szCs w:val="20"/>
                  </w:rPr>
                  <w:delText xml:space="preserve">is </w:delText>
                </w:r>
              </w:del>
            </w:ins>
            <w:ins w:id="658" w:author="Author" w:date="2026-10-26T01:48:00Z" w16du:dateUtc="2026-10-25T22:48:00Z">
              <w:r w:rsidR="003E14ED">
                <w:rPr>
                  <w:rFonts w:ascii="Times New Roman" w:hAnsi="Times New Roman" w:cs="Times New Roman"/>
                  <w:color w:val="222222"/>
                  <w:spacing w:val="2"/>
                  <w:sz w:val="20"/>
                  <w:szCs w:val="20"/>
                </w:rPr>
                <w:t xml:space="preserve">is </w:t>
              </w:r>
            </w:ins>
            <w:ins w:id="659" w:author="Author" w:date="2026-10-25T23:07:00Z">
              <w:r w:rsidR="007E00C6" w:rsidRPr="00EE7946">
                <w:rPr>
                  <w:rFonts w:ascii="Times New Roman" w:hAnsi="Times New Roman" w:cs="Times New Roman"/>
                  <w:color w:val="222222"/>
                  <w:spacing w:val="2"/>
                  <w:sz w:val="20"/>
                  <w:szCs w:val="20"/>
                </w:rPr>
                <w:t>adjusted to fit the tim</w:t>
              </w:r>
              <w:r w:rsidR="007E00C6">
                <w:rPr>
                  <w:rFonts w:ascii="Times New Roman" w:hAnsi="Times New Roman" w:cs="Times New Roman"/>
                  <w:color w:val="222222"/>
                  <w:spacing w:val="2"/>
                  <w:sz w:val="20"/>
                  <w:szCs w:val="20"/>
                </w:rPr>
                <w:t>e</w:t>
              </w:r>
              <w:r w:rsidR="007E00C6" w:rsidRPr="00EE7946">
                <w:rPr>
                  <w:rFonts w:ascii="Times New Roman" w:hAnsi="Times New Roman" w:cs="Times New Roman"/>
                  <w:color w:val="222222"/>
                  <w:spacing w:val="2"/>
                  <w:sz w:val="20"/>
                  <w:szCs w:val="20"/>
                </w:rPr>
                <w:t xml:space="preserve"> of </w:t>
              </w:r>
              <w:r w:rsidR="007E00C6">
                <w:rPr>
                  <w:rFonts w:ascii="Times New Roman" w:hAnsi="Times New Roman" w:cs="Times New Roman"/>
                  <w:color w:val="222222"/>
                  <w:spacing w:val="2"/>
                  <w:sz w:val="20"/>
                  <w:szCs w:val="20"/>
                </w:rPr>
                <w:t>B.1.1.7</w:t>
              </w:r>
              <w:r w:rsidR="007E00C6" w:rsidRPr="00EE7946">
                <w:rPr>
                  <w:rFonts w:ascii="Times New Roman" w:hAnsi="Times New Roman" w:cs="Times New Roman"/>
                  <w:color w:val="222222"/>
                  <w:spacing w:val="2"/>
                  <w:sz w:val="20"/>
                  <w:szCs w:val="20"/>
                </w:rPr>
                <w:t xml:space="preserve"> emergence. </w:t>
              </w:r>
            </w:ins>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w:t>
      </w:r>
      <w:r w:rsidRPr="004A20DB">
        <w:rPr>
          <w:rFonts w:ascii="Times New Roman" w:eastAsia="Times New Roman" w:hAnsi="Times New Roman" w:cs="Times New Roman"/>
          <w:color w:val="000000"/>
          <w:sz w:val="24"/>
          <w:szCs w:val="24"/>
        </w:rPr>
        <w:lastRenderedPageBreak/>
        <w:t xml:space="preserve">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0878E463" w:rsidR="00653793" w:rsidRDefault="003F4C32" w:rsidP="00FC4B93">
      <w:pPr>
        <w:pBdr>
          <w:top w:val="nil"/>
          <w:left w:val="nil"/>
          <w:bottom w:val="nil"/>
          <w:right w:val="nil"/>
          <w:between w:val="nil"/>
        </w:pBdr>
        <w:spacing w:after="0" w:line="360" w:lineRule="auto"/>
        <w:ind w:firstLine="709"/>
        <w:jc w:val="both"/>
        <w:rPr>
          <w:ins w:id="660" w:author="Author" w:date="2026-10-26T00:15:00Z"/>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 xml:space="preserve">Also, here we consider the population level evolution only, because SARS–CoV-2 is acute and represented by a single variant in 99,5% patients, similar to influenza. In principle, the 0.5% </w:t>
      </w:r>
      <w:r w:rsidRPr="004A20DB">
        <w:rPr>
          <w:rFonts w:ascii="Times New Roman" w:eastAsia="Times New Roman" w:hAnsi="Times New Roman" w:cs="Times New Roman"/>
          <w:color w:val="000000"/>
          <w:sz w:val="24"/>
          <w:szCs w:val="24"/>
          <w:lang w:val="en-US"/>
        </w:rPr>
        <w:lastRenderedPageBreak/>
        <w:t>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20DE60BD" w14:textId="3F59DDAF" w:rsidR="00731A82" w:rsidRPr="00731A82" w:rsidDel="00041B5C" w:rsidRDefault="00731A82" w:rsidP="00FC4B93">
      <w:pPr>
        <w:pBdr>
          <w:top w:val="nil"/>
          <w:left w:val="nil"/>
          <w:bottom w:val="nil"/>
          <w:right w:val="nil"/>
          <w:between w:val="nil"/>
        </w:pBdr>
        <w:spacing w:after="0" w:line="360" w:lineRule="auto"/>
        <w:ind w:firstLine="709"/>
        <w:jc w:val="both"/>
        <w:rPr>
          <w:del w:id="661" w:author="Author" w:date="2026-10-26T01:51:00Z" w16du:dateUtc="2026-10-25T22:51:00Z"/>
          <w:rFonts w:ascii="Times New Roman" w:eastAsia="Times New Roman" w:hAnsi="Times New Roman" w:cs="Times New Roman"/>
          <w:color w:val="000000"/>
          <w:sz w:val="24"/>
          <w:szCs w:val="24"/>
        </w:rPr>
      </w:pPr>
      <w:ins w:id="662" w:author="Author" w:date="2026-10-26T00:15:00Z">
        <w:del w:id="663" w:author="Author" w:date="2026-10-26T01:51:00Z" w16du:dateUtc="2026-10-25T22:51:00Z">
          <w:r w:rsidRPr="006215BC" w:rsidDel="00041B5C">
            <w:rPr>
              <w:rFonts w:ascii="Times New Roman" w:hAnsi="Times New Roman" w:cs="Times New Roman"/>
              <w:color w:val="222222"/>
              <w:spacing w:val="2"/>
              <w:sz w:val="24"/>
              <w:szCs w:val="24"/>
              <w:rPrChange w:id="664" w:author="Author" w:date="2026-10-26T00:15:00Z">
                <w:rPr>
                  <w:color w:val="222222"/>
                  <w:spacing w:val="2"/>
                  <w:sz w:val="20"/>
                  <w:szCs w:val="20"/>
                </w:rPr>
              </w:rPrChange>
            </w:rPr>
            <w:delText>T</w:delText>
          </w:r>
        </w:del>
        <w:del w:id="665" w:author="Author" w:date="2026-10-26T01:50:00Z" w16du:dateUtc="2026-10-25T22:50:00Z">
          <w:r w:rsidRPr="006215BC" w:rsidDel="00041B5C">
            <w:rPr>
              <w:rFonts w:ascii="Times New Roman" w:hAnsi="Times New Roman" w:cs="Times New Roman"/>
              <w:color w:val="222222"/>
              <w:spacing w:val="2"/>
              <w:sz w:val="24"/>
              <w:szCs w:val="24"/>
              <w:rPrChange w:id="666" w:author="Author" w:date="2026-10-26T00:15:00Z">
                <w:rPr>
                  <w:color w:val="222222"/>
                  <w:spacing w:val="2"/>
                  <w:sz w:val="20"/>
                  <w:szCs w:val="20"/>
                </w:rPr>
              </w:rPrChange>
            </w:rPr>
            <w:delText>hi</w:delText>
          </w:r>
        </w:del>
        <w:del w:id="667" w:author="Author" w:date="2026-10-26T01:51:00Z" w16du:dateUtc="2026-10-25T22:51:00Z">
          <w:r w:rsidRPr="006215BC" w:rsidDel="00041B5C">
            <w:rPr>
              <w:rFonts w:ascii="Times New Roman" w:hAnsi="Times New Roman" w:cs="Times New Roman"/>
              <w:color w:val="222222"/>
              <w:spacing w:val="2"/>
              <w:sz w:val="24"/>
              <w:szCs w:val="24"/>
              <w:rPrChange w:id="668" w:author="Author" w:date="2026-10-26T00:15:00Z">
                <w:rPr>
                  <w:color w:val="222222"/>
                  <w:spacing w:val="2"/>
                  <w:sz w:val="20"/>
                  <w:szCs w:val="20"/>
                </w:rPr>
              </w:rPrChange>
            </w:rPr>
            <w:delText xml:space="preserve">s specific choice of parameters is a representative example, in which spontaneous crossing of the fitness valley </w:delText>
          </w:r>
        </w:del>
        <w:del w:id="669" w:author="Author" w:date="2026-10-26T01:49:00Z" w16du:dateUtc="2026-10-25T22:49:00Z">
          <w:r w:rsidRPr="006215BC" w:rsidDel="003E14ED">
            <w:rPr>
              <w:rFonts w:ascii="Times New Roman" w:hAnsi="Times New Roman" w:cs="Times New Roman"/>
              <w:color w:val="222222"/>
              <w:spacing w:val="2"/>
              <w:sz w:val="24"/>
              <w:szCs w:val="24"/>
              <w:rPrChange w:id="670" w:author="Author" w:date="2026-10-26T00:15:00Z">
                <w:rPr>
                  <w:color w:val="222222"/>
                  <w:spacing w:val="2"/>
                  <w:sz w:val="20"/>
                  <w:szCs w:val="20"/>
                </w:rPr>
              </w:rPrChange>
            </w:rPr>
            <w:delText xml:space="preserve">could occur to </w:delText>
          </w:r>
        </w:del>
        <w:del w:id="671" w:author="Author" w:date="2026-10-26T01:51:00Z" w16du:dateUtc="2026-10-25T22:51:00Z">
          <w:r w:rsidRPr="006215BC" w:rsidDel="00041B5C">
            <w:rPr>
              <w:rFonts w:ascii="Times New Roman" w:hAnsi="Times New Roman" w:cs="Times New Roman"/>
              <w:color w:val="222222"/>
              <w:spacing w:val="2"/>
              <w:sz w:val="24"/>
              <w:szCs w:val="24"/>
              <w:rPrChange w:id="672" w:author="Author" w:date="2026-10-26T00:15:00Z">
                <w:rPr>
                  <w:color w:val="222222"/>
                  <w:spacing w:val="2"/>
                  <w:sz w:val="20"/>
                  <w:szCs w:val="20"/>
                </w:rPr>
              </w:rPrChange>
            </w:rPr>
            <w:delText>resemble emergence of VOC. Variation of the initial allelic frequency has a small effect on the dynamics. The value of selection cofficient is chosen to fit the timing of variant B.1.1.7</w:delText>
          </w:r>
        </w:del>
        <w:del w:id="673" w:author="Author" w:date="2026-10-26T01:48:00Z" w16du:dateUtc="2026-10-25T22:48:00Z">
          <w:r w:rsidRPr="006215BC" w:rsidDel="003E14ED">
            <w:rPr>
              <w:rFonts w:ascii="Times New Roman" w:hAnsi="Times New Roman" w:cs="Times New Roman"/>
              <w:color w:val="222222"/>
              <w:spacing w:val="2"/>
              <w:sz w:val="24"/>
              <w:szCs w:val="24"/>
              <w:rPrChange w:id="674" w:author="Author" w:date="2026-10-26T00:15:00Z">
                <w:rPr>
                  <w:color w:val="222222"/>
                  <w:spacing w:val="2"/>
                  <w:sz w:val="20"/>
                  <w:szCs w:val="20"/>
                </w:rPr>
              </w:rPrChange>
            </w:rPr>
            <w:delText>.</w:delText>
          </w:r>
          <w:r w:rsidRPr="00041B5C" w:rsidDel="003E14ED">
            <w:rPr>
              <w:rFonts w:ascii="Times New Roman" w:hAnsi="Times New Roman" w:cs="Times New Roman"/>
              <w:color w:val="222222"/>
              <w:spacing w:val="2"/>
              <w:sz w:val="24"/>
              <w:szCs w:val="24"/>
              <w:rPrChange w:id="675" w:author="Author" w:date="2026-10-26T01:48:00Z" w16du:dateUtc="2026-10-25T22:48:00Z">
                <w:rPr>
                  <w:rFonts w:ascii="Times New Roman" w:hAnsi="Times New Roman" w:cs="Times New Roman"/>
                  <w:sz w:val="24"/>
                  <w:szCs w:val="24"/>
                </w:rPr>
              </w:rPrChange>
            </w:rPr>
            <w:delText>.</w:delText>
          </w:r>
        </w:del>
      </w:ins>
      <w:ins w:id="676" w:author="Author" w:date="2026-10-26T00:16:00Z">
        <w:del w:id="677" w:author="Author" w:date="2026-10-26T01:51:00Z" w16du:dateUtc="2026-10-25T22:51:00Z">
          <w:r w:rsidRPr="00041B5C" w:rsidDel="00041B5C">
            <w:rPr>
              <w:rFonts w:ascii="Times New Roman" w:hAnsi="Times New Roman" w:cs="Times New Roman"/>
              <w:color w:val="222222"/>
              <w:spacing w:val="2"/>
              <w:sz w:val="24"/>
              <w:szCs w:val="24"/>
              <w:rPrChange w:id="678" w:author="Author" w:date="2026-10-26T01:48:00Z" w16du:dateUtc="2026-10-25T22:48:00Z">
                <w:rPr>
                  <w:rFonts w:ascii="Times New Roman" w:hAnsi="Times New Roman" w:cs="Times New Roman"/>
                  <w:sz w:val="24"/>
                  <w:szCs w:val="24"/>
                </w:rPr>
              </w:rPrChange>
            </w:rPr>
            <w:delText>[</w:delText>
          </w:r>
          <w:r w:rsidRPr="00041B5C" w:rsidDel="00041B5C">
            <w:rPr>
              <w:rFonts w:ascii="Times New Roman" w:hAnsi="Times New Roman" w:cs="Times New Roman"/>
              <w:color w:val="222222"/>
              <w:spacing w:val="2"/>
              <w:sz w:val="24"/>
              <w:szCs w:val="24"/>
              <w:rPrChange w:id="679" w:author="Author" w:date="2026-10-26T01:48:00Z" w16du:dateUtc="2026-10-25T22:48:00Z">
                <w:rPr>
                  <w:rFonts w:ascii="Merriweather Sans" w:hAnsi="Merriweather Sans"/>
                  <w:b/>
                  <w:color w:val="222222"/>
                  <w:spacing w:val="2"/>
                </w:rPr>
              </w:rPrChange>
            </w:rPr>
            <w:delText xml:space="preserve"> https://doi.org/10.3390/genes14020407</w:delText>
          </w:r>
          <w:r w:rsidRPr="00041B5C" w:rsidDel="00041B5C">
            <w:rPr>
              <w:rFonts w:ascii="Times New Roman" w:hAnsi="Times New Roman" w:cs="Times New Roman"/>
              <w:color w:val="222222"/>
              <w:spacing w:val="2"/>
              <w:sz w:val="24"/>
              <w:szCs w:val="24"/>
              <w:rPrChange w:id="680" w:author="Author" w:date="2026-10-26T01:48:00Z" w16du:dateUtc="2026-10-25T22:48:00Z">
                <w:rPr>
                  <w:rFonts w:ascii="Times New Roman" w:hAnsi="Times New Roman" w:cs="Times New Roman"/>
                  <w:sz w:val="24"/>
                  <w:szCs w:val="24"/>
                </w:rPr>
              </w:rPrChange>
            </w:rPr>
            <w:delText>]</w:delText>
          </w:r>
        </w:del>
      </w:ins>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7"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8"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2ABC538"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681" w:name="_htypwhcwfavg" w:colFirst="0" w:colLast="0"/>
      <w:bookmarkStart w:id="682" w:name="_5t6f0pgamd8t" w:colFirst="0" w:colLast="0"/>
      <w:bookmarkEnd w:id="681"/>
      <w:bookmarkEnd w:id="682"/>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7E12DFE0" w14:textId="77777777" w:rsidR="004328AF" w:rsidRPr="004A20DB" w:rsidRDefault="004328AF"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lastRenderedPageBreak/>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75A624D8" w14:textId="77777777" w:rsidR="004328AF" w:rsidRPr="004A20DB"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D455C37" w14:textId="77777777" w:rsidR="004328AF"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8E66A9B"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3A94A954"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430E071" w14:textId="77777777"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5.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70C5274D" w:rsidR="00EC09B4" w:rsidRDefault="008A352D" w:rsidP="00815F84">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5"/>
      <w:footerReference w:type="default" r:id="rId26"/>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A40361" w14:textId="77777777" w:rsidR="00C845C3" w:rsidRDefault="00C845C3" w:rsidP="00403B5C">
      <w:pPr>
        <w:spacing w:after="0" w:line="240" w:lineRule="auto"/>
      </w:pPr>
      <w:r>
        <w:separator/>
      </w:r>
    </w:p>
  </w:endnote>
  <w:endnote w:type="continuationSeparator" w:id="0">
    <w:p w14:paraId="07A957D2" w14:textId="77777777" w:rsidR="00C845C3" w:rsidRDefault="00C845C3"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444769" w:rsidRDefault="00444769"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444769" w:rsidRDefault="00444769"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444769" w:rsidRDefault="00444769"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444769" w:rsidRDefault="00444769"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9CCBA8" w14:textId="77777777" w:rsidR="00C845C3" w:rsidRDefault="00C845C3" w:rsidP="00403B5C">
      <w:pPr>
        <w:spacing w:after="0" w:line="240" w:lineRule="auto"/>
      </w:pPr>
      <w:r>
        <w:separator/>
      </w:r>
    </w:p>
  </w:footnote>
  <w:footnote w:type="continuationSeparator" w:id="0">
    <w:p w14:paraId="11201B49" w14:textId="77777777" w:rsidR="00C845C3" w:rsidRDefault="00C845C3"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1397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1B5C"/>
    <w:rsid w:val="00047A8A"/>
    <w:rsid w:val="0005018A"/>
    <w:rsid w:val="00050B99"/>
    <w:rsid w:val="00051F17"/>
    <w:rsid w:val="00060404"/>
    <w:rsid w:val="000704EE"/>
    <w:rsid w:val="000772D9"/>
    <w:rsid w:val="00081885"/>
    <w:rsid w:val="00093E61"/>
    <w:rsid w:val="000A7332"/>
    <w:rsid w:val="000B7415"/>
    <w:rsid w:val="000B7AE2"/>
    <w:rsid w:val="000C7836"/>
    <w:rsid w:val="000D541C"/>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14E7"/>
    <w:rsid w:val="0019220E"/>
    <w:rsid w:val="00192CCC"/>
    <w:rsid w:val="0019511E"/>
    <w:rsid w:val="00195F6C"/>
    <w:rsid w:val="001A3293"/>
    <w:rsid w:val="001A35A3"/>
    <w:rsid w:val="001A3D3A"/>
    <w:rsid w:val="001B0976"/>
    <w:rsid w:val="001B1902"/>
    <w:rsid w:val="001B408C"/>
    <w:rsid w:val="001C6A4D"/>
    <w:rsid w:val="001C6E22"/>
    <w:rsid w:val="001C746C"/>
    <w:rsid w:val="001D21CF"/>
    <w:rsid w:val="001D360D"/>
    <w:rsid w:val="001D3B6F"/>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5457F"/>
    <w:rsid w:val="00260AD4"/>
    <w:rsid w:val="00264588"/>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540A1"/>
    <w:rsid w:val="00362BBF"/>
    <w:rsid w:val="00365A8A"/>
    <w:rsid w:val="00365CCC"/>
    <w:rsid w:val="00367C63"/>
    <w:rsid w:val="00380A3A"/>
    <w:rsid w:val="00381197"/>
    <w:rsid w:val="00390237"/>
    <w:rsid w:val="00395CF5"/>
    <w:rsid w:val="003A0043"/>
    <w:rsid w:val="003A1EA6"/>
    <w:rsid w:val="003A23D7"/>
    <w:rsid w:val="003A5E2B"/>
    <w:rsid w:val="003A7154"/>
    <w:rsid w:val="003B08DF"/>
    <w:rsid w:val="003B2B34"/>
    <w:rsid w:val="003B64EE"/>
    <w:rsid w:val="003C3D3C"/>
    <w:rsid w:val="003C4E3B"/>
    <w:rsid w:val="003D572A"/>
    <w:rsid w:val="003E14ED"/>
    <w:rsid w:val="003E4E11"/>
    <w:rsid w:val="003E7BB4"/>
    <w:rsid w:val="003F2820"/>
    <w:rsid w:val="003F36B7"/>
    <w:rsid w:val="003F4C32"/>
    <w:rsid w:val="003F5305"/>
    <w:rsid w:val="00401A76"/>
    <w:rsid w:val="004031D9"/>
    <w:rsid w:val="00403B5C"/>
    <w:rsid w:val="00404A22"/>
    <w:rsid w:val="00407CCC"/>
    <w:rsid w:val="00413FAB"/>
    <w:rsid w:val="004144AC"/>
    <w:rsid w:val="0042095A"/>
    <w:rsid w:val="0043143B"/>
    <w:rsid w:val="004328AF"/>
    <w:rsid w:val="00435B03"/>
    <w:rsid w:val="00444769"/>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4679"/>
    <w:rsid w:val="00565D3D"/>
    <w:rsid w:val="00571015"/>
    <w:rsid w:val="00571A2E"/>
    <w:rsid w:val="00575CB2"/>
    <w:rsid w:val="0058675E"/>
    <w:rsid w:val="005876A5"/>
    <w:rsid w:val="005877C3"/>
    <w:rsid w:val="00596AF4"/>
    <w:rsid w:val="005A5655"/>
    <w:rsid w:val="005C2765"/>
    <w:rsid w:val="005C4B74"/>
    <w:rsid w:val="005E05AF"/>
    <w:rsid w:val="005E310B"/>
    <w:rsid w:val="005E3E8C"/>
    <w:rsid w:val="005F15B1"/>
    <w:rsid w:val="005F40F7"/>
    <w:rsid w:val="005F4A99"/>
    <w:rsid w:val="006019E7"/>
    <w:rsid w:val="00601DA2"/>
    <w:rsid w:val="00607450"/>
    <w:rsid w:val="0060767F"/>
    <w:rsid w:val="0061035B"/>
    <w:rsid w:val="00613CD6"/>
    <w:rsid w:val="00620645"/>
    <w:rsid w:val="00620843"/>
    <w:rsid w:val="00620D41"/>
    <w:rsid w:val="006215BC"/>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118B"/>
    <w:rsid w:val="00673BDA"/>
    <w:rsid w:val="00680B1F"/>
    <w:rsid w:val="00682101"/>
    <w:rsid w:val="00691F57"/>
    <w:rsid w:val="00694034"/>
    <w:rsid w:val="00694C6B"/>
    <w:rsid w:val="00694FF2"/>
    <w:rsid w:val="00695DC8"/>
    <w:rsid w:val="006A1716"/>
    <w:rsid w:val="006A4A01"/>
    <w:rsid w:val="006B3D86"/>
    <w:rsid w:val="006B6362"/>
    <w:rsid w:val="006C1D0D"/>
    <w:rsid w:val="006C3FA0"/>
    <w:rsid w:val="006E06B2"/>
    <w:rsid w:val="007014E0"/>
    <w:rsid w:val="00714998"/>
    <w:rsid w:val="0071539E"/>
    <w:rsid w:val="00722C96"/>
    <w:rsid w:val="00731A82"/>
    <w:rsid w:val="00740D74"/>
    <w:rsid w:val="00741951"/>
    <w:rsid w:val="00742F5B"/>
    <w:rsid w:val="00750649"/>
    <w:rsid w:val="007552B1"/>
    <w:rsid w:val="007600E9"/>
    <w:rsid w:val="0076272C"/>
    <w:rsid w:val="00774CDC"/>
    <w:rsid w:val="00776D51"/>
    <w:rsid w:val="0078018E"/>
    <w:rsid w:val="007A1DA2"/>
    <w:rsid w:val="007A34F5"/>
    <w:rsid w:val="007A71E2"/>
    <w:rsid w:val="007B3334"/>
    <w:rsid w:val="007C2775"/>
    <w:rsid w:val="007C4658"/>
    <w:rsid w:val="007E00C6"/>
    <w:rsid w:val="007E084A"/>
    <w:rsid w:val="007E4E25"/>
    <w:rsid w:val="007E5343"/>
    <w:rsid w:val="007E5406"/>
    <w:rsid w:val="007E61EB"/>
    <w:rsid w:val="007E68FB"/>
    <w:rsid w:val="007E76DC"/>
    <w:rsid w:val="007F0FC0"/>
    <w:rsid w:val="007F1498"/>
    <w:rsid w:val="007F52D2"/>
    <w:rsid w:val="007F5365"/>
    <w:rsid w:val="008045FD"/>
    <w:rsid w:val="00807103"/>
    <w:rsid w:val="008101D5"/>
    <w:rsid w:val="0081136A"/>
    <w:rsid w:val="00815F84"/>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53CC"/>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7DB"/>
    <w:rsid w:val="009A1A23"/>
    <w:rsid w:val="009E0C27"/>
    <w:rsid w:val="009E1523"/>
    <w:rsid w:val="009E62EE"/>
    <w:rsid w:val="009F2839"/>
    <w:rsid w:val="009F5D33"/>
    <w:rsid w:val="009F5FD0"/>
    <w:rsid w:val="00A007CF"/>
    <w:rsid w:val="00A02D48"/>
    <w:rsid w:val="00A056E5"/>
    <w:rsid w:val="00A066CF"/>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A66C3"/>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68E"/>
    <w:rsid w:val="00C45AD4"/>
    <w:rsid w:val="00C46D0B"/>
    <w:rsid w:val="00C52B27"/>
    <w:rsid w:val="00C62EDA"/>
    <w:rsid w:val="00C704E0"/>
    <w:rsid w:val="00C845C3"/>
    <w:rsid w:val="00C93F5D"/>
    <w:rsid w:val="00CA3ABF"/>
    <w:rsid w:val="00CA6AFA"/>
    <w:rsid w:val="00CB7C57"/>
    <w:rsid w:val="00CC2C32"/>
    <w:rsid w:val="00CC3464"/>
    <w:rsid w:val="00CC5EE8"/>
    <w:rsid w:val="00CC751C"/>
    <w:rsid w:val="00CD2E09"/>
    <w:rsid w:val="00CD5292"/>
    <w:rsid w:val="00CD62A9"/>
    <w:rsid w:val="00CE0DB0"/>
    <w:rsid w:val="00CE1FFD"/>
    <w:rsid w:val="00CF36DD"/>
    <w:rsid w:val="00CF587D"/>
    <w:rsid w:val="00D03890"/>
    <w:rsid w:val="00D16D35"/>
    <w:rsid w:val="00D36A2E"/>
    <w:rsid w:val="00D4242A"/>
    <w:rsid w:val="00D44B7B"/>
    <w:rsid w:val="00D45393"/>
    <w:rsid w:val="00D53560"/>
    <w:rsid w:val="00D65C4C"/>
    <w:rsid w:val="00D7018D"/>
    <w:rsid w:val="00D71DAA"/>
    <w:rsid w:val="00D71EE0"/>
    <w:rsid w:val="00D72BC0"/>
    <w:rsid w:val="00D82124"/>
    <w:rsid w:val="00D84A23"/>
    <w:rsid w:val="00D84BA9"/>
    <w:rsid w:val="00D864ED"/>
    <w:rsid w:val="00D90F91"/>
    <w:rsid w:val="00D92276"/>
    <w:rsid w:val="00D97080"/>
    <w:rsid w:val="00DB2DF4"/>
    <w:rsid w:val="00DB59A1"/>
    <w:rsid w:val="00DC293B"/>
    <w:rsid w:val="00DC4CC5"/>
    <w:rsid w:val="00DD08D2"/>
    <w:rsid w:val="00DD3CC6"/>
    <w:rsid w:val="00DE1AC9"/>
    <w:rsid w:val="00DF28B0"/>
    <w:rsid w:val="00DF6493"/>
    <w:rsid w:val="00DF7983"/>
    <w:rsid w:val="00E0129D"/>
    <w:rsid w:val="00E034A2"/>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349F"/>
    <w:rsid w:val="00E746BF"/>
    <w:rsid w:val="00E97715"/>
    <w:rsid w:val="00EA2637"/>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 w:type="paragraph" w:customStyle="1" w:styleId="u-mb-24">
    <w:name w:val="u-mb-24"/>
    <w:basedOn w:val="Normal"/>
    <w:rsid w:val="001C6E2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Normal"/>
    <w:rsid w:val="001C6E22"/>
    <w:pPr>
      <w:spacing w:after="0" w:line="240" w:lineRule="auto"/>
    </w:pPr>
    <w:rPr>
      <w:rFonts w:ascii="Helvetica" w:eastAsia="Times New Roman" w:hAnsi="Helvetica" w:cs="Times New Roman"/>
      <w:color w:val="000000"/>
      <w:sz w:val="15"/>
      <w:szCs w:val="15"/>
      <w:lang w:eastAsia="en-GB"/>
    </w:rPr>
  </w:style>
  <w:style w:type="character" w:customStyle="1" w:styleId="s1">
    <w:name w:val="s1"/>
    <w:basedOn w:val="DefaultParagraphFont"/>
    <w:rsid w:val="001C6E22"/>
    <w:rPr>
      <w:color w:val="2F4785"/>
    </w:rPr>
  </w:style>
  <w:style w:type="character" w:customStyle="1" w:styleId="s2">
    <w:name w:val="s2"/>
    <w:basedOn w:val="DefaultParagraphFont"/>
    <w:rsid w:val="001C6E2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biorxiv.org/content/10.1101/2025.11.26.690712v1"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ature.com/articles/nrg374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github.com/FireFrog17/Fundamental-restriction-on-epistasis-detection-and-fitness-valleys-in-virus-evolution-Data"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94A78-648B-4CAA-9D76-2A35B2C3D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21460</Words>
  <Characters>122322</Characters>
  <Application>Microsoft Office Word</Application>
  <DocSecurity>0</DocSecurity>
  <Lines>1019</Lines>
  <Paragraphs>286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143496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2026-10-25T21:09:00Z</dcterms:created>
  <dcterms:modified xsi:type="dcterms:W3CDTF">2026-10-25T22:53:00Z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